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53E2B" w14:textId="77777777" w:rsidR="00614C33" w:rsidRDefault="00614C33" w:rsidP="0043050F"/>
    <w:p w14:paraId="44996B8E" w14:textId="28E692C4" w:rsidR="00110335" w:rsidRDefault="00F53630" w:rsidP="0043050F">
      <w:pPr>
        <w:rPr>
          <w:b/>
          <w:bCs/>
        </w:rPr>
      </w:pPr>
      <w:r>
        <w:rPr>
          <w:b/>
          <w:bCs/>
        </w:rPr>
        <w:t>Supplementary Information:</w:t>
      </w:r>
    </w:p>
    <w:p w14:paraId="0B4BF42D" w14:textId="011603B8" w:rsidR="00E934B5" w:rsidRDefault="00197D2B" w:rsidP="0043050F">
      <w:pPr>
        <w:rPr>
          <w:b/>
          <w:bCs/>
        </w:rPr>
      </w:pPr>
      <w:r w:rsidRPr="00110335">
        <w:rPr>
          <w:b/>
          <w:bCs/>
        </w:rPr>
        <w:t>Directed evolution</w:t>
      </w:r>
      <w:r w:rsidR="007B0E3B" w:rsidRPr="00110335">
        <w:rPr>
          <w:b/>
          <w:bCs/>
        </w:rPr>
        <w:t xml:space="preserve"> </w:t>
      </w:r>
      <w:r w:rsidR="007878A8" w:rsidRPr="00110335">
        <w:rPr>
          <w:b/>
          <w:bCs/>
        </w:rPr>
        <w:t xml:space="preserve">of mesophilic </w:t>
      </w:r>
      <w:r w:rsidR="001A1098" w:rsidRPr="00110335">
        <w:rPr>
          <w:b/>
          <w:bCs/>
        </w:rPr>
        <w:t>H</w:t>
      </w:r>
      <w:r w:rsidR="007878A8" w:rsidRPr="00110335">
        <w:rPr>
          <w:b/>
          <w:bCs/>
        </w:rPr>
        <w:t xml:space="preserve">NA polymerases </w:t>
      </w:r>
      <w:r w:rsidR="0028772F" w:rsidRPr="00110335">
        <w:rPr>
          <w:b/>
          <w:bCs/>
        </w:rPr>
        <w:t>providing insight</w:t>
      </w:r>
      <w:r w:rsidR="00A2097D" w:rsidRPr="00110335">
        <w:rPr>
          <w:b/>
          <w:bCs/>
        </w:rPr>
        <w:t xml:space="preserve"> into DNA polymerase mechanisms.</w:t>
      </w:r>
      <w:r w:rsidR="00BD323C" w:rsidRPr="00110335">
        <w:rPr>
          <w:b/>
          <w:bCs/>
        </w:rPr>
        <w:t xml:space="preserve"> </w:t>
      </w:r>
      <w:r w:rsidR="007B0E3B" w:rsidRPr="00110335">
        <w:rPr>
          <w:b/>
          <w:bCs/>
        </w:rPr>
        <w:t xml:space="preserve"> </w:t>
      </w:r>
    </w:p>
    <w:p w14:paraId="03BAC175" w14:textId="75A88799" w:rsidR="00110335" w:rsidRPr="00110335" w:rsidRDefault="00110335" w:rsidP="0043050F">
      <w:pPr>
        <w:rPr>
          <w:b/>
          <w:bCs/>
        </w:rPr>
      </w:pPr>
      <w:r>
        <w:rPr>
          <w:b/>
          <w:bCs/>
        </w:rPr>
        <w:t>Authors and affiliations:</w:t>
      </w:r>
    </w:p>
    <w:p w14:paraId="0DA6C38C" w14:textId="57D496FE" w:rsidR="0043050F" w:rsidRPr="00734E53" w:rsidRDefault="0043050F" w:rsidP="0043050F">
      <w:pPr>
        <w:rPr>
          <w:lang w:val="en-GB"/>
        </w:rPr>
      </w:pPr>
      <w:r w:rsidRPr="00734E53">
        <w:rPr>
          <w:lang w:val="en-GB"/>
        </w:rPr>
        <w:t>Paola Handal-Marquez</w:t>
      </w:r>
      <w:r w:rsidRPr="00734E53">
        <w:rPr>
          <w:vertAlign w:val="superscript"/>
          <w:lang w:val="en-GB"/>
        </w:rPr>
        <w:t>1,2</w:t>
      </w:r>
      <w:r w:rsidRPr="00734E53">
        <w:rPr>
          <w:lang w:val="en-GB"/>
        </w:rPr>
        <w:t>, Leticia L. Torres</w:t>
      </w:r>
      <w:r w:rsidRPr="00734E53">
        <w:rPr>
          <w:vertAlign w:val="superscript"/>
          <w:lang w:val="en-GB"/>
        </w:rPr>
        <w:t>1</w:t>
      </w:r>
      <w:r w:rsidRPr="00734E53">
        <w:rPr>
          <w:lang w:val="en-GB"/>
        </w:rPr>
        <w:t xml:space="preserve"> and Vitor B. Pinheiro</w:t>
      </w:r>
      <w:r w:rsidRPr="00734E53">
        <w:rPr>
          <w:vertAlign w:val="superscript"/>
          <w:lang w:val="en-GB"/>
        </w:rPr>
        <w:t>2*</w:t>
      </w:r>
      <w:r w:rsidRPr="00734E53">
        <w:rPr>
          <w:lang w:val="en-GB"/>
        </w:rPr>
        <w:t xml:space="preserve"> </w:t>
      </w:r>
    </w:p>
    <w:p w14:paraId="51A895D2" w14:textId="77777777" w:rsidR="0043050F" w:rsidRPr="00170321" w:rsidRDefault="0043050F" w:rsidP="0043050F">
      <w:r w:rsidRPr="00170321">
        <w:rPr>
          <w:vertAlign w:val="superscript"/>
        </w:rPr>
        <w:t>1</w:t>
      </w:r>
      <w:r w:rsidRPr="00170321">
        <w:t xml:space="preserve"> University College London, Department of Structural and Molecular Biology, Gower Street, WC1E 6BT, London, UK</w:t>
      </w:r>
    </w:p>
    <w:p w14:paraId="1CEDC76C" w14:textId="19D551AA" w:rsidR="00DC40B9" w:rsidRPr="00DC40B9" w:rsidRDefault="0043050F" w:rsidP="0043050F">
      <w:r w:rsidRPr="00170321">
        <w:rPr>
          <w:vertAlign w:val="superscript"/>
        </w:rPr>
        <w:t>2</w:t>
      </w:r>
      <w:r w:rsidRPr="00170321">
        <w:t xml:space="preserve"> KU Leuven, Rega Institute for Medical Research, Department of Pharmaceutical and Pharmacological Sciences, </w:t>
      </w:r>
      <w:proofErr w:type="spellStart"/>
      <w:r w:rsidRPr="00170321">
        <w:t>Herestraat</w:t>
      </w:r>
      <w:proofErr w:type="spellEnd"/>
      <w:r w:rsidRPr="00170321">
        <w:t>, 49 – box 1041, 3000 Leuven, Belgium</w:t>
      </w:r>
    </w:p>
    <w:p w14:paraId="4D69EA90" w14:textId="77777777" w:rsidR="0043050F" w:rsidRPr="00170321" w:rsidRDefault="0043050F" w:rsidP="0043050F">
      <w:r w:rsidRPr="00170321">
        <w:rPr>
          <w:vertAlign w:val="superscript"/>
        </w:rPr>
        <w:t>*</w:t>
      </w:r>
      <w:r w:rsidRPr="00170321">
        <w:t xml:space="preserve"> Corresponding author: e-mail: v.pinheiro@kuleuven.be</w:t>
      </w:r>
    </w:p>
    <w:p w14:paraId="73587B63" w14:textId="416D9CE7" w:rsidR="0043050F" w:rsidRDefault="0043050F" w:rsidP="0043050F">
      <w:pPr>
        <w:rPr>
          <w:lang w:val="en-GB"/>
        </w:rPr>
      </w:pPr>
      <w:r w:rsidRPr="00426BA6">
        <w:rPr>
          <w:lang w:val="en-GB"/>
        </w:rPr>
        <w:t xml:space="preserve"> </w:t>
      </w:r>
    </w:p>
    <w:p w14:paraId="25292362" w14:textId="27C7AAD8" w:rsidR="003A247E" w:rsidRDefault="003A247E">
      <w:pPr>
        <w:spacing w:after="160" w:line="259" w:lineRule="auto"/>
      </w:pPr>
      <w:r>
        <w:br w:type="page"/>
      </w:r>
    </w:p>
    <w:p w14:paraId="0EAE841A" w14:textId="1A69D058" w:rsidR="0043252B" w:rsidRDefault="003A247E" w:rsidP="008D3009">
      <w:pPr>
        <w:rPr>
          <w:b/>
          <w:bCs/>
        </w:rPr>
      </w:pPr>
      <w:r w:rsidRPr="003A247E">
        <w:rPr>
          <w:b/>
          <w:bCs/>
        </w:rPr>
        <w:lastRenderedPageBreak/>
        <w:t>Table of Contents:</w:t>
      </w:r>
    </w:p>
    <w:p w14:paraId="2C85B8FB" w14:textId="3D6C962B" w:rsidR="008D3009" w:rsidRDefault="008D3009">
      <w:pPr>
        <w:pStyle w:val="TOC2"/>
        <w:tabs>
          <w:tab w:val="right" w:leader="dot" w:pos="9350"/>
        </w:tabs>
        <w:rPr>
          <w:rFonts w:asciiTheme="minorHAnsi" w:eastAsiaTheme="minorEastAsia" w:hAnsiTheme="minorHAnsi" w:cstheme="minorBidi"/>
          <w:b w:val="0"/>
          <w:noProof/>
          <w:sz w:val="22"/>
          <w:szCs w:val="22"/>
          <w:lang w:val="en-GB" w:eastAsia="en-GB"/>
        </w:rPr>
      </w:pPr>
      <w:r>
        <w:fldChar w:fldCharType="begin"/>
      </w:r>
      <w:r>
        <w:instrText xml:space="preserve"> TOC \o "1-2" \h \z \u </w:instrText>
      </w:r>
      <w:r>
        <w:fldChar w:fldCharType="separate"/>
      </w:r>
      <w:hyperlink w:anchor="_Toc118361608" w:history="1">
        <w:r w:rsidRPr="0061207D">
          <w:rPr>
            <w:rStyle w:val="Hyperlink"/>
            <w:noProof/>
          </w:rPr>
          <w:t>Figure S1. Phi29 DNAP homologues in public databases.</w:t>
        </w:r>
        <w:r>
          <w:rPr>
            <w:noProof/>
            <w:webHidden/>
          </w:rPr>
          <w:tab/>
        </w:r>
        <w:r>
          <w:rPr>
            <w:noProof/>
            <w:webHidden/>
          </w:rPr>
          <w:fldChar w:fldCharType="begin"/>
        </w:r>
        <w:r>
          <w:rPr>
            <w:noProof/>
            <w:webHidden/>
          </w:rPr>
          <w:instrText xml:space="preserve"> PAGEREF _Toc118361608 \h </w:instrText>
        </w:r>
        <w:r>
          <w:rPr>
            <w:noProof/>
            <w:webHidden/>
          </w:rPr>
        </w:r>
        <w:r>
          <w:rPr>
            <w:noProof/>
            <w:webHidden/>
          </w:rPr>
          <w:fldChar w:fldCharType="separate"/>
        </w:r>
        <w:r>
          <w:rPr>
            <w:noProof/>
            <w:webHidden/>
          </w:rPr>
          <w:t>3</w:t>
        </w:r>
        <w:r>
          <w:rPr>
            <w:noProof/>
            <w:webHidden/>
          </w:rPr>
          <w:fldChar w:fldCharType="end"/>
        </w:r>
      </w:hyperlink>
    </w:p>
    <w:p w14:paraId="2116315A" w14:textId="7B1921E6"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09" w:history="1">
        <w:r w:rsidR="008D3009" w:rsidRPr="0061207D">
          <w:rPr>
            <w:rStyle w:val="Hyperlink"/>
            <w:noProof/>
          </w:rPr>
          <w:t>Figure S2. HNA synthesis time courses by D12A-THR and p562del with different templates.</w:t>
        </w:r>
        <w:r w:rsidR="008D3009">
          <w:rPr>
            <w:noProof/>
            <w:webHidden/>
          </w:rPr>
          <w:tab/>
        </w:r>
        <w:r w:rsidR="008D3009">
          <w:rPr>
            <w:noProof/>
            <w:webHidden/>
          </w:rPr>
          <w:fldChar w:fldCharType="begin"/>
        </w:r>
        <w:r w:rsidR="008D3009">
          <w:rPr>
            <w:noProof/>
            <w:webHidden/>
          </w:rPr>
          <w:instrText xml:space="preserve"> PAGEREF _Toc118361609 \h </w:instrText>
        </w:r>
        <w:r w:rsidR="008D3009">
          <w:rPr>
            <w:noProof/>
            <w:webHidden/>
          </w:rPr>
        </w:r>
        <w:r w:rsidR="008D3009">
          <w:rPr>
            <w:noProof/>
            <w:webHidden/>
          </w:rPr>
          <w:fldChar w:fldCharType="separate"/>
        </w:r>
        <w:r w:rsidR="008D3009">
          <w:rPr>
            <w:noProof/>
            <w:webHidden/>
          </w:rPr>
          <w:t>4</w:t>
        </w:r>
        <w:r w:rsidR="008D3009">
          <w:rPr>
            <w:noProof/>
            <w:webHidden/>
          </w:rPr>
          <w:fldChar w:fldCharType="end"/>
        </w:r>
      </w:hyperlink>
    </w:p>
    <w:p w14:paraId="6B701E10" w14:textId="56AFFCF8"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0" w:history="1">
        <w:r w:rsidR="008D3009" w:rsidRPr="0061207D">
          <w:rPr>
            <w:rStyle w:val="Hyperlink"/>
            <w:noProof/>
          </w:rPr>
          <w:t>Figure S3. Phi29 DNAP P562del reduced fidelity and increased InDel incorporations rate.</w:t>
        </w:r>
        <w:r w:rsidR="008D3009">
          <w:rPr>
            <w:noProof/>
            <w:webHidden/>
          </w:rPr>
          <w:tab/>
        </w:r>
        <w:r w:rsidR="008D3009">
          <w:rPr>
            <w:noProof/>
            <w:webHidden/>
          </w:rPr>
          <w:fldChar w:fldCharType="begin"/>
        </w:r>
        <w:r w:rsidR="008D3009">
          <w:rPr>
            <w:noProof/>
            <w:webHidden/>
          </w:rPr>
          <w:instrText xml:space="preserve"> PAGEREF _Toc118361610 \h </w:instrText>
        </w:r>
        <w:r w:rsidR="008D3009">
          <w:rPr>
            <w:noProof/>
            <w:webHidden/>
          </w:rPr>
        </w:r>
        <w:r w:rsidR="008D3009">
          <w:rPr>
            <w:noProof/>
            <w:webHidden/>
          </w:rPr>
          <w:fldChar w:fldCharType="separate"/>
        </w:r>
        <w:r w:rsidR="008D3009">
          <w:rPr>
            <w:noProof/>
            <w:webHidden/>
          </w:rPr>
          <w:t>5</w:t>
        </w:r>
        <w:r w:rsidR="008D3009">
          <w:rPr>
            <w:noProof/>
            <w:webHidden/>
          </w:rPr>
          <w:fldChar w:fldCharType="end"/>
        </w:r>
      </w:hyperlink>
    </w:p>
    <w:p w14:paraId="473E39E2" w14:textId="626F3F07"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1" w:history="1">
        <w:r w:rsidR="008D3009" w:rsidRPr="0061207D">
          <w:rPr>
            <w:rStyle w:val="Hyperlink"/>
            <w:noProof/>
          </w:rPr>
          <w:t>Figure S4. Transition and transversion hotspots introduced by phi29 DNAP variants.</w:t>
        </w:r>
        <w:r w:rsidR="008D3009">
          <w:rPr>
            <w:noProof/>
            <w:webHidden/>
          </w:rPr>
          <w:tab/>
        </w:r>
        <w:r w:rsidR="008D3009">
          <w:rPr>
            <w:noProof/>
            <w:webHidden/>
          </w:rPr>
          <w:fldChar w:fldCharType="begin"/>
        </w:r>
        <w:r w:rsidR="008D3009">
          <w:rPr>
            <w:noProof/>
            <w:webHidden/>
          </w:rPr>
          <w:instrText xml:space="preserve"> PAGEREF _Toc118361611 \h </w:instrText>
        </w:r>
        <w:r w:rsidR="008D3009">
          <w:rPr>
            <w:noProof/>
            <w:webHidden/>
          </w:rPr>
        </w:r>
        <w:r w:rsidR="008D3009">
          <w:rPr>
            <w:noProof/>
            <w:webHidden/>
          </w:rPr>
          <w:fldChar w:fldCharType="separate"/>
        </w:r>
        <w:r w:rsidR="008D3009">
          <w:rPr>
            <w:noProof/>
            <w:webHidden/>
          </w:rPr>
          <w:t>7</w:t>
        </w:r>
        <w:r w:rsidR="008D3009">
          <w:rPr>
            <w:noProof/>
            <w:webHidden/>
          </w:rPr>
          <w:fldChar w:fldCharType="end"/>
        </w:r>
      </w:hyperlink>
    </w:p>
    <w:p w14:paraId="393F667F" w14:textId="0DB71647"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2" w:history="1">
        <w:r w:rsidR="008D3009" w:rsidRPr="0061207D">
          <w:rPr>
            <w:rStyle w:val="Hyperlink"/>
            <w:noProof/>
          </w:rPr>
          <w:t>Figure S5. Location of most abundant InDel introductions by each mutant during isothermal DNA replication.</w:t>
        </w:r>
        <w:r w:rsidR="008D3009">
          <w:rPr>
            <w:noProof/>
            <w:webHidden/>
          </w:rPr>
          <w:tab/>
        </w:r>
        <w:r w:rsidR="008D3009">
          <w:rPr>
            <w:noProof/>
            <w:webHidden/>
          </w:rPr>
          <w:fldChar w:fldCharType="begin"/>
        </w:r>
        <w:r w:rsidR="008D3009">
          <w:rPr>
            <w:noProof/>
            <w:webHidden/>
          </w:rPr>
          <w:instrText xml:space="preserve"> PAGEREF _Toc118361612 \h </w:instrText>
        </w:r>
        <w:r w:rsidR="008D3009">
          <w:rPr>
            <w:noProof/>
            <w:webHidden/>
          </w:rPr>
        </w:r>
        <w:r w:rsidR="008D3009">
          <w:rPr>
            <w:noProof/>
            <w:webHidden/>
          </w:rPr>
          <w:fldChar w:fldCharType="separate"/>
        </w:r>
        <w:r w:rsidR="008D3009">
          <w:rPr>
            <w:noProof/>
            <w:webHidden/>
          </w:rPr>
          <w:t>8</w:t>
        </w:r>
        <w:r w:rsidR="008D3009">
          <w:rPr>
            <w:noProof/>
            <w:webHidden/>
          </w:rPr>
          <w:fldChar w:fldCharType="end"/>
        </w:r>
      </w:hyperlink>
    </w:p>
    <w:p w14:paraId="504BF658" w14:textId="189F7F0C"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3" w:history="1">
        <w:r w:rsidR="008D3009" w:rsidRPr="0061207D">
          <w:rPr>
            <w:rStyle w:val="Hyperlink"/>
            <w:noProof/>
          </w:rPr>
          <w:t>Table S1. Sequences</w:t>
        </w:r>
        <w:r w:rsidR="008D3009" w:rsidRPr="0061207D">
          <w:rPr>
            <w:rStyle w:val="Hyperlink"/>
            <w:noProof/>
            <w:vertAlign w:val="superscript"/>
          </w:rPr>
          <w:t>a</w:t>
        </w:r>
        <w:r w:rsidR="008D3009" w:rsidRPr="0061207D">
          <w:rPr>
            <w:rStyle w:val="Hyperlink"/>
            <w:noProof/>
          </w:rPr>
          <w:t xml:space="preserve"> of all the plasmids used in this study.</w:t>
        </w:r>
        <w:r w:rsidR="008D3009">
          <w:rPr>
            <w:noProof/>
            <w:webHidden/>
          </w:rPr>
          <w:tab/>
        </w:r>
        <w:r w:rsidR="008D3009">
          <w:rPr>
            <w:noProof/>
            <w:webHidden/>
          </w:rPr>
          <w:fldChar w:fldCharType="begin"/>
        </w:r>
        <w:r w:rsidR="008D3009">
          <w:rPr>
            <w:noProof/>
            <w:webHidden/>
          </w:rPr>
          <w:instrText xml:space="preserve"> PAGEREF _Toc118361613 \h </w:instrText>
        </w:r>
        <w:r w:rsidR="008D3009">
          <w:rPr>
            <w:noProof/>
            <w:webHidden/>
          </w:rPr>
        </w:r>
        <w:r w:rsidR="008D3009">
          <w:rPr>
            <w:noProof/>
            <w:webHidden/>
          </w:rPr>
          <w:fldChar w:fldCharType="separate"/>
        </w:r>
        <w:r w:rsidR="008D3009">
          <w:rPr>
            <w:noProof/>
            <w:webHidden/>
          </w:rPr>
          <w:t>10</w:t>
        </w:r>
        <w:r w:rsidR="008D3009">
          <w:rPr>
            <w:noProof/>
            <w:webHidden/>
          </w:rPr>
          <w:fldChar w:fldCharType="end"/>
        </w:r>
      </w:hyperlink>
    </w:p>
    <w:p w14:paraId="0D367081" w14:textId="3F941DDC"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4" w:history="1">
        <w:r w:rsidR="008D3009" w:rsidRPr="0061207D">
          <w:rPr>
            <w:rStyle w:val="Hyperlink"/>
            <w:noProof/>
          </w:rPr>
          <w:t>Table S2. Sequences</w:t>
        </w:r>
        <w:r w:rsidR="008D3009" w:rsidRPr="0061207D">
          <w:rPr>
            <w:rStyle w:val="Hyperlink"/>
            <w:noProof/>
            <w:vertAlign w:val="superscript"/>
          </w:rPr>
          <w:t>a</w:t>
        </w:r>
        <w:r w:rsidR="008D3009" w:rsidRPr="0061207D">
          <w:rPr>
            <w:rStyle w:val="Hyperlink"/>
            <w:noProof/>
          </w:rPr>
          <w:t xml:space="preserve"> of the oligonucleotides and templates used in this study.</w:t>
        </w:r>
        <w:r w:rsidR="008D3009">
          <w:rPr>
            <w:noProof/>
            <w:webHidden/>
          </w:rPr>
          <w:tab/>
        </w:r>
        <w:r w:rsidR="008D3009">
          <w:rPr>
            <w:noProof/>
            <w:webHidden/>
          </w:rPr>
          <w:fldChar w:fldCharType="begin"/>
        </w:r>
        <w:r w:rsidR="008D3009">
          <w:rPr>
            <w:noProof/>
            <w:webHidden/>
          </w:rPr>
          <w:instrText xml:space="preserve"> PAGEREF _Toc118361614 \h </w:instrText>
        </w:r>
        <w:r w:rsidR="008D3009">
          <w:rPr>
            <w:noProof/>
            <w:webHidden/>
          </w:rPr>
        </w:r>
        <w:r w:rsidR="008D3009">
          <w:rPr>
            <w:noProof/>
            <w:webHidden/>
          </w:rPr>
          <w:fldChar w:fldCharType="separate"/>
        </w:r>
        <w:r w:rsidR="008D3009">
          <w:rPr>
            <w:noProof/>
            <w:webHidden/>
          </w:rPr>
          <w:t>15</w:t>
        </w:r>
        <w:r w:rsidR="008D3009">
          <w:rPr>
            <w:noProof/>
            <w:webHidden/>
          </w:rPr>
          <w:fldChar w:fldCharType="end"/>
        </w:r>
      </w:hyperlink>
    </w:p>
    <w:p w14:paraId="7C86B2DE" w14:textId="62E78A7A"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5" w:history="1">
        <w:r w:rsidR="008D3009" w:rsidRPr="0061207D">
          <w:rPr>
            <w:rStyle w:val="Hyperlink"/>
            <w:noProof/>
          </w:rPr>
          <w:t>Supplementary references</w:t>
        </w:r>
        <w:r w:rsidR="008D3009">
          <w:rPr>
            <w:noProof/>
            <w:webHidden/>
          </w:rPr>
          <w:tab/>
        </w:r>
        <w:r w:rsidR="008D3009">
          <w:rPr>
            <w:noProof/>
            <w:webHidden/>
          </w:rPr>
          <w:fldChar w:fldCharType="begin"/>
        </w:r>
        <w:r w:rsidR="008D3009">
          <w:rPr>
            <w:noProof/>
            <w:webHidden/>
          </w:rPr>
          <w:instrText xml:space="preserve"> PAGEREF _Toc118361615 \h </w:instrText>
        </w:r>
        <w:r w:rsidR="008D3009">
          <w:rPr>
            <w:noProof/>
            <w:webHidden/>
          </w:rPr>
        </w:r>
        <w:r w:rsidR="008D3009">
          <w:rPr>
            <w:noProof/>
            <w:webHidden/>
          </w:rPr>
          <w:fldChar w:fldCharType="separate"/>
        </w:r>
        <w:r w:rsidR="008D3009">
          <w:rPr>
            <w:noProof/>
            <w:webHidden/>
          </w:rPr>
          <w:t>17</w:t>
        </w:r>
        <w:r w:rsidR="008D3009">
          <w:rPr>
            <w:noProof/>
            <w:webHidden/>
          </w:rPr>
          <w:fldChar w:fldCharType="end"/>
        </w:r>
      </w:hyperlink>
    </w:p>
    <w:p w14:paraId="58657C5E" w14:textId="5688DCB8" w:rsidR="008D3009" w:rsidRDefault="008D3009" w:rsidP="008D3009">
      <w:r>
        <w:fldChar w:fldCharType="end"/>
      </w:r>
    </w:p>
    <w:p w14:paraId="15D45A5E" w14:textId="0F8B7C29" w:rsidR="000D433D" w:rsidRDefault="000D433D" w:rsidP="000D433D">
      <w:pPr>
        <w:pStyle w:val="VAFigureCaption"/>
        <w:jc w:val="both"/>
        <w:rPr>
          <w:rFonts w:cs="Arial"/>
          <w:szCs w:val="24"/>
          <w:lang w:val="en-GB"/>
        </w:rPr>
      </w:pPr>
      <w:r w:rsidRPr="008F626C">
        <w:rPr>
          <w:rStyle w:val="Heading2Char"/>
          <w:noProof/>
        </w:rPr>
        <w:lastRenderedPageBreak/>
        <w:drawing>
          <wp:anchor distT="0" distB="0" distL="114300" distR="114300" simplePos="0" relativeHeight="251658240" behindDoc="0" locked="0" layoutInCell="1" allowOverlap="1" wp14:anchorId="08E2B3F6" wp14:editId="624E9FC4">
            <wp:simplePos x="0" y="0"/>
            <wp:positionH relativeFrom="column">
              <wp:posOffset>0</wp:posOffset>
            </wp:positionH>
            <wp:positionV relativeFrom="paragraph">
              <wp:posOffset>0</wp:posOffset>
            </wp:positionV>
            <wp:extent cx="1657350" cy="7945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7945120"/>
                    </a:xfrm>
                    <a:prstGeom prst="rect">
                      <a:avLst/>
                    </a:prstGeom>
                    <a:noFill/>
                  </pic:spPr>
                </pic:pic>
              </a:graphicData>
            </a:graphic>
          </wp:anchor>
        </w:drawing>
      </w:r>
      <w:bookmarkStart w:id="0" w:name="_Toc118361608"/>
      <w:r w:rsidRPr="008F626C">
        <w:rPr>
          <w:rStyle w:val="Heading2Char"/>
        </w:rPr>
        <w:t xml:space="preserve">Figure </w:t>
      </w:r>
      <w:r w:rsidR="00C40A3F" w:rsidRPr="008F626C">
        <w:rPr>
          <w:rStyle w:val="Heading2Char"/>
        </w:rPr>
        <w:t>S</w:t>
      </w:r>
      <w:r w:rsidRPr="008F626C">
        <w:rPr>
          <w:rStyle w:val="Heading2Char"/>
        </w:rPr>
        <w:t>1. Phi29 DNAP</w:t>
      </w:r>
      <w:r w:rsidR="0054340F" w:rsidRPr="008F626C">
        <w:rPr>
          <w:rStyle w:val="Heading2Char"/>
        </w:rPr>
        <w:t xml:space="preserve"> homologues in public databases</w:t>
      </w:r>
      <w:r w:rsidRPr="008F626C">
        <w:rPr>
          <w:rStyle w:val="Heading2Char"/>
        </w:rPr>
        <w:t>.</w:t>
      </w:r>
      <w:bookmarkEnd w:id="0"/>
      <w:r w:rsidRPr="00B601E4">
        <w:rPr>
          <w:rFonts w:cs="Arial"/>
          <w:szCs w:val="24"/>
          <w:lang w:val="en-GB"/>
        </w:rPr>
        <w:t xml:space="preserve"> Sequences with &gt;80% sequence identity and &gt;80% query cover from a blast search of the Phi29 DNAP protein sequence were selected, aligned using the NCBI Multiple Alignment Tool</w:t>
      </w:r>
      <w:sdt>
        <w:sdtPr>
          <w:rPr>
            <w:rFonts w:cs="Arial"/>
            <w:color w:val="000000"/>
            <w:szCs w:val="24"/>
            <w:vertAlign w:val="superscript"/>
            <w:lang w:val="en-GB"/>
          </w:rPr>
          <w:tag w:val="MENDELEY_CITATION_v3_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"/>
          <w:id w:val="-326446747"/>
          <w:placeholder>
            <w:docPart w:val="DefaultPlaceholder_-1854013440"/>
          </w:placeholder>
        </w:sdtPr>
        <w:sdtContent>
          <w:r w:rsidR="00AF035D" w:rsidRPr="00AF035D">
            <w:rPr>
              <w:rFonts w:cs="Arial"/>
              <w:color w:val="000000"/>
              <w:szCs w:val="24"/>
              <w:vertAlign w:val="superscript"/>
              <w:lang w:val="en-GB"/>
            </w:rPr>
            <w:t>1</w:t>
          </w:r>
        </w:sdtContent>
      </w:sdt>
      <w:r w:rsidRPr="00B601E4">
        <w:rPr>
          <w:rFonts w:cs="Arial"/>
          <w:szCs w:val="24"/>
          <w:lang w:val="en-GB"/>
        </w:rPr>
        <w:t xml:space="preserve"> and viewed using the NCBI’S Sequence Viewer</w:t>
      </w:r>
      <w:sdt>
        <w:sdtPr>
          <w:rPr>
            <w:rFonts w:cs="Arial"/>
            <w:color w:val="000000"/>
            <w:szCs w:val="24"/>
            <w:vertAlign w:val="superscript"/>
            <w:lang w:val="en-GB"/>
          </w:rPr>
          <w:tag w:val="MENDELEY_CITATION_v3_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"/>
          <w:id w:val="824328249"/>
          <w:placeholder>
            <w:docPart w:val="DefaultPlaceholder_-1854013440"/>
          </w:placeholder>
        </w:sdtPr>
        <w:sdtContent>
          <w:r w:rsidR="00AF035D" w:rsidRPr="00AF035D">
            <w:rPr>
              <w:rFonts w:cs="Arial"/>
              <w:color w:val="000000"/>
              <w:szCs w:val="24"/>
              <w:vertAlign w:val="superscript"/>
              <w:lang w:val="en-GB"/>
            </w:rPr>
            <w:t>2</w:t>
          </w:r>
        </w:sdtContent>
      </w:sdt>
      <w:r w:rsidRPr="00B601E4">
        <w:rPr>
          <w:rFonts w:cs="Arial"/>
          <w:szCs w:val="24"/>
          <w:lang w:val="en-GB"/>
        </w:rPr>
        <w:t>. Mismatches relative to the query (Phi29 DNAP sequence) are shown in red and insertions are indicated by a blue bracket. Only 20 sequences show significant similarity to phi29 DNAP.</w:t>
      </w:r>
    </w:p>
    <w:p w14:paraId="7271F592" w14:textId="77777777" w:rsidR="00BF4698" w:rsidRDefault="00BF4698" w:rsidP="00BF4698">
      <w:pPr>
        <w:rPr>
          <w:lang w:val="en-GB"/>
        </w:rPr>
      </w:pPr>
    </w:p>
    <w:p w14:paraId="6C48B8DB" w14:textId="77777777" w:rsidR="00BF4698" w:rsidRDefault="00BF4698" w:rsidP="00BF4698">
      <w:pPr>
        <w:rPr>
          <w:lang w:val="en-GB"/>
        </w:rPr>
      </w:pPr>
    </w:p>
    <w:p w14:paraId="40DA3CCC" w14:textId="77777777" w:rsidR="00BF4698" w:rsidRDefault="00BF4698" w:rsidP="00BF4698">
      <w:pPr>
        <w:rPr>
          <w:lang w:val="en-GB"/>
        </w:rPr>
      </w:pPr>
    </w:p>
    <w:p w14:paraId="3895616D" w14:textId="77777777" w:rsidR="00BF4698" w:rsidRDefault="00BF4698" w:rsidP="00BF4698">
      <w:pPr>
        <w:rPr>
          <w:lang w:val="en-GB"/>
        </w:rPr>
      </w:pPr>
    </w:p>
    <w:p w14:paraId="5CCECAEC" w14:textId="77777777" w:rsidR="00BF4698" w:rsidRDefault="00BF4698" w:rsidP="00BF4698">
      <w:pPr>
        <w:rPr>
          <w:lang w:val="en-GB"/>
        </w:rPr>
      </w:pPr>
    </w:p>
    <w:p w14:paraId="63B4098C" w14:textId="77777777" w:rsidR="00BF4698" w:rsidRDefault="00BF4698" w:rsidP="00BF4698">
      <w:pPr>
        <w:rPr>
          <w:lang w:val="en-GB"/>
        </w:rPr>
      </w:pPr>
    </w:p>
    <w:p w14:paraId="673A0A91" w14:textId="77777777" w:rsidR="00BF4698" w:rsidRDefault="00BF4698" w:rsidP="00BF4698">
      <w:pPr>
        <w:rPr>
          <w:lang w:val="en-GB"/>
        </w:rPr>
      </w:pPr>
    </w:p>
    <w:p w14:paraId="77063BD1" w14:textId="77777777" w:rsidR="00BF4698" w:rsidRDefault="00BF4698" w:rsidP="00BF4698">
      <w:pPr>
        <w:rPr>
          <w:lang w:val="en-GB"/>
        </w:rPr>
      </w:pPr>
    </w:p>
    <w:p w14:paraId="202CC7C6" w14:textId="77777777" w:rsidR="00BF4698" w:rsidRDefault="00BF4698" w:rsidP="00BF4698">
      <w:pPr>
        <w:rPr>
          <w:lang w:val="en-GB"/>
        </w:rPr>
      </w:pPr>
    </w:p>
    <w:p w14:paraId="13D58E18" w14:textId="77777777" w:rsidR="00BF4698" w:rsidRDefault="00BF4698" w:rsidP="00BF4698">
      <w:pPr>
        <w:rPr>
          <w:lang w:val="en-GB"/>
        </w:rPr>
      </w:pPr>
    </w:p>
    <w:p w14:paraId="0DB87C93" w14:textId="77777777" w:rsidR="00BF4698" w:rsidRDefault="00BF4698" w:rsidP="00BF4698">
      <w:pPr>
        <w:rPr>
          <w:lang w:val="en-GB"/>
        </w:rPr>
      </w:pPr>
    </w:p>
    <w:p w14:paraId="1E0C748D" w14:textId="77777777" w:rsidR="00BF4698" w:rsidRDefault="00BF4698" w:rsidP="00BF4698">
      <w:pPr>
        <w:rPr>
          <w:lang w:val="en-GB"/>
        </w:rPr>
      </w:pPr>
    </w:p>
    <w:p w14:paraId="52E16ADA" w14:textId="77777777" w:rsidR="00BF4698" w:rsidRDefault="00BF4698" w:rsidP="00BF4698">
      <w:pPr>
        <w:rPr>
          <w:lang w:val="en-GB"/>
        </w:rPr>
      </w:pPr>
    </w:p>
    <w:p w14:paraId="51852B14" w14:textId="77777777" w:rsidR="00BF4698" w:rsidRDefault="00BF4698" w:rsidP="00BF4698">
      <w:pPr>
        <w:rPr>
          <w:lang w:val="en-GB"/>
        </w:rPr>
      </w:pPr>
    </w:p>
    <w:p w14:paraId="0E9C269B" w14:textId="77777777" w:rsidR="00EB3DFC" w:rsidRDefault="00EB3DFC" w:rsidP="00BF4698">
      <w:pPr>
        <w:rPr>
          <w:noProof/>
          <w:lang w:val="en-GB"/>
        </w:rPr>
      </w:pPr>
    </w:p>
    <w:p w14:paraId="707D8214" w14:textId="77777777" w:rsidR="00414C82" w:rsidRPr="00BF4698" w:rsidRDefault="00414C82" w:rsidP="00414C82">
      <w:pPr>
        <w:rPr>
          <w:ins w:id="1" w:author="Paola Handal" w:date="2023-04-05T15:33:00Z"/>
          <w:lang w:val="en-GB"/>
        </w:rPr>
      </w:pPr>
      <w:ins w:id="2" w:author="Paola Handal" w:date="2023-04-05T15:33:00Z">
        <w:r>
          <w:rPr>
            <w:noProof/>
            <w:lang w:val="en-GB"/>
          </w:rPr>
          <w:drawing>
            <wp:inline distT="0" distB="0" distL="0" distR="0" wp14:anchorId="4598ED05" wp14:editId="16C9A40C">
              <wp:extent cx="5915341" cy="6120666"/>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9" cstate="print">
                        <a:extLst>
                          <a:ext uri="{28A0092B-C50C-407E-A947-70E740481C1C}">
                            <a14:useLocalDpi xmlns:a14="http://schemas.microsoft.com/office/drawing/2010/main" val="0"/>
                          </a:ext>
                        </a:extLst>
                      </a:blip>
                      <a:srcRect l="6905" t="6167" r="6344" b="30368"/>
                      <a:stretch/>
                    </pic:blipFill>
                    <pic:spPr bwMode="auto">
                      <a:xfrm>
                        <a:off x="0" y="0"/>
                        <a:ext cx="5921277" cy="6126809"/>
                      </a:xfrm>
                      <a:prstGeom prst="rect">
                        <a:avLst/>
                      </a:prstGeom>
                      <a:ln>
                        <a:noFill/>
                      </a:ln>
                      <a:extLst>
                        <a:ext uri="{53640926-AAD7-44D8-BBD7-CCE9431645EC}">
                          <a14:shadowObscured xmlns:a14="http://schemas.microsoft.com/office/drawing/2010/main"/>
                        </a:ext>
                      </a:extLst>
                    </pic:spPr>
                  </pic:pic>
                </a:graphicData>
              </a:graphic>
            </wp:inline>
          </w:drawing>
        </w:r>
      </w:ins>
    </w:p>
    <w:p w14:paraId="3122B7CF" w14:textId="19F420BF" w:rsidR="00BF4698" w:rsidDel="00414C82" w:rsidRDefault="00414C82">
      <w:pPr>
        <w:spacing w:after="160" w:line="259" w:lineRule="auto"/>
        <w:rPr>
          <w:del w:id="3" w:author="Paola Handal" w:date="2023-04-05T15:33:00Z"/>
          <w:rStyle w:val="Heading2Char"/>
        </w:rPr>
      </w:pPr>
      <w:ins w:id="4" w:author="Paola Handal" w:date="2023-04-05T15:33:00Z">
        <w:r w:rsidRPr="008F626C">
          <w:rPr>
            <w:rStyle w:val="Heading2Char"/>
          </w:rPr>
          <w:t>Figure S</w:t>
        </w:r>
        <w:r>
          <w:rPr>
            <w:rStyle w:val="Heading2Char"/>
          </w:rPr>
          <w:t>2</w:t>
        </w:r>
        <w:r w:rsidRPr="008F626C">
          <w:rPr>
            <w:rStyle w:val="Heading2Char"/>
          </w:rPr>
          <w:t xml:space="preserve">. </w:t>
        </w:r>
        <w:r>
          <w:rPr>
            <w:rStyle w:val="Heading2Char"/>
          </w:rPr>
          <w:t>Thumb loop library amino acid distribution and sequencing depth analysis</w:t>
        </w:r>
        <w:r w:rsidRPr="008F626C">
          <w:rPr>
            <w:rStyle w:val="Heading2Char"/>
          </w:rPr>
          <w:t>.</w:t>
        </w:r>
      </w:ins>
      <w:del w:id="5" w:author="Paola Handal" w:date="2023-04-05T15:33:00Z">
        <w:r w:rsidR="00941AD0" w:rsidDel="00414C82">
          <w:rPr>
            <w:noProof/>
            <w:lang w:val="en-GB"/>
          </w:rPr>
          <w:drawing>
            <wp:inline distT="0" distB="0" distL="0" distR="0" wp14:anchorId="621E95EE" wp14:editId="2AD2EEF8">
              <wp:extent cx="5915341" cy="6120666"/>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9" cstate="print">
                        <a:extLst>
                          <a:ext uri="{28A0092B-C50C-407E-A947-70E740481C1C}">
                            <a14:useLocalDpi xmlns:a14="http://schemas.microsoft.com/office/drawing/2010/main" val="0"/>
                          </a:ext>
                        </a:extLst>
                      </a:blip>
                      <a:srcRect l="6905" t="6167" r="6344" b="30368"/>
                      <a:stretch/>
                    </pic:blipFill>
                    <pic:spPr bwMode="auto">
                      <a:xfrm>
                        <a:off x="0" y="0"/>
                        <a:ext cx="5921277" cy="6126809"/>
                      </a:xfrm>
                      <a:prstGeom prst="rect">
                        <a:avLst/>
                      </a:prstGeom>
                      <a:ln>
                        <a:noFill/>
                      </a:ln>
                      <a:extLst>
                        <a:ext uri="{53640926-AAD7-44D8-BBD7-CCE9431645EC}">
                          <a14:shadowObscured xmlns:a14="http://schemas.microsoft.com/office/drawing/2010/main"/>
                        </a:ext>
                      </a:extLst>
                    </pic:spPr>
                  </pic:pic>
                </a:graphicData>
              </a:graphic>
            </wp:inline>
          </w:drawing>
        </w:r>
      </w:del>
    </w:p>
    <w:p w14:paraId="3024C6E4" w14:textId="77777777" w:rsidR="00414C82" w:rsidRPr="00BF4698" w:rsidRDefault="00414C82" w:rsidP="00414C82">
      <w:pPr>
        <w:rPr>
          <w:ins w:id="6" w:author="Paola Handal" w:date="2023-04-05T15:34:00Z"/>
          <w:lang w:val="en-GB"/>
        </w:rPr>
      </w:pPr>
    </w:p>
    <w:p w14:paraId="164A116E" w14:textId="048D1340" w:rsidR="00063246" w:rsidRDefault="00EB3DFC">
      <w:pPr>
        <w:spacing w:after="160" w:line="259" w:lineRule="auto"/>
        <w:rPr>
          <w:lang w:val="en-GB"/>
        </w:rPr>
      </w:pPr>
      <w:del w:id="7" w:author="Paola Handal" w:date="2023-04-05T15:33:00Z">
        <w:r w:rsidRPr="008F626C" w:rsidDel="00414C82">
          <w:rPr>
            <w:rStyle w:val="Heading2Char"/>
          </w:rPr>
          <w:delText>Figure S</w:delText>
        </w:r>
        <w:r w:rsidDel="00414C82">
          <w:rPr>
            <w:rStyle w:val="Heading2Char"/>
          </w:rPr>
          <w:delText>2</w:delText>
        </w:r>
        <w:r w:rsidRPr="008F626C" w:rsidDel="00414C82">
          <w:rPr>
            <w:rStyle w:val="Heading2Char"/>
          </w:rPr>
          <w:delText xml:space="preserve">. </w:delText>
        </w:r>
        <w:r w:rsidR="004C078E" w:rsidDel="00414C82">
          <w:rPr>
            <w:rStyle w:val="Heading2Char"/>
          </w:rPr>
          <w:delText>Thumb loop library amino acid distribution and sequencing depth analysis</w:delText>
        </w:r>
        <w:r w:rsidRPr="008F626C" w:rsidDel="00414C82">
          <w:rPr>
            <w:rStyle w:val="Heading2Char"/>
          </w:rPr>
          <w:delText>.</w:delText>
        </w:r>
      </w:del>
      <w:r w:rsidR="00063246">
        <w:rPr>
          <w:lang w:val="en-GB"/>
        </w:rPr>
        <w:br w:type="page"/>
      </w:r>
    </w:p>
    <w:p w14:paraId="2B4B797C" w14:textId="5A38C791" w:rsidR="00063246" w:rsidRPr="00063246" w:rsidRDefault="00CA5C63" w:rsidP="00063246">
      <w:pPr>
        <w:rPr>
          <w:lang w:val="en-GB"/>
        </w:rPr>
      </w:pPr>
      <w:del w:id="8" w:author="Paola Handal" w:date="2023-04-05T15:34:00Z">
        <w:r w:rsidRPr="00CA5C63" w:rsidDel="00A5103E">
          <w:rPr>
            <w:noProof/>
            <w:lang w:val="en-GB"/>
          </w:rPr>
          <w:lastRenderedPageBreak/>
          <w:drawing>
            <wp:anchor distT="0" distB="0" distL="114300" distR="114300" simplePos="0" relativeHeight="251659264" behindDoc="0" locked="0" layoutInCell="1" allowOverlap="1" wp14:anchorId="211EC2D1" wp14:editId="08A847BB">
              <wp:simplePos x="0" y="0"/>
              <wp:positionH relativeFrom="column">
                <wp:align>center</wp:align>
              </wp:positionH>
              <wp:positionV relativeFrom="paragraph">
                <wp:posOffset>3810</wp:posOffset>
              </wp:positionV>
              <wp:extent cx="5946072" cy="4474800"/>
              <wp:effectExtent l="0" t="0" r="0" b="2540"/>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6072" cy="4474800"/>
                      </a:xfrm>
                      <a:prstGeom prst="rect">
                        <a:avLst/>
                      </a:prstGeom>
                    </pic:spPr>
                  </pic:pic>
                </a:graphicData>
              </a:graphic>
              <wp14:sizeRelV relativeFrom="margin">
                <wp14:pctHeight>0</wp14:pctHeight>
              </wp14:sizeRelV>
            </wp:anchor>
          </w:drawing>
        </w:r>
      </w:del>
      <w:ins w:id="9" w:author="Paola Handal" w:date="2023-04-05T15:35:00Z">
        <w:r w:rsidR="00A5103E">
          <w:rPr>
            <w:noProof/>
            <w:lang w:val="en-GB"/>
          </w:rPr>
          <w:drawing>
            <wp:inline distT="0" distB="0" distL="0" distR="0" wp14:anchorId="4F4CF29F" wp14:editId="644406E7">
              <wp:extent cx="5803392" cy="7129272"/>
              <wp:effectExtent l="0" t="0" r="6985" b="0"/>
              <wp:docPr id="5"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3392" cy="7129272"/>
                      </a:xfrm>
                      <a:prstGeom prst="rect">
                        <a:avLst/>
                      </a:prstGeom>
                    </pic:spPr>
                  </pic:pic>
                </a:graphicData>
              </a:graphic>
            </wp:inline>
          </w:drawing>
        </w:r>
      </w:ins>
    </w:p>
    <w:p w14:paraId="1A560CA3" w14:textId="0E67DA91" w:rsidR="00E1562C" w:rsidRDefault="00E1562C" w:rsidP="00C40A3F">
      <w:pPr>
        <w:pStyle w:val="VAFigureCaption"/>
        <w:jc w:val="both"/>
        <w:rPr>
          <w:rFonts w:cs="Arial"/>
          <w:szCs w:val="24"/>
          <w:lang w:val="en-GB"/>
        </w:rPr>
      </w:pPr>
      <w:bookmarkStart w:id="10" w:name="_Toc118361609"/>
      <w:r w:rsidRPr="008F626C">
        <w:rPr>
          <w:rStyle w:val="Heading2Char"/>
        </w:rPr>
        <w:t xml:space="preserve">Figure </w:t>
      </w:r>
      <w:r w:rsidR="00C40A3F" w:rsidRPr="008F626C">
        <w:rPr>
          <w:rStyle w:val="Heading2Char"/>
        </w:rPr>
        <w:t>S</w:t>
      </w:r>
      <w:r w:rsidR="005F279F">
        <w:rPr>
          <w:rStyle w:val="Heading2Char"/>
        </w:rPr>
        <w:t>3</w:t>
      </w:r>
      <w:r w:rsidRPr="008F626C">
        <w:rPr>
          <w:rStyle w:val="Heading2Char"/>
        </w:rPr>
        <w:t>. HNA synthesis time courses by D12A-THR and p562del with different templates.</w:t>
      </w:r>
      <w:bookmarkEnd w:id="10"/>
      <w:r w:rsidRPr="00B601E4">
        <w:rPr>
          <w:rFonts w:cs="Arial"/>
        </w:rPr>
        <w:t xml:space="preserve"> </w:t>
      </w:r>
      <w:r w:rsidRPr="00B601E4">
        <w:rPr>
          <w:rFonts w:cs="Arial"/>
          <w:lang w:val="en-GB"/>
        </w:rPr>
        <w:t xml:space="preserve">Products from primer extensions </w:t>
      </w:r>
      <w:r w:rsidRPr="00B601E4">
        <w:rPr>
          <w:rFonts w:cs="Arial"/>
          <w:szCs w:val="24"/>
        </w:rPr>
        <w:t xml:space="preserve">by D12A-THR and P562 mutants </w:t>
      </w:r>
      <w:r w:rsidRPr="00B601E4">
        <w:rPr>
          <w:rFonts w:cs="Arial"/>
          <w:lang w:val="en-GB"/>
        </w:rPr>
        <w:t>on</w:t>
      </w:r>
      <w:r w:rsidRPr="00B601E4">
        <w:rPr>
          <w:rFonts w:cs="Arial"/>
          <w:szCs w:val="24"/>
        </w:rPr>
        <w:t xml:space="preserve"> the </w:t>
      </w:r>
      <w:proofErr w:type="spellStart"/>
      <w:r w:rsidRPr="00B601E4">
        <w:rPr>
          <w:rFonts w:cs="Arial"/>
        </w:rPr>
        <w:lastRenderedPageBreak/>
        <w:t>TempN-exoR</w:t>
      </w:r>
      <w:proofErr w:type="spellEnd"/>
      <w:r w:rsidRPr="00B601E4">
        <w:rPr>
          <w:rFonts w:cs="Arial"/>
        </w:rPr>
        <w:t xml:space="preserve"> (Table S2) template</w:t>
      </w:r>
      <w:r w:rsidRPr="00B601E4">
        <w:rPr>
          <w:rFonts w:cs="Arial"/>
          <w:lang w:val="en-GB"/>
        </w:rPr>
        <w:t xml:space="preserve"> with incubation times</w:t>
      </w:r>
      <w:r w:rsidRPr="00B601E4">
        <w:rPr>
          <w:rFonts w:cs="Arial"/>
          <w:szCs w:val="24"/>
        </w:rPr>
        <w:t xml:space="preserve"> from 4 to 16</w:t>
      </w:r>
      <w:r w:rsidR="00C40A3F">
        <w:rPr>
          <w:rFonts w:cs="Arial"/>
          <w:szCs w:val="24"/>
        </w:rPr>
        <w:t xml:space="preserve"> </w:t>
      </w:r>
      <w:r w:rsidRPr="00B601E4">
        <w:rPr>
          <w:rFonts w:cs="Arial"/>
          <w:szCs w:val="24"/>
        </w:rPr>
        <w:t>h (</w:t>
      </w:r>
      <w:r w:rsidRPr="00C40A3F">
        <w:rPr>
          <w:rFonts w:cs="Arial"/>
          <w:b/>
          <w:bCs/>
          <w:szCs w:val="24"/>
        </w:rPr>
        <w:t>A</w:t>
      </w:r>
      <w:r w:rsidRPr="00B601E4">
        <w:rPr>
          <w:rFonts w:cs="Arial"/>
          <w:szCs w:val="24"/>
        </w:rPr>
        <w:t>) as well as on</w:t>
      </w:r>
      <w:r w:rsidRPr="00B601E4">
        <w:rPr>
          <w:rFonts w:cs="Arial"/>
        </w:rPr>
        <w:t xml:space="preserve"> the TempN_2.7_ExoR template (Table S2) with incubation times from 0 to 1</w:t>
      </w:r>
      <w:r w:rsidR="00C40A3F">
        <w:rPr>
          <w:rFonts w:cs="Arial"/>
        </w:rPr>
        <w:t xml:space="preserve"> </w:t>
      </w:r>
      <w:r w:rsidRPr="00B601E4">
        <w:rPr>
          <w:rFonts w:cs="Arial"/>
        </w:rPr>
        <w:t>h (</w:t>
      </w:r>
      <w:r w:rsidRPr="00C40A3F">
        <w:rPr>
          <w:rFonts w:cs="Arial"/>
          <w:b/>
          <w:bCs/>
        </w:rPr>
        <w:t>B</w:t>
      </w:r>
      <w:r w:rsidRPr="00B601E4">
        <w:rPr>
          <w:rFonts w:cs="Arial"/>
        </w:rPr>
        <w:t>)</w:t>
      </w:r>
      <w:r w:rsidRPr="00B601E4">
        <w:rPr>
          <w:rFonts w:cs="Arial"/>
          <w:szCs w:val="24"/>
        </w:rPr>
        <w:t xml:space="preserve"> were separated by denaturing PAGE. The </w:t>
      </w:r>
      <w:r w:rsidRPr="00B601E4">
        <w:rPr>
          <w:rFonts w:cs="Arial"/>
        </w:rPr>
        <w:t>TempN_2.7_ExoR</w:t>
      </w:r>
      <w:r w:rsidRPr="00B601E4">
        <w:rPr>
          <w:rFonts w:cs="Arial"/>
          <w:szCs w:val="24"/>
          <w:lang w:val="en-GB"/>
        </w:rPr>
        <w:t xml:space="preserve"> template is a modified version of </w:t>
      </w:r>
      <w:proofErr w:type="spellStart"/>
      <w:r w:rsidRPr="00B601E4">
        <w:rPr>
          <w:rFonts w:cs="Arial"/>
          <w:szCs w:val="24"/>
          <w:lang w:val="en-GB"/>
        </w:rPr>
        <w:t>TempN-exoR</w:t>
      </w:r>
      <w:proofErr w:type="spellEnd"/>
      <w:r w:rsidRPr="00B601E4">
        <w:rPr>
          <w:rFonts w:cs="Arial"/>
          <w:szCs w:val="24"/>
          <w:lang w:val="en-GB"/>
        </w:rPr>
        <w:t xml:space="preserve"> with 4 substitutions and 1 deletion that reduces the probability of secondary structure formation. </w:t>
      </w:r>
      <w:r w:rsidR="00C40A3F">
        <w:rPr>
          <w:rFonts w:cs="Arial"/>
          <w:szCs w:val="24"/>
          <w:lang w:val="en-GB"/>
        </w:rPr>
        <w:t>F</w:t>
      </w:r>
      <w:r w:rsidRPr="00B601E4">
        <w:rPr>
          <w:rFonts w:cs="Arial"/>
          <w:szCs w:val="24"/>
          <w:lang w:val="en-GB"/>
        </w:rPr>
        <w:t>ully extended product</w:t>
      </w:r>
      <w:r w:rsidR="00C40A3F">
        <w:rPr>
          <w:rFonts w:cs="Arial"/>
          <w:szCs w:val="24"/>
          <w:lang w:val="en-GB"/>
        </w:rPr>
        <w:t>s</w:t>
      </w:r>
      <w:r w:rsidRPr="00B601E4">
        <w:rPr>
          <w:rFonts w:cs="Arial"/>
          <w:szCs w:val="24"/>
          <w:lang w:val="en-GB"/>
        </w:rPr>
        <w:t xml:space="preserve"> (</w:t>
      </w:r>
      <w:r w:rsidR="00721547">
        <w:rPr>
          <w:rFonts w:cs="Arial"/>
          <w:szCs w:val="24"/>
          <w:lang w:val="en-GB"/>
        </w:rPr>
        <w:t>5</w:t>
      </w:r>
      <w:r w:rsidRPr="00B601E4">
        <w:rPr>
          <w:rFonts w:cs="Arial"/>
          <w:szCs w:val="24"/>
          <w:lang w:val="en-GB"/>
        </w:rPr>
        <w:t>7</w:t>
      </w:r>
      <w:r w:rsidR="00721547">
        <w:rPr>
          <w:rFonts w:cs="Arial"/>
          <w:szCs w:val="24"/>
          <w:lang w:val="en-GB"/>
        </w:rPr>
        <w:t xml:space="preserve"> </w:t>
      </w:r>
      <w:proofErr w:type="spellStart"/>
      <w:r w:rsidR="00721547">
        <w:rPr>
          <w:rFonts w:cs="Arial"/>
          <w:szCs w:val="24"/>
          <w:lang w:val="en-GB"/>
        </w:rPr>
        <w:t>hNTP</w:t>
      </w:r>
      <w:proofErr w:type="spellEnd"/>
      <w:r w:rsidR="00721547">
        <w:rPr>
          <w:rFonts w:cs="Arial"/>
          <w:szCs w:val="24"/>
          <w:lang w:val="en-GB"/>
        </w:rPr>
        <w:t xml:space="preserve"> incorporations) are shown</w:t>
      </w:r>
      <w:r w:rsidRPr="00B601E4">
        <w:rPr>
          <w:rFonts w:cs="Arial"/>
          <w:szCs w:val="24"/>
          <w:lang w:val="en-GB"/>
        </w:rPr>
        <w:t>. HNA migrates slower than DNA in denaturing PAGE</w:t>
      </w:r>
      <w:sdt>
        <w:sdtPr>
          <w:rPr>
            <w:rFonts w:cs="Arial"/>
            <w:color w:val="000000"/>
            <w:szCs w:val="24"/>
            <w:vertAlign w:val="superscript"/>
            <w:lang w:val="en-GB"/>
          </w:rPr>
          <w:tag w:val="MENDELEY_CITATION_v3_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"/>
          <w:id w:val="-700252812"/>
          <w:placeholder>
            <w:docPart w:val="AD7BF8C044D04CDF955500BE0A90CA23"/>
          </w:placeholder>
        </w:sdtPr>
        <w:sdtContent>
          <w:r w:rsidR="00AF035D" w:rsidRPr="00AF035D">
            <w:rPr>
              <w:color w:val="000000"/>
              <w:vertAlign w:val="superscript"/>
            </w:rPr>
            <w:t>3</w:t>
          </w:r>
        </w:sdtContent>
      </w:sdt>
      <w:r w:rsidRPr="00B601E4">
        <w:rPr>
          <w:rFonts w:cs="Arial"/>
          <w:szCs w:val="24"/>
          <w:lang w:val="en-GB"/>
        </w:rPr>
        <w:t>.</w:t>
      </w:r>
    </w:p>
    <w:p w14:paraId="4B21DA61" w14:textId="6CC3A0FD" w:rsidR="00F97EDD" w:rsidRDefault="00F97EDD">
      <w:pPr>
        <w:spacing w:after="160" w:line="259" w:lineRule="auto"/>
        <w:rPr>
          <w:lang w:val="en-GB"/>
        </w:rPr>
      </w:pPr>
      <w:r>
        <w:rPr>
          <w:lang w:val="en-GB"/>
        </w:rPr>
        <w:br w:type="page"/>
      </w:r>
    </w:p>
    <w:p w14:paraId="2803FD60" w14:textId="44CB245C" w:rsidR="00F97EDD" w:rsidRPr="00F97EDD" w:rsidRDefault="004A74B6" w:rsidP="00F97EDD">
      <w:pPr>
        <w:rPr>
          <w:lang w:val="en-GB"/>
        </w:rPr>
      </w:pPr>
      <w:r w:rsidRPr="004A74B6">
        <w:rPr>
          <w:noProof/>
          <w:lang w:val="en-GB"/>
        </w:rPr>
        <w:lastRenderedPageBreak/>
        <w:drawing>
          <wp:anchor distT="0" distB="0" distL="114300" distR="114300" simplePos="0" relativeHeight="251660288" behindDoc="0" locked="0" layoutInCell="1" allowOverlap="1" wp14:anchorId="403EBB28" wp14:editId="13C26779">
            <wp:simplePos x="0" y="0"/>
            <wp:positionH relativeFrom="column">
              <wp:align>center</wp:align>
            </wp:positionH>
            <wp:positionV relativeFrom="paragraph">
              <wp:posOffset>3810</wp:posOffset>
            </wp:positionV>
            <wp:extent cx="5945272" cy="6987600"/>
            <wp:effectExtent l="0" t="0" r="0" b="3810"/>
            <wp:wrapTopAndBottom/>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5272" cy="6987600"/>
                    </a:xfrm>
                    <a:prstGeom prst="rect">
                      <a:avLst/>
                    </a:prstGeom>
                  </pic:spPr>
                </pic:pic>
              </a:graphicData>
            </a:graphic>
            <wp14:sizeRelV relativeFrom="margin">
              <wp14:pctHeight>0</wp14:pctHeight>
            </wp14:sizeRelV>
          </wp:anchor>
        </w:drawing>
      </w:r>
    </w:p>
    <w:p w14:paraId="070EEBC3" w14:textId="69E43F3D" w:rsidR="00A153AE" w:rsidRDefault="00A153AE" w:rsidP="0054340F">
      <w:pPr>
        <w:pStyle w:val="VAFigureCaption"/>
        <w:jc w:val="both"/>
        <w:rPr>
          <w:rFonts w:cs="Arial"/>
        </w:rPr>
      </w:pPr>
      <w:bookmarkStart w:id="11" w:name="_Toc118361610"/>
      <w:r w:rsidRPr="008F626C">
        <w:rPr>
          <w:rStyle w:val="Heading2Char"/>
        </w:rPr>
        <w:t>Figure S</w:t>
      </w:r>
      <w:del w:id="12" w:author="Paola Handal" w:date="2023-04-05T15:35:00Z">
        <w:r w:rsidR="005F279F" w:rsidDel="003E50A9">
          <w:rPr>
            <w:rStyle w:val="Heading2Char"/>
          </w:rPr>
          <w:delText>4</w:delText>
        </w:r>
      </w:del>
      <w:ins w:id="13" w:author="Paola Handal" w:date="2023-04-05T15:35:00Z">
        <w:r w:rsidR="003E50A9">
          <w:rPr>
            <w:rStyle w:val="Heading2Char"/>
          </w:rPr>
          <w:t>5</w:t>
        </w:r>
      </w:ins>
      <w:r w:rsidRPr="008F626C">
        <w:rPr>
          <w:rStyle w:val="Heading2Char"/>
        </w:rPr>
        <w:t xml:space="preserve">. </w:t>
      </w:r>
      <w:bookmarkStart w:id="14" w:name="_Hlk82099067"/>
      <w:r w:rsidRPr="008F626C">
        <w:rPr>
          <w:rStyle w:val="Heading2Char"/>
        </w:rPr>
        <w:t xml:space="preserve">Phi29 DNAP P562del reduced fidelity and increased </w:t>
      </w:r>
      <w:proofErr w:type="spellStart"/>
      <w:r w:rsidRPr="008F626C">
        <w:rPr>
          <w:rStyle w:val="Heading2Char"/>
        </w:rPr>
        <w:t>InDel</w:t>
      </w:r>
      <w:proofErr w:type="spellEnd"/>
      <w:r w:rsidRPr="008F626C">
        <w:rPr>
          <w:rStyle w:val="Heading2Char"/>
        </w:rPr>
        <w:t xml:space="preserve"> incorporations rate.</w:t>
      </w:r>
      <w:bookmarkEnd w:id="11"/>
      <w:r w:rsidRPr="00B601E4">
        <w:rPr>
          <w:rFonts w:cs="Arial"/>
        </w:rPr>
        <w:t xml:space="preserve"> (</w:t>
      </w:r>
      <w:r w:rsidRPr="0054340F">
        <w:rPr>
          <w:rFonts w:cs="Arial"/>
          <w:b/>
          <w:bCs/>
        </w:rPr>
        <w:t>A</w:t>
      </w:r>
      <w:r w:rsidRPr="00B601E4">
        <w:rPr>
          <w:rFonts w:cs="Arial"/>
        </w:rPr>
        <w:t xml:space="preserve">) </w:t>
      </w:r>
      <w:bookmarkStart w:id="15" w:name="_Hlk82330291"/>
      <w:r w:rsidRPr="00B601E4">
        <w:rPr>
          <w:rFonts w:cs="Arial"/>
        </w:rPr>
        <w:t xml:space="preserve">Workflow of the isothermal polymerase fidelity assay. The red dot marks the </w:t>
      </w:r>
      <w:r w:rsidRPr="00B601E4">
        <w:rPr>
          <w:rFonts w:cs="Arial"/>
        </w:rPr>
        <w:lastRenderedPageBreak/>
        <w:t>nicking site for single stranded plasmid generation, the non-complementary overhang of the primer for downstream amplification is shown in green and 1 bp mismatches are shown in black. The primer is extended, captured, and purified through biotin-streptavidin pulldown and used as template in a secondary PCR amplification step.</w:t>
      </w:r>
      <w:r w:rsidRPr="00B601E4">
        <w:rPr>
          <w:rFonts w:cs="Arial"/>
          <w:color w:val="FF0000"/>
        </w:rPr>
        <w:t xml:space="preserve"> </w:t>
      </w:r>
      <w:bookmarkEnd w:id="15"/>
      <w:r w:rsidRPr="00B601E4">
        <w:rPr>
          <w:rFonts w:cs="Arial"/>
        </w:rPr>
        <w:t>(</w:t>
      </w:r>
      <w:r w:rsidRPr="0054340F">
        <w:rPr>
          <w:rFonts w:cs="Arial"/>
          <w:b/>
          <w:bCs/>
        </w:rPr>
        <w:t>B</w:t>
      </w:r>
      <w:r w:rsidRPr="00B601E4">
        <w:rPr>
          <w:rFonts w:cs="Arial"/>
        </w:rPr>
        <w:t>) Distribution</w:t>
      </w:r>
      <w:r w:rsidR="00A51B27">
        <w:rPr>
          <w:rFonts w:cs="Arial"/>
        </w:rPr>
        <w:t xml:space="preserve"> and quantification</w:t>
      </w:r>
      <w:r w:rsidRPr="00B601E4">
        <w:rPr>
          <w:rFonts w:cs="Arial"/>
        </w:rPr>
        <w:t xml:space="preserve"> of error (misincorporation) types introduced by each mutant </w:t>
      </w:r>
      <w:r w:rsidRPr="00B601E4">
        <w:rPr>
          <w:rFonts w:cs="Arial"/>
          <w:lang w:val="en-GB"/>
        </w:rPr>
        <w:t>during isothermal DNA replication</w:t>
      </w:r>
      <w:r w:rsidRPr="00B601E4">
        <w:rPr>
          <w:rFonts w:cs="Arial"/>
        </w:rPr>
        <w:t xml:space="preserve">. Each error type was identified by comparing the isothermal amplification products post-deep sequencing and after their alignment to the </w:t>
      </w:r>
      <w:proofErr w:type="spellStart"/>
      <w:r w:rsidRPr="00B601E4">
        <w:rPr>
          <w:rFonts w:cs="Arial"/>
        </w:rPr>
        <w:t>Fidelity_ref</w:t>
      </w:r>
      <w:proofErr w:type="spellEnd"/>
      <w:r w:rsidRPr="00B601E4">
        <w:rPr>
          <w:rFonts w:cs="Arial"/>
        </w:rPr>
        <w:t xml:space="preserve"> (Table S2) on a base-to-base manner. The sum of each error type was divided by the total number of misincorporations and multiplied times a 100 to yield the error type percentage displayed. (</w:t>
      </w:r>
      <w:r w:rsidRPr="00916683">
        <w:rPr>
          <w:rFonts w:cs="Arial"/>
          <w:b/>
          <w:bCs/>
        </w:rPr>
        <w:t>C</w:t>
      </w:r>
      <w:r w:rsidRPr="00B601E4">
        <w:rPr>
          <w:rFonts w:cs="Arial"/>
        </w:rPr>
        <w:t>) The total percentage of inversions and transversions introduced by each mutant.</w:t>
      </w:r>
      <w:bookmarkEnd w:id="14"/>
    </w:p>
    <w:p w14:paraId="0502ABB7" w14:textId="52823DD5" w:rsidR="00C82366" w:rsidRDefault="00C82366">
      <w:pPr>
        <w:spacing w:after="160" w:line="259" w:lineRule="auto"/>
      </w:pPr>
      <w:r>
        <w:br w:type="page"/>
      </w:r>
    </w:p>
    <w:p w14:paraId="698AF09D" w14:textId="5367C51F" w:rsidR="00C82366" w:rsidRPr="00C82366" w:rsidRDefault="000E5349" w:rsidP="00C82366">
      <w:r w:rsidRPr="000E5349">
        <w:rPr>
          <w:noProof/>
        </w:rPr>
        <w:lastRenderedPageBreak/>
        <w:drawing>
          <wp:anchor distT="0" distB="0" distL="114300" distR="114300" simplePos="0" relativeHeight="251661312" behindDoc="0" locked="0" layoutInCell="1" allowOverlap="1" wp14:anchorId="4F020B14" wp14:editId="0E9E8448">
            <wp:simplePos x="0" y="0"/>
            <wp:positionH relativeFrom="column">
              <wp:align>center</wp:align>
            </wp:positionH>
            <wp:positionV relativeFrom="paragraph">
              <wp:posOffset>3810</wp:posOffset>
            </wp:positionV>
            <wp:extent cx="5944144" cy="3988800"/>
            <wp:effectExtent l="0" t="0" r="0" b="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4144" cy="3988800"/>
                    </a:xfrm>
                    <a:prstGeom prst="rect">
                      <a:avLst/>
                    </a:prstGeom>
                  </pic:spPr>
                </pic:pic>
              </a:graphicData>
            </a:graphic>
            <wp14:sizeRelV relativeFrom="margin">
              <wp14:pctHeight>0</wp14:pctHeight>
            </wp14:sizeRelV>
          </wp:anchor>
        </w:drawing>
      </w:r>
    </w:p>
    <w:p w14:paraId="201C346E" w14:textId="08F18E70" w:rsidR="004C58C3" w:rsidRDefault="004C58C3" w:rsidP="004C58C3">
      <w:pPr>
        <w:pStyle w:val="VAFigureCaption"/>
        <w:jc w:val="both"/>
        <w:rPr>
          <w:rFonts w:cs="Arial"/>
        </w:rPr>
      </w:pPr>
      <w:bookmarkStart w:id="16" w:name="_Toc118361611"/>
      <w:r w:rsidRPr="008F626C">
        <w:rPr>
          <w:rStyle w:val="Heading2Char"/>
        </w:rPr>
        <w:t>Figure S</w:t>
      </w:r>
      <w:del w:id="17" w:author="Paola Handal" w:date="2023-04-05T15:36:00Z">
        <w:r w:rsidR="005F279F" w:rsidDel="003E50A9">
          <w:rPr>
            <w:rStyle w:val="Heading2Char"/>
          </w:rPr>
          <w:delText>5</w:delText>
        </w:r>
      </w:del>
      <w:ins w:id="18" w:author="Paola Handal" w:date="2023-04-05T15:36:00Z">
        <w:r w:rsidR="003E50A9">
          <w:rPr>
            <w:rStyle w:val="Heading2Char"/>
          </w:rPr>
          <w:t>6</w:t>
        </w:r>
      </w:ins>
      <w:r w:rsidRPr="008F626C">
        <w:rPr>
          <w:rStyle w:val="Heading2Char"/>
        </w:rPr>
        <w:t>. Transition and transversion hotspots introduced by phi29 DNAP variants.</w:t>
      </w:r>
      <w:bookmarkEnd w:id="16"/>
      <w:r w:rsidRPr="00B601E4">
        <w:rPr>
          <w:rFonts w:cs="Arial"/>
          <w:lang w:val="en-GB"/>
        </w:rPr>
        <w:t xml:space="preserve"> T</w:t>
      </w:r>
      <w:r w:rsidRPr="00B601E4">
        <w:rPr>
          <w:rFonts w:cs="Arial"/>
        </w:rPr>
        <w:t xml:space="preserve">he products from the isothermal DNA replication fidelity assays generated by Exo+THR, D12A-THR and p562del were deep sequenced, filtered by quality, trimmed, and aligned. The MSA alignments were used to quantify the abundance of transitions and transversions per position by comparing each of the aligned reads to the </w:t>
      </w:r>
      <w:proofErr w:type="spellStart"/>
      <w:r w:rsidRPr="00B601E4">
        <w:rPr>
          <w:rFonts w:cs="Arial"/>
        </w:rPr>
        <w:t>Fidelity_ref</w:t>
      </w:r>
      <w:proofErr w:type="spellEnd"/>
      <w:r w:rsidRPr="00B601E4">
        <w:rPr>
          <w:rFonts w:cs="Arial"/>
        </w:rPr>
        <w:t xml:space="preserve"> (table S2) sequence within each the alignment in a base-by-base manner. The total number of transitions and transversions per position was divided by the number of reads to obtain overall frequency scores. Only positions with transitions or transversions with overall frequency scores above 0.5% were selected for visualization. The scores of each error type were divided by the sum of both scores to obtain the frequency value per position and were plotted against the </w:t>
      </w:r>
      <w:proofErr w:type="spellStart"/>
      <w:r w:rsidRPr="00B601E4">
        <w:rPr>
          <w:rFonts w:cs="Arial"/>
        </w:rPr>
        <w:t>Fidelity_ref</w:t>
      </w:r>
      <w:proofErr w:type="spellEnd"/>
      <w:r w:rsidRPr="00B601E4">
        <w:rPr>
          <w:rFonts w:cs="Arial"/>
        </w:rPr>
        <w:t xml:space="preserve"> length.</w:t>
      </w:r>
    </w:p>
    <w:p w14:paraId="24E03598" w14:textId="67E8419E" w:rsidR="004E5E74" w:rsidRPr="004E5E74" w:rsidRDefault="006D7E2F" w:rsidP="004E5E74">
      <w:r w:rsidRPr="006D7E2F">
        <w:rPr>
          <w:noProof/>
        </w:rPr>
        <w:lastRenderedPageBreak/>
        <w:drawing>
          <wp:anchor distT="0" distB="0" distL="114300" distR="114300" simplePos="0" relativeHeight="251662336" behindDoc="0" locked="0" layoutInCell="1" allowOverlap="1" wp14:anchorId="542A340C" wp14:editId="544E8796">
            <wp:simplePos x="0" y="0"/>
            <wp:positionH relativeFrom="column">
              <wp:align>center</wp:align>
            </wp:positionH>
            <wp:positionV relativeFrom="paragraph">
              <wp:posOffset>3810</wp:posOffset>
            </wp:positionV>
            <wp:extent cx="5551200" cy="5540400"/>
            <wp:effectExtent l="0" t="0" r="0" b="3175"/>
            <wp:wrapTopAndBottom/>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1200" cy="5540400"/>
                    </a:xfrm>
                    <a:prstGeom prst="rect">
                      <a:avLst/>
                    </a:prstGeom>
                  </pic:spPr>
                </pic:pic>
              </a:graphicData>
            </a:graphic>
            <wp14:sizeRelH relativeFrom="margin">
              <wp14:pctWidth>0</wp14:pctWidth>
            </wp14:sizeRelH>
            <wp14:sizeRelV relativeFrom="margin">
              <wp14:pctHeight>0</wp14:pctHeight>
            </wp14:sizeRelV>
          </wp:anchor>
        </w:drawing>
      </w:r>
    </w:p>
    <w:p w14:paraId="3296E158" w14:textId="49D74E3D" w:rsidR="00D33B2F" w:rsidRDefault="00D33B2F" w:rsidP="00D33B2F">
      <w:pPr>
        <w:pStyle w:val="VAFigureCaption"/>
        <w:jc w:val="both"/>
        <w:rPr>
          <w:rFonts w:cs="Arial"/>
          <w:lang w:val="en-GB"/>
        </w:rPr>
      </w:pPr>
      <w:bookmarkStart w:id="19" w:name="_Toc118361612"/>
      <w:r w:rsidRPr="008F626C">
        <w:rPr>
          <w:rStyle w:val="Heading2Char"/>
        </w:rPr>
        <w:t>Figure S</w:t>
      </w:r>
      <w:del w:id="20" w:author="Paola Handal" w:date="2023-04-05T15:36:00Z">
        <w:r w:rsidR="005F279F" w:rsidDel="003E50A9">
          <w:rPr>
            <w:rStyle w:val="Heading2Char"/>
          </w:rPr>
          <w:delText>6</w:delText>
        </w:r>
      </w:del>
      <w:ins w:id="21" w:author="Paola Handal" w:date="2023-04-05T15:36:00Z">
        <w:r w:rsidR="003E50A9">
          <w:rPr>
            <w:rStyle w:val="Heading2Char"/>
          </w:rPr>
          <w:t>7</w:t>
        </w:r>
      </w:ins>
      <w:r w:rsidRPr="008F626C">
        <w:rPr>
          <w:rStyle w:val="Heading2Char"/>
        </w:rPr>
        <w:t xml:space="preserve">. Location of most abundant </w:t>
      </w:r>
      <w:proofErr w:type="spellStart"/>
      <w:r w:rsidRPr="008F626C">
        <w:rPr>
          <w:rStyle w:val="Heading2Char"/>
        </w:rPr>
        <w:t>InDel</w:t>
      </w:r>
      <w:proofErr w:type="spellEnd"/>
      <w:r w:rsidRPr="008F626C">
        <w:rPr>
          <w:rStyle w:val="Heading2Char"/>
        </w:rPr>
        <w:t xml:space="preserve"> introductions by each mutant during isothermal DNA replication.</w:t>
      </w:r>
      <w:bookmarkEnd w:id="19"/>
      <w:r w:rsidRPr="00B601E4">
        <w:rPr>
          <w:rFonts w:cs="Arial"/>
          <w:lang w:val="en-GB"/>
        </w:rPr>
        <w:t xml:space="preserve"> Location of deletions (blue to green dots) and insertions (orange to yellow dots) appearing with &gt;5% frequency relative to all the insertions or deletions identified in the MSA of the isothermal amplification products generated by each mutant. The x-axis indicates the sequence length of the template used in the assay/analysis. Blue or orange dots indicate the ‘start’ of the deletion or insertion respectively, and the green or yellow dots indicate the ‘end’ of the deletion or insertion </w:t>
      </w:r>
      <w:r w:rsidRPr="00B601E4">
        <w:rPr>
          <w:rFonts w:cs="Arial"/>
          <w:lang w:val="en-GB"/>
        </w:rPr>
        <w:lastRenderedPageBreak/>
        <w:t xml:space="preserve">respectively. The percentage values adjacent to the ‘end’ dots represent the abundance of deletions or insertions relative to the total number of deletions or insertions respectively. The percentage values are followed the location of the </w:t>
      </w:r>
      <w:proofErr w:type="gramStart"/>
      <w:r w:rsidRPr="00B601E4">
        <w:rPr>
          <w:rFonts w:cs="Arial"/>
          <w:lang w:val="en-GB"/>
        </w:rPr>
        <w:t>particular InDel</w:t>
      </w:r>
      <w:proofErr w:type="gramEnd"/>
      <w:r w:rsidRPr="00B601E4">
        <w:rPr>
          <w:rFonts w:cs="Arial"/>
          <w:lang w:val="en-GB"/>
        </w:rPr>
        <w:t xml:space="preserve"> in a range format.</w:t>
      </w:r>
    </w:p>
    <w:p w14:paraId="504470F5" w14:textId="6CAE38E6" w:rsidR="00D02D55" w:rsidRDefault="00D02D55">
      <w:pPr>
        <w:spacing w:after="160" w:line="259" w:lineRule="auto"/>
        <w:rPr>
          <w:lang w:val="en-GB"/>
        </w:rPr>
      </w:pPr>
      <w:r>
        <w:rPr>
          <w:lang w:val="en-GB"/>
        </w:rPr>
        <w:br w:type="page"/>
      </w:r>
    </w:p>
    <w:p w14:paraId="66CC675B" w14:textId="77777777" w:rsidR="005D7F2F" w:rsidRDefault="005D7F2F" w:rsidP="008F626C">
      <w:pPr>
        <w:pStyle w:val="Heading2"/>
      </w:pPr>
      <w:bookmarkStart w:id="22" w:name="_Toc118361613"/>
      <w:r w:rsidRPr="002C3276">
        <w:lastRenderedPageBreak/>
        <w:t xml:space="preserve">Table S1. </w:t>
      </w:r>
      <w:proofErr w:type="spellStart"/>
      <w:r w:rsidRPr="002C3276">
        <w:t>Sequences</w:t>
      </w:r>
      <w:r w:rsidRPr="002C3276">
        <w:rPr>
          <w:vertAlign w:val="superscript"/>
        </w:rPr>
        <w:t>a</w:t>
      </w:r>
      <w:proofErr w:type="spellEnd"/>
      <w:r w:rsidRPr="002C3276">
        <w:t xml:space="preserve"> of all the plasmids used in this study.</w:t>
      </w:r>
      <w:bookmarkEnd w:id="22"/>
    </w:p>
    <w:p w14:paraId="0BC27E49" w14:textId="77777777" w:rsidR="008F626C" w:rsidRPr="008F626C" w:rsidRDefault="008F626C" w:rsidP="008F626C"/>
    <w:tbl>
      <w:tblPr>
        <w:tblStyle w:val="TableGrid"/>
        <w:tblW w:w="0" w:type="auto"/>
        <w:tblLook w:val="04A0" w:firstRow="1" w:lastRow="0" w:firstColumn="1" w:lastColumn="0" w:noHBand="0" w:noVBand="1"/>
      </w:tblPr>
      <w:tblGrid>
        <w:gridCol w:w="9350"/>
      </w:tblGrid>
      <w:tr w:rsidR="005D7F2F" w:rsidRPr="00B601E4" w14:paraId="5CCEFC62" w14:textId="77777777" w:rsidTr="00D766D5">
        <w:tc>
          <w:tcPr>
            <w:tcW w:w="9576" w:type="dxa"/>
            <w:shd w:val="clear" w:color="auto" w:fill="D9D9D9" w:themeFill="background1" w:themeFillShade="D9"/>
          </w:tcPr>
          <w:p w14:paraId="4AA5FC5B" w14:textId="77777777" w:rsidR="005D7F2F" w:rsidRPr="00B601E4" w:rsidRDefault="005D7F2F" w:rsidP="00D766D5">
            <w:pPr>
              <w:pStyle w:val="TCTableBody"/>
              <w:rPr>
                <w:rFonts w:cs="Arial"/>
                <w:b/>
                <w:bCs/>
              </w:rPr>
            </w:pPr>
            <w:r w:rsidRPr="00B601E4">
              <w:rPr>
                <w:rFonts w:cs="Arial"/>
                <w:b/>
                <w:bCs/>
              </w:rPr>
              <w:t>pET23-P2-D12A-THR</w:t>
            </w:r>
          </w:p>
        </w:tc>
      </w:tr>
      <w:tr w:rsidR="005D7F2F" w:rsidRPr="00B601E4" w14:paraId="3F9F43B8" w14:textId="77777777" w:rsidTr="00D766D5">
        <w:tc>
          <w:tcPr>
            <w:tcW w:w="9576" w:type="dxa"/>
          </w:tcPr>
          <w:p w14:paraId="0BB526D4" w14:textId="77777777" w:rsidR="005D7F2F" w:rsidRPr="00B601E4" w:rsidRDefault="005D7F2F" w:rsidP="00D766D5">
            <w:pPr>
              <w:pStyle w:val="TCTableBody"/>
              <w:rPr>
                <w:rFonts w:cs="Arial"/>
              </w:rPr>
            </w:pPr>
            <w:r w:rsidRPr="00B601E4">
              <w:rPr>
                <w:rFonts w:cs="Arial"/>
              </w:rPr>
              <w:t>acgcgccctgtagcggcgcattaagcgcggccgctgtggtggttacgcgcagcgtgaccgctacacttgccagcgccctagcgcccgctcctttcgctttcttcccttcctttctcgccacgttcgccggctttccccgtcaagctctaaatcgggggctccctttagggttccgatttagtgctttacggcacctcgaccccaaaaaacttgattagggtgatggttcacgtagtgggccatcgccctgatagacggtttttcgccctttgacgttggagtccacgttctttaatagtggactcttgttccaaactggaacaacactcaaccctatctcggtctattcttttgatttataagggattttgccgatttcggcctattggttaaaaaatgagctgatttaacaaaaatttaacgcgaattttaacaaaatattaacgtttacaatttcaggtggcacttttcggggaaatgtgcgcggaacccctatttgtttatttttctaaatacattcaaatatgtatccgctcatgagacaataaccctgataaatgcttcaataatattgaaaaaggaagagtatgagtattcaacatttccgtgtcgcccttattcccttttttgcggcattttgccttcctgtttttgctcacccagaaacgctggtgaaagtaaaagatgctgaagatcagttgggtgcacgagtgggttacatcgaactggatctcaacagcggtaagatccttgagagttttcgccccgaagaacgttttccaatgatgagcacttttaaagttctgctatgtggcgcggtattatcccgtattgacgccgggcaagagcaactcggtcgccgcatacactattctcagaatgacttggttgagtactcaccagtcacagaaaagcatcttacggatggcatgacagtaagagaattatgcagtgctgccataaccatgagtgataacactgcggccaacttacttctgacaacgatcggaggaccgaaggagctaaccgcttttttgcacaacatgggggatcatgtaactcgccttgatcgttgggaaccggagctgaatgaagccataccaaacgacgagcgtgacaccacgatgcctgcagcaatggcaacaacgttgcgcaaactattaactggcgaactacttactctagcttcccggcaacaattaatagactggatggaggcggataaagttgcaggaccacttctgcgctcggcccttccggctggctggtttattgctgataaatctggagccggtgagcgtgggtctcgcggtatcattgcagcactggggccagatggtaagccctcccgtatcgtagttatctacacgacggggagtcaggcaactatggatgaacgaaatagacagatcgctgagataggtgcctcactgattaagcattggtaactgtcagaccaagtttactcatatatactttagattgatttaaaacttcatttttaatttaaaaggatctaggtgaagatcctttttgataatctcatgaccaaaatcccttaacgtgagttttcgttccactgagcgtcagaccccgtagaaaagatcaaaggatcttcttgagatcctttttttctgcgcgtaatctgctgcttgcaaacaaaaaaaccaccgctaccagcggtggtttgtttgccggatcaagagctaccaactctttttccgaaggtaactggcttcagcagagcgcagataccaaatactgtacttctagtgtagccgtagttaggccaccacttcaagaactctgtagcaccgcctacatacctcgctctgctaatcctgttaccagtggctgctgccagtggcgataagtcgtgtcttaccgggttggactcaagacgatagttaccggataaggcgcagcggtcgggctgaacggggggttcgtgcacacagcccagcttggagcgaacgacctacaccgaactgagatacctacagcgtgagctatgagaaagcgccacgcttcccgaagggagaaaggcggacaggtatccggtaagcggcagggtcggaacaggagagcgcacgagggagcttccagggggaaacgcctggtatctttatagtcctgtcgggtttcgccacctctgacttgagcgtcgatttttgt</w:t>
            </w:r>
            <w:r w:rsidRPr="00B601E4">
              <w:rPr>
                <w:rFonts w:cs="Arial"/>
              </w:rPr>
              <w:lastRenderedPageBreak/>
              <w:t>gatgctcgtcaggggggcggagcctatggaaaaacgccagcaacgcggcctttttacggttcctggccttttgctgcgttatcccctgattctgtggccttttgcgcgtctgcgttatcccctgattctgatgttctttcctgcgttatcccctgattctgtggataaccgtattaccgcctttgagtgagctgcgttatcccctgattctgctgataccgctcgccgcagccgaacgaccgagcgcagcgagtcagtgagcgaggaagcggaatatcgcctgatgcggtattttctccttacgcatctgtgcggtatttcacaccgcaatggtgcactctcagtacaatctgctctgatgccgcatagttaagccagtatacactccgctatcgctacgtgactgggtcatggctgcgccccgacacccgccaacacccgctgacgcgccctgacgggcttgtctgctcccggcatccgcttacagacaagctgtgaccgtctccgggagctgcatgtgtcagaggttttcaccgtcatcaccgaaacgcgcgaggcagctgcggtaaagctcatcagcgtggtcgtgaagcgattcacagatgtctgcctgttcatccgcgtccagctcgttgagtttctccagaagcgttaatgtctggcttctgataaagcgggccatgttaagggcggttttttcctgtttggtcactgatgcctccgtgtaagggggatttctgttcatgggggtaatgataccgatgaaacgagagaggatgctcacgatacgggttactgatgatgaacatgcccggttactggaacgttgtgagggtaaacaactggcggtatggatgcggcgggaccagagaaaaatcactcagggtcaatgccagcgcttcgttaatacagatgtaggtgttccacagggtagccagcagcatcctgcgatgcagatccggaacataatggtgcagggcgctgacttccgcgtttccagactttacgaaacacggaaaccgaagaccattcatgttgttgctcaggtcgcagacgttttgcagcagcagtcgcttcacgttcgctcgcgtatcggtgattcattctgctaaccagtaaggcaaccccgccagcctagccgggtcctcaacgacaggagcacgatcatgcgcacccgtggccaggacccaacgctgcccgagatctcgatcccgcgaaattaatacgactcactatagggagaccacaacggtttccctctagaaataattttgtttaactttaagaaggagatataccatggatcctctagagtcgacctgcaggcatgcaagcttgcggccacacaggagatagtcatacatgaaacacatgcctcgcaaaaggtatagctgcgcttttgaaaccaccaccaaagttgaagattgtcgtgtttgggcatatggctatatgaacattgaagatcacagcgagtataaaatcggcaatagcctggatgaatttatggcatgggctctgaaagttcaggccgatctgtattttcacaatctgaaatttgatggtgccttcattattaactggctggaacgcaatggttttaaatggtcagcagatggtctgccgaatacctataacaccattattagccgtacgggccagtggtatatgattgatatttgcctgggttataaaggcaaacgcaaaattcataccgtgatctatgacagcctgaaaaaactgccgtttccggtgaaaaaaatcgccaaagatttcaaactgaccgtgctgaaaggcgatatcgattatcacaaagaacgtccggttggctacaaaattacaccggaagaatatgcctacatcaaaaacgacattcagattattgcagaagccctgctgattcagtttaaacagggtctggatcgtatgaccgcaggtagcgatagcctgaaagattttaaagatatcattaccaccaaaaaattcaaaaaagtgttcccgaccctgagcctgggcctggataaaaaagttcgttacgcatatcgcggtggttttacctggctgaatgatcgctttaaagaaaaagaaattggcgagggcatggtgtttgatgttaatagcctgtatccggcacagatgtatagccgtctgctgccgtatggtgaaccgattgtttttgaaggtaaatatgtgtgggatgaggattatccgctgcatattcagcatattcgttgcgaatttgaactgaaagaaggctatattccgaccattcagatcaaacgtagccgcttctataaaggtaacgagtatctgaaaagcagcggtggtgaaattgcagatctgtggctgagcaatgttgatctggaactgatgaaagaacactacgatctgtacaacgtggaatatatcagcggtctgaaattcaaagcaaccaccggtctgttcaaagacttcattgataaatggacctatatcaaaaccacctc</w:t>
            </w:r>
            <w:r w:rsidRPr="00B601E4">
              <w:rPr>
                <w:rFonts w:cs="Arial"/>
              </w:rPr>
              <w:lastRenderedPageBreak/>
              <w:t>cgaaggtgcaattaaacagctggcaaaactgatgctgaattccctgtatggtaaatttgcaagcaatccggatgtgaccggtaaagttccttatctgaaagaaaatggtgcactgggttttcgtctgggtgaagaagaaaccaaagatccggtttataccccgatgggtgtgtttattaccgcatgggcacgttataccaccattaccgcagcacaggcatgttatgaccgtattatctattgtgataccgatagcattcatctgaccggcaccgaaattccggatgttatcaaagatattgtggatcctaaaaaactgggctattgggcacatgaaagcacctttaaacgtgcaaaatatctgcgcccgaaaacctatatccaggatatctatatgaaagaagtggacggtgaactggttgcaggtagtccggatgattacaccgatatcaaacttagcgttaaatgtgccggtatgaccgataaaatcaaaaaagaagtgaccttcgagaacttcaaagtgggttttagccgtaaaatgaaaccgaaaccggttcaggttccgggtggtgttgttctggttgatgatacctttacgatcaaacaccaccaccaccaccactgagatccggctgctaacaaagcccgaaaggaagctgagttggctgctgccaccgctgagcaataactagcataaccccttggggcctctaaacgggtcttgaggggttttttgctgaaaggaggaactatatccggattggcgaatggg</w:t>
            </w:r>
          </w:p>
        </w:tc>
      </w:tr>
      <w:tr w:rsidR="005D7F2F" w:rsidRPr="00B601E4" w14:paraId="7EC29DD8" w14:textId="77777777" w:rsidTr="00D766D5">
        <w:tc>
          <w:tcPr>
            <w:tcW w:w="9576" w:type="dxa"/>
            <w:shd w:val="clear" w:color="auto" w:fill="D9D9D9" w:themeFill="background1" w:themeFillShade="D9"/>
          </w:tcPr>
          <w:p w14:paraId="5BF5C63B" w14:textId="77777777" w:rsidR="005D7F2F" w:rsidRPr="00B601E4" w:rsidRDefault="005D7F2F" w:rsidP="00D766D5">
            <w:pPr>
              <w:pStyle w:val="TCTableBody"/>
              <w:rPr>
                <w:rFonts w:cs="Arial"/>
                <w:b/>
                <w:bCs/>
              </w:rPr>
            </w:pPr>
            <w:r w:rsidRPr="00B601E4">
              <w:rPr>
                <w:rFonts w:cs="Arial"/>
                <w:b/>
                <w:bCs/>
              </w:rPr>
              <w:lastRenderedPageBreak/>
              <w:t>pET23_KOD_DA_Mut</w:t>
            </w:r>
          </w:p>
        </w:tc>
      </w:tr>
      <w:tr w:rsidR="005D7F2F" w:rsidRPr="00B601E4" w14:paraId="103A6CFE" w14:textId="77777777" w:rsidTr="00D766D5">
        <w:tc>
          <w:tcPr>
            <w:tcW w:w="9576" w:type="dxa"/>
          </w:tcPr>
          <w:p w14:paraId="0B2E7490" w14:textId="77777777" w:rsidR="005D7F2F" w:rsidRPr="00B601E4" w:rsidRDefault="005D7F2F" w:rsidP="00D766D5">
            <w:pPr>
              <w:pStyle w:val="TCTableBody"/>
              <w:rPr>
                <w:rFonts w:cs="Arial"/>
              </w:rPr>
            </w:pPr>
            <w:r w:rsidRPr="00B601E4">
              <w:rPr>
                <w:rFonts w:cs="Arial"/>
              </w:rPr>
              <w:t>tggcgaatgggacgcgccctgtagcggcgcattaagcgcggccgctgtggtggttacgcgcagcgtgaccgctacacttgccagcgccctagcgcccgctcctttcgctttcttcccttcctttctcgccacgttcgccggctttccccgtcaagctctaaatcgggggctccctttagggttccgatttagtgctttacggcacctcgaccccaaaaaacttgattagggtgatggttcacgtagtgggccatcgccctgatagacggtttttcgccctttgacgttggagtccacgttctttaatagtggactcttgttccaaactggaacaacactcaaccctatctcggtctattcttttgatttataagggattttgccgatttcggcctattggttaaaaaatgagctgatttaacaaaaatttaacgcgaattttaacaaaatattaacgtttacaatttcaggtggcacttttcggggaaatgtgcgcggaacccctatttgtttatttttctaaatacattcaaatatgtatccgctcatgagacaataaccctgataaatgcttcaataatattgaaaaaggaagagtatgagtattcaacatttccgtgtcgcccttattcccttttttgcggcattttgccttcctgtttttgctcacccagaaacgctggtgaaagtaaaagatgctgaagatcagttgggtgcacgagtgggttacatcgaactggatctcaacagcggtaagatccttgagagttttcgccccgaagaacgttttccaatgatgagcacttttaaagttctgctatgtggcgcggtattatcccgtattgacgccgggcaagagcaactcggtcgccgcatacactattctcagaatgacttggttgagtactcaccagtcacagaaaagcatcttacggatggcatgacagtaagagaattatgcagtgctgccataaccatgagtgataacactgcggccaacttacttctgacaacgatcggaggaccgaaggagctaaccgcttttttgcacaacatgggggatcatgtaactcgccttgatcgttgggaaccggagctgaatgaagccataccaaacgacgagcgtgacaccacgatgcctgcagcaatggcaacaacgttgcgcaaactattaactggcgaactacttactctagcttcccggcaacaattaatagactggatggaggcggataaagttgcaggaccacttctgcgctcggcccttccggctggctggtttattgctgataaatctggagccggtgagcgtgggtctcgcggtatcattgcagcactggggccagatggtaagccctcccgtatcgtagttatctacacgacggggagtcaggcaactatggatgaacgaaatagacagatcgctgagataggtgcctcactgattaagcattggtaactgtcagaccaagtttactcatatatactttagattgatttaaaacttcatttttaatttaaaaggatctaggtgaagatcct</w:t>
            </w:r>
            <w:r w:rsidRPr="00B601E4">
              <w:rPr>
                <w:rFonts w:cs="Arial"/>
              </w:rPr>
              <w:lastRenderedPageBreak/>
              <w:t>ttttgataatctcatgaccaaaatcccttaacgtgagttttcgttccactgagcgtcagaccccgtagaaaagatcaaaggatcttcttgagatcctttttttctgcgcgtaatctgctgcttgcaaacaaaaaaaccaccgctaccagcggtggtttgtttgccggatcaagagctaccaactctttttccgaaggtaactggcttcagcagagcgcagataccaaatactgtacttctagtgtagccgtagttaggccaccacttcaagaactctgtagcaccgcctacatacctcgctctgctaatcctgttaccagtggctgctgccagtggcgataagtcgtgtcttaccgggttggactcaagacgatagttaccggataaggcgcagcggtcgggctgaacggggggttcgtgcacacagcccagcttggagcgaacgacctacaccgaactgagatacctacagcgtgagctatgagaaagcgccacgcttcccgaagggagaaaggcggacaggtatccggtaagcggcagggtcggaacaggagagcgcacgagggagcttccagggggaaacgcctggtatctttatagtcctgtcgggtttcgccacctctgacttgagcgtcgatttttgtgatgctcgtcaggggggcggagcctatggaaaaacgccagcaacgcggcctttttacggttcctggccttttgctgcgttatcccctgattctgtggccttttgcgcgtctgcgttatcccctgattctgatgttctttcctgcgttatcccctgattctgtggataaccgtattaccgcctttgagtgagctgcgttatcccctgattctgctgataccgctcgccgcagccgaacgaccgagcgcagcgagtcagtgagcgaggaagcggaatatcgcctgatgcggtattttctccttacgcatctgtgcggtatttcacaccgcaatggtgcactctcagtacaatctgctctgatgccgcatagttaagccagtatacactccgctatcgctacgtgactgggtcatggctgcgccccgacacccgccaacacccgctgacgcgccctgacgggcttgtctgctcccggcatccgcttacagacaagctgtgaccgtctccgggagctgcatgtgtcagaggttttcaccgtcatcaccgaaacgcgcgaggcagctgcggtaaagctcatcagcgtggtcgtgaagcgattcacagatgtctgcctgttcatccgcgtccagctcgttgagtttctccagaagcgttaatgtctggcttctgataaagcgggccatgttaagggcggttttttcctgtttggtcactgatgcctccgtgtaagggggatttctgttcatgggggtaatgataccgatgaaacgagagaggatgctcacgatacgggttactgatgatgaacatgcccggttactggaacgttgtgagggtaaacaactggcggtatggatgcggcgggaccagagaaaaatcactcagggtcaatgccagcgcttcgttaatacagatgtaggtgttccacagggtagccagcagcatatggtgcagggcgctgacttccgcgtttccagactttacgaaacacggaaaccgaagaccattcatgttgttgctcaggtcgcagacgttttgcagcagcagtcgcttcacgttcgctcgcgtatcggtgattcattctgctaaccagtaaggcaaccccgccagcctagccgggtcctcaacgacaggagcacgatcatgcgcacccgtggccaggacccaacgctgcccgagatctcgatcccgcgaaattaatacgactcactatagggagaccacaacggtttccctctagaaataattttgtttaactttaagaaggagatataccatggatcctctagagtcgacctgcaggcatgcaagcttgcggccacacaggagatagtcatacatgaaacacaaagaggagaaattaactatgagaggatctcaccatcaccatcaccatacggatccaagcggcctggtgccgcgcggcagcatgatcctcgacactgactacataaccgaggatggaaagcctgtcataagaattttcaagaaggaaaacggcgagtttaagattgagtacgaccggacttttgaaccctacttctacgccctcctgaaggacgattctgccattgaggaagtcaagaagataaccgccgagaggcacgggacggttgtaacggttaagcgggttgaaaaggttcagaagaagttcctagggagaccagttgaggtctggaaactctactttactcatccgcaggacgaaccagcgataagggacaagatacgagagcatccagcagttattgacatctacgagtacgacatacccttcgccaagcgctacctcatagacaagggattagtgccaa</w:t>
            </w:r>
            <w:r w:rsidRPr="00B601E4">
              <w:rPr>
                <w:rFonts w:cs="Arial"/>
              </w:rPr>
              <w:lastRenderedPageBreak/>
              <w:t>tggaaggcgacgaggagctgaaaatgctcgccttcgcgattgcgactctctaccatgagggcgaggagttcgccgaggggccaatccttatgataagctacgccgacgaggaaggggccagggtgataacttggaagaacgtggatctcccctacgttgacgtcgtctcgacggagagggagatgataaagcgcttcctccgtgttgtgaaggagaaagacccggacgttctcataacctacaacggcgacaacttcgacttcgcctatctgaaaaagcgctgtgaaaagctcggaataaacttcgccctcggaagggatggaagcgagccgaagattcagaggatgggcgacaggtttgccgtcgaagtgaagggacggatacacttcgatctctatcctgtgataagacggacgataaacctgcccacatacacgcttgaggccgtttatgaagccgtcttcggtcagccgaaggagaaggtttacgctgaggaaataaccacagcctgggaaaccggcgagaaccttgagagagtcgcccgctactcgatggaagatgcgaaggtcacatacgagcttgggaaggagttccttccgatggaggcccagctttctcgcttaatcggccagtccctctgggacgtctcccgctccagcactggcaacctcgttgagtggttcctcctcaggaaggcctatgagaggaatgagctggccccgaacaagcccgatgaaaaggagctggccagaagacggcagagctatgaaggaggctatgtaaaagagcccgagagagggttgtgggagaacatagtgtacctagattttagatccctgtacccctcaatcatcatcacccacaacgtctcgccggatacgctcaacagagaaggatgcaaggaatatgacgttgccccacaggtcggccaccgcttctgcaaggacttcccaggatttatcccgagcctgctaggagacctcctagaggagaggcagaagataaagaagaagatgaaggccacgattgacccgatcgagaggaagctcctcgattacaggcagaggttgatcaagatcctggcaaacagctactacggttactacggctatgcaagggcgcgctggtactgcaaggagtgtgcagagagcgtaacggcctggggaagggagtacataacgatgaccatcaaggagatagaggaaaagtacggctttaaggtaatctacagcgacaccgacggattttttgccacaatacctggagccgatgctgaaaccgtcaaaaagaaggctatggagttcctcaagtatatcaacgccaaacttccgggcgcgcttgagctcgagtacgagggcttctacaaacgcggcttcttcgtcacgaagaagaagtatgcggtgatagacgaggaaggcaagataacaacgcgcggacttgagattgtgaggcgtgactggagcgagatagcgaaagagacgcaggcgagggttcttgaagctttgctaaaggacggtgacgtcgagaaggccgtgaggatagtcaaagaagttaccgaaaagctgagcaagtacgaggttccgccggagaagctggtgatccacgagcagataacgagggatttaaaggactacaaggcaaccggtccccacgttgccgttgccaagaggttggccgcgagaggagtcaaaatacgccctggaacggtgataagctacatcgtgctcaagggctctgggaggataggcgacagggcgataccgttcgacgagttcgacccgacgaagcacaagtacgacgccgagtactacattgagaaccaggttctcccagccgttgagagaattctgagagccttcggttaccgcaaggaagacctgcgctaccagaagacgagacaggttggtttgagtgcttggctgaagccgaagggaacttgatcgatgctccgagatgaggtaggatggctggcttacggtgttactaatgagccatcctcgagcaccaccaccaccaccactgagatccggctgctaacaaagcccgaaaggaagctgagttggctgctgccaccgctgagcaataactagcataaccccttggggcctctaaacgggtcttgaggggttttttgctgaaaggaggaactatatccggat</w:t>
            </w:r>
          </w:p>
        </w:tc>
      </w:tr>
    </w:tbl>
    <w:p w14:paraId="2C73F3FD" w14:textId="77777777" w:rsidR="005D7F2F" w:rsidRPr="00B601E4" w:rsidRDefault="005D7F2F" w:rsidP="005D7F2F">
      <w:pPr>
        <w:pStyle w:val="FETableFootnote"/>
        <w:rPr>
          <w:rFonts w:cs="Arial"/>
        </w:rPr>
      </w:pPr>
      <w:proofErr w:type="spellStart"/>
      <w:r w:rsidRPr="00B601E4">
        <w:rPr>
          <w:rFonts w:cs="Arial"/>
          <w:vertAlign w:val="superscript"/>
        </w:rPr>
        <w:lastRenderedPageBreak/>
        <w:t>a</w:t>
      </w:r>
      <w:r w:rsidRPr="00B601E4">
        <w:rPr>
          <w:rFonts w:cs="Arial"/>
        </w:rPr>
        <w:t>All</w:t>
      </w:r>
      <w:proofErr w:type="spellEnd"/>
      <w:r w:rsidRPr="00B601E4">
        <w:rPr>
          <w:rFonts w:cs="Arial"/>
        </w:rPr>
        <w:t xml:space="preserve"> sequences are written in the 5’</w:t>
      </w:r>
      <w:r w:rsidRPr="00B601E4">
        <w:rPr>
          <w:rFonts w:cs="Arial"/>
        </w:rPr>
        <w:sym w:font="Wingdings" w:char="F0E0"/>
      </w:r>
      <w:r w:rsidRPr="00B601E4">
        <w:rPr>
          <w:rFonts w:cs="Arial"/>
        </w:rPr>
        <w:t xml:space="preserve">3’ </w:t>
      </w:r>
      <w:proofErr w:type="gramStart"/>
      <w:r w:rsidRPr="00B601E4">
        <w:rPr>
          <w:rFonts w:cs="Arial"/>
        </w:rPr>
        <w:t>direction</w:t>
      </w:r>
      <w:proofErr w:type="gramEnd"/>
    </w:p>
    <w:p w14:paraId="7763EEB9" w14:textId="77777777" w:rsidR="005D7F2F" w:rsidRPr="00B601E4" w:rsidRDefault="005D7F2F" w:rsidP="005D7F2F">
      <w:pPr>
        <w:pStyle w:val="TESupportingInformation"/>
        <w:rPr>
          <w:rFonts w:cs="Arial"/>
        </w:rPr>
      </w:pPr>
    </w:p>
    <w:p w14:paraId="4FCA29CA" w14:textId="77777777" w:rsidR="005D7F2F" w:rsidRDefault="005D7F2F" w:rsidP="008F626C">
      <w:pPr>
        <w:pStyle w:val="Heading2"/>
      </w:pPr>
      <w:bookmarkStart w:id="23" w:name="_Toc118361614"/>
      <w:r w:rsidRPr="002C3276">
        <w:t xml:space="preserve">Table S2. </w:t>
      </w:r>
      <w:proofErr w:type="spellStart"/>
      <w:r w:rsidRPr="002C3276">
        <w:t>Sequences</w:t>
      </w:r>
      <w:r w:rsidRPr="002C3276">
        <w:rPr>
          <w:vertAlign w:val="superscript"/>
        </w:rPr>
        <w:t>a</w:t>
      </w:r>
      <w:proofErr w:type="spellEnd"/>
      <w:r w:rsidRPr="002C3276">
        <w:t xml:space="preserve"> of the oligonucleotides and templates used in this study.</w:t>
      </w:r>
      <w:bookmarkEnd w:id="23"/>
    </w:p>
    <w:p w14:paraId="5CE447B8" w14:textId="77777777" w:rsidR="008F626C" w:rsidRPr="008F626C" w:rsidRDefault="008F626C" w:rsidP="008F626C"/>
    <w:tbl>
      <w:tblPr>
        <w:tblStyle w:val="TableGrid"/>
        <w:tblW w:w="9718" w:type="dxa"/>
        <w:tblLayout w:type="fixed"/>
        <w:tblLook w:val="04A0" w:firstRow="1" w:lastRow="0" w:firstColumn="1" w:lastColumn="0" w:noHBand="0" w:noVBand="1"/>
      </w:tblPr>
      <w:tblGrid>
        <w:gridCol w:w="1668"/>
        <w:gridCol w:w="2693"/>
        <w:gridCol w:w="5357"/>
      </w:tblGrid>
      <w:tr w:rsidR="005D7F2F" w:rsidRPr="00B601E4" w14:paraId="25F929BF" w14:textId="77777777" w:rsidTr="00D766D5">
        <w:tc>
          <w:tcPr>
            <w:tcW w:w="1668" w:type="dxa"/>
            <w:shd w:val="clear" w:color="auto" w:fill="D9D9D9" w:themeFill="background1" w:themeFillShade="D9"/>
          </w:tcPr>
          <w:p w14:paraId="19B20A85" w14:textId="77777777" w:rsidR="005D7F2F" w:rsidRPr="00B601E4" w:rsidRDefault="005D7F2F" w:rsidP="00D766D5">
            <w:pPr>
              <w:pStyle w:val="TCTableBody"/>
              <w:rPr>
                <w:rFonts w:cs="Arial"/>
                <w:b/>
                <w:bCs/>
              </w:rPr>
            </w:pPr>
            <w:r w:rsidRPr="00B601E4">
              <w:rPr>
                <w:rFonts w:cs="Arial"/>
                <w:b/>
                <w:bCs/>
              </w:rPr>
              <w:t>Category</w:t>
            </w:r>
          </w:p>
        </w:tc>
        <w:tc>
          <w:tcPr>
            <w:tcW w:w="2693" w:type="dxa"/>
            <w:shd w:val="clear" w:color="auto" w:fill="D9D9D9" w:themeFill="background1" w:themeFillShade="D9"/>
          </w:tcPr>
          <w:p w14:paraId="5E4A4584" w14:textId="77777777" w:rsidR="005D7F2F" w:rsidRPr="00B601E4" w:rsidRDefault="005D7F2F" w:rsidP="00D766D5">
            <w:pPr>
              <w:pStyle w:val="TCTableBody"/>
              <w:rPr>
                <w:rFonts w:cs="Arial"/>
                <w:b/>
                <w:bCs/>
              </w:rPr>
            </w:pPr>
            <w:r w:rsidRPr="00B601E4">
              <w:rPr>
                <w:rFonts w:cs="Arial"/>
                <w:b/>
                <w:bCs/>
              </w:rPr>
              <w:t>Name</w:t>
            </w:r>
          </w:p>
        </w:tc>
        <w:tc>
          <w:tcPr>
            <w:tcW w:w="5357" w:type="dxa"/>
            <w:shd w:val="clear" w:color="auto" w:fill="D9D9D9" w:themeFill="background1" w:themeFillShade="D9"/>
          </w:tcPr>
          <w:p w14:paraId="6259B171" w14:textId="77777777" w:rsidR="005D7F2F" w:rsidRPr="00B601E4" w:rsidRDefault="005D7F2F" w:rsidP="00D766D5">
            <w:pPr>
              <w:pStyle w:val="TCTableBody"/>
              <w:rPr>
                <w:rFonts w:cs="Arial"/>
                <w:b/>
                <w:bCs/>
                <w:vertAlign w:val="superscript"/>
              </w:rPr>
            </w:pPr>
            <w:proofErr w:type="spellStart"/>
            <w:r w:rsidRPr="00B601E4">
              <w:rPr>
                <w:rFonts w:cs="Arial"/>
                <w:b/>
                <w:bCs/>
              </w:rPr>
              <w:t>Sequence</w:t>
            </w:r>
            <w:r w:rsidRPr="00B601E4">
              <w:rPr>
                <w:rFonts w:cs="Arial"/>
                <w:b/>
                <w:bCs/>
                <w:vertAlign w:val="superscript"/>
              </w:rPr>
              <w:t>b</w:t>
            </w:r>
            <w:proofErr w:type="spellEnd"/>
          </w:p>
        </w:tc>
      </w:tr>
      <w:tr w:rsidR="005D7F2F" w:rsidRPr="00B601E4" w14:paraId="437CDAB3" w14:textId="77777777" w:rsidTr="00D766D5">
        <w:tc>
          <w:tcPr>
            <w:tcW w:w="1668" w:type="dxa"/>
            <w:vMerge w:val="restart"/>
          </w:tcPr>
          <w:p w14:paraId="62C35B3A" w14:textId="77777777" w:rsidR="005D7F2F" w:rsidRPr="00B601E4" w:rsidRDefault="005D7F2F" w:rsidP="00D766D5">
            <w:pPr>
              <w:pStyle w:val="TCTableBody"/>
              <w:rPr>
                <w:rFonts w:cs="Arial"/>
              </w:rPr>
            </w:pPr>
            <w:r w:rsidRPr="00B601E4">
              <w:rPr>
                <w:rFonts w:cs="Arial"/>
              </w:rPr>
              <w:t xml:space="preserve">Exo loop </w:t>
            </w:r>
            <w:proofErr w:type="spellStart"/>
            <w:r w:rsidRPr="00B601E4">
              <w:rPr>
                <w:rFonts w:cs="Arial"/>
              </w:rPr>
              <w:t>InDel</w:t>
            </w:r>
            <w:proofErr w:type="spellEnd"/>
            <w:r w:rsidRPr="00B601E4">
              <w:rPr>
                <w:rFonts w:cs="Arial"/>
              </w:rPr>
              <w:t xml:space="preserve"> mutagenesis</w:t>
            </w:r>
          </w:p>
        </w:tc>
        <w:tc>
          <w:tcPr>
            <w:tcW w:w="2693" w:type="dxa"/>
          </w:tcPr>
          <w:p w14:paraId="7B8FADE9" w14:textId="77777777" w:rsidR="005D7F2F" w:rsidRPr="00B601E4" w:rsidRDefault="005D7F2F" w:rsidP="00D766D5">
            <w:pPr>
              <w:pStyle w:val="TCTableBody"/>
              <w:rPr>
                <w:rFonts w:cs="Arial"/>
              </w:rPr>
            </w:pPr>
            <w:proofErr w:type="spellStart"/>
            <w:r w:rsidRPr="00B601E4">
              <w:rPr>
                <w:rFonts w:cs="Arial"/>
              </w:rPr>
              <w:t>Exo_loop_R</w:t>
            </w:r>
            <w:proofErr w:type="spellEnd"/>
          </w:p>
        </w:tc>
        <w:tc>
          <w:tcPr>
            <w:tcW w:w="5357" w:type="dxa"/>
          </w:tcPr>
          <w:p w14:paraId="520FCEC9" w14:textId="77777777" w:rsidR="005D7F2F" w:rsidRPr="00B601E4" w:rsidRDefault="005D7F2F" w:rsidP="00D766D5">
            <w:pPr>
              <w:pStyle w:val="TCTableBody"/>
              <w:rPr>
                <w:rFonts w:cs="Arial"/>
              </w:rPr>
            </w:pPr>
            <w:r w:rsidRPr="00B601E4">
              <w:rPr>
                <w:rFonts w:cs="Arial"/>
              </w:rPr>
              <w:t>TTCAACTTTGGTGGTGGTTTC</w:t>
            </w:r>
          </w:p>
        </w:tc>
      </w:tr>
      <w:tr w:rsidR="005D7F2F" w:rsidRPr="00B601E4" w14:paraId="7138A09B" w14:textId="77777777" w:rsidTr="00D766D5">
        <w:tc>
          <w:tcPr>
            <w:tcW w:w="1668" w:type="dxa"/>
            <w:vMerge/>
          </w:tcPr>
          <w:p w14:paraId="27DECB29" w14:textId="77777777" w:rsidR="005D7F2F" w:rsidRPr="00B601E4" w:rsidRDefault="005D7F2F" w:rsidP="00D766D5">
            <w:pPr>
              <w:pStyle w:val="TCTableBody"/>
              <w:rPr>
                <w:rFonts w:cs="Arial"/>
              </w:rPr>
            </w:pPr>
          </w:p>
        </w:tc>
        <w:tc>
          <w:tcPr>
            <w:tcW w:w="2693" w:type="dxa"/>
          </w:tcPr>
          <w:p w14:paraId="2924BE56" w14:textId="77777777" w:rsidR="005D7F2F" w:rsidRPr="00B601E4" w:rsidRDefault="005D7F2F" w:rsidP="00D766D5">
            <w:pPr>
              <w:pStyle w:val="TCTableBody"/>
              <w:rPr>
                <w:rFonts w:cs="Arial"/>
              </w:rPr>
            </w:pPr>
            <w:r w:rsidRPr="00B601E4">
              <w:rPr>
                <w:rFonts w:cs="Arial"/>
              </w:rPr>
              <w:t>Exo_loop_INS1</w:t>
            </w:r>
          </w:p>
        </w:tc>
        <w:tc>
          <w:tcPr>
            <w:tcW w:w="5357" w:type="dxa"/>
          </w:tcPr>
          <w:p w14:paraId="01A6A5F0" w14:textId="77777777" w:rsidR="005D7F2F" w:rsidRPr="00B601E4" w:rsidRDefault="005D7F2F" w:rsidP="00D766D5">
            <w:pPr>
              <w:pStyle w:val="TCTableBody"/>
              <w:rPr>
                <w:rFonts w:cs="Arial"/>
              </w:rPr>
            </w:pPr>
            <w:r w:rsidRPr="00B601E4">
              <w:rPr>
                <w:rFonts w:cs="Arial"/>
              </w:rPr>
              <w:t>NNSGATTGTCGTGTTTGGGCATATG</w:t>
            </w:r>
          </w:p>
        </w:tc>
      </w:tr>
      <w:tr w:rsidR="005D7F2F" w:rsidRPr="00B601E4" w14:paraId="1C400401" w14:textId="77777777" w:rsidTr="00D766D5">
        <w:tc>
          <w:tcPr>
            <w:tcW w:w="1668" w:type="dxa"/>
            <w:vMerge/>
          </w:tcPr>
          <w:p w14:paraId="247651E6" w14:textId="77777777" w:rsidR="005D7F2F" w:rsidRPr="00B601E4" w:rsidRDefault="005D7F2F" w:rsidP="00D766D5">
            <w:pPr>
              <w:pStyle w:val="TCTableBody"/>
              <w:rPr>
                <w:rFonts w:cs="Arial"/>
              </w:rPr>
            </w:pPr>
          </w:p>
        </w:tc>
        <w:tc>
          <w:tcPr>
            <w:tcW w:w="2693" w:type="dxa"/>
          </w:tcPr>
          <w:p w14:paraId="6A309FAC" w14:textId="77777777" w:rsidR="005D7F2F" w:rsidRPr="00B601E4" w:rsidRDefault="005D7F2F" w:rsidP="00D766D5">
            <w:pPr>
              <w:pStyle w:val="TCTableBody"/>
              <w:rPr>
                <w:rFonts w:cs="Arial"/>
              </w:rPr>
            </w:pPr>
            <w:r w:rsidRPr="00B601E4">
              <w:rPr>
                <w:rFonts w:cs="Arial"/>
              </w:rPr>
              <w:t>Exo_loop_INS2</w:t>
            </w:r>
          </w:p>
        </w:tc>
        <w:tc>
          <w:tcPr>
            <w:tcW w:w="5357" w:type="dxa"/>
          </w:tcPr>
          <w:p w14:paraId="666A6F63" w14:textId="77777777" w:rsidR="005D7F2F" w:rsidRPr="00B601E4" w:rsidRDefault="005D7F2F" w:rsidP="00D766D5">
            <w:pPr>
              <w:pStyle w:val="TCTableBody"/>
              <w:rPr>
                <w:rFonts w:cs="Arial"/>
              </w:rPr>
            </w:pPr>
            <w:r w:rsidRPr="00B601E4">
              <w:rPr>
                <w:rFonts w:cs="Arial"/>
              </w:rPr>
              <w:t>NNSNNSGATTGTCGTGTTTGGGCATATG</w:t>
            </w:r>
          </w:p>
        </w:tc>
      </w:tr>
      <w:tr w:rsidR="005D7F2F" w:rsidRPr="00B601E4" w14:paraId="6C84F0C7" w14:textId="77777777" w:rsidTr="00D766D5">
        <w:tc>
          <w:tcPr>
            <w:tcW w:w="1668" w:type="dxa"/>
            <w:vMerge/>
          </w:tcPr>
          <w:p w14:paraId="5EE66870" w14:textId="77777777" w:rsidR="005D7F2F" w:rsidRPr="00B601E4" w:rsidRDefault="005D7F2F" w:rsidP="00D766D5">
            <w:pPr>
              <w:pStyle w:val="TCTableBody"/>
              <w:rPr>
                <w:rFonts w:cs="Arial"/>
              </w:rPr>
            </w:pPr>
          </w:p>
        </w:tc>
        <w:tc>
          <w:tcPr>
            <w:tcW w:w="2693" w:type="dxa"/>
          </w:tcPr>
          <w:p w14:paraId="484174DE" w14:textId="77777777" w:rsidR="005D7F2F" w:rsidRPr="00B601E4" w:rsidRDefault="005D7F2F" w:rsidP="00D766D5">
            <w:pPr>
              <w:pStyle w:val="TCTableBody"/>
              <w:rPr>
                <w:rFonts w:cs="Arial"/>
              </w:rPr>
            </w:pPr>
            <w:r w:rsidRPr="00B601E4">
              <w:rPr>
                <w:rFonts w:cs="Arial"/>
              </w:rPr>
              <w:t>Exo_loop_INS3</w:t>
            </w:r>
          </w:p>
        </w:tc>
        <w:tc>
          <w:tcPr>
            <w:tcW w:w="5357" w:type="dxa"/>
          </w:tcPr>
          <w:p w14:paraId="122D3CDF" w14:textId="77777777" w:rsidR="005D7F2F" w:rsidRPr="00B601E4" w:rsidRDefault="005D7F2F" w:rsidP="00D766D5">
            <w:pPr>
              <w:pStyle w:val="TCTableBody"/>
              <w:rPr>
                <w:rFonts w:cs="Arial"/>
              </w:rPr>
            </w:pPr>
            <w:r w:rsidRPr="00B601E4">
              <w:rPr>
                <w:rFonts w:cs="Arial"/>
              </w:rPr>
              <w:t>NNSNNSNNSGATTGTCGTGTTTGGG</w:t>
            </w:r>
          </w:p>
        </w:tc>
      </w:tr>
      <w:tr w:rsidR="005D7F2F" w:rsidRPr="00B601E4" w14:paraId="02A38888" w14:textId="77777777" w:rsidTr="00D766D5">
        <w:tc>
          <w:tcPr>
            <w:tcW w:w="1668" w:type="dxa"/>
            <w:vMerge/>
          </w:tcPr>
          <w:p w14:paraId="43160438" w14:textId="77777777" w:rsidR="005D7F2F" w:rsidRPr="00B601E4" w:rsidRDefault="005D7F2F" w:rsidP="00D766D5">
            <w:pPr>
              <w:pStyle w:val="TCTableBody"/>
              <w:rPr>
                <w:rFonts w:cs="Arial"/>
              </w:rPr>
            </w:pPr>
          </w:p>
        </w:tc>
        <w:tc>
          <w:tcPr>
            <w:tcW w:w="2693" w:type="dxa"/>
          </w:tcPr>
          <w:p w14:paraId="3EACB0FC" w14:textId="77777777" w:rsidR="005D7F2F" w:rsidRPr="00B601E4" w:rsidRDefault="005D7F2F" w:rsidP="00D766D5">
            <w:pPr>
              <w:pStyle w:val="TCTableBody"/>
              <w:rPr>
                <w:rFonts w:cs="Arial"/>
              </w:rPr>
            </w:pPr>
            <w:r w:rsidRPr="00B601E4">
              <w:rPr>
                <w:rFonts w:cs="Arial"/>
              </w:rPr>
              <w:t>Exo_loop_DEL1</w:t>
            </w:r>
          </w:p>
        </w:tc>
        <w:tc>
          <w:tcPr>
            <w:tcW w:w="5357" w:type="dxa"/>
          </w:tcPr>
          <w:p w14:paraId="020E88D2" w14:textId="77777777" w:rsidR="005D7F2F" w:rsidRPr="00B601E4" w:rsidRDefault="005D7F2F" w:rsidP="00D766D5">
            <w:pPr>
              <w:pStyle w:val="TCTableBody"/>
              <w:rPr>
                <w:rFonts w:cs="Arial"/>
              </w:rPr>
            </w:pPr>
            <w:r w:rsidRPr="00B601E4">
              <w:rPr>
                <w:rFonts w:cs="Arial"/>
              </w:rPr>
              <w:t>TGTCGTGTTTGGGCATATGG</w:t>
            </w:r>
          </w:p>
        </w:tc>
      </w:tr>
      <w:tr w:rsidR="005D7F2F" w:rsidRPr="00B601E4" w14:paraId="2821A835" w14:textId="77777777" w:rsidTr="00D766D5">
        <w:tc>
          <w:tcPr>
            <w:tcW w:w="1668" w:type="dxa"/>
            <w:vMerge/>
          </w:tcPr>
          <w:p w14:paraId="56B96B46" w14:textId="77777777" w:rsidR="005D7F2F" w:rsidRPr="00B601E4" w:rsidRDefault="005D7F2F" w:rsidP="00D766D5">
            <w:pPr>
              <w:pStyle w:val="TCTableBody"/>
              <w:rPr>
                <w:rFonts w:cs="Arial"/>
              </w:rPr>
            </w:pPr>
          </w:p>
        </w:tc>
        <w:tc>
          <w:tcPr>
            <w:tcW w:w="2693" w:type="dxa"/>
          </w:tcPr>
          <w:p w14:paraId="2255512A" w14:textId="77777777" w:rsidR="005D7F2F" w:rsidRPr="00B601E4" w:rsidRDefault="005D7F2F" w:rsidP="00D766D5">
            <w:pPr>
              <w:pStyle w:val="TCTableBody"/>
              <w:rPr>
                <w:rFonts w:cs="Arial"/>
              </w:rPr>
            </w:pPr>
            <w:r w:rsidRPr="00B601E4">
              <w:rPr>
                <w:rFonts w:cs="Arial"/>
              </w:rPr>
              <w:t>Exo_loop_DEL2</w:t>
            </w:r>
          </w:p>
        </w:tc>
        <w:tc>
          <w:tcPr>
            <w:tcW w:w="5357" w:type="dxa"/>
          </w:tcPr>
          <w:p w14:paraId="3E178A4E" w14:textId="77777777" w:rsidR="005D7F2F" w:rsidRPr="00B601E4" w:rsidRDefault="005D7F2F" w:rsidP="00D766D5">
            <w:pPr>
              <w:pStyle w:val="TCTableBody"/>
              <w:rPr>
                <w:rFonts w:cs="Arial"/>
              </w:rPr>
            </w:pPr>
            <w:r w:rsidRPr="00B601E4">
              <w:rPr>
                <w:rFonts w:cs="Arial"/>
              </w:rPr>
              <w:t>CGTGTTTGGGCATATGGCTATATG</w:t>
            </w:r>
          </w:p>
        </w:tc>
      </w:tr>
      <w:tr w:rsidR="005D7F2F" w:rsidRPr="00B601E4" w14:paraId="64EB63E1" w14:textId="77777777" w:rsidTr="00D766D5">
        <w:tc>
          <w:tcPr>
            <w:tcW w:w="1668" w:type="dxa"/>
            <w:vMerge/>
          </w:tcPr>
          <w:p w14:paraId="2E3EB2E0" w14:textId="77777777" w:rsidR="005D7F2F" w:rsidRPr="00B601E4" w:rsidRDefault="005D7F2F" w:rsidP="00D766D5">
            <w:pPr>
              <w:pStyle w:val="TCTableBody"/>
              <w:rPr>
                <w:rFonts w:cs="Arial"/>
              </w:rPr>
            </w:pPr>
          </w:p>
        </w:tc>
        <w:tc>
          <w:tcPr>
            <w:tcW w:w="2693" w:type="dxa"/>
          </w:tcPr>
          <w:p w14:paraId="36610900" w14:textId="77777777" w:rsidR="005D7F2F" w:rsidRPr="00B601E4" w:rsidRDefault="005D7F2F" w:rsidP="00D766D5">
            <w:pPr>
              <w:pStyle w:val="TCTableBody"/>
              <w:rPr>
                <w:rFonts w:cs="Arial"/>
              </w:rPr>
            </w:pPr>
            <w:r w:rsidRPr="00B601E4">
              <w:rPr>
                <w:rFonts w:cs="Arial"/>
              </w:rPr>
              <w:t>Exo_loop_DEL3</w:t>
            </w:r>
          </w:p>
        </w:tc>
        <w:tc>
          <w:tcPr>
            <w:tcW w:w="5357" w:type="dxa"/>
          </w:tcPr>
          <w:p w14:paraId="43A325BC" w14:textId="77777777" w:rsidR="005D7F2F" w:rsidRPr="00B601E4" w:rsidRDefault="005D7F2F" w:rsidP="00D766D5">
            <w:pPr>
              <w:pStyle w:val="TCTableBody"/>
              <w:rPr>
                <w:rFonts w:cs="Arial"/>
              </w:rPr>
            </w:pPr>
            <w:r w:rsidRPr="00B601E4">
              <w:rPr>
                <w:rFonts w:cs="Arial"/>
              </w:rPr>
              <w:t>GTTTGGGCATATGGCTATATGAAC</w:t>
            </w:r>
          </w:p>
        </w:tc>
      </w:tr>
      <w:tr w:rsidR="005D7F2F" w:rsidRPr="00B601E4" w14:paraId="57E77170" w14:textId="77777777" w:rsidTr="00D766D5">
        <w:tc>
          <w:tcPr>
            <w:tcW w:w="1668" w:type="dxa"/>
            <w:vMerge w:val="restart"/>
          </w:tcPr>
          <w:p w14:paraId="35638CA0" w14:textId="77777777" w:rsidR="005D7F2F" w:rsidRPr="00B601E4" w:rsidRDefault="005D7F2F" w:rsidP="00D766D5">
            <w:pPr>
              <w:pStyle w:val="TCTableBody"/>
              <w:rPr>
                <w:rFonts w:cs="Arial"/>
              </w:rPr>
            </w:pPr>
            <w:r w:rsidRPr="00B601E4">
              <w:rPr>
                <w:rFonts w:cs="Arial"/>
              </w:rPr>
              <w:t xml:space="preserve">TPR2 loop </w:t>
            </w:r>
            <w:proofErr w:type="spellStart"/>
            <w:r w:rsidRPr="00B601E4">
              <w:rPr>
                <w:rFonts w:cs="Arial"/>
              </w:rPr>
              <w:t>InDel</w:t>
            </w:r>
            <w:proofErr w:type="spellEnd"/>
            <w:r w:rsidRPr="00B601E4">
              <w:rPr>
                <w:rFonts w:cs="Arial"/>
              </w:rPr>
              <w:t xml:space="preserve"> mutagenesis</w:t>
            </w:r>
          </w:p>
        </w:tc>
        <w:tc>
          <w:tcPr>
            <w:tcW w:w="2693" w:type="dxa"/>
          </w:tcPr>
          <w:p w14:paraId="4716A074" w14:textId="77777777" w:rsidR="005D7F2F" w:rsidRPr="00B601E4" w:rsidRDefault="005D7F2F" w:rsidP="00D766D5">
            <w:pPr>
              <w:pStyle w:val="TCTableBody"/>
              <w:rPr>
                <w:rFonts w:cs="Arial"/>
              </w:rPr>
            </w:pPr>
            <w:r w:rsidRPr="00B601E4">
              <w:rPr>
                <w:rFonts w:cs="Arial"/>
              </w:rPr>
              <w:t>TPR2_loop_R</w:t>
            </w:r>
          </w:p>
        </w:tc>
        <w:tc>
          <w:tcPr>
            <w:tcW w:w="5357" w:type="dxa"/>
          </w:tcPr>
          <w:p w14:paraId="4A16632C" w14:textId="77777777" w:rsidR="005D7F2F" w:rsidRPr="00B601E4" w:rsidRDefault="005D7F2F" w:rsidP="00D766D5">
            <w:pPr>
              <w:pStyle w:val="TCTableBody"/>
              <w:rPr>
                <w:rFonts w:cs="Arial"/>
              </w:rPr>
            </w:pPr>
            <w:r w:rsidRPr="00B601E4">
              <w:rPr>
                <w:rFonts w:cs="Arial"/>
              </w:rPr>
              <w:t>TTCTTTCAGATAAGGAACTTTACC</w:t>
            </w:r>
          </w:p>
        </w:tc>
      </w:tr>
      <w:tr w:rsidR="005D7F2F" w:rsidRPr="00B601E4" w14:paraId="458E8765" w14:textId="77777777" w:rsidTr="00D766D5">
        <w:tc>
          <w:tcPr>
            <w:tcW w:w="1668" w:type="dxa"/>
            <w:vMerge/>
          </w:tcPr>
          <w:p w14:paraId="64F7C973" w14:textId="77777777" w:rsidR="005D7F2F" w:rsidRPr="00B601E4" w:rsidRDefault="005D7F2F" w:rsidP="00D766D5">
            <w:pPr>
              <w:pStyle w:val="TCTableBody"/>
              <w:rPr>
                <w:rFonts w:cs="Arial"/>
              </w:rPr>
            </w:pPr>
          </w:p>
        </w:tc>
        <w:tc>
          <w:tcPr>
            <w:tcW w:w="2693" w:type="dxa"/>
          </w:tcPr>
          <w:p w14:paraId="10F832F9" w14:textId="77777777" w:rsidR="005D7F2F" w:rsidRPr="00B601E4" w:rsidRDefault="005D7F2F" w:rsidP="00D766D5">
            <w:pPr>
              <w:pStyle w:val="TCTableBody"/>
              <w:rPr>
                <w:rFonts w:cs="Arial"/>
              </w:rPr>
            </w:pPr>
            <w:r w:rsidRPr="00B601E4">
              <w:rPr>
                <w:rFonts w:cs="Arial"/>
              </w:rPr>
              <w:t>TPR2_loop_INS2</w:t>
            </w:r>
          </w:p>
        </w:tc>
        <w:tc>
          <w:tcPr>
            <w:tcW w:w="5357" w:type="dxa"/>
          </w:tcPr>
          <w:p w14:paraId="1CC8270B" w14:textId="77777777" w:rsidR="005D7F2F" w:rsidRPr="00B601E4" w:rsidRDefault="005D7F2F" w:rsidP="00D766D5">
            <w:pPr>
              <w:pStyle w:val="TCTableBody"/>
              <w:rPr>
                <w:rFonts w:cs="Arial"/>
              </w:rPr>
            </w:pPr>
            <w:r w:rsidRPr="00B601E4">
              <w:rPr>
                <w:rFonts w:cs="Arial"/>
              </w:rPr>
              <w:t>NNSNNSAATGGTGCACTGGGT</w:t>
            </w:r>
          </w:p>
        </w:tc>
      </w:tr>
      <w:tr w:rsidR="005D7F2F" w:rsidRPr="00B601E4" w14:paraId="671BF3DF" w14:textId="77777777" w:rsidTr="00D766D5">
        <w:tc>
          <w:tcPr>
            <w:tcW w:w="1668" w:type="dxa"/>
            <w:vMerge/>
          </w:tcPr>
          <w:p w14:paraId="07ED0297" w14:textId="77777777" w:rsidR="005D7F2F" w:rsidRPr="00B601E4" w:rsidRDefault="005D7F2F" w:rsidP="00D766D5">
            <w:pPr>
              <w:pStyle w:val="TCTableBody"/>
              <w:rPr>
                <w:rFonts w:cs="Arial"/>
              </w:rPr>
            </w:pPr>
          </w:p>
        </w:tc>
        <w:tc>
          <w:tcPr>
            <w:tcW w:w="2693" w:type="dxa"/>
          </w:tcPr>
          <w:p w14:paraId="2A89069D" w14:textId="77777777" w:rsidR="005D7F2F" w:rsidRPr="00B601E4" w:rsidRDefault="005D7F2F" w:rsidP="00D766D5">
            <w:pPr>
              <w:pStyle w:val="TCTableBody"/>
              <w:rPr>
                <w:rFonts w:cs="Arial"/>
              </w:rPr>
            </w:pPr>
            <w:r w:rsidRPr="00B601E4">
              <w:rPr>
                <w:rFonts w:cs="Arial"/>
              </w:rPr>
              <w:t>TPR2_loop_INS1</w:t>
            </w:r>
          </w:p>
        </w:tc>
        <w:tc>
          <w:tcPr>
            <w:tcW w:w="5357" w:type="dxa"/>
          </w:tcPr>
          <w:p w14:paraId="65CF91DF" w14:textId="77777777" w:rsidR="005D7F2F" w:rsidRPr="00B601E4" w:rsidRDefault="005D7F2F" w:rsidP="00D766D5">
            <w:pPr>
              <w:pStyle w:val="TCTableBody"/>
              <w:rPr>
                <w:rFonts w:cs="Arial"/>
              </w:rPr>
            </w:pPr>
            <w:r w:rsidRPr="00B601E4">
              <w:rPr>
                <w:rFonts w:cs="Arial"/>
              </w:rPr>
              <w:t>NNSAATGGTGCACTGGG</w:t>
            </w:r>
          </w:p>
        </w:tc>
      </w:tr>
      <w:tr w:rsidR="005D7F2F" w:rsidRPr="00B601E4" w14:paraId="57AA2EA3" w14:textId="77777777" w:rsidTr="00D766D5">
        <w:tc>
          <w:tcPr>
            <w:tcW w:w="1668" w:type="dxa"/>
            <w:vMerge/>
          </w:tcPr>
          <w:p w14:paraId="3667A660" w14:textId="77777777" w:rsidR="005D7F2F" w:rsidRPr="00B601E4" w:rsidRDefault="005D7F2F" w:rsidP="00D766D5">
            <w:pPr>
              <w:pStyle w:val="TCTableBody"/>
              <w:rPr>
                <w:rFonts w:cs="Arial"/>
              </w:rPr>
            </w:pPr>
          </w:p>
        </w:tc>
        <w:tc>
          <w:tcPr>
            <w:tcW w:w="2693" w:type="dxa"/>
          </w:tcPr>
          <w:p w14:paraId="41668E16" w14:textId="77777777" w:rsidR="005D7F2F" w:rsidRPr="00B601E4" w:rsidRDefault="005D7F2F" w:rsidP="00D766D5">
            <w:pPr>
              <w:pStyle w:val="TCTableBody"/>
              <w:rPr>
                <w:rFonts w:cs="Arial"/>
              </w:rPr>
            </w:pPr>
            <w:r w:rsidRPr="00B601E4">
              <w:rPr>
                <w:rFonts w:cs="Arial"/>
              </w:rPr>
              <w:t>TPR2_loop_INS3</w:t>
            </w:r>
          </w:p>
        </w:tc>
        <w:tc>
          <w:tcPr>
            <w:tcW w:w="5357" w:type="dxa"/>
          </w:tcPr>
          <w:p w14:paraId="1665BA56" w14:textId="77777777" w:rsidR="005D7F2F" w:rsidRPr="00B601E4" w:rsidRDefault="005D7F2F" w:rsidP="00D766D5">
            <w:pPr>
              <w:pStyle w:val="TCTableBody"/>
              <w:rPr>
                <w:rFonts w:cs="Arial"/>
              </w:rPr>
            </w:pPr>
            <w:r w:rsidRPr="00B601E4">
              <w:rPr>
                <w:rFonts w:cs="Arial"/>
              </w:rPr>
              <w:t>NNSNNSNNSAATGGTGCACTGGG</w:t>
            </w:r>
          </w:p>
        </w:tc>
      </w:tr>
      <w:tr w:rsidR="005D7F2F" w:rsidRPr="00B601E4" w14:paraId="67440B11" w14:textId="77777777" w:rsidTr="00D766D5">
        <w:tc>
          <w:tcPr>
            <w:tcW w:w="1668" w:type="dxa"/>
            <w:vMerge/>
          </w:tcPr>
          <w:p w14:paraId="36CC024D" w14:textId="77777777" w:rsidR="005D7F2F" w:rsidRPr="00B601E4" w:rsidRDefault="005D7F2F" w:rsidP="00D766D5">
            <w:pPr>
              <w:pStyle w:val="TCTableBody"/>
              <w:rPr>
                <w:rFonts w:cs="Arial"/>
              </w:rPr>
            </w:pPr>
          </w:p>
        </w:tc>
        <w:tc>
          <w:tcPr>
            <w:tcW w:w="2693" w:type="dxa"/>
          </w:tcPr>
          <w:p w14:paraId="4B810AB4" w14:textId="77777777" w:rsidR="005D7F2F" w:rsidRPr="00B601E4" w:rsidRDefault="005D7F2F" w:rsidP="00D766D5">
            <w:pPr>
              <w:pStyle w:val="TCTableBody"/>
              <w:rPr>
                <w:rFonts w:cs="Arial"/>
              </w:rPr>
            </w:pPr>
            <w:r w:rsidRPr="00B601E4">
              <w:rPr>
                <w:rFonts w:cs="Arial"/>
              </w:rPr>
              <w:t>TPR2_loop_DEL1</w:t>
            </w:r>
          </w:p>
        </w:tc>
        <w:tc>
          <w:tcPr>
            <w:tcW w:w="5357" w:type="dxa"/>
          </w:tcPr>
          <w:p w14:paraId="30848737" w14:textId="77777777" w:rsidR="005D7F2F" w:rsidRPr="00B601E4" w:rsidRDefault="005D7F2F" w:rsidP="00D766D5">
            <w:pPr>
              <w:pStyle w:val="TCTableBody"/>
              <w:rPr>
                <w:rFonts w:cs="Arial"/>
              </w:rPr>
            </w:pPr>
            <w:r w:rsidRPr="00B601E4">
              <w:rPr>
                <w:rFonts w:cs="Arial"/>
              </w:rPr>
              <w:t>GGTGCACTGGGTTTTC</w:t>
            </w:r>
          </w:p>
        </w:tc>
      </w:tr>
      <w:tr w:rsidR="005D7F2F" w:rsidRPr="00B601E4" w14:paraId="170C8A2D" w14:textId="77777777" w:rsidTr="00D766D5">
        <w:tc>
          <w:tcPr>
            <w:tcW w:w="1668" w:type="dxa"/>
            <w:vMerge/>
          </w:tcPr>
          <w:p w14:paraId="38696CF5" w14:textId="77777777" w:rsidR="005D7F2F" w:rsidRPr="00B601E4" w:rsidRDefault="005D7F2F" w:rsidP="00D766D5">
            <w:pPr>
              <w:pStyle w:val="TCTableBody"/>
              <w:rPr>
                <w:rFonts w:cs="Arial"/>
              </w:rPr>
            </w:pPr>
          </w:p>
        </w:tc>
        <w:tc>
          <w:tcPr>
            <w:tcW w:w="2693" w:type="dxa"/>
          </w:tcPr>
          <w:p w14:paraId="3F85CE6B" w14:textId="77777777" w:rsidR="005D7F2F" w:rsidRPr="00B601E4" w:rsidRDefault="005D7F2F" w:rsidP="00D766D5">
            <w:pPr>
              <w:pStyle w:val="TCTableBody"/>
              <w:rPr>
                <w:rFonts w:cs="Arial"/>
              </w:rPr>
            </w:pPr>
            <w:r w:rsidRPr="00B601E4">
              <w:rPr>
                <w:rFonts w:cs="Arial"/>
              </w:rPr>
              <w:t>TPR2_loop_DEL2</w:t>
            </w:r>
          </w:p>
        </w:tc>
        <w:tc>
          <w:tcPr>
            <w:tcW w:w="5357" w:type="dxa"/>
          </w:tcPr>
          <w:p w14:paraId="0B4CA96E" w14:textId="77777777" w:rsidR="005D7F2F" w:rsidRPr="00B601E4" w:rsidRDefault="005D7F2F" w:rsidP="00D766D5">
            <w:pPr>
              <w:pStyle w:val="TCTableBody"/>
              <w:rPr>
                <w:rFonts w:cs="Arial"/>
              </w:rPr>
            </w:pPr>
            <w:r w:rsidRPr="00B601E4">
              <w:rPr>
                <w:rFonts w:cs="Arial"/>
              </w:rPr>
              <w:t>GCACTGGGTTTTCGTC</w:t>
            </w:r>
          </w:p>
        </w:tc>
      </w:tr>
      <w:tr w:rsidR="005D7F2F" w:rsidRPr="00B601E4" w14:paraId="3B3F4C95" w14:textId="77777777" w:rsidTr="00D766D5">
        <w:tc>
          <w:tcPr>
            <w:tcW w:w="1668" w:type="dxa"/>
            <w:vMerge w:val="restart"/>
          </w:tcPr>
          <w:p w14:paraId="571D9013" w14:textId="77777777" w:rsidR="005D7F2F" w:rsidRPr="00B601E4" w:rsidRDefault="005D7F2F" w:rsidP="00D766D5">
            <w:pPr>
              <w:pStyle w:val="TCTableBody"/>
              <w:rPr>
                <w:rFonts w:cs="Arial"/>
              </w:rPr>
            </w:pPr>
            <w:r w:rsidRPr="00B601E4">
              <w:rPr>
                <w:rFonts w:cs="Arial"/>
              </w:rPr>
              <w:t xml:space="preserve">Thumb loop </w:t>
            </w:r>
            <w:proofErr w:type="spellStart"/>
            <w:r w:rsidRPr="00B601E4">
              <w:rPr>
                <w:rFonts w:cs="Arial"/>
              </w:rPr>
              <w:t>InDel</w:t>
            </w:r>
            <w:proofErr w:type="spellEnd"/>
            <w:r w:rsidRPr="00B601E4">
              <w:rPr>
                <w:rFonts w:cs="Arial"/>
              </w:rPr>
              <w:t xml:space="preserve"> mutagenesis</w:t>
            </w:r>
          </w:p>
        </w:tc>
        <w:tc>
          <w:tcPr>
            <w:tcW w:w="2693" w:type="dxa"/>
          </w:tcPr>
          <w:p w14:paraId="242D1DCB" w14:textId="77777777" w:rsidR="005D7F2F" w:rsidRPr="00B601E4" w:rsidRDefault="005D7F2F" w:rsidP="00D766D5">
            <w:pPr>
              <w:pStyle w:val="TCTableBody"/>
              <w:rPr>
                <w:rFonts w:cs="Arial"/>
              </w:rPr>
            </w:pPr>
            <w:proofErr w:type="spellStart"/>
            <w:r w:rsidRPr="00B601E4">
              <w:rPr>
                <w:rFonts w:cs="Arial"/>
              </w:rPr>
              <w:t>Thumb_loop_R</w:t>
            </w:r>
            <w:proofErr w:type="spellEnd"/>
          </w:p>
        </w:tc>
        <w:tc>
          <w:tcPr>
            <w:tcW w:w="5357" w:type="dxa"/>
          </w:tcPr>
          <w:p w14:paraId="71DCB602" w14:textId="77777777" w:rsidR="005D7F2F" w:rsidRPr="00B601E4" w:rsidRDefault="005D7F2F" w:rsidP="00D766D5">
            <w:pPr>
              <w:pStyle w:val="TCTableBody"/>
              <w:rPr>
                <w:rFonts w:cs="Arial"/>
              </w:rPr>
            </w:pPr>
            <w:r w:rsidRPr="00B601E4">
              <w:rPr>
                <w:rFonts w:cs="Arial"/>
              </w:rPr>
              <w:t>AACCTGAACCGGTTTCGGTTTC</w:t>
            </w:r>
          </w:p>
        </w:tc>
      </w:tr>
      <w:tr w:rsidR="005D7F2F" w:rsidRPr="00B601E4" w14:paraId="320444F7" w14:textId="77777777" w:rsidTr="00D766D5">
        <w:tc>
          <w:tcPr>
            <w:tcW w:w="1668" w:type="dxa"/>
            <w:vMerge/>
          </w:tcPr>
          <w:p w14:paraId="0669D2AA" w14:textId="77777777" w:rsidR="005D7F2F" w:rsidRPr="00B601E4" w:rsidRDefault="005D7F2F" w:rsidP="00D766D5">
            <w:pPr>
              <w:pStyle w:val="TCTableBody"/>
              <w:rPr>
                <w:rFonts w:cs="Arial"/>
              </w:rPr>
            </w:pPr>
          </w:p>
        </w:tc>
        <w:tc>
          <w:tcPr>
            <w:tcW w:w="2693" w:type="dxa"/>
          </w:tcPr>
          <w:p w14:paraId="24C371C4" w14:textId="77777777" w:rsidR="005D7F2F" w:rsidRPr="00B601E4" w:rsidRDefault="005D7F2F" w:rsidP="00D766D5">
            <w:pPr>
              <w:pStyle w:val="TCTableBody"/>
              <w:rPr>
                <w:rFonts w:cs="Arial"/>
              </w:rPr>
            </w:pPr>
            <w:r w:rsidRPr="00B601E4">
              <w:rPr>
                <w:rFonts w:cs="Arial"/>
              </w:rPr>
              <w:t>Thumb_loop_INS2</w:t>
            </w:r>
          </w:p>
        </w:tc>
        <w:tc>
          <w:tcPr>
            <w:tcW w:w="5357" w:type="dxa"/>
          </w:tcPr>
          <w:p w14:paraId="78F033E8" w14:textId="77777777" w:rsidR="005D7F2F" w:rsidRPr="00B601E4" w:rsidRDefault="005D7F2F" w:rsidP="00D766D5">
            <w:pPr>
              <w:pStyle w:val="TCTableBody"/>
              <w:rPr>
                <w:rFonts w:cs="Arial"/>
              </w:rPr>
            </w:pPr>
            <w:r w:rsidRPr="00B601E4">
              <w:rPr>
                <w:rFonts w:cs="Arial"/>
              </w:rPr>
              <w:t>NNSNNSCCGGGTGGTGTTGTTC</w:t>
            </w:r>
          </w:p>
        </w:tc>
      </w:tr>
      <w:tr w:rsidR="005D7F2F" w:rsidRPr="00B601E4" w14:paraId="3D0BA1D4" w14:textId="77777777" w:rsidTr="00D766D5">
        <w:tc>
          <w:tcPr>
            <w:tcW w:w="1668" w:type="dxa"/>
            <w:vMerge/>
          </w:tcPr>
          <w:p w14:paraId="68D690F8" w14:textId="77777777" w:rsidR="005D7F2F" w:rsidRPr="00B601E4" w:rsidRDefault="005D7F2F" w:rsidP="00D766D5">
            <w:pPr>
              <w:pStyle w:val="TCTableBody"/>
              <w:rPr>
                <w:rFonts w:cs="Arial"/>
              </w:rPr>
            </w:pPr>
          </w:p>
        </w:tc>
        <w:tc>
          <w:tcPr>
            <w:tcW w:w="2693" w:type="dxa"/>
          </w:tcPr>
          <w:p w14:paraId="0A8460C0" w14:textId="77777777" w:rsidR="005D7F2F" w:rsidRPr="00B601E4" w:rsidRDefault="005D7F2F" w:rsidP="00D766D5">
            <w:pPr>
              <w:pStyle w:val="TCTableBody"/>
              <w:rPr>
                <w:rFonts w:cs="Arial"/>
              </w:rPr>
            </w:pPr>
            <w:r w:rsidRPr="00B601E4">
              <w:rPr>
                <w:rFonts w:cs="Arial"/>
              </w:rPr>
              <w:t>Thumb_loop_INS1</w:t>
            </w:r>
          </w:p>
        </w:tc>
        <w:tc>
          <w:tcPr>
            <w:tcW w:w="5357" w:type="dxa"/>
          </w:tcPr>
          <w:p w14:paraId="13805362" w14:textId="77777777" w:rsidR="005D7F2F" w:rsidRPr="00B601E4" w:rsidRDefault="005D7F2F" w:rsidP="00D766D5">
            <w:pPr>
              <w:pStyle w:val="TCTableBody"/>
              <w:rPr>
                <w:rFonts w:cs="Arial"/>
              </w:rPr>
            </w:pPr>
            <w:r w:rsidRPr="00B601E4">
              <w:rPr>
                <w:rFonts w:cs="Arial"/>
              </w:rPr>
              <w:t>NNSCCGGGTGGTGTTGTTCTG</w:t>
            </w:r>
          </w:p>
        </w:tc>
      </w:tr>
      <w:tr w:rsidR="005D7F2F" w:rsidRPr="00B601E4" w14:paraId="7CF8DBFF" w14:textId="77777777" w:rsidTr="00D766D5">
        <w:tc>
          <w:tcPr>
            <w:tcW w:w="1668" w:type="dxa"/>
            <w:vMerge/>
          </w:tcPr>
          <w:p w14:paraId="024C29F2" w14:textId="77777777" w:rsidR="005D7F2F" w:rsidRPr="00B601E4" w:rsidRDefault="005D7F2F" w:rsidP="00D766D5">
            <w:pPr>
              <w:pStyle w:val="TCTableBody"/>
              <w:rPr>
                <w:rFonts w:cs="Arial"/>
              </w:rPr>
            </w:pPr>
          </w:p>
        </w:tc>
        <w:tc>
          <w:tcPr>
            <w:tcW w:w="2693" w:type="dxa"/>
          </w:tcPr>
          <w:p w14:paraId="3EF1D9EB" w14:textId="77777777" w:rsidR="005D7F2F" w:rsidRPr="00B601E4" w:rsidRDefault="005D7F2F" w:rsidP="00D766D5">
            <w:pPr>
              <w:pStyle w:val="TCTableBody"/>
              <w:rPr>
                <w:rFonts w:cs="Arial"/>
              </w:rPr>
            </w:pPr>
            <w:r w:rsidRPr="00B601E4">
              <w:rPr>
                <w:rFonts w:cs="Arial"/>
              </w:rPr>
              <w:t>Thumb_loop_INS3</w:t>
            </w:r>
          </w:p>
        </w:tc>
        <w:tc>
          <w:tcPr>
            <w:tcW w:w="5357" w:type="dxa"/>
          </w:tcPr>
          <w:p w14:paraId="5F41DE45" w14:textId="77777777" w:rsidR="005D7F2F" w:rsidRPr="00B601E4" w:rsidRDefault="005D7F2F" w:rsidP="00D766D5">
            <w:pPr>
              <w:pStyle w:val="TCTableBody"/>
              <w:rPr>
                <w:rFonts w:cs="Arial"/>
              </w:rPr>
            </w:pPr>
            <w:r w:rsidRPr="00B601E4">
              <w:rPr>
                <w:rFonts w:cs="Arial"/>
              </w:rPr>
              <w:t>NNSNNSNNSCCGGGTGGTGTTGTTC</w:t>
            </w:r>
          </w:p>
        </w:tc>
      </w:tr>
      <w:tr w:rsidR="005D7F2F" w:rsidRPr="00B601E4" w14:paraId="763C02D8" w14:textId="77777777" w:rsidTr="00D766D5">
        <w:tc>
          <w:tcPr>
            <w:tcW w:w="1668" w:type="dxa"/>
            <w:vMerge/>
          </w:tcPr>
          <w:p w14:paraId="721CCB28" w14:textId="77777777" w:rsidR="005D7F2F" w:rsidRPr="00B601E4" w:rsidRDefault="005D7F2F" w:rsidP="00D766D5">
            <w:pPr>
              <w:pStyle w:val="TCTableBody"/>
              <w:rPr>
                <w:rFonts w:cs="Arial"/>
              </w:rPr>
            </w:pPr>
          </w:p>
        </w:tc>
        <w:tc>
          <w:tcPr>
            <w:tcW w:w="2693" w:type="dxa"/>
          </w:tcPr>
          <w:p w14:paraId="55AAB1BE" w14:textId="77777777" w:rsidR="005D7F2F" w:rsidRPr="00B601E4" w:rsidRDefault="005D7F2F" w:rsidP="00D766D5">
            <w:pPr>
              <w:pStyle w:val="TCTableBody"/>
              <w:rPr>
                <w:rFonts w:cs="Arial"/>
              </w:rPr>
            </w:pPr>
            <w:r w:rsidRPr="00B601E4">
              <w:rPr>
                <w:rFonts w:cs="Arial"/>
              </w:rPr>
              <w:t>Thumb_loop_DEL1</w:t>
            </w:r>
          </w:p>
        </w:tc>
        <w:tc>
          <w:tcPr>
            <w:tcW w:w="5357" w:type="dxa"/>
          </w:tcPr>
          <w:p w14:paraId="1071BBBD" w14:textId="77777777" w:rsidR="005D7F2F" w:rsidRPr="00B601E4" w:rsidRDefault="005D7F2F" w:rsidP="00D766D5">
            <w:pPr>
              <w:pStyle w:val="TCTableBody"/>
              <w:rPr>
                <w:rFonts w:cs="Arial"/>
              </w:rPr>
            </w:pPr>
            <w:r w:rsidRPr="00B601E4">
              <w:rPr>
                <w:rFonts w:cs="Arial"/>
              </w:rPr>
              <w:t>GGTGGTGTTGTTCTGGTTGATGATAC</w:t>
            </w:r>
          </w:p>
        </w:tc>
      </w:tr>
      <w:tr w:rsidR="005D7F2F" w:rsidRPr="00B601E4" w14:paraId="700BC38F" w14:textId="77777777" w:rsidTr="00D766D5">
        <w:tc>
          <w:tcPr>
            <w:tcW w:w="1668" w:type="dxa"/>
            <w:vMerge/>
          </w:tcPr>
          <w:p w14:paraId="774619B8" w14:textId="77777777" w:rsidR="005D7F2F" w:rsidRPr="00B601E4" w:rsidRDefault="005D7F2F" w:rsidP="00D766D5">
            <w:pPr>
              <w:pStyle w:val="TCTableBody"/>
              <w:rPr>
                <w:rFonts w:cs="Arial"/>
              </w:rPr>
            </w:pPr>
          </w:p>
        </w:tc>
        <w:tc>
          <w:tcPr>
            <w:tcW w:w="2693" w:type="dxa"/>
          </w:tcPr>
          <w:p w14:paraId="57558E6B" w14:textId="77777777" w:rsidR="005D7F2F" w:rsidRPr="00B601E4" w:rsidRDefault="005D7F2F" w:rsidP="00D766D5">
            <w:pPr>
              <w:pStyle w:val="TCTableBody"/>
              <w:rPr>
                <w:rFonts w:cs="Arial"/>
              </w:rPr>
            </w:pPr>
            <w:r w:rsidRPr="00B601E4">
              <w:rPr>
                <w:rFonts w:cs="Arial"/>
              </w:rPr>
              <w:t>Thumb_loop_DEL2</w:t>
            </w:r>
          </w:p>
        </w:tc>
        <w:tc>
          <w:tcPr>
            <w:tcW w:w="5357" w:type="dxa"/>
          </w:tcPr>
          <w:p w14:paraId="08459257" w14:textId="77777777" w:rsidR="005D7F2F" w:rsidRPr="00B601E4" w:rsidRDefault="005D7F2F" w:rsidP="00D766D5">
            <w:pPr>
              <w:pStyle w:val="TCTableBody"/>
              <w:rPr>
                <w:rFonts w:cs="Arial"/>
              </w:rPr>
            </w:pPr>
            <w:r w:rsidRPr="00B601E4">
              <w:rPr>
                <w:rFonts w:cs="Arial"/>
              </w:rPr>
              <w:t>GGTGTTGTTCTGGTTGATGATACCTTTAC</w:t>
            </w:r>
          </w:p>
        </w:tc>
      </w:tr>
      <w:tr w:rsidR="005D7F2F" w:rsidRPr="00B601E4" w14:paraId="72EA2963" w14:textId="77777777" w:rsidTr="00D766D5">
        <w:tc>
          <w:tcPr>
            <w:tcW w:w="1668" w:type="dxa"/>
            <w:vMerge/>
          </w:tcPr>
          <w:p w14:paraId="0E5A2862" w14:textId="77777777" w:rsidR="005D7F2F" w:rsidRPr="00B601E4" w:rsidRDefault="005D7F2F" w:rsidP="00D766D5">
            <w:pPr>
              <w:pStyle w:val="TCTableBody"/>
              <w:rPr>
                <w:rFonts w:cs="Arial"/>
              </w:rPr>
            </w:pPr>
          </w:p>
        </w:tc>
        <w:tc>
          <w:tcPr>
            <w:tcW w:w="2693" w:type="dxa"/>
          </w:tcPr>
          <w:p w14:paraId="33CBEC94" w14:textId="77777777" w:rsidR="005D7F2F" w:rsidRPr="00B601E4" w:rsidRDefault="005D7F2F" w:rsidP="00D766D5">
            <w:pPr>
              <w:pStyle w:val="TCTableBody"/>
              <w:rPr>
                <w:rFonts w:cs="Arial"/>
              </w:rPr>
            </w:pPr>
            <w:r w:rsidRPr="00B601E4">
              <w:rPr>
                <w:rFonts w:cs="Arial"/>
              </w:rPr>
              <w:t>Thumb_loop_DEL3</w:t>
            </w:r>
          </w:p>
        </w:tc>
        <w:tc>
          <w:tcPr>
            <w:tcW w:w="5357" w:type="dxa"/>
          </w:tcPr>
          <w:p w14:paraId="313FAD5A" w14:textId="77777777" w:rsidR="005D7F2F" w:rsidRPr="00B601E4" w:rsidRDefault="005D7F2F" w:rsidP="00D766D5">
            <w:pPr>
              <w:pStyle w:val="TCTableBody"/>
              <w:rPr>
                <w:rFonts w:cs="Arial"/>
              </w:rPr>
            </w:pPr>
            <w:r w:rsidRPr="00B601E4">
              <w:rPr>
                <w:rFonts w:cs="Arial"/>
              </w:rPr>
              <w:t>GTTGTTCTGGTTGATGATACCTTTACGATC</w:t>
            </w:r>
          </w:p>
        </w:tc>
      </w:tr>
      <w:tr w:rsidR="005D7F2F" w:rsidRPr="00B601E4" w14:paraId="18C0404A" w14:textId="77777777" w:rsidTr="00D766D5">
        <w:tc>
          <w:tcPr>
            <w:tcW w:w="1668" w:type="dxa"/>
            <w:vMerge/>
          </w:tcPr>
          <w:p w14:paraId="1C42B70C" w14:textId="77777777" w:rsidR="005D7F2F" w:rsidRPr="00B601E4" w:rsidRDefault="005D7F2F" w:rsidP="00D766D5">
            <w:pPr>
              <w:pStyle w:val="TCTableBody"/>
              <w:rPr>
                <w:rFonts w:cs="Arial"/>
              </w:rPr>
            </w:pPr>
          </w:p>
        </w:tc>
        <w:tc>
          <w:tcPr>
            <w:tcW w:w="2693" w:type="dxa"/>
          </w:tcPr>
          <w:p w14:paraId="46751968" w14:textId="77777777" w:rsidR="005D7F2F" w:rsidRPr="00B601E4" w:rsidRDefault="005D7F2F" w:rsidP="00D766D5">
            <w:pPr>
              <w:pStyle w:val="TCTableBody"/>
              <w:rPr>
                <w:rFonts w:cs="Arial"/>
              </w:rPr>
            </w:pPr>
            <w:r w:rsidRPr="00B601E4">
              <w:rPr>
                <w:rFonts w:cs="Arial"/>
              </w:rPr>
              <w:t>Thumb_loop_DEL4</w:t>
            </w:r>
          </w:p>
        </w:tc>
        <w:tc>
          <w:tcPr>
            <w:tcW w:w="5357" w:type="dxa"/>
          </w:tcPr>
          <w:p w14:paraId="155C80A7" w14:textId="77777777" w:rsidR="005D7F2F" w:rsidRPr="00B601E4" w:rsidRDefault="005D7F2F" w:rsidP="00D766D5">
            <w:pPr>
              <w:pStyle w:val="TCTableBody"/>
              <w:rPr>
                <w:rFonts w:cs="Arial"/>
              </w:rPr>
            </w:pPr>
            <w:r w:rsidRPr="00B601E4">
              <w:rPr>
                <w:rFonts w:cs="Arial"/>
              </w:rPr>
              <w:t>GTTCTGGTTGATGATACCTTTACGATCAAA</w:t>
            </w:r>
          </w:p>
        </w:tc>
      </w:tr>
      <w:tr w:rsidR="005D7F2F" w:rsidRPr="00B601E4" w14:paraId="1B4DA62A" w14:textId="77777777" w:rsidTr="00D766D5">
        <w:tc>
          <w:tcPr>
            <w:tcW w:w="1668" w:type="dxa"/>
          </w:tcPr>
          <w:p w14:paraId="226F2483" w14:textId="77777777" w:rsidR="005D7F2F" w:rsidRPr="00B601E4" w:rsidRDefault="005D7F2F" w:rsidP="00D766D5">
            <w:pPr>
              <w:pStyle w:val="TCTableBody"/>
              <w:rPr>
                <w:rFonts w:cs="Arial"/>
              </w:rPr>
            </w:pPr>
            <w:r w:rsidRPr="00B601E4">
              <w:rPr>
                <w:rFonts w:cs="Arial"/>
              </w:rPr>
              <w:t>CST selection</w:t>
            </w:r>
          </w:p>
        </w:tc>
        <w:tc>
          <w:tcPr>
            <w:tcW w:w="2693" w:type="dxa"/>
          </w:tcPr>
          <w:p w14:paraId="1CD86FF6" w14:textId="77777777" w:rsidR="005D7F2F" w:rsidRPr="00B601E4" w:rsidRDefault="005D7F2F" w:rsidP="00D766D5">
            <w:pPr>
              <w:pStyle w:val="TCTableBody"/>
              <w:rPr>
                <w:rFonts w:cs="Arial"/>
              </w:rPr>
            </w:pPr>
            <w:r w:rsidRPr="00B601E4">
              <w:rPr>
                <w:rFonts w:cs="Arial"/>
              </w:rPr>
              <w:t>CST_04(</w:t>
            </w:r>
            <w:proofErr w:type="gramStart"/>
            <w:r w:rsidRPr="00B601E4">
              <w:rPr>
                <w:rFonts w:cs="Arial"/>
              </w:rPr>
              <w:t>7)</w:t>
            </w:r>
            <w:proofErr w:type="spellStart"/>
            <w:r w:rsidRPr="00B601E4">
              <w:rPr>
                <w:rFonts w:cs="Arial"/>
              </w:rPr>
              <w:t>exoR</w:t>
            </w:r>
            <w:proofErr w:type="spellEnd"/>
            <w:proofErr w:type="gramEnd"/>
          </w:p>
        </w:tc>
        <w:tc>
          <w:tcPr>
            <w:tcW w:w="5357" w:type="dxa"/>
          </w:tcPr>
          <w:p w14:paraId="364BF6F3" w14:textId="77777777" w:rsidR="005D7F2F" w:rsidRPr="00B601E4" w:rsidRDefault="005D7F2F" w:rsidP="00D766D5">
            <w:pPr>
              <w:pStyle w:val="TCTableBody"/>
              <w:rPr>
                <w:rFonts w:cs="Arial"/>
              </w:rPr>
            </w:pPr>
            <w:r w:rsidRPr="00B601E4">
              <w:rPr>
                <w:rFonts w:cs="Arial"/>
              </w:rPr>
              <w:t>/5BiotinTEG/ACC*G*C*A</w:t>
            </w:r>
          </w:p>
        </w:tc>
      </w:tr>
      <w:tr w:rsidR="005D7F2F" w:rsidRPr="00B601E4" w14:paraId="2F9D291E" w14:textId="77777777" w:rsidTr="00D766D5">
        <w:tc>
          <w:tcPr>
            <w:tcW w:w="1668" w:type="dxa"/>
            <w:vMerge w:val="restart"/>
          </w:tcPr>
          <w:p w14:paraId="0CEC6397" w14:textId="77777777" w:rsidR="005D7F2F" w:rsidRPr="00B601E4" w:rsidRDefault="005D7F2F" w:rsidP="00D766D5">
            <w:pPr>
              <w:pStyle w:val="TCTableBody"/>
              <w:rPr>
                <w:rFonts w:cs="Arial"/>
              </w:rPr>
            </w:pPr>
            <w:r w:rsidRPr="00B601E4">
              <w:rPr>
                <w:rFonts w:cs="Arial"/>
              </w:rPr>
              <w:t>P562del mutant</w:t>
            </w:r>
          </w:p>
        </w:tc>
        <w:tc>
          <w:tcPr>
            <w:tcW w:w="2693" w:type="dxa"/>
          </w:tcPr>
          <w:p w14:paraId="63B55286" w14:textId="77777777" w:rsidR="005D7F2F" w:rsidRPr="00B601E4" w:rsidRDefault="005D7F2F" w:rsidP="00D766D5">
            <w:pPr>
              <w:pStyle w:val="TCTableBody"/>
              <w:rPr>
                <w:rFonts w:cs="Arial"/>
              </w:rPr>
            </w:pPr>
            <w:r w:rsidRPr="00B601E4">
              <w:rPr>
                <w:rFonts w:cs="Arial"/>
              </w:rPr>
              <w:t>p2_thumb_loop_R</w:t>
            </w:r>
          </w:p>
        </w:tc>
        <w:tc>
          <w:tcPr>
            <w:tcW w:w="5357" w:type="dxa"/>
            <w:vAlign w:val="bottom"/>
          </w:tcPr>
          <w:p w14:paraId="3E2BC123" w14:textId="77777777" w:rsidR="005D7F2F" w:rsidRPr="00B601E4" w:rsidRDefault="005D7F2F" w:rsidP="00D766D5">
            <w:pPr>
              <w:pStyle w:val="TCTableBody"/>
              <w:rPr>
                <w:rFonts w:cs="Arial"/>
              </w:rPr>
            </w:pPr>
            <w:r w:rsidRPr="00B601E4">
              <w:rPr>
                <w:rFonts w:cs="Arial"/>
              </w:rPr>
              <w:t>AACCTGAACCGGTTTCGGTTTC</w:t>
            </w:r>
          </w:p>
        </w:tc>
      </w:tr>
      <w:tr w:rsidR="005D7F2F" w:rsidRPr="00B601E4" w14:paraId="3CAD8261" w14:textId="77777777" w:rsidTr="00D766D5">
        <w:tc>
          <w:tcPr>
            <w:tcW w:w="1668" w:type="dxa"/>
            <w:vMerge/>
          </w:tcPr>
          <w:p w14:paraId="3B3F2FBA" w14:textId="77777777" w:rsidR="005D7F2F" w:rsidRPr="00B601E4" w:rsidRDefault="005D7F2F" w:rsidP="00D766D5">
            <w:pPr>
              <w:pStyle w:val="TCTableBody"/>
              <w:rPr>
                <w:rFonts w:cs="Arial"/>
              </w:rPr>
            </w:pPr>
          </w:p>
        </w:tc>
        <w:tc>
          <w:tcPr>
            <w:tcW w:w="2693" w:type="dxa"/>
          </w:tcPr>
          <w:p w14:paraId="0216C585" w14:textId="77777777" w:rsidR="005D7F2F" w:rsidRPr="00B601E4" w:rsidRDefault="005D7F2F" w:rsidP="00D766D5">
            <w:pPr>
              <w:pStyle w:val="TCTableBody"/>
              <w:rPr>
                <w:rFonts w:cs="Arial"/>
              </w:rPr>
            </w:pPr>
            <w:r w:rsidRPr="00B601E4">
              <w:rPr>
                <w:rFonts w:cs="Arial"/>
              </w:rPr>
              <w:t>p2_thumb_loop_DEL1</w:t>
            </w:r>
          </w:p>
        </w:tc>
        <w:tc>
          <w:tcPr>
            <w:tcW w:w="5357" w:type="dxa"/>
            <w:vAlign w:val="bottom"/>
          </w:tcPr>
          <w:p w14:paraId="3EA435B7" w14:textId="77777777" w:rsidR="005D7F2F" w:rsidRPr="00B601E4" w:rsidRDefault="005D7F2F" w:rsidP="00D766D5">
            <w:pPr>
              <w:pStyle w:val="TCTableBody"/>
              <w:rPr>
                <w:rFonts w:cs="Arial"/>
              </w:rPr>
            </w:pPr>
            <w:r w:rsidRPr="00B601E4">
              <w:rPr>
                <w:rFonts w:cs="Arial"/>
              </w:rPr>
              <w:t>GGTGGTGTTGTTCTGGTTGATGATAC</w:t>
            </w:r>
          </w:p>
        </w:tc>
      </w:tr>
      <w:tr w:rsidR="005D7F2F" w:rsidRPr="00B601E4" w14:paraId="7DBE6E89" w14:textId="77777777" w:rsidTr="00D766D5">
        <w:tc>
          <w:tcPr>
            <w:tcW w:w="1668" w:type="dxa"/>
            <w:vMerge w:val="restart"/>
          </w:tcPr>
          <w:p w14:paraId="676F85FF" w14:textId="77777777" w:rsidR="005D7F2F" w:rsidRPr="00B601E4" w:rsidRDefault="005D7F2F" w:rsidP="00D766D5">
            <w:pPr>
              <w:pStyle w:val="TCTableBody"/>
              <w:rPr>
                <w:rFonts w:cs="Arial"/>
              </w:rPr>
            </w:pPr>
            <w:r w:rsidRPr="00B601E4">
              <w:rPr>
                <w:rFonts w:cs="Arial"/>
              </w:rPr>
              <w:t>Exo+THR mutant</w:t>
            </w:r>
          </w:p>
        </w:tc>
        <w:tc>
          <w:tcPr>
            <w:tcW w:w="2693" w:type="dxa"/>
          </w:tcPr>
          <w:p w14:paraId="3C7481C5" w14:textId="77777777" w:rsidR="005D7F2F" w:rsidRPr="00B601E4" w:rsidRDefault="005D7F2F" w:rsidP="00D766D5">
            <w:pPr>
              <w:pStyle w:val="TCTableBody"/>
              <w:rPr>
                <w:rFonts w:cs="Arial"/>
              </w:rPr>
            </w:pPr>
            <w:r w:rsidRPr="00B601E4">
              <w:rPr>
                <w:rFonts w:cs="Arial"/>
              </w:rPr>
              <w:t>iPCR_P2_Exo+_F1</w:t>
            </w:r>
          </w:p>
        </w:tc>
        <w:tc>
          <w:tcPr>
            <w:tcW w:w="5357" w:type="dxa"/>
            <w:vAlign w:val="bottom"/>
          </w:tcPr>
          <w:p w14:paraId="5CA33F40" w14:textId="77777777" w:rsidR="005D7F2F" w:rsidRPr="00B601E4" w:rsidRDefault="005D7F2F" w:rsidP="00D766D5">
            <w:pPr>
              <w:pStyle w:val="TCTableBody"/>
              <w:rPr>
                <w:rFonts w:cs="Arial"/>
              </w:rPr>
            </w:pPr>
            <w:r w:rsidRPr="00B601E4">
              <w:rPr>
                <w:rFonts w:cs="Arial"/>
              </w:rPr>
              <w:t>GTATAGCTGCGATTTTGAAACC</w:t>
            </w:r>
          </w:p>
        </w:tc>
      </w:tr>
      <w:tr w:rsidR="005D7F2F" w:rsidRPr="00B601E4" w14:paraId="24FB99A0" w14:textId="77777777" w:rsidTr="00D766D5">
        <w:tc>
          <w:tcPr>
            <w:tcW w:w="1668" w:type="dxa"/>
            <w:vMerge/>
          </w:tcPr>
          <w:p w14:paraId="0DA37A61" w14:textId="77777777" w:rsidR="005D7F2F" w:rsidRPr="00B601E4" w:rsidRDefault="005D7F2F" w:rsidP="00D766D5">
            <w:pPr>
              <w:pStyle w:val="TCTableBody"/>
              <w:rPr>
                <w:rFonts w:cs="Arial"/>
              </w:rPr>
            </w:pPr>
          </w:p>
        </w:tc>
        <w:tc>
          <w:tcPr>
            <w:tcW w:w="2693" w:type="dxa"/>
          </w:tcPr>
          <w:p w14:paraId="539A9169" w14:textId="77777777" w:rsidR="005D7F2F" w:rsidRPr="00B601E4" w:rsidRDefault="005D7F2F" w:rsidP="00D766D5">
            <w:pPr>
              <w:pStyle w:val="TCTableBody"/>
              <w:rPr>
                <w:rFonts w:cs="Arial"/>
              </w:rPr>
            </w:pPr>
            <w:r w:rsidRPr="00B601E4">
              <w:rPr>
                <w:rFonts w:cs="Arial"/>
              </w:rPr>
              <w:t>iPCR_P2_Exo+_R1</w:t>
            </w:r>
          </w:p>
        </w:tc>
        <w:tc>
          <w:tcPr>
            <w:tcW w:w="5357" w:type="dxa"/>
            <w:vAlign w:val="bottom"/>
          </w:tcPr>
          <w:p w14:paraId="6BC94F7F" w14:textId="77777777" w:rsidR="005D7F2F" w:rsidRPr="00B601E4" w:rsidRDefault="005D7F2F" w:rsidP="00D766D5">
            <w:pPr>
              <w:pStyle w:val="TCTableBody"/>
              <w:rPr>
                <w:rFonts w:cs="Arial"/>
              </w:rPr>
            </w:pPr>
            <w:r w:rsidRPr="00B601E4">
              <w:rPr>
                <w:rFonts w:cs="Arial"/>
              </w:rPr>
              <w:t>CTTTTGCGAGGCATGTG</w:t>
            </w:r>
          </w:p>
        </w:tc>
      </w:tr>
      <w:tr w:rsidR="005D7F2F" w:rsidRPr="00B601E4" w14:paraId="3529FDE2" w14:textId="77777777" w:rsidTr="00D766D5">
        <w:tc>
          <w:tcPr>
            <w:tcW w:w="1668" w:type="dxa"/>
            <w:vMerge w:val="restart"/>
          </w:tcPr>
          <w:p w14:paraId="6341448C" w14:textId="77777777" w:rsidR="005D7F2F" w:rsidRPr="00B601E4" w:rsidRDefault="005D7F2F" w:rsidP="00D766D5">
            <w:pPr>
              <w:pStyle w:val="TCTableBody"/>
              <w:rPr>
                <w:rFonts w:cs="Arial"/>
              </w:rPr>
            </w:pPr>
            <w:r w:rsidRPr="00B601E4">
              <w:rPr>
                <w:rFonts w:cs="Arial"/>
              </w:rPr>
              <w:t>Primer extension assay</w:t>
            </w:r>
          </w:p>
        </w:tc>
        <w:tc>
          <w:tcPr>
            <w:tcW w:w="2693" w:type="dxa"/>
          </w:tcPr>
          <w:p w14:paraId="59EF9C41" w14:textId="77777777" w:rsidR="005D7F2F" w:rsidRPr="00B601E4" w:rsidRDefault="005D7F2F" w:rsidP="00D766D5">
            <w:pPr>
              <w:pStyle w:val="TCTableBody"/>
              <w:rPr>
                <w:rFonts w:cs="Arial"/>
              </w:rPr>
            </w:pPr>
            <w:proofErr w:type="spellStart"/>
            <w:r w:rsidRPr="00B601E4">
              <w:rPr>
                <w:rFonts w:cs="Arial"/>
              </w:rPr>
              <w:t>TempN-exoR</w:t>
            </w:r>
            <w:proofErr w:type="spellEnd"/>
          </w:p>
        </w:tc>
        <w:tc>
          <w:tcPr>
            <w:tcW w:w="5357" w:type="dxa"/>
          </w:tcPr>
          <w:p w14:paraId="584A4AF2" w14:textId="77777777" w:rsidR="005D7F2F" w:rsidRPr="00B601E4" w:rsidRDefault="005D7F2F" w:rsidP="00D766D5">
            <w:pPr>
              <w:pStyle w:val="TCTableBody"/>
              <w:rPr>
                <w:rFonts w:cs="Arial"/>
              </w:rPr>
            </w:pPr>
            <w:r w:rsidRPr="00B601E4">
              <w:rPr>
                <w:rFonts w:cs="Arial"/>
              </w:rPr>
              <w:t>TGGTCCAGCATCGTGAGATCGATTACCGAACAGCACTACGTGGCTAAGTGCTTATCTCCTAGCTTAAACGGAT*C*C*G</w:t>
            </w:r>
          </w:p>
        </w:tc>
      </w:tr>
      <w:tr w:rsidR="005D7F2F" w:rsidRPr="00B601E4" w14:paraId="386FBA0A" w14:textId="77777777" w:rsidTr="00D766D5">
        <w:tc>
          <w:tcPr>
            <w:tcW w:w="1668" w:type="dxa"/>
            <w:vMerge/>
          </w:tcPr>
          <w:p w14:paraId="26FD8405" w14:textId="77777777" w:rsidR="005D7F2F" w:rsidRPr="00B601E4" w:rsidRDefault="005D7F2F" w:rsidP="00D766D5">
            <w:pPr>
              <w:pStyle w:val="TCTableBody"/>
              <w:rPr>
                <w:rFonts w:cs="Arial"/>
              </w:rPr>
            </w:pPr>
          </w:p>
        </w:tc>
        <w:tc>
          <w:tcPr>
            <w:tcW w:w="2693" w:type="dxa"/>
          </w:tcPr>
          <w:p w14:paraId="66BE8124" w14:textId="77777777" w:rsidR="005D7F2F" w:rsidRPr="00B601E4" w:rsidRDefault="005D7F2F" w:rsidP="00D766D5">
            <w:pPr>
              <w:pStyle w:val="TCTableBody"/>
              <w:rPr>
                <w:rFonts w:cs="Arial"/>
              </w:rPr>
            </w:pPr>
            <w:r w:rsidRPr="00B601E4">
              <w:rPr>
                <w:rFonts w:cs="Arial"/>
              </w:rPr>
              <w:t>TempN_2.7_ExoR</w:t>
            </w:r>
          </w:p>
        </w:tc>
        <w:tc>
          <w:tcPr>
            <w:tcW w:w="5357" w:type="dxa"/>
          </w:tcPr>
          <w:p w14:paraId="356D2D4D" w14:textId="77777777" w:rsidR="005D7F2F" w:rsidRPr="00B601E4" w:rsidRDefault="005D7F2F" w:rsidP="00D766D5">
            <w:pPr>
              <w:pStyle w:val="TCTableBody"/>
              <w:rPr>
                <w:rFonts w:cs="Arial"/>
              </w:rPr>
            </w:pPr>
            <w:r w:rsidRPr="00B601E4">
              <w:rPr>
                <w:rFonts w:cs="Arial"/>
              </w:rPr>
              <w:t>TGGTCCAGCATCGTGAGATCCCTTACTGAACAGACTACATGGCTAAGTGCTTATCTCCTAGCTTAAACGGAT*C*C*G</w:t>
            </w:r>
          </w:p>
        </w:tc>
      </w:tr>
      <w:tr w:rsidR="005D7F2F" w:rsidRPr="00B601E4" w14:paraId="354603DC" w14:textId="77777777" w:rsidTr="00D766D5">
        <w:tc>
          <w:tcPr>
            <w:tcW w:w="1668" w:type="dxa"/>
          </w:tcPr>
          <w:p w14:paraId="3140EE05" w14:textId="77777777" w:rsidR="005D7F2F" w:rsidRPr="00B601E4" w:rsidRDefault="005D7F2F" w:rsidP="00D766D5">
            <w:pPr>
              <w:pStyle w:val="TCTableBody"/>
              <w:rPr>
                <w:rFonts w:cs="Arial"/>
              </w:rPr>
            </w:pPr>
            <w:r w:rsidRPr="00B601E4">
              <w:rPr>
                <w:rFonts w:cs="Arial"/>
              </w:rPr>
              <w:t>RCA assay</w:t>
            </w:r>
          </w:p>
        </w:tc>
        <w:tc>
          <w:tcPr>
            <w:tcW w:w="2693" w:type="dxa"/>
          </w:tcPr>
          <w:p w14:paraId="22F80E3C" w14:textId="77777777" w:rsidR="005D7F2F" w:rsidRPr="00B601E4" w:rsidRDefault="005D7F2F" w:rsidP="00D766D5">
            <w:pPr>
              <w:pStyle w:val="TCTableBody"/>
              <w:rPr>
                <w:rFonts w:cs="Arial"/>
              </w:rPr>
            </w:pPr>
            <w:r w:rsidRPr="00B601E4">
              <w:rPr>
                <w:rFonts w:cs="Arial"/>
              </w:rPr>
              <w:t>P2_RCA_N8_ExoR</w:t>
            </w:r>
          </w:p>
        </w:tc>
        <w:tc>
          <w:tcPr>
            <w:tcW w:w="5357" w:type="dxa"/>
          </w:tcPr>
          <w:p w14:paraId="2146D42A" w14:textId="77777777" w:rsidR="005D7F2F" w:rsidRPr="00B601E4" w:rsidRDefault="005D7F2F" w:rsidP="00D766D5">
            <w:pPr>
              <w:pStyle w:val="TCTableBody"/>
              <w:rPr>
                <w:rFonts w:cs="Arial"/>
              </w:rPr>
            </w:pPr>
            <w:r w:rsidRPr="00B601E4">
              <w:rPr>
                <w:rFonts w:cs="Arial"/>
              </w:rPr>
              <w:t>NNNNNN*N*N</w:t>
            </w:r>
          </w:p>
        </w:tc>
      </w:tr>
      <w:tr w:rsidR="005D7F2F" w:rsidRPr="00B601E4" w14:paraId="0282CCB9" w14:textId="77777777" w:rsidTr="00D766D5">
        <w:tc>
          <w:tcPr>
            <w:tcW w:w="1668" w:type="dxa"/>
            <w:vMerge w:val="restart"/>
          </w:tcPr>
          <w:p w14:paraId="5A0ED607" w14:textId="77777777" w:rsidR="005D7F2F" w:rsidRPr="00B601E4" w:rsidRDefault="005D7F2F" w:rsidP="00D766D5">
            <w:pPr>
              <w:pStyle w:val="TCTableBody"/>
              <w:rPr>
                <w:rFonts w:cs="Arial"/>
              </w:rPr>
            </w:pPr>
            <w:r w:rsidRPr="00B601E4">
              <w:rPr>
                <w:rFonts w:cs="Arial"/>
              </w:rPr>
              <w:t>Fidelity assay</w:t>
            </w:r>
          </w:p>
        </w:tc>
        <w:tc>
          <w:tcPr>
            <w:tcW w:w="2693" w:type="dxa"/>
          </w:tcPr>
          <w:p w14:paraId="0635B2D9" w14:textId="77777777" w:rsidR="005D7F2F" w:rsidRPr="00B601E4" w:rsidRDefault="005D7F2F" w:rsidP="00D766D5">
            <w:pPr>
              <w:pStyle w:val="TCTableBody"/>
              <w:rPr>
                <w:rFonts w:cs="Arial"/>
              </w:rPr>
            </w:pPr>
            <w:r w:rsidRPr="00B601E4">
              <w:rPr>
                <w:rFonts w:cs="Arial"/>
              </w:rPr>
              <w:t>PH_pET23_DA_Biotin3</w:t>
            </w:r>
          </w:p>
        </w:tc>
        <w:tc>
          <w:tcPr>
            <w:tcW w:w="5357" w:type="dxa"/>
          </w:tcPr>
          <w:p w14:paraId="551ADC50" w14:textId="77777777" w:rsidR="005D7F2F" w:rsidRPr="00B601E4" w:rsidRDefault="005D7F2F" w:rsidP="00D766D5">
            <w:pPr>
              <w:pStyle w:val="TCTableBody"/>
              <w:rPr>
                <w:rFonts w:cs="Arial"/>
              </w:rPr>
            </w:pPr>
            <w:r w:rsidRPr="00B601E4">
              <w:rPr>
                <w:rFonts w:cs="Arial"/>
              </w:rPr>
              <w:t>/5BiotinTEG/</w:t>
            </w:r>
            <w:proofErr w:type="spellStart"/>
            <w:r w:rsidRPr="00B601E4">
              <w:rPr>
                <w:rFonts w:cs="Arial"/>
              </w:rPr>
              <w:t>CCCCTTATTAGCGTTTGCCAGCTCTTCCACTCAGGGTtAATGCCAGC</w:t>
            </w:r>
            <w:proofErr w:type="spellEnd"/>
          </w:p>
        </w:tc>
      </w:tr>
      <w:tr w:rsidR="005D7F2F" w:rsidRPr="00B601E4" w14:paraId="29A3EBCC" w14:textId="77777777" w:rsidTr="00D766D5">
        <w:tc>
          <w:tcPr>
            <w:tcW w:w="1668" w:type="dxa"/>
            <w:vMerge/>
          </w:tcPr>
          <w:p w14:paraId="6EF478A5" w14:textId="77777777" w:rsidR="005D7F2F" w:rsidRPr="00B601E4" w:rsidRDefault="005D7F2F" w:rsidP="00D766D5">
            <w:pPr>
              <w:pStyle w:val="TCTableBody"/>
              <w:rPr>
                <w:rFonts w:cs="Arial"/>
              </w:rPr>
            </w:pPr>
          </w:p>
        </w:tc>
        <w:tc>
          <w:tcPr>
            <w:tcW w:w="2693" w:type="dxa"/>
          </w:tcPr>
          <w:p w14:paraId="33C54EED" w14:textId="77777777" w:rsidR="005D7F2F" w:rsidRPr="00B601E4" w:rsidRDefault="005D7F2F" w:rsidP="00D766D5">
            <w:pPr>
              <w:pStyle w:val="TCTableBody"/>
              <w:rPr>
                <w:rFonts w:cs="Arial"/>
              </w:rPr>
            </w:pPr>
            <w:r w:rsidRPr="00B601E4">
              <w:rPr>
                <w:rFonts w:cs="Arial"/>
              </w:rPr>
              <w:t>outnest_1</w:t>
            </w:r>
          </w:p>
        </w:tc>
        <w:tc>
          <w:tcPr>
            <w:tcW w:w="5357" w:type="dxa"/>
          </w:tcPr>
          <w:p w14:paraId="3371A3C1" w14:textId="77777777" w:rsidR="005D7F2F" w:rsidRPr="00B601E4" w:rsidRDefault="005D7F2F" w:rsidP="00D766D5">
            <w:pPr>
              <w:pStyle w:val="TCTableBody"/>
              <w:rPr>
                <w:rFonts w:cs="Arial"/>
              </w:rPr>
            </w:pPr>
            <w:r w:rsidRPr="00B601E4">
              <w:rPr>
                <w:rFonts w:cs="Arial"/>
              </w:rPr>
              <w:t>CCCCTTATTAGCGTTTGCCA</w:t>
            </w:r>
          </w:p>
        </w:tc>
      </w:tr>
      <w:tr w:rsidR="005D7F2F" w:rsidRPr="00B601E4" w14:paraId="249B567A" w14:textId="77777777" w:rsidTr="00D766D5">
        <w:tc>
          <w:tcPr>
            <w:tcW w:w="1668" w:type="dxa"/>
            <w:vMerge/>
          </w:tcPr>
          <w:p w14:paraId="1099ABEE" w14:textId="77777777" w:rsidR="005D7F2F" w:rsidRPr="00B601E4" w:rsidRDefault="005D7F2F" w:rsidP="00D766D5">
            <w:pPr>
              <w:pStyle w:val="TCTableBody"/>
              <w:rPr>
                <w:rFonts w:cs="Arial"/>
              </w:rPr>
            </w:pPr>
          </w:p>
        </w:tc>
        <w:tc>
          <w:tcPr>
            <w:tcW w:w="2693" w:type="dxa"/>
          </w:tcPr>
          <w:p w14:paraId="7265937D" w14:textId="77777777" w:rsidR="005D7F2F" w:rsidRPr="00B601E4" w:rsidRDefault="005D7F2F" w:rsidP="00D766D5">
            <w:pPr>
              <w:pStyle w:val="TCTableBody"/>
              <w:rPr>
                <w:rFonts w:cs="Arial"/>
              </w:rPr>
            </w:pPr>
            <w:r w:rsidRPr="00B601E4">
              <w:rPr>
                <w:rFonts w:cs="Arial"/>
              </w:rPr>
              <w:t>P2_fidelity_inestR1</w:t>
            </w:r>
          </w:p>
        </w:tc>
        <w:tc>
          <w:tcPr>
            <w:tcW w:w="5357" w:type="dxa"/>
          </w:tcPr>
          <w:p w14:paraId="3DD80DEF" w14:textId="77777777" w:rsidR="005D7F2F" w:rsidRPr="00B601E4" w:rsidRDefault="005D7F2F" w:rsidP="00D766D5">
            <w:pPr>
              <w:pStyle w:val="TCTableBody"/>
              <w:rPr>
                <w:rFonts w:cs="Arial"/>
              </w:rPr>
            </w:pPr>
            <w:r w:rsidRPr="00B601E4">
              <w:rPr>
                <w:rFonts w:cs="Arial"/>
              </w:rPr>
              <w:t>CTGTGTGGCCGCAAG</w:t>
            </w:r>
          </w:p>
        </w:tc>
      </w:tr>
      <w:tr w:rsidR="005D7F2F" w:rsidRPr="00B601E4" w14:paraId="33F8E16A" w14:textId="77777777" w:rsidTr="00D766D5">
        <w:tc>
          <w:tcPr>
            <w:tcW w:w="1668" w:type="dxa"/>
            <w:vMerge/>
          </w:tcPr>
          <w:p w14:paraId="76515930" w14:textId="77777777" w:rsidR="005D7F2F" w:rsidRPr="00B601E4" w:rsidRDefault="005D7F2F" w:rsidP="00D766D5">
            <w:pPr>
              <w:pStyle w:val="TCTableBody"/>
              <w:rPr>
                <w:rFonts w:cs="Arial"/>
              </w:rPr>
            </w:pPr>
          </w:p>
        </w:tc>
        <w:tc>
          <w:tcPr>
            <w:tcW w:w="2693" w:type="dxa"/>
          </w:tcPr>
          <w:p w14:paraId="29D78298" w14:textId="77777777" w:rsidR="005D7F2F" w:rsidRPr="00B601E4" w:rsidRDefault="005D7F2F" w:rsidP="00D766D5">
            <w:pPr>
              <w:pStyle w:val="TCTableBody"/>
              <w:rPr>
                <w:rFonts w:cs="Arial"/>
              </w:rPr>
            </w:pPr>
            <w:proofErr w:type="spellStart"/>
            <w:r w:rsidRPr="00B601E4">
              <w:rPr>
                <w:rFonts w:cs="Arial"/>
              </w:rPr>
              <w:t>Fidelity_ref</w:t>
            </w:r>
            <w:proofErr w:type="spellEnd"/>
          </w:p>
        </w:tc>
        <w:tc>
          <w:tcPr>
            <w:tcW w:w="5357" w:type="dxa"/>
          </w:tcPr>
          <w:p w14:paraId="4BB9DA4F" w14:textId="77777777" w:rsidR="005D7F2F" w:rsidRPr="00B601E4" w:rsidRDefault="005D7F2F" w:rsidP="00D766D5">
            <w:pPr>
              <w:pStyle w:val="TCTableBody"/>
              <w:rPr>
                <w:rFonts w:cs="Arial"/>
              </w:rPr>
            </w:pPr>
            <w:r w:rsidRPr="00B601E4">
              <w:rPr>
                <w:rFonts w:cs="Arial"/>
              </w:rPr>
              <w:t>agggttaatgccagcgcttcgttaatacagatgtaggtgttccacagggtagccagcagcatatggtgcagggcgctgacttccgcgtt</w:t>
            </w:r>
            <w:r w:rsidRPr="00B601E4">
              <w:rPr>
                <w:rFonts w:cs="Arial"/>
              </w:rPr>
              <w:lastRenderedPageBreak/>
              <w:t>tccagactttacgaaacacggaaaccgaagaccattcatgttgttgctcaggtcgcagacgttttgcagcagcagtcgcttcacgttcgctcgcgtatcggtgattcattctgctaaccagtaaggcaaccccgccagcctagccgggtcctcaacgacaggagcacgatcatgcgcacccgtggccaggacccaacgctgcccgagatctcgatcccgcgaaattaatacgactcactatagggagaccacaacggtttccctctagaaataattttgtttaactttaagaaggagatataccatggatcctctagagtcgacctgcaggcatgcaagcttgcggccacacag</w:t>
            </w:r>
          </w:p>
        </w:tc>
      </w:tr>
    </w:tbl>
    <w:p w14:paraId="6DEC7BBE" w14:textId="77777777" w:rsidR="005D7F2F" w:rsidRPr="00B601E4" w:rsidRDefault="005D7F2F" w:rsidP="005D7F2F">
      <w:pPr>
        <w:pStyle w:val="FETableFootnote"/>
        <w:rPr>
          <w:rFonts w:cs="Arial"/>
        </w:rPr>
      </w:pPr>
      <w:proofErr w:type="spellStart"/>
      <w:r w:rsidRPr="00B601E4">
        <w:rPr>
          <w:rFonts w:cs="Arial"/>
          <w:vertAlign w:val="superscript"/>
        </w:rPr>
        <w:lastRenderedPageBreak/>
        <w:t>a</w:t>
      </w:r>
      <w:r w:rsidRPr="00B601E4">
        <w:rPr>
          <w:rFonts w:cs="Arial"/>
        </w:rPr>
        <w:t>All</w:t>
      </w:r>
      <w:proofErr w:type="spellEnd"/>
      <w:r w:rsidRPr="00B601E4">
        <w:rPr>
          <w:rFonts w:cs="Arial"/>
        </w:rPr>
        <w:t xml:space="preserve"> sequences are written in the 5’</w:t>
      </w:r>
      <w:r w:rsidRPr="00B601E4">
        <w:rPr>
          <w:rFonts w:cs="Arial"/>
        </w:rPr>
        <w:sym w:font="Wingdings" w:char="F0E0"/>
      </w:r>
      <w:r w:rsidRPr="00B601E4">
        <w:rPr>
          <w:rFonts w:cs="Arial"/>
        </w:rPr>
        <w:t xml:space="preserve">3’ </w:t>
      </w:r>
      <w:proofErr w:type="gramStart"/>
      <w:r w:rsidRPr="00B601E4">
        <w:rPr>
          <w:rFonts w:cs="Arial"/>
        </w:rPr>
        <w:t>direction</w:t>
      </w:r>
      <w:proofErr w:type="gramEnd"/>
    </w:p>
    <w:p w14:paraId="245418DE" w14:textId="77777777" w:rsidR="005D7F2F" w:rsidRPr="00B601E4" w:rsidRDefault="005D7F2F" w:rsidP="005D7F2F">
      <w:pPr>
        <w:pStyle w:val="FETableFootnote"/>
        <w:rPr>
          <w:rFonts w:cs="Arial"/>
        </w:rPr>
      </w:pPr>
      <w:proofErr w:type="spellStart"/>
      <w:r w:rsidRPr="00B601E4">
        <w:rPr>
          <w:rFonts w:cs="Arial"/>
          <w:vertAlign w:val="superscript"/>
        </w:rPr>
        <w:t>b</w:t>
      </w:r>
      <w:r w:rsidRPr="00B601E4">
        <w:rPr>
          <w:rFonts w:cs="Arial"/>
        </w:rPr>
        <w:t>N</w:t>
      </w:r>
      <w:proofErr w:type="spellEnd"/>
      <w:r w:rsidRPr="00B601E4">
        <w:rPr>
          <w:rFonts w:cs="Arial"/>
        </w:rPr>
        <w:t xml:space="preserve">: A/C/G/T; </w:t>
      </w:r>
      <w:proofErr w:type="gramStart"/>
      <w:r w:rsidRPr="00B601E4">
        <w:rPr>
          <w:rFonts w:cs="Arial"/>
        </w:rPr>
        <w:t>S:G</w:t>
      </w:r>
      <w:proofErr w:type="gramEnd"/>
      <w:r w:rsidRPr="00B601E4">
        <w:rPr>
          <w:rFonts w:cs="Arial"/>
        </w:rPr>
        <w:t xml:space="preserve">/C </w:t>
      </w:r>
    </w:p>
    <w:p w14:paraId="494AC567" w14:textId="77777777" w:rsidR="005D7F2F" w:rsidRPr="00B601E4" w:rsidRDefault="005D7F2F" w:rsidP="005D7F2F">
      <w:pPr>
        <w:pStyle w:val="FETableFootnote"/>
        <w:rPr>
          <w:rFonts w:cs="Arial"/>
        </w:rPr>
      </w:pPr>
      <w:r w:rsidRPr="00B601E4">
        <w:rPr>
          <w:rFonts w:cs="Arial"/>
        </w:rPr>
        <w:t xml:space="preserve">*: phosphorothioate bond </w:t>
      </w:r>
    </w:p>
    <w:p w14:paraId="5483E891" w14:textId="25EC033E" w:rsidR="005D7F2F" w:rsidRPr="00B601E4" w:rsidRDefault="005D7F2F" w:rsidP="005D7F2F">
      <w:pPr>
        <w:pStyle w:val="FETableFootnote"/>
        <w:rPr>
          <w:rFonts w:cs="Arial"/>
        </w:rPr>
      </w:pPr>
      <w:r w:rsidRPr="00B601E4">
        <w:rPr>
          <w:rFonts w:cs="Arial"/>
        </w:rPr>
        <w:t xml:space="preserve">/5BiotinTEG/: Biotin with a 15 atom </w:t>
      </w:r>
      <w:proofErr w:type="spellStart"/>
      <w:r w:rsidRPr="00B601E4">
        <w:rPr>
          <w:rFonts w:cs="Arial"/>
        </w:rPr>
        <w:t>triethylene</w:t>
      </w:r>
      <w:proofErr w:type="spellEnd"/>
      <w:r w:rsidRPr="00B601E4">
        <w:rPr>
          <w:rFonts w:cs="Arial"/>
        </w:rPr>
        <w:t xml:space="preserve"> glycol (TEG) spacer</w:t>
      </w:r>
    </w:p>
    <w:p w14:paraId="14E75299" w14:textId="77777777" w:rsidR="00DD196C" w:rsidRDefault="00DD196C" w:rsidP="00DD196C">
      <w:pPr>
        <w:pStyle w:val="TFReferencesSection"/>
        <w:ind w:firstLine="0"/>
        <w:rPr>
          <w:rFonts w:cs="Arial"/>
          <w:b/>
          <w:bCs/>
        </w:rPr>
      </w:pPr>
    </w:p>
    <w:p w14:paraId="61EF7E0B" w14:textId="15450BED" w:rsidR="00DD196C" w:rsidRDefault="00DD196C" w:rsidP="008F626C">
      <w:pPr>
        <w:pStyle w:val="Heading2"/>
      </w:pPr>
      <w:bookmarkStart w:id="24" w:name="_Toc118361615"/>
      <w:r w:rsidRPr="00DD196C">
        <w:t>Supplementary references</w:t>
      </w:r>
      <w:bookmarkEnd w:id="24"/>
    </w:p>
    <w:p w14:paraId="0DF50BD0" w14:textId="77777777" w:rsidR="008F626C" w:rsidRPr="008F626C" w:rsidRDefault="008F626C" w:rsidP="008F626C"/>
    <w:sdt>
      <w:sdtPr>
        <w:rPr>
          <w:rFonts w:cs="Arial"/>
        </w:rPr>
        <w:tag w:val="MENDELEY_BIBLIOGRAPHY"/>
        <w:id w:val="1736518086"/>
        <w:placeholder>
          <w:docPart w:val="4816C3DEE0084E258C79C667692116ED"/>
        </w:placeholder>
      </w:sdtPr>
      <w:sdtContent>
        <w:p w14:paraId="3786BB8E" w14:textId="77777777" w:rsidR="00AF035D" w:rsidRDefault="00AF035D">
          <w:pPr>
            <w:autoSpaceDE w:val="0"/>
            <w:autoSpaceDN w:val="0"/>
            <w:ind w:hanging="640"/>
            <w:divId w:val="1869638407"/>
            <w:rPr>
              <w:szCs w:val="24"/>
            </w:rPr>
          </w:pPr>
          <w:r>
            <w:t>(1)</w:t>
          </w:r>
          <w:r>
            <w:tab/>
            <w:t xml:space="preserve">Altschul, S. F.; Gish, W.; Miller, W.; Myers, E. W.; Lipman, D. J. Basic Local Alignment Search Tool. </w:t>
          </w:r>
          <w:r>
            <w:rPr>
              <w:i/>
              <w:iCs/>
            </w:rPr>
            <w:t>J Mol Biol</w:t>
          </w:r>
          <w:r>
            <w:t xml:space="preserve"> </w:t>
          </w:r>
          <w:r>
            <w:rPr>
              <w:b/>
              <w:bCs/>
            </w:rPr>
            <w:t>1990</w:t>
          </w:r>
          <w:r>
            <w:t xml:space="preserve">, </w:t>
          </w:r>
          <w:r>
            <w:rPr>
              <w:i/>
              <w:iCs/>
            </w:rPr>
            <w:t>215</w:t>
          </w:r>
          <w:r>
            <w:t xml:space="preserve"> (3), 403–410. https://doi.org/10.1016/S0022-2836(05)80360-2.</w:t>
          </w:r>
        </w:p>
        <w:p w14:paraId="46D60EDA" w14:textId="77777777" w:rsidR="00AF035D" w:rsidRDefault="00AF035D">
          <w:pPr>
            <w:autoSpaceDE w:val="0"/>
            <w:autoSpaceDN w:val="0"/>
            <w:ind w:hanging="640"/>
            <w:divId w:val="56054309"/>
          </w:pPr>
          <w:r>
            <w:t>(2)</w:t>
          </w:r>
          <w:r>
            <w:tab/>
            <w:t xml:space="preserve">Rangwala, S. H.; Kuznetsov, A.; </w:t>
          </w:r>
          <w:proofErr w:type="spellStart"/>
          <w:r>
            <w:t>Ananiev</w:t>
          </w:r>
          <w:proofErr w:type="spellEnd"/>
          <w:r>
            <w:t xml:space="preserve">, V.; Asztalos, A.; Borodin, E.; </w:t>
          </w:r>
          <w:proofErr w:type="spellStart"/>
          <w:r>
            <w:t>Evgeniev</w:t>
          </w:r>
          <w:proofErr w:type="spellEnd"/>
          <w:r>
            <w:t xml:space="preserve">, V.; </w:t>
          </w:r>
          <w:proofErr w:type="spellStart"/>
          <w:r>
            <w:t>Joukov</w:t>
          </w:r>
          <w:proofErr w:type="spellEnd"/>
          <w:r>
            <w:t xml:space="preserve">, V.; </w:t>
          </w:r>
          <w:proofErr w:type="spellStart"/>
          <w:r>
            <w:t>Lotov</w:t>
          </w:r>
          <w:proofErr w:type="spellEnd"/>
          <w:r>
            <w:t xml:space="preserve">, V.; Pannu, R.; </w:t>
          </w:r>
          <w:proofErr w:type="spellStart"/>
          <w:r>
            <w:t>Rudnev</w:t>
          </w:r>
          <w:proofErr w:type="spellEnd"/>
          <w:r>
            <w:t xml:space="preserve">, D.; </w:t>
          </w:r>
          <w:proofErr w:type="spellStart"/>
          <w:r>
            <w:t>Shkeda</w:t>
          </w:r>
          <w:proofErr w:type="spellEnd"/>
          <w:r>
            <w:t xml:space="preserve">, A.; Weitz, E. M.; Schneider, V. A. Accessing NCBI Data Using the NCBI Sequence Viewer and Genome Data Viewer (GDV). </w:t>
          </w:r>
          <w:r>
            <w:rPr>
              <w:i/>
              <w:iCs/>
            </w:rPr>
            <w:t>Genome Res</w:t>
          </w:r>
          <w:r>
            <w:t xml:space="preserve"> </w:t>
          </w:r>
          <w:r>
            <w:rPr>
              <w:b/>
              <w:bCs/>
            </w:rPr>
            <w:t>2021</w:t>
          </w:r>
          <w:r>
            <w:t xml:space="preserve">, </w:t>
          </w:r>
          <w:r>
            <w:rPr>
              <w:i/>
              <w:iCs/>
            </w:rPr>
            <w:t>31</w:t>
          </w:r>
          <w:r>
            <w:t xml:space="preserve"> (1), 159–169. https://doi.org/10.1101/gr.266932.120.</w:t>
          </w:r>
        </w:p>
        <w:p w14:paraId="1D0499FD" w14:textId="77777777" w:rsidR="00AF035D" w:rsidRDefault="00AF035D">
          <w:pPr>
            <w:autoSpaceDE w:val="0"/>
            <w:autoSpaceDN w:val="0"/>
            <w:ind w:hanging="640"/>
            <w:divId w:val="1794249501"/>
          </w:pPr>
          <w:r>
            <w:t>(3)</w:t>
          </w:r>
          <w:r>
            <w:tab/>
            <w:t xml:space="preserve">Torres, L. L.; Pinheiro, V. B. Xenobiotic Nucleic Acid (XNA) Synthesis by Phi29 DNA Polymerase. </w:t>
          </w:r>
          <w:proofErr w:type="spellStart"/>
          <w:r>
            <w:rPr>
              <w:i/>
              <w:iCs/>
            </w:rPr>
            <w:t>Curr</w:t>
          </w:r>
          <w:proofErr w:type="spellEnd"/>
          <w:r>
            <w:rPr>
              <w:i/>
              <w:iCs/>
            </w:rPr>
            <w:t xml:space="preserve"> </w:t>
          </w:r>
          <w:proofErr w:type="spellStart"/>
          <w:r>
            <w:rPr>
              <w:i/>
              <w:iCs/>
            </w:rPr>
            <w:t>Protoc</w:t>
          </w:r>
          <w:proofErr w:type="spellEnd"/>
          <w:r>
            <w:rPr>
              <w:i/>
              <w:iCs/>
            </w:rPr>
            <w:t xml:space="preserve"> Chem Biol</w:t>
          </w:r>
          <w:r>
            <w:t xml:space="preserve"> </w:t>
          </w:r>
          <w:r>
            <w:rPr>
              <w:b/>
              <w:bCs/>
            </w:rPr>
            <w:t>2018</w:t>
          </w:r>
          <w:r>
            <w:t xml:space="preserve">, </w:t>
          </w:r>
          <w:r>
            <w:rPr>
              <w:i/>
              <w:iCs/>
            </w:rPr>
            <w:t>10</w:t>
          </w:r>
          <w:r>
            <w:t xml:space="preserve"> (2), e41. https://doi.org/10.1002/cpch.41.</w:t>
          </w:r>
        </w:p>
        <w:p w14:paraId="72C9BDD9" w14:textId="54943BC0" w:rsidR="00D02D55" w:rsidRPr="005D7F2F" w:rsidRDefault="00AF035D" w:rsidP="00DD196C">
          <w:r>
            <w:lastRenderedPageBreak/>
            <w:t> </w:t>
          </w:r>
        </w:p>
      </w:sdtContent>
    </w:sdt>
    <w:p w14:paraId="5BCAEF1A" w14:textId="01A36FF6" w:rsidR="003A247E" w:rsidRDefault="003A247E" w:rsidP="003B4B78">
      <w:pPr>
        <w:spacing w:after="160" w:line="259" w:lineRule="auto"/>
      </w:pPr>
    </w:p>
    <w:sectPr w:rsidR="003A247E" w:rsidSect="00355E98">
      <w:footerReference w:type="even" r:id="rId15"/>
      <w:footerReference w:type="default" r:id="rId16"/>
      <w:headerReference w:type="first" r:id="rId17"/>
      <w:pgSz w:w="12240" w:h="15840"/>
      <w:pgMar w:top="1440" w:right="1440" w:bottom="1440" w:left="1440" w:header="0" w:footer="0" w:gutter="0"/>
      <w:cols w:space="475"/>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3D09E" w14:textId="77777777" w:rsidR="008C4E07" w:rsidRDefault="008C4E07" w:rsidP="009E54F2">
      <w:pPr>
        <w:spacing w:after="0" w:line="240" w:lineRule="auto"/>
      </w:pPr>
      <w:r>
        <w:separator/>
      </w:r>
    </w:p>
  </w:endnote>
  <w:endnote w:type="continuationSeparator" w:id="0">
    <w:p w14:paraId="5903EE51" w14:textId="77777777" w:rsidR="008C4E07" w:rsidRDefault="008C4E07" w:rsidP="009E54F2">
      <w:pPr>
        <w:spacing w:after="0" w:line="240" w:lineRule="auto"/>
      </w:pPr>
      <w:r>
        <w:continuationSeparator/>
      </w:r>
    </w:p>
  </w:endnote>
  <w:endnote w:type="continuationNotice" w:id="1">
    <w:p w14:paraId="0847E991" w14:textId="77777777" w:rsidR="008C4E07" w:rsidRDefault="008C4E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1C33" w14:textId="77777777" w:rsidR="003B4AF3"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ECD22" w14:textId="77777777" w:rsidR="003B4AF3" w:rsidRDefault="0000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83D0" w14:textId="77777777" w:rsidR="003B4AF3"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E1C769" w14:textId="77777777" w:rsidR="003B4AF3" w:rsidRDefault="00000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C28C6" w14:textId="77777777" w:rsidR="008C4E07" w:rsidRDefault="008C4E07" w:rsidP="009E54F2">
      <w:pPr>
        <w:spacing w:after="0" w:line="240" w:lineRule="auto"/>
      </w:pPr>
      <w:r>
        <w:separator/>
      </w:r>
    </w:p>
  </w:footnote>
  <w:footnote w:type="continuationSeparator" w:id="0">
    <w:p w14:paraId="3D7E71A9" w14:textId="77777777" w:rsidR="008C4E07" w:rsidRDefault="008C4E07" w:rsidP="009E54F2">
      <w:pPr>
        <w:spacing w:after="0" w:line="240" w:lineRule="auto"/>
      </w:pPr>
      <w:r>
        <w:continuationSeparator/>
      </w:r>
    </w:p>
  </w:footnote>
  <w:footnote w:type="continuationNotice" w:id="1">
    <w:p w14:paraId="1452D617" w14:textId="77777777" w:rsidR="008C4E07" w:rsidRDefault="008C4E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E4B7" w14:textId="77777777" w:rsidR="00355E98" w:rsidRDefault="00355E98" w:rsidP="00355E98">
    <w:pPr>
      <w:pStyle w:val="Header"/>
      <w:jc w:val="right"/>
      <w:rPr>
        <w:lang w:val="en-GB"/>
      </w:rPr>
    </w:pPr>
  </w:p>
  <w:p w14:paraId="25E527D8" w14:textId="77777777" w:rsidR="00355E98" w:rsidRDefault="00355E98" w:rsidP="00355E98">
    <w:pPr>
      <w:pStyle w:val="Header"/>
      <w:jc w:val="right"/>
      <w:rPr>
        <w:lang w:val="en-GB"/>
      </w:rPr>
    </w:pPr>
  </w:p>
  <w:p w14:paraId="37FCE5D7" w14:textId="77777777" w:rsidR="00355E98" w:rsidRDefault="00355E98" w:rsidP="00355E98">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587"/>
    <w:multiLevelType w:val="multilevel"/>
    <w:tmpl w:val="FEEA0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43ECC"/>
    <w:multiLevelType w:val="hybridMultilevel"/>
    <w:tmpl w:val="BB8C6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7"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0"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1"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2" w15:restartNumberingAfterBreak="0">
    <w:nsid w:val="5DD20E0A"/>
    <w:multiLevelType w:val="hybridMultilevel"/>
    <w:tmpl w:val="983CD2E4"/>
    <w:lvl w:ilvl="0" w:tplc="DAD01248">
      <w:start w:val="2"/>
      <w:numFmt w:val="bullet"/>
      <w:lvlText w:val=""/>
      <w:lvlJc w:val="left"/>
      <w:pPr>
        <w:ind w:left="562" w:hanging="360"/>
      </w:pPr>
      <w:rPr>
        <w:rFonts w:ascii="Symbol" w:eastAsia="Times New Roman" w:hAnsi="Symbol"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num w:numId="1" w16cid:durableId="106435446">
    <w:abstractNumId w:val="10"/>
  </w:num>
  <w:num w:numId="2" w16cid:durableId="1222061064">
    <w:abstractNumId w:val="8"/>
  </w:num>
  <w:num w:numId="3" w16cid:durableId="1912344179">
    <w:abstractNumId w:val="11"/>
  </w:num>
  <w:num w:numId="4" w16cid:durableId="1919633577">
    <w:abstractNumId w:val="9"/>
  </w:num>
  <w:num w:numId="5" w16cid:durableId="1065681751">
    <w:abstractNumId w:val="7"/>
  </w:num>
  <w:num w:numId="6" w16cid:durableId="1154370193">
    <w:abstractNumId w:val="6"/>
  </w:num>
  <w:num w:numId="7" w16cid:durableId="1766027470">
    <w:abstractNumId w:val="5"/>
  </w:num>
  <w:num w:numId="8" w16cid:durableId="1692413025">
    <w:abstractNumId w:val="3"/>
  </w:num>
  <w:num w:numId="9" w16cid:durableId="1269119704">
    <w:abstractNumId w:val="2"/>
  </w:num>
  <w:num w:numId="10" w16cid:durableId="783891286">
    <w:abstractNumId w:val="4"/>
  </w:num>
  <w:num w:numId="11" w16cid:durableId="561330171">
    <w:abstractNumId w:val="12"/>
  </w:num>
  <w:num w:numId="12" w16cid:durableId="1498157383">
    <w:abstractNumId w:val="1"/>
  </w:num>
  <w:num w:numId="13" w16cid:durableId="21994547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ola Handal">
    <w15:presenceInfo w15:providerId="AD" w15:userId="S::paola.handal@kuleuven.be::bf083219-ece1-47da-aa2d-060071042e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0F"/>
    <w:rsid w:val="00000FA7"/>
    <w:rsid w:val="00004C9D"/>
    <w:rsid w:val="00004DF8"/>
    <w:rsid w:val="00006395"/>
    <w:rsid w:val="00006948"/>
    <w:rsid w:val="00007FB7"/>
    <w:rsid w:val="000110F5"/>
    <w:rsid w:val="000117F2"/>
    <w:rsid w:val="000129C6"/>
    <w:rsid w:val="00012BED"/>
    <w:rsid w:val="00012DB7"/>
    <w:rsid w:val="000139C4"/>
    <w:rsid w:val="000142C3"/>
    <w:rsid w:val="00014F7E"/>
    <w:rsid w:val="0001608C"/>
    <w:rsid w:val="00016AD3"/>
    <w:rsid w:val="000208F1"/>
    <w:rsid w:val="00020A1C"/>
    <w:rsid w:val="0002141C"/>
    <w:rsid w:val="00021908"/>
    <w:rsid w:val="00022F83"/>
    <w:rsid w:val="00023B71"/>
    <w:rsid w:val="000264E1"/>
    <w:rsid w:val="00026AEA"/>
    <w:rsid w:val="000276BD"/>
    <w:rsid w:val="0003114A"/>
    <w:rsid w:val="000317A9"/>
    <w:rsid w:val="00031DC0"/>
    <w:rsid w:val="00031F26"/>
    <w:rsid w:val="00032451"/>
    <w:rsid w:val="0003336B"/>
    <w:rsid w:val="00035794"/>
    <w:rsid w:val="0003608D"/>
    <w:rsid w:val="0003718F"/>
    <w:rsid w:val="00037314"/>
    <w:rsid w:val="00037EF6"/>
    <w:rsid w:val="00041952"/>
    <w:rsid w:val="00042A66"/>
    <w:rsid w:val="000450CD"/>
    <w:rsid w:val="00045A12"/>
    <w:rsid w:val="00045AD4"/>
    <w:rsid w:val="00045CB0"/>
    <w:rsid w:val="00045E45"/>
    <w:rsid w:val="00053B35"/>
    <w:rsid w:val="00053F91"/>
    <w:rsid w:val="00055037"/>
    <w:rsid w:val="00056299"/>
    <w:rsid w:val="00056B56"/>
    <w:rsid w:val="000572C5"/>
    <w:rsid w:val="000631D6"/>
    <w:rsid w:val="00063246"/>
    <w:rsid w:val="00063D80"/>
    <w:rsid w:val="00065D47"/>
    <w:rsid w:val="00066014"/>
    <w:rsid w:val="00066922"/>
    <w:rsid w:val="000670BB"/>
    <w:rsid w:val="000679F6"/>
    <w:rsid w:val="00070327"/>
    <w:rsid w:val="00070A0A"/>
    <w:rsid w:val="00071E70"/>
    <w:rsid w:val="00071FC4"/>
    <w:rsid w:val="000730AF"/>
    <w:rsid w:val="0007357D"/>
    <w:rsid w:val="0007463A"/>
    <w:rsid w:val="00074AD4"/>
    <w:rsid w:val="00076F9B"/>
    <w:rsid w:val="00077129"/>
    <w:rsid w:val="00077A18"/>
    <w:rsid w:val="00077CA0"/>
    <w:rsid w:val="00080612"/>
    <w:rsid w:val="00080FE1"/>
    <w:rsid w:val="00082FC6"/>
    <w:rsid w:val="00084849"/>
    <w:rsid w:val="00085BA1"/>
    <w:rsid w:val="00085F3F"/>
    <w:rsid w:val="00087809"/>
    <w:rsid w:val="00091765"/>
    <w:rsid w:val="00091871"/>
    <w:rsid w:val="0009263C"/>
    <w:rsid w:val="00093061"/>
    <w:rsid w:val="000945C4"/>
    <w:rsid w:val="00094CA6"/>
    <w:rsid w:val="00096341"/>
    <w:rsid w:val="00097693"/>
    <w:rsid w:val="00097F36"/>
    <w:rsid w:val="00097F4F"/>
    <w:rsid w:val="000A04CB"/>
    <w:rsid w:val="000A2A7E"/>
    <w:rsid w:val="000A414E"/>
    <w:rsid w:val="000A4997"/>
    <w:rsid w:val="000A591F"/>
    <w:rsid w:val="000A6F1B"/>
    <w:rsid w:val="000A7156"/>
    <w:rsid w:val="000A790E"/>
    <w:rsid w:val="000B0EBD"/>
    <w:rsid w:val="000B191F"/>
    <w:rsid w:val="000B3325"/>
    <w:rsid w:val="000B39B3"/>
    <w:rsid w:val="000B5F0A"/>
    <w:rsid w:val="000B62E0"/>
    <w:rsid w:val="000B6C77"/>
    <w:rsid w:val="000B6FD9"/>
    <w:rsid w:val="000B7092"/>
    <w:rsid w:val="000B734C"/>
    <w:rsid w:val="000B7398"/>
    <w:rsid w:val="000C04BD"/>
    <w:rsid w:val="000C0567"/>
    <w:rsid w:val="000C25B9"/>
    <w:rsid w:val="000C33B7"/>
    <w:rsid w:val="000C4A78"/>
    <w:rsid w:val="000C5095"/>
    <w:rsid w:val="000C660B"/>
    <w:rsid w:val="000D0087"/>
    <w:rsid w:val="000D101B"/>
    <w:rsid w:val="000D14E6"/>
    <w:rsid w:val="000D1F20"/>
    <w:rsid w:val="000D21E1"/>
    <w:rsid w:val="000D22BE"/>
    <w:rsid w:val="000D433D"/>
    <w:rsid w:val="000D44AA"/>
    <w:rsid w:val="000D677C"/>
    <w:rsid w:val="000D72FE"/>
    <w:rsid w:val="000D7883"/>
    <w:rsid w:val="000D7925"/>
    <w:rsid w:val="000E0666"/>
    <w:rsid w:val="000E14D8"/>
    <w:rsid w:val="000E1C20"/>
    <w:rsid w:val="000E1DE0"/>
    <w:rsid w:val="000E2862"/>
    <w:rsid w:val="000E3F8E"/>
    <w:rsid w:val="000E5349"/>
    <w:rsid w:val="000E5E84"/>
    <w:rsid w:val="000E6E7C"/>
    <w:rsid w:val="000E73C3"/>
    <w:rsid w:val="000E7D77"/>
    <w:rsid w:val="000F03D3"/>
    <w:rsid w:val="000F05B9"/>
    <w:rsid w:val="000F0AFD"/>
    <w:rsid w:val="000F2620"/>
    <w:rsid w:val="000F655C"/>
    <w:rsid w:val="000F65CE"/>
    <w:rsid w:val="000F783D"/>
    <w:rsid w:val="000F7BB0"/>
    <w:rsid w:val="00100232"/>
    <w:rsid w:val="00101CFC"/>
    <w:rsid w:val="00102330"/>
    <w:rsid w:val="00103368"/>
    <w:rsid w:val="0010632E"/>
    <w:rsid w:val="00107AB3"/>
    <w:rsid w:val="0011009C"/>
    <w:rsid w:val="00110335"/>
    <w:rsid w:val="0011089B"/>
    <w:rsid w:val="00111B4F"/>
    <w:rsid w:val="0011273A"/>
    <w:rsid w:val="001127F8"/>
    <w:rsid w:val="00113633"/>
    <w:rsid w:val="001138F3"/>
    <w:rsid w:val="00113A50"/>
    <w:rsid w:val="00115C72"/>
    <w:rsid w:val="001171B8"/>
    <w:rsid w:val="00120300"/>
    <w:rsid w:val="00120816"/>
    <w:rsid w:val="0012093F"/>
    <w:rsid w:val="001214AC"/>
    <w:rsid w:val="00121E34"/>
    <w:rsid w:val="0012408D"/>
    <w:rsid w:val="001243E9"/>
    <w:rsid w:val="00124802"/>
    <w:rsid w:val="001252BD"/>
    <w:rsid w:val="00126231"/>
    <w:rsid w:val="001262E1"/>
    <w:rsid w:val="00126585"/>
    <w:rsid w:val="001266B2"/>
    <w:rsid w:val="00126D2E"/>
    <w:rsid w:val="0012755A"/>
    <w:rsid w:val="0013038F"/>
    <w:rsid w:val="00130471"/>
    <w:rsid w:val="00130D5B"/>
    <w:rsid w:val="00133E27"/>
    <w:rsid w:val="0013453C"/>
    <w:rsid w:val="00135833"/>
    <w:rsid w:val="0013689E"/>
    <w:rsid w:val="00137271"/>
    <w:rsid w:val="001405DA"/>
    <w:rsid w:val="00140A8F"/>
    <w:rsid w:val="0014110A"/>
    <w:rsid w:val="00141E7A"/>
    <w:rsid w:val="00143B91"/>
    <w:rsid w:val="00145253"/>
    <w:rsid w:val="00145ECD"/>
    <w:rsid w:val="00150369"/>
    <w:rsid w:val="00152CF7"/>
    <w:rsid w:val="001532FD"/>
    <w:rsid w:val="001537FA"/>
    <w:rsid w:val="00153F9F"/>
    <w:rsid w:val="001543F2"/>
    <w:rsid w:val="0015478B"/>
    <w:rsid w:val="0016031D"/>
    <w:rsid w:val="001617D7"/>
    <w:rsid w:val="00161972"/>
    <w:rsid w:val="00161FA1"/>
    <w:rsid w:val="00162D70"/>
    <w:rsid w:val="00162EED"/>
    <w:rsid w:val="00164CC8"/>
    <w:rsid w:val="00165749"/>
    <w:rsid w:val="00165922"/>
    <w:rsid w:val="0017038F"/>
    <w:rsid w:val="0017134E"/>
    <w:rsid w:val="00171525"/>
    <w:rsid w:val="00172E59"/>
    <w:rsid w:val="0017521D"/>
    <w:rsid w:val="00175A31"/>
    <w:rsid w:val="00175F25"/>
    <w:rsid w:val="00177FBC"/>
    <w:rsid w:val="00180468"/>
    <w:rsid w:val="001805FE"/>
    <w:rsid w:val="00180A12"/>
    <w:rsid w:val="00181EC2"/>
    <w:rsid w:val="00181EE7"/>
    <w:rsid w:val="00182776"/>
    <w:rsid w:val="00183904"/>
    <w:rsid w:val="00186A48"/>
    <w:rsid w:val="0019098E"/>
    <w:rsid w:val="00192BB2"/>
    <w:rsid w:val="001932BA"/>
    <w:rsid w:val="0019371C"/>
    <w:rsid w:val="001937C4"/>
    <w:rsid w:val="00194317"/>
    <w:rsid w:val="0019509C"/>
    <w:rsid w:val="001957C2"/>
    <w:rsid w:val="001960E8"/>
    <w:rsid w:val="00196244"/>
    <w:rsid w:val="00197C95"/>
    <w:rsid w:val="00197D2B"/>
    <w:rsid w:val="001A04D6"/>
    <w:rsid w:val="001A1098"/>
    <w:rsid w:val="001A1769"/>
    <w:rsid w:val="001A1BCA"/>
    <w:rsid w:val="001A210F"/>
    <w:rsid w:val="001A22D8"/>
    <w:rsid w:val="001A30FD"/>
    <w:rsid w:val="001A4042"/>
    <w:rsid w:val="001A528A"/>
    <w:rsid w:val="001A5450"/>
    <w:rsid w:val="001A6061"/>
    <w:rsid w:val="001B05E4"/>
    <w:rsid w:val="001B0BF6"/>
    <w:rsid w:val="001B1807"/>
    <w:rsid w:val="001B3813"/>
    <w:rsid w:val="001B494F"/>
    <w:rsid w:val="001B4BC6"/>
    <w:rsid w:val="001B55EA"/>
    <w:rsid w:val="001B5D9B"/>
    <w:rsid w:val="001B6004"/>
    <w:rsid w:val="001B6467"/>
    <w:rsid w:val="001B693A"/>
    <w:rsid w:val="001C0D53"/>
    <w:rsid w:val="001C14ED"/>
    <w:rsid w:val="001C31B4"/>
    <w:rsid w:val="001C3335"/>
    <w:rsid w:val="001C34CA"/>
    <w:rsid w:val="001C3BC1"/>
    <w:rsid w:val="001C3D7E"/>
    <w:rsid w:val="001C5936"/>
    <w:rsid w:val="001C686C"/>
    <w:rsid w:val="001C773D"/>
    <w:rsid w:val="001C7AE5"/>
    <w:rsid w:val="001D00F2"/>
    <w:rsid w:val="001D0CE5"/>
    <w:rsid w:val="001D0E17"/>
    <w:rsid w:val="001D342F"/>
    <w:rsid w:val="001D368A"/>
    <w:rsid w:val="001D3770"/>
    <w:rsid w:val="001D37FB"/>
    <w:rsid w:val="001D3BB8"/>
    <w:rsid w:val="001D3F4E"/>
    <w:rsid w:val="001D44AA"/>
    <w:rsid w:val="001D4A3C"/>
    <w:rsid w:val="001D4E2A"/>
    <w:rsid w:val="001E0640"/>
    <w:rsid w:val="001E15EC"/>
    <w:rsid w:val="001E3949"/>
    <w:rsid w:val="001E4099"/>
    <w:rsid w:val="001E4A48"/>
    <w:rsid w:val="001E4DA2"/>
    <w:rsid w:val="001E5089"/>
    <w:rsid w:val="001E71D4"/>
    <w:rsid w:val="001E7DEA"/>
    <w:rsid w:val="001F0946"/>
    <w:rsid w:val="001F12D0"/>
    <w:rsid w:val="001F2F43"/>
    <w:rsid w:val="001F31FD"/>
    <w:rsid w:val="001F3A05"/>
    <w:rsid w:val="001F7004"/>
    <w:rsid w:val="001F721F"/>
    <w:rsid w:val="002012B2"/>
    <w:rsid w:val="002024F6"/>
    <w:rsid w:val="00203ACD"/>
    <w:rsid w:val="002040D9"/>
    <w:rsid w:val="00205A3B"/>
    <w:rsid w:val="00205C72"/>
    <w:rsid w:val="002066F7"/>
    <w:rsid w:val="00206FC6"/>
    <w:rsid w:val="00210235"/>
    <w:rsid w:val="002119D4"/>
    <w:rsid w:val="00213C4E"/>
    <w:rsid w:val="002145FE"/>
    <w:rsid w:val="00215964"/>
    <w:rsid w:val="00216359"/>
    <w:rsid w:val="00217EDF"/>
    <w:rsid w:val="002204BB"/>
    <w:rsid w:val="00221BF2"/>
    <w:rsid w:val="002231E9"/>
    <w:rsid w:val="00223C15"/>
    <w:rsid w:val="002240E5"/>
    <w:rsid w:val="002269E2"/>
    <w:rsid w:val="0022721D"/>
    <w:rsid w:val="002275FC"/>
    <w:rsid w:val="00232B5E"/>
    <w:rsid w:val="00235B06"/>
    <w:rsid w:val="00236319"/>
    <w:rsid w:val="00236C6B"/>
    <w:rsid w:val="00237FF1"/>
    <w:rsid w:val="0024019E"/>
    <w:rsid w:val="00241C40"/>
    <w:rsid w:val="0024308B"/>
    <w:rsid w:val="002447F3"/>
    <w:rsid w:val="002454B3"/>
    <w:rsid w:val="00245A55"/>
    <w:rsid w:val="00245CA2"/>
    <w:rsid w:val="002460E6"/>
    <w:rsid w:val="00246803"/>
    <w:rsid w:val="0024776A"/>
    <w:rsid w:val="00250185"/>
    <w:rsid w:val="00250362"/>
    <w:rsid w:val="0025141F"/>
    <w:rsid w:val="002528EE"/>
    <w:rsid w:val="00253997"/>
    <w:rsid w:val="00254534"/>
    <w:rsid w:val="0025494E"/>
    <w:rsid w:val="002617B3"/>
    <w:rsid w:val="00261A29"/>
    <w:rsid w:val="00261E22"/>
    <w:rsid w:val="00262AE1"/>
    <w:rsid w:val="002658E2"/>
    <w:rsid w:val="0026604C"/>
    <w:rsid w:val="0026612C"/>
    <w:rsid w:val="00266368"/>
    <w:rsid w:val="0026706C"/>
    <w:rsid w:val="0027034A"/>
    <w:rsid w:val="0027205E"/>
    <w:rsid w:val="0027299F"/>
    <w:rsid w:val="002730F8"/>
    <w:rsid w:val="00273447"/>
    <w:rsid w:val="0027434B"/>
    <w:rsid w:val="00275750"/>
    <w:rsid w:val="002757C3"/>
    <w:rsid w:val="00277632"/>
    <w:rsid w:val="0028079F"/>
    <w:rsid w:val="00280B6C"/>
    <w:rsid w:val="0028135A"/>
    <w:rsid w:val="002830F6"/>
    <w:rsid w:val="00283B3B"/>
    <w:rsid w:val="00283E74"/>
    <w:rsid w:val="002842A0"/>
    <w:rsid w:val="0028630B"/>
    <w:rsid w:val="002865E9"/>
    <w:rsid w:val="0028661A"/>
    <w:rsid w:val="0028772F"/>
    <w:rsid w:val="00287744"/>
    <w:rsid w:val="00287E53"/>
    <w:rsid w:val="0029078F"/>
    <w:rsid w:val="00291351"/>
    <w:rsid w:val="002930D1"/>
    <w:rsid w:val="00293B73"/>
    <w:rsid w:val="0029490C"/>
    <w:rsid w:val="00295D48"/>
    <w:rsid w:val="00295E3C"/>
    <w:rsid w:val="00297A16"/>
    <w:rsid w:val="002A1607"/>
    <w:rsid w:val="002A218A"/>
    <w:rsid w:val="002A3D57"/>
    <w:rsid w:val="002A4312"/>
    <w:rsid w:val="002A5CF9"/>
    <w:rsid w:val="002A6A3F"/>
    <w:rsid w:val="002B10C9"/>
    <w:rsid w:val="002B1832"/>
    <w:rsid w:val="002B1C9B"/>
    <w:rsid w:val="002B2C42"/>
    <w:rsid w:val="002B33A2"/>
    <w:rsid w:val="002B3BB8"/>
    <w:rsid w:val="002B3FDF"/>
    <w:rsid w:val="002B6822"/>
    <w:rsid w:val="002B6D5F"/>
    <w:rsid w:val="002B76CA"/>
    <w:rsid w:val="002B77F1"/>
    <w:rsid w:val="002B7C21"/>
    <w:rsid w:val="002C165A"/>
    <w:rsid w:val="002C1A47"/>
    <w:rsid w:val="002C1D64"/>
    <w:rsid w:val="002C2953"/>
    <w:rsid w:val="002C2968"/>
    <w:rsid w:val="002C3276"/>
    <w:rsid w:val="002C38AF"/>
    <w:rsid w:val="002C474C"/>
    <w:rsid w:val="002C4E72"/>
    <w:rsid w:val="002C5FC0"/>
    <w:rsid w:val="002C678D"/>
    <w:rsid w:val="002C6A63"/>
    <w:rsid w:val="002C6CD0"/>
    <w:rsid w:val="002C6F42"/>
    <w:rsid w:val="002C705B"/>
    <w:rsid w:val="002D00EC"/>
    <w:rsid w:val="002D0559"/>
    <w:rsid w:val="002D1279"/>
    <w:rsid w:val="002D17F4"/>
    <w:rsid w:val="002D2008"/>
    <w:rsid w:val="002D532C"/>
    <w:rsid w:val="002D5688"/>
    <w:rsid w:val="002D6500"/>
    <w:rsid w:val="002D66C2"/>
    <w:rsid w:val="002D6B99"/>
    <w:rsid w:val="002D6E57"/>
    <w:rsid w:val="002E040B"/>
    <w:rsid w:val="002E1614"/>
    <w:rsid w:val="002E25D1"/>
    <w:rsid w:val="002E4166"/>
    <w:rsid w:val="002E4CB2"/>
    <w:rsid w:val="002E50F3"/>
    <w:rsid w:val="002E5F97"/>
    <w:rsid w:val="002E73A0"/>
    <w:rsid w:val="002F03FC"/>
    <w:rsid w:val="002F1F14"/>
    <w:rsid w:val="002F25DD"/>
    <w:rsid w:val="002F2677"/>
    <w:rsid w:val="002F3511"/>
    <w:rsid w:val="002F36B6"/>
    <w:rsid w:val="002F643A"/>
    <w:rsid w:val="002F66EF"/>
    <w:rsid w:val="002F67FF"/>
    <w:rsid w:val="002F6B89"/>
    <w:rsid w:val="002F7C76"/>
    <w:rsid w:val="002F7DD9"/>
    <w:rsid w:val="003000D0"/>
    <w:rsid w:val="00300AC1"/>
    <w:rsid w:val="00300CF7"/>
    <w:rsid w:val="003014C8"/>
    <w:rsid w:val="003016E3"/>
    <w:rsid w:val="00301C23"/>
    <w:rsid w:val="00302D17"/>
    <w:rsid w:val="003032CE"/>
    <w:rsid w:val="0030468B"/>
    <w:rsid w:val="003049A0"/>
    <w:rsid w:val="00304A22"/>
    <w:rsid w:val="003067D4"/>
    <w:rsid w:val="00306F09"/>
    <w:rsid w:val="00306F4C"/>
    <w:rsid w:val="00307864"/>
    <w:rsid w:val="00311307"/>
    <w:rsid w:val="003114D8"/>
    <w:rsid w:val="00311A04"/>
    <w:rsid w:val="00312AC4"/>
    <w:rsid w:val="00315710"/>
    <w:rsid w:val="00315C66"/>
    <w:rsid w:val="00316278"/>
    <w:rsid w:val="0031762A"/>
    <w:rsid w:val="00323AB9"/>
    <w:rsid w:val="00323E9F"/>
    <w:rsid w:val="003240A8"/>
    <w:rsid w:val="00325523"/>
    <w:rsid w:val="00325E02"/>
    <w:rsid w:val="00326B7B"/>
    <w:rsid w:val="00327534"/>
    <w:rsid w:val="003308B3"/>
    <w:rsid w:val="00331060"/>
    <w:rsid w:val="0033156C"/>
    <w:rsid w:val="00331597"/>
    <w:rsid w:val="00331767"/>
    <w:rsid w:val="00331F33"/>
    <w:rsid w:val="00332F70"/>
    <w:rsid w:val="003332D7"/>
    <w:rsid w:val="003338CA"/>
    <w:rsid w:val="00333FA1"/>
    <w:rsid w:val="00334423"/>
    <w:rsid w:val="00334929"/>
    <w:rsid w:val="00335113"/>
    <w:rsid w:val="0033655D"/>
    <w:rsid w:val="00336FAA"/>
    <w:rsid w:val="003374D6"/>
    <w:rsid w:val="00337D41"/>
    <w:rsid w:val="0034191E"/>
    <w:rsid w:val="00344883"/>
    <w:rsid w:val="00346009"/>
    <w:rsid w:val="00346109"/>
    <w:rsid w:val="003473B7"/>
    <w:rsid w:val="003500E2"/>
    <w:rsid w:val="0035202E"/>
    <w:rsid w:val="00352A60"/>
    <w:rsid w:val="003546A3"/>
    <w:rsid w:val="00354E1E"/>
    <w:rsid w:val="00354E74"/>
    <w:rsid w:val="003551DB"/>
    <w:rsid w:val="00355E98"/>
    <w:rsid w:val="00356BA1"/>
    <w:rsid w:val="00357C1E"/>
    <w:rsid w:val="00357C4B"/>
    <w:rsid w:val="00361998"/>
    <w:rsid w:val="00362C17"/>
    <w:rsid w:val="00363069"/>
    <w:rsid w:val="0036369E"/>
    <w:rsid w:val="00364F6E"/>
    <w:rsid w:val="003657AA"/>
    <w:rsid w:val="003663DC"/>
    <w:rsid w:val="003664D6"/>
    <w:rsid w:val="0037024A"/>
    <w:rsid w:val="00370EA0"/>
    <w:rsid w:val="003728DC"/>
    <w:rsid w:val="00377FB4"/>
    <w:rsid w:val="00381A4E"/>
    <w:rsid w:val="00382C3D"/>
    <w:rsid w:val="00384238"/>
    <w:rsid w:val="00387C0B"/>
    <w:rsid w:val="003902DC"/>
    <w:rsid w:val="00391FBC"/>
    <w:rsid w:val="003946B5"/>
    <w:rsid w:val="003A0975"/>
    <w:rsid w:val="003A1BD2"/>
    <w:rsid w:val="003A22F6"/>
    <w:rsid w:val="003A247E"/>
    <w:rsid w:val="003A3691"/>
    <w:rsid w:val="003A3EC4"/>
    <w:rsid w:val="003A48BB"/>
    <w:rsid w:val="003A4918"/>
    <w:rsid w:val="003A76C4"/>
    <w:rsid w:val="003A7F8B"/>
    <w:rsid w:val="003B0053"/>
    <w:rsid w:val="003B1D17"/>
    <w:rsid w:val="003B246B"/>
    <w:rsid w:val="003B2CC1"/>
    <w:rsid w:val="003B2F1C"/>
    <w:rsid w:val="003B3574"/>
    <w:rsid w:val="003B3640"/>
    <w:rsid w:val="003B4AE9"/>
    <w:rsid w:val="003B4B78"/>
    <w:rsid w:val="003B5052"/>
    <w:rsid w:val="003B600F"/>
    <w:rsid w:val="003B697E"/>
    <w:rsid w:val="003B6E7E"/>
    <w:rsid w:val="003B7601"/>
    <w:rsid w:val="003B789C"/>
    <w:rsid w:val="003C0D6A"/>
    <w:rsid w:val="003C13C5"/>
    <w:rsid w:val="003C1C41"/>
    <w:rsid w:val="003C3163"/>
    <w:rsid w:val="003C355C"/>
    <w:rsid w:val="003C3A2F"/>
    <w:rsid w:val="003C3BDA"/>
    <w:rsid w:val="003D04B7"/>
    <w:rsid w:val="003D13C6"/>
    <w:rsid w:val="003D19F3"/>
    <w:rsid w:val="003D3D28"/>
    <w:rsid w:val="003D3D98"/>
    <w:rsid w:val="003D3F85"/>
    <w:rsid w:val="003D433B"/>
    <w:rsid w:val="003D5D53"/>
    <w:rsid w:val="003D5F4E"/>
    <w:rsid w:val="003D6062"/>
    <w:rsid w:val="003D6849"/>
    <w:rsid w:val="003D7256"/>
    <w:rsid w:val="003D739C"/>
    <w:rsid w:val="003E0DC2"/>
    <w:rsid w:val="003E1684"/>
    <w:rsid w:val="003E3667"/>
    <w:rsid w:val="003E4006"/>
    <w:rsid w:val="003E50A9"/>
    <w:rsid w:val="003E5519"/>
    <w:rsid w:val="003E6577"/>
    <w:rsid w:val="003E7DB4"/>
    <w:rsid w:val="003F00CC"/>
    <w:rsid w:val="003F0205"/>
    <w:rsid w:val="003F1FA0"/>
    <w:rsid w:val="003F28E9"/>
    <w:rsid w:val="003F61A2"/>
    <w:rsid w:val="003F6FEC"/>
    <w:rsid w:val="004009A9"/>
    <w:rsid w:val="00403C7A"/>
    <w:rsid w:val="0040703C"/>
    <w:rsid w:val="004076A8"/>
    <w:rsid w:val="00407F3A"/>
    <w:rsid w:val="00410039"/>
    <w:rsid w:val="004102CA"/>
    <w:rsid w:val="0041047A"/>
    <w:rsid w:val="00411F4C"/>
    <w:rsid w:val="004125BF"/>
    <w:rsid w:val="00412937"/>
    <w:rsid w:val="004136C3"/>
    <w:rsid w:val="00413CCD"/>
    <w:rsid w:val="00413DE1"/>
    <w:rsid w:val="00414C82"/>
    <w:rsid w:val="00415F5F"/>
    <w:rsid w:val="00416E92"/>
    <w:rsid w:val="004202E1"/>
    <w:rsid w:val="00420968"/>
    <w:rsid w:val="00421AA9"/>
    <w:rsid w:val="00422636"/>
    <w:rsid w:val="0042470F"/>
    <w:rsid w:val="004257D1"/>
    <w:rsid w:val="00425A61"/>
    <w:rsid w:val="00426A8B"/>
    <w:rsid w:val="00426DD4"/>
    <w:rsid w:val="0042788C"/>
    <w:rsid w:val="0043050F"/>
    <w:rsid w:val="0043252B"/>
    <w:rsid w:val="00432DF6"/>
    <w:rsid w:val="00434488"/>
    <w:rsid w:val="00435601"/>
    <w:rsid w:val="0043573E"/>
    <w:rsid w:val="00436100"/>
    <w:rsid w:val="0043683F"/>
    <w:rsid w:val="004374E4"/>
    <w:rsid w:val="0043776D"/>
    <w:rsid w:val="00437E19"/>
    <w:rsid w:val="00441003"/>
    <w:rsid w:val="00441E5E"/>
    <w:rsid w:val="004434DD"/>
    <w:rsid w:val="004459CC"/>
    <w:rsid w:val="00445ADE"/>
    <w:rsid w:val="00445D78"/>
    <w:rsid w:val="00446C9D"/>
    <w:rsid w:val="004470D1"/>
    <w:rsid w:val="004525DB"/>
    <w:rsid w:val="00453984"/>
    <w:rsid w:val="00454F32"/>
    <w:rsid w:val="004551A7"/>
    <w:rsid w:val="004559FB"/>
    <w:rsid w:val="004562F3"/>
    <w:rsid w:val="004568CE"/>
    <w:rsid w:val="004577C7"/>
    <w:rsid w:val="004614F1"/>
    <w:rsid w:val="0046231C"/>
    <w:rsid w:val="00462D8C"/>
    <w:rsid w:val="00465FFC"/>
    <w:rsid w:val="00466463"/>
    <w:rsid w:val="004668D0"/>
    <w:rsid w:val="0047007B"/>
    <w:rsid w:val="00470424"/>
    <w:rsid w:val="00470D93"/>
    <w:rsid w:val="004718B7"/>
    <w:rsid w:val="004718DC"/>
    <w:rsid w:val="00471B5F"/>
    <w:rsid w:val="00471CAC"/>
    <w:rsid w:val="00473D25"/>
    <w:rsid w:val="00474503"/>
    <w:rsid w:val="00474D31"/>
    <w:rsid w:val="00475509"/>
    <w:rsid w:val="00475550"/>
    <w:rsid w:val="00475C85"/>
    <w:rsid w:val="004828F6"/>
    <w:rsid w:val="00483534"/>
    <w:rsid w:val="00484BAA"/>
    <w:rsid w:val="00485FFD"/>
    <w:rsid w:val="00486E3A"/>
    <w:rsid w:val="0049274B"/>
    <w:rsid w:val="00493050"/>
    <w:rsid w:val="00493731"/>
    <w:rsid w:val="00494FE8"/>
    <w:rsid w:val="00495D44"/>
    <w:rsid w:val="00497E07"/>
    <w:rsid w:val="004A0248"/>
    <w:rsid w:val="004A08A5"/>
    <w:rsid w:val="004A1DA3"/>
    <w:rsid w:val="004A3167"/>
    <w:rsid w:val="004A3203"/>
    <w:rsid w:val="004A5752"/>
    <w:rsid w:val="004A729A"/>
    <w:rsid w:val="004A73A5"/>
    <w:rsid w:val="004A74B6"/>
    <w:rsid w:val="004A78F4"/>
    <w:rsid w:val="004B112E"/>
    <w:rsid w:val="004B3EB3"/>
    <w:rsid w:val="004B5378"/>
    <w:rsid w:val="004B5AEB"/>
    <w:rsid w:val="004B7129"/>
    <w:rsid w:val="004B792E"/>
    <w:rsid w:val="004C078E"/>
    <w:rsid w:val="004C1263"/>
    <w:rsid w:val="004C1F53"/>
    <w:rsid w:val="004C20AB"/>
    <w:rsid w:val="004C3602"/>
    <w:rsid w:val="004C58C3"/>
    <w:rsid w:val="004C75AE"/>
    <w:rsid w:val="004C7B75"/>
    <w:rsid w:val="004D0B79"/>
    <w:rsid w:val="004D101C"/>
    <w:rsid w:val="004D12BB"/>
    <w:rsid w:val="004D3126"/>
    <w:rsid w:val="004D3C60"/>
    <w:rsid w:val="004D3F57"/>
    <w:rsid w:val="004D4B26"/>
    <w:rsid w:val="004D5017"/>
    <w:rsid w:val="004D54D9"/>
    <w:rsid w:val="004D5B1C"/>
    <w:rsid w:val="004D66B8"/>
    <w:rsid w:val="004D680A"/>
    <w:rsid w:val="004D73E3"/>
    <w:rsid w:val="004D75F7"/>
    <w:rsid w:val="004D7AC6"/>
    <w:rsid w:val="004E0F6F"/>
    <w:rsid w:val="004E2042"/>
    <w:rsid w:val="004E2483"/>
    <w:rsid w:val="004E295D"/>
    <w:rsid w:val="004E2CF2"/>
    <w:rsid w:val="004E3607"/>
    <w:rsid w:val="004E408E"/>
    <w:rsid w:val="004E4FEF"/>
    <w:rsid w:val="004E554B"/>
    <w:rsid w:val="004E5E74"/>
    <w:rsid w:val="004E7A9E"/>
    <w:rsid w:val="004E7B0A"/>
    <w:rsid w:val="004F0764"/>
    <w:rsid w:val="004F1559"/>
    <w:rsid w:val="004F2AA8"/>
    <w:rsid w:val="004F33E9"/>
    <w:rsid w:val="004F5A8C"/>
    <w:rsid w:val="004F6293"/>
    <w:rsid w:val="004F7044"/>
    <w:rsid w:val="004F7ED1"/>
    <w:rsid w:val="00500382"/>
    <w:rsid w:val="005013D0"/>
    <w:rsid w:val="00501B4F"/>
    <w:rsid w:val="00502555"/>
    <w:rsid w:val="00502A41"/>
    <w:rsid w:val="00502CBB"/>
    <w:rsid w:val="0050348B"/>
    <w:rsid w:val="00503C8B"/>
    <w:rsid w:val="00504E90"/>
    <w:rsid w:val="005055B8"/>
    <w:rsid w:val="00505EFE"/>
    <w:rsid w:val="00505F50"/>
    <w:rsid w:val="00510A53"/>
    <w:rsid w:val="005116B8"/>
    <w:rsid w:val="00515242"/>
    <w:rsid w:val="00516726"/>
    <w:rsid w:val="00517221"/>
    <w:rsid w:val="0051722D"/>
    <w:rsid w:val="00520774"/>
    <w:rsid w:val="00522579"/>
    <w:rsid w:val="00522843"/>
    <w:rsid w:val="005228C4"/>
    <w:rsid w:val="00523703"/>
    <w:rsid w:val="00526062"/>
    <w:rsid w:val="0052749F"/>
    <w:rsid w:val="005277FD"/>
    <w:rsid w:val="00527C73"/>
    <w:rsid w:val="00530807"/>
    <w:rsid w:val="00531470"/>
    <w:rsid w:val="0053151B"/>
    <w:rsid w:val="00532AEC"/>
    <w:rsid w:val="00532DC9"/>
    <w:rsid w:val="005344E1"/>
    <w:rsid w:val="005345D2"/>
    <w:rsid w:val="00535A64"/>
    <w:rsid w:val="00536624"/>
    <w:rsid w:val="005368D8"/>
    <w:rsid w:val="00537A44"/>
    <w:rsid w:val="00537DBC"/>
    <w:rsid w:val="00537EA4"/>
    <w:rsid w:val="005413BC"/>
    <w:rsid w:val="00541584"/>
    <w:rsid w:val="00541A48"/>
    <w:rsid w:val="00542AD5"/>
    <w:rsid w:val="00542FD0"/>
    <w:rsid w:val="0054340F"/>
    <w:rsid w:val="00544911"/>
    <w:rsid w:val="00544A01"/>
    <w:rsid w:val="00544FA7"/>
    <w:rsid w:val="00545ACF"/>
    <w:rsid w:val="005464B3"/>
    <w:rsid w:val="0054693A"/>
    <w:rsid w:val="0055059D"/>
    <w:rsid w:val="005507DE"/>
    <w:rsid w:val="005516F0"/>
    <w:rsid w:val="00551F13"/>
    <w:rsid w:val="005557FB"/>
    <w:rsid w:val="0055580F"/>
    <w:rsid w:val="005558B4"/>
    <w:rsid w:val="00556745"/>
    <w:rsid w:val="005572A9"/>
    <w:rsid w:val="005579B4"/>
    <w:rsid w:val="00560209"/>
    <w:rsid w:val="00560ACD"/>
    <w:rsid w:val="00560ECF"/>
    <w:rsid w:val="00561A27"/>
    <w:rsid w:val="00561BF9"/>
    <w:rsid w:val="005620DF"/>
    <w:rsid w:val="005624C7"/>
    <w:rsid w:val="005643C4"/>
    <w:rsid w:val="00564BEE"/>
    <w:rsid w:val="005652EF"/>
    <w:rsid w:val="0056593B"/>
    <w:rsid w:val="005667DB"/>
    <w:rsid w:val="00566ED9"/>
    <w:rsid w:val="005671E5"/>
    <w:rsid w:val="005710F8"/>
    <w:rsid w:val="00571279"/>
    <w:rsid w:val="00572369"/>
    <w:rsid w:val="0057567D"/>
    <w:rsid w:val="00576113"/>
    <w:rsid w:val="005770F1"/>
    <w:rsid w:val="00580921"/>
    <w:rsid w:val="00583C9D"/>
    <w:rsid w:val="00585337"/>
    <w:rsid w:val="005862A1"/>
    <w:rsid w:val="00590701"/>
    <w:rsid w:val="00591E58"/>
    <w:rsid w:val="00594A55"/>
    <w:rsid w:val="005963DD"/>
    <w:rsid w:val="00597707"/>
    <w:rsid w:val="0059797D"/>
    <w:rsid w:val="005A0591"/>
    <w:rsid w:val="005A0B94"/>
    <w:rsid w:val="005A2A3B"/>
    <w:rsid w:val="005A2C63"/>
    <w:rsid w:val="005A2FD8"/>
    <w:rsid w:val="005A3438"/>
    <w:rsid w:val="005A3CD1"/>
    <w:rsid w:val="005A5D59"/>
    <w:rsid w:val="005A6294"/>
    <w:rsid w:val="005B0305"/>
    <w:rsid w:val="005B38E6"/>
    <w:rsid w:val="005B3B6B"/>
    <w:rsid w:val="005B438A"/>
    <w:rsid w:val="005B4A68"/>
    <w:rsid w:val="005B54BD"/>
    <w:rsid w:val="005B6B81"/>
    <w:rsid w:val="005C0119"/>
    <w:rsid w:val="005C173E"/>
    <w:rsid w:val="005C3090"/>
    <w:rsid w:val="005C4091"/>
    <w:rsid w:val="005C4A40"/>
    <w:rsid w:val="005C521C"/>
    <w:rsid w:val="005D0F2F"/>
    <w:rsid w:val="005D10F4"/>
    <w:rsid w:val="005D1335"/>
    <w:rsid w:val="005D25A6"/>
    <w:rsid w:val="005D373F"/>
    <w:rsid w:val="005D47AB"/>
    <w:rsid w:val="005D4E05"/>
    <w:rsid w:val="005D5205"/>
    <w:rsid w:val="005D5C99"/>
    <w:rsid w:val="005D7369"/>
    <w:rsid w:val="005D78DA"/>
    <w:rsid w:val="005D7F2F"/>
    <w:rsid w:val="005E2290"/>
    <w:rsid w:val="005E2F7C"/>
    <w:rsid w:val="005E329D"/>
    <w:rsid w:val="005E3789"/>
    <w:rsid w:val="005E45B4"/>
    <w:rsid w:val="005E4D2C"/>
    <w:rsid w:val="005E5878"/>
    <w:rsid w:val="005E640E"/>
    <w:rsid w:val="005E6796"/>
    <w:rsid w:val="005E6905"/>
    <w:rsid w:val="005E6A96"/>
    <w:rsid w:val="005E6AD3"/>
    <w:rsid w:val="005E6C01"/>
    <w:rsid w:val="005F051B"/>
    <w:rsid w:val="005F1DDD"/>
    <w:rsid w:val="005F279F"/>
    <w:rsid w:val="005F5674"/>
    <w:rsid w:val="005F5E7D"/>
    <w:rsid w:val="005F696C"/>
    <w:rsid w:val="005F7FD1"/>
    <w:rsid w:val="00601DB6"/>
    <w:rsid w:val="00602F81"/>
    <w:rsid w:val="00603696"/>
    <w:rsid w:val="00605005"/>
    <w:rsid w:val="0061226C"/>
    <w:rsid w:val="00612342"/>
    <w:rsid w:val="006124F0"/>
    <w:rsid w:val="006139F2"/>
    <w:rsid w:val="00614C33"/>
    <w:rsid w:val="00614F21"/>
    <w:rsid w:val="00616653"/>
    <w:rsid w:val="00616BAB"/>
    <w:rsid w:val="006205ED"/>
    <w:rsid w:val="00622092"/>
    <w:rsid w:val="00623E63"/>
    <w:rsid w:val="00624006"/>
    <w:rsid w:val="00630F8F"/>
    <w:rsid w:val="0063119A"/>
    <w:rsid w:val="00631C80"/>
    <w:rsid w:val="006322E7"/>
    <w:rsid w:val="00632FC5"/>
    <w:rsid w:val="0063302D"/>
    <w:rsid w:val="0063542F"/>
    <w:rsid w:val="006365AF"/>
    <w:rsid w:val="00636F0B"/>
    <w:rsid w:val="00641450"/>
    <w:rsid w:val="00641B6A"/>
    <w:rsid w:val="0064244C"/>
    <w:rsid w:val="006449E2"/>
    <w:rsid w:val="006459C9"/>
    <w:rsid w:val="006474AD"/>
    <w:rsid w:val="00653749"/>
    <w:rsid w:val="00653BD1"/>
    <w:rsid w:val="00655FEA"/>
    <w:rsid w:val="00656A3C"/>
    <w:rsid w:val="00657A55"/>
    <w:rsid w:val="00661747"/>
    <w:rsid w:val="00662328"/>
    <w:rsid w:val="006630F6"/>
    <w:rsid w:val="0066384A"/>
    <w:rsid w:val="00663CB8"/>
    <w:rsid w:val="00664B1D"/>
    <w:rsid w:val="006657CE"/>
    <w:rsid w:val="00665A40"/>
    <w:rsid w:val="0066680F"/>
    <w:rsid w:val="006678CD"/>
    <w:rsid w:val="006700DD"/>
    <w:rsid w:val="006707F1"/>
    <w:rsid w:val="00671348"/>
    <w:rsid w:val="00673B26"/>
    <w:rsid w:val="00675575"/>
    <w:rsid w:val="006758E4"/>
    <w:rsid w:val="0067719C"/>
    <w:rsid w:val="006774B3"/>
    <w:rsid w:val="00677B98"/>
    <w:rsid w:val="00680A73"/>
    <w:rsid w:val="0068170A"/>
    <w:rsid w:val="0068299C"/>
    <w:rsid w:val="006849FB"/>
    <w:rsid w:val="006856C2"/>
    <w:rsid w:val="00685A09"/>
    <w:rsid w:val="0068688E"/>
    <w:rsid w:val="006877B9"/>
    <w:rsid w:val="00687D19"/>
    <w:rsid w:val="00687E32"/>
    <w:rsid w:val="00690F56"/>
    <w:rsid w:val="0069255A"/>
    <w:rsid w:val="00693EE1"/>
    <w:rsid w:val="00695074"/>
    <w:rsid w:val="006958EC"/>
    <w:rsid w:val="00695DF5"/>
    <w:rsid w:val="006973FF"/>
    <w:rsid w:val="006A10A3"/>
    <w:rsid w:val="006A165A"/>
    <w:rsid w:val="006A182E"/>
    <w:rsid w:val="006A263B"/>
    <w:rsid w:val="006A4256"/>
    <w:rsid w:val="006A534A"/>
    <w:rsid w:val="006A7333"/>
    <w:rsid w:val="006A7B25"/>
    <w:rsid w:val="006B0375"/>
    <w:rsid w:val="006B0E1F"/>
    <w:rsid w:val="006B121A"/>
    <w:rsid w:val="006B164C"/>
    <w:rsid w:val="006B38C0"/>
    <w:rsid w:val="006B3D93"/>
    <w:rsid w:val="006B470D"/>
    <w:rsid w:val="006B4D8D"/>
    <w:rsid w:val="006B7E84"/>
    <w:rsid w:val="006C04F2"/>
    <w:rsid w:val="006C1836"/>
    <w:rsid w:val="006C2AD7"/>
    <w:rsid w:val="006C4C3F"/>
    <w:rsid w:val="006C543B"/>
    <w:rsid w:val="006C62CC"/>
    <w:rsid w:val="006D0213"/>
    <w:rsid w:val="006D275F"/>
    <w:rsid w:val="006D2AD0"/>
    <w:rsid w:val="006D2CF9"/>
    <w:rsid w:val="006D397E"/>
    <w:rsid w:val="006D6532"/>
    <w:rsid w:val="006D6709"/>
    <w:rsid w:val="006D7E2F"/>
    <w:rsid w:val="006E0770"/>
    <w:rsid w:val="006E41D5"/>
    <w:rsid w:val="006E4ADF"/>
    <w:rsid w:val="006E62F6"/>
    <w:rsid w:val="006E67C7"/>
    <w:rsid w:val="006E6AA4"/>
    <w:rsid w:val="006E7384"/>
    <w:rsid w:val="006F0A3F"/>
    <w:rsid w:val="006F1476"/>
    <w:rsid w:val="006F1BB1"/>
    <w:rsid w:val="006F2020"/>
    <w:rsid w:val="006F2BF0"/>
    <w:rsid w:val="006F366C"/>
    <w:rsid w:val="006F459B"/>
    <w:rsid w:val="006F56A8"/>
    <w:rsid w:val="006F7911"/>
    <w:rsid w:val="00702E3F"/>
    <w:rsid w:val="00703913"/>
    <w:rsid w:val="00703BF5"/>
    <w:rsid w:val="0070471D"/>
    <w:rsid w:val="00704E7A"/>
    <w:rsid w:val="00705CAC"/>
    <w:rsid w:val="007063BD"/>
    <w:rsid w:val="00707A5D"/>
    <w:rsid w:val="0071114A"/>
    <w:rsid w:val="00711817"/>
    <w:rsid w:val="007119AA"/>
    <w:rsid w:val="00713FD6"/>
    <w:rsid w:val="00717BF7"/>
    <w:rsid w:val="00721547"/>
    <w:rsid w:val="00721642"/>
    <w:rsid w:val="00722A21"/>
    <w:rsid w:val="00722B29"/>
    <w:rsid w:val="0072428F"/>
    <w:rsid w:val="00724A36"/>
    <w:rsid w:val="007253BA"/>
    <w:rsid w:val="007256D9"/>
    <w:rsid w:val="007258E5"/>
    <w:rsid w:val="0072598D"/>
    <w:rsid w:val="007279C5"/>
    <w:rsid w:val="00727F1C"/>
    <w:rsid w:val="0073120B"/>
    <w:rsid w:val="00731627"/>
    <w:rsid w:val="00731F12"/>
    <w:rsid w:val="00733B6E"/>
    <w:rsid w:val="00733BF7"/>
    <w:rsid w:val="00734E53"/>
    <w:rsid w:val="00735096"/>
    <w:rsid w:val="00735AE8"/>
    <w:rsid w:val="00736013"/>
    <w:rsid w:val="00736C15"/>
    <w:rsid w:val="00740081"/>
    <w:rsid w:val="007404C2"/>
    <w:rsid w:val="007407DA"/>
    <w:rsid w:val="00740B6C"/>
    <w:rsid w:val="00740B78"/>
    <w:rsid w:val="00741159"/>
    <w:rsid w:val="007413EB"/>
    <w:rsid w:val="00741DA2"/>
    <w:rsid w:val="00742D84"/>
    <w:rsid w:val="00743879"/>
    <w:rsid w:val="00743D25"/>
    <w:rsid w:val="00745641"/>
    <w:rsid w:val="00746624"/>
    <w:rsid w:val="00746C68"/>
    <w:rsid w:val="0074741A"/>
    <w:rsid w:val="00747937"/>
    <w:rsid w:val="007509E3"/>
    <w:rsid w:val="00751394"/>
    <w:rsid w:val="00751444"/>
    <w:rsid w:val="00751FDD"/>
    <w:rsid w:val="00753465"/>
    <w:rsid w:val="007561B0"/>
    <w:rsid w:val="00756958"/>
    <w:rsid w:val="0075782F"/>
    <w:rsid w:val="00761C3B"/>
    <w:rsid w:val="00761C3D"/>
    <w:rsid w:val="00761ECC"/>
    <w:rsid w:val="00761FA1"/>
    <w:rsid w:val="007641B2"/>
    <w:rsid w:val="0076512C"/>
    <w:rsid w:val="007655DD"/>
    <w:rsid w:val="00766707"/>
    <w:rsid w:val="00767A9A"/>
    <w:rsid w:val="007707B1"/>
    <w:rsid w:val="00773554"/>
    <w:rsid w:val="0077468A"/>
    <w:rsid w:val="00774CFE"/>
    <w:rsid w:val="00774F42"/>
    <w:rsid w:val="007761F1"/>
    <w:rsid w:val="00776DBE"/>
    <w:rsid w:val="007775C4"/>
    <w:rsid w:val="00777D8C"/>
    <w:rsid w:val="00781B2E"/>
    <w:rsid w:val="007822AC"/>
    <w:rsid w:val="0078379D"/>
    <w:rsid w:val="00783EF3"/>
    <w:rsid w:val="00784074"/>
    <w:rsid w:val="00785AF1"/>
    <w:rsid w:val="007865E1"/>
    <w:rsid w:val="00786D0D"/>
    <w:rsid w:val="007878A8"/>
    <w:rsid w:val="007909FA"/>
    <w:rsid w:val="0079378D"/>
    <w:rsid w:val="007937D0"/>
    <w:rsid w:val="007946A0"/>
    <w:rsid w:val="0079563D"/>
    <w:rsid w:val="00795E16"/>
    <w:rsid w:val="0079769D"/>
    <w:rsid w:val="00797AB3"/>
    <w:rsid w:val="007A1A7C"/>
    <w:rsid w:val="007A1F5B"/>
    <w:rsid w:val="007A22C8"/>
    <w:rsid w:val="007A2ACA"/>
    <w:rsid w:val="007A34F8"/>
    <w:rsid w:val="007A3C31"/>
    <w:rsid w:val="007A44D4"/>
    <w:rsid w:val="007A5EDF"/>
    <w:rsid w:val="007A6B3F"/>
    <w:rsid w:val="007A75DA"/>
    <w:rsid w:val="007B08D9"/>
    <w:rsid w:val="007B0E3B"/>
    <w:rsid w:val="007B1210"/>
    <w:rsid w:val="007B19DE"/>
    <w:rsid w:val="007B427D"/>
    <w:rsid w:val="007B5D90"/>
    <w:rsid w:val="007B69A3"/>
    <w:rsid w:val="007B79B2"/>
    <w:rsid w:val="007C07DA"/>
    <w:rsid w:val="007C2ACA"/>
    <w:rsid w:val="007C37EA"/>
    <w:rsid w:val="007C6C12"/>
    <w:rsid w:val="007C6E4B"/>
    <w:rsid w:val="007C7E4E"/>
    <w:rsid w:val="007C7F5B"/>
    <w:rsid w:val="007D058D"/>
    <w:rsid w:val="007D1DED"/>
    <w:rsid w:val="007D3AF6"/>
    <w:rsid w:val="007D4D95"/>
    <w:rsid w:val="007D4EB3"/>
    <w:rsid w:val="007D5939"/>
    <w:rsid w:val="007D5AF0"/>
    <w:rsid w:val="007D626E"/>
    <w:rsid w:val="007D7162"/>
    <w:rsid w:val="007D7BA9"/>
    <w:rsid w:val="007E0F55"/>
    <w:rsid w:val="007E1332"/>
    <w:rsid w:val="007E13B9"/>
    <w:rsid w:val="007E15E3"/>
    <w:rsid w:val="007E1CB7"/>
    <w:rsid w:val="007E2367"/>
    <w:rsid w:val="007E4951"/>
    <w:rsid w:val="007E5AD0"/>
    <w:rsid w:val="007E7B6F"/>
    <w:rsid w:val="007E7DAC"/>
    <w:rsid w:val="007F0BBF"/>
    <w:rsid w:val="007F159D"/>
    <w:rsid w:val="007F2A29"/>
    <w:rsid w:val="007F2DBE"/>
    <w:rsid w:val="007F777C"/>
    <w:rsid w:val="00800081"/>
    <w:rsid w:val="00800D0B"/>
    <w:rsid w:val="00805137"/>
    <w:rsid w:val="00805258"/>
    <w:rsid w:val="0080627A"/>
    <w:rsid w:val="00807764"/>
    <w:rsid w:val="00807B26"/>
    <w:rsid w:val="00810EF9"/>
    <w:rsid w:val="00811941"/>
    <w:rsid w:val="00812AD1"/>
    <w:rsid w:val="00813B32"/>
    <w:rsid w:val="00814BA2"/>
    <w:rsid w:val="0081508D"/>
    <w:rsid w:val="00815392"/>
    <w:rsid w:val="00815611"/>
    <w:rsid w:val="00817EA5"/>
    <w:rsid w:val="00820727"/>
    <w:rsid w:val="00820FCB"/>
    <w:rsid w:val="008227B6"/>
    <w:rsid w:val="00823B10"/>
    <w:rsid w:val="008250F8"/>
    <w:rsid w:val="00825DA9"/>
    <w:rsid w:val="00825E2E"/>
    <w:rsid w:val="008261AC"/>
    <w:rsid w:val="00827194"/>
    <w:rsid w:val="008271DC"/>
    <w:rsid w:val="00827216"/>
    <w:rsid w:val="0083177B"/>
    <w:rsid w:val="00831FFA"/>
    <w:rsid w:val="00832ECF"/>
    <w:rsid w:val="00835888"/>
    <w:rsid w:val="0083613F"/>
    <w:rsid w:val="008373AA"/>
    <w:rsid w:val="00837A1B"/>
    <w:rsid w:val="00840714"/>
    <w:rsid w:val="0084098A"/>
    <w:rsid w:val="00843422"/>
    <w:rsid w:val="00843EB4"/>
    <w:rsid w:val="0084450E"/>
    <w:rsid w:val="00844C6B"/>
    <w:rsid w:val="0084636D"/>
    <w:rsid w:val="008476B7"/>
    <w:rsid w:val="00850EF0"/>
    <w:rsid w:val="00851B4B"/>
    <w:rsid w:val="00853070"/>
    <w:rsid w:val="0085324F"/>
    <w:rsid w:val="008544B1"/>
    <w:rsid w:val="008548E9"/>
    <w:rsid w:val="00855AAE"/>
    <w:rsid w:val="008570BC"/>
    <w:rsid w:val="00857AAD"/>
    <w:rsid w:val="008605D8"/>
    <w:rsid w:val="00860EE8"/>
    <w:rsid w:val="008640FA"/>
    <w:rsid w:val="008642A6"/>
    <w:rsid w:val="00865768"/>
    <w:rsid w:val="008665F6"/>
    <w:rsid w:val="00866757"/>
    <w:rsid w:val="00867744"/>
    <w:rsid w:val="00867F7A"/>
    <w:rsid w:val="008720C8"/>
    <w:rsid w:val="008728B4"/>
    <w:rsid w:val="00872A88"/>
    <w:rsid w:val="00872E31"/>
    <w:rsid w:val="0087312D"/>
    <w:rsid w:val="0087349F"/>
    <w:rsid w:val="008748C1"/>
    <w:rsid w:val="00875861"/>
    <w:rsid w:val="00880418"/>
    <w:rsid w:val="008808FC"/>
    <w:rsid w:val="00880F6D"/>
    <w:rsid w:val="00882024"/>
    <w:rsid w:val="00883588"/>
    <w:rsid w:val="00883D4A"/>
    <w:rsid w:val="00884271"/>
    <w:rsid w:val="00884584"/>
    <w:rsid w:val="00885B4D"/>
    <w:rsid w:val="0089028B"/>
    <w:rsid w:val="00890481"/>
    <w:rsid w:val="008908F3"/>
    <w:rsid w:val="00892B41"/>
    <w:rsid w:val="00892BA9"/>
    <w:rsid w:val="00892F9B"/>
    <w:rsid w:val="00893346"/>
    <w:rsid w:val="0089390C"/>
    <w:rsid w:val="00894498"/>
    <w:rsid w:val="00894F8D"/>
    <w:rsid w:val="00895ADC"/>
    <w:rsid w:val="00895E9B"/>
    <w:rsid w:val="008964A3"/>
    <w:rsid w:val="008978AF"/>
    <w:rsid w:val="00897B20"/>
    <w:rsid w:val="008A12F2"/>
    <w:rsid w:val="008A1D3C"/>
    <w:rsid w:val="008A2C79"/>
    <w:rsid w:val="008A376E"/>
    <w:rsid w:val="008A425D"/>
    <w:rsid w:val="008A47F2"/>
    <w:rsid w:val="008A6986"/>
    <w:rsid w:val="008A70C7"/>
    <w:rsid w:val="008A726A"/>
    <w:rsid w:val="008B3CB4"/>
    <w:rsid w:val="008B3DE4"/>
    <w:rsid w:val="008B4301"/>
    <w:rsid w:val="008B4484"/>
    <w:rsid w:val="008B4BA0"/>
    <w:rsid w:val="008B55B7"/>
    <w:rsid w:val="008B5D56"/>
    <w:rsid w:val="008C1D3D"/>
    <w:rsid w:val="008C2520"/>
    <w:rsid w:val="008C262F"/>
    <w:rsid w:val="008C364B"/>
    <w:rsid w:val="008C4E07"/>
    <w:rsid w:val="008C5180"/>
    <w:rsid w:val="008C7004"/>
    <w:rsid w:val="008D0398"/>
    <w:rsid w:val="008D15F9"/>
    <w:rsid w:val="008D1F86"/>
    <w:rsid w:val="008D2058"/>
    <w:rsid w:val="008D20A4"/>
    <w:rsid w:val="008D2634"/>
    <w:rsid w:val="008D3009"/>
    <w:rsid w:val="008D3A92"/>
    <w:rsid w:val="008D3E39"/>
    <w:rsid w:val="008D459D"/>
    <w:rsid w:val="008D6511"/>
    <w:rsid w:val="008E08AA"/>
    <w:rsid w:val="008E2B6B"/>
    <w:rsid w:val="008E3BFE"/>
    <w:rsid w:val="008E601D"/>
    <w:rsid w:val="008E6D0D"/>
    <w:rsid w:val="008E6FEA"/>
    <w:rsid w:val="008E73FC"/>
    <w:rsid w:val="008F0233"/>
    <w:rsid w:val="008F0731"/>
    <w:rsid w:val="008F0C9D"/>
    <w:rsid w:val="008F1D5E"/>
    <w:rsid w:val="008F3415"/>
    <w:rsid w:val="008F4987"/>
    <w:rsid w:val="008F626C"/>
    <w:rsid w:val="008F7AA5"/>
    <w:rsid w:val="008F7D84"/>
    <w:rsid w:val="009007B7"/>
    <w:rsid w:val="00902151"/>
    <w:rsid w:val="009033B5"/>
    <w:rsid w:val="009039BC"/>
    <w:rsid w:val="00904203"/>
    <w:rsid w:val="0090438C"/>
    <w:rsid w:val="009044C4"/>
    <w:rsid w:val="009049D9"/>
    <w:rsid w:val="00904E36"/>
    <w:rsid w:val="00906B9D"/>
    <w:rsid w:val="00907305"/>
    <w:rsid w:val="00907CC2"/>
    <w:rsid w:val="009123AE"/>
    <w:rsid w:val="00912C0D"/>
    <w:rsid w:val="00914753"/>
    <w:rsid w:val="00914FAA"/>
    <w:rsid w:val="00915FDF"/>
    <w:rsid w:val="00916051"/>
    <w:rsid w:val="00916683"/>
    <w:rsid w:val="00916887"/>
    <w:rsid w:val="00916D74"/>
    <w:rsid w:val="00917952"/>
    <w:rsid w:val="009201BE"/>
    <w:rsid w:val="0092391D"/>
    <w:rsid w:val="00923DBF"/>
    <w:rsid w:val="00923E3C"/>
    <w:rsid w:val="00924F2D"/>
    <w:rsid w:val="009250A8"/>
    <w:rsid w:val="00925311"/>
    <w:rsid w:val="00925803"/>
    <w:rsid w:val="00926D73"/>
    <w:rsid w:val="00927FBA"/>
    <w:rsid w:val="00930CD8"/>
    <w:rsid w:val="00930DE3"/>
    <w:rsid w:val="00931F74"/>
    <w:rsid w:val="00935CA7"/>
    <w:rsid w:val="00936BA2"/>
    <w:rsid w:val="0094049F"/>
    <w:rsid w:val="00941AD0"/>
    <w:rsid w:val="00941E1E"/>
    <w:rsid w:val="00944062"/>
    <w:rsid w:val="009444EF"/>
    <w:rsid w:val="009447F0"/>
    <w:rsid w:val="0094572B"/>
    <w:rsid w:val="0094745F"/>
    <w:rsid w:val="00950A1B"/>
    <w:rsid w:val="00951104"/>
    <w:rsid w:val="00951558"/>
    <w:rsid w:val="00951685"/>
    <w:rsid w:val="009522F1"/>
    <w:rsid w:val="00952669"/>
    <w:rsid w:val="0095353C"/>
    <w:rsid w:val="009537CD"/>
    <w:rsid w:val="00953EA6"/>
    <w:rsid w:val="00954894"/>
    <w:rsid w:val="00956015"/>
    <w:rsid w:val="0095630F"/>
    <w:rsid w:val="0096033E"/>
    <w:rsid w:val="009619C8"/>
    <w:rsid w:val="00963339"/>
    <w:rsid w:val="00964796"/>
    <w:rsid w:val="009675AA"/>
    <w:rsid w:val="00967AD7"/>
    <w:rsid w:val="00970C3A"/>
    <w:rsid w:val="00971AE5"/>
    <w:rsid w:val="00971C26"/>
    <w:rsid w:val="00971CFF"/>
    <w:rsid w:val="009737C8"/>
    <w:rsid w:val="00973AFF"/>
    <w:rsid w:val="00974052"/>
    <w:rsid w:val="0097479D"/>
    <w:rsid w:val="00974BE2"/>
    <w:rsid w:val="00976970"/>
    <w:rsid w:val="00976FCA"/>
    <w:rsid w:val="00977197"/>
    <w:rsid w:val="00977362"/>
    <w:rsid w:val="00977BE6"/>
    <w:rsid w:val="00977C0E"/>
    <w:rsid w:val="00980685"/>
    <w:rsid w:val="009809D5"/>
    <w:rsid w:val="00983327"/>
    <w:rsid w:val="009839BD"/>
    <w:rsid w:val="00983C2C"/>
    <w:rsid w:val="00983F23"/>
    <w:rsid w:val="009851AE"/>
    <w:rsid w:val="00985CF3"/>
    <w:rsid w:val="00985F2D"/>
    <w:rsid w:val="009876E5"/>
    <w:rsid w:val="00994833"/>
    <w:rsid w:val="00994842"/>
    <w:rsid w:val="00995277"/>
    <w:rsid w:val="00996242"/>
    <w:rsid w:val="00996D77"/>
    <w:rsid w:val="00996EC0"/>
    <w:rsid w:val="009A0262"/>
    <w:rsid w:val="009A194E"/>
    <w:rsid w:val="009A3074"/>
    <w:rsid w:val="009A3A26"/>
    <w:rsid w:val="009A5A97"/>
    <w:rsid w:val="009A5FDA"/>
    <w:rsid w:val="009A7F73"/>
    <w:rsid w:val="009B0491"/>
    <w:rsid w:val="009B1AAA"/>
    <w:rsid w:val="009B468E"/>
    <w:rsid w:val="009B49C5"/>
    <w:rsid w:val="009B4BC2"/>
    <w:rsid w:val="009B62BE"/>
    <w:rsid w:val="009B6B2E"/>
    <w:rsid w:val="009B77F4"/>
    <w:rsid w:val="009C06FE"/>
    <w:rsid w:val="009C1590"/>
    <w:rsid w:val="009C2FC9"/>
    <w:rsid w:val="009C467F"/>
    <w:rsid w:val="009C49B6"/>
    <w:rsid w:val="009C61D7"/>
    <w:rsid w:val="009C6871"/>
    <w:rsid w:val="009C6DF8"/>
    <w:rsid w:val="009C7A86"/>
    <w:rsid w:val="009D00C4"/>
    <w:rsid w:val="009D021A"/>
    <w:rsid w:val="009D0649"/>
    <w:rsid w:val="009D079A"/>
    <w:rsid w:val="009D0AB9"/>
    <w:rsid w:val="009D34E8"/>
    <w:rsid w:val="009D3806"/>
    <w:rsid w:val="009D3B2F"/>
    <w:rsid w:val="009D4B0A"/>
    <w:rsid w:val="009D4B34"/>
    <w:rsid w:val="009D4B65"/>
    <w:rsid w:val="009E09D4"/>
    <w:rsid w:val="009E0A74"/>
    <w:rsid w:val="009E0F3E"/>
    <w:rsid w:val="009E1152"/>
    <w:rsid w:val="009E2B01"/>
    <w:rsid w:val="009E4812"/>
    <w:rsid w:val="009E4D40"/>
    <w:rsid w:val="009E54F2"/>
    <w:rsid w:val="009E588A"/>
    <w:rsid w:val="009E5D4D"/>
    <w:rsid w:val="009E6008"/>
    <w:rsid w:val="009E67C1"/>
    <w:rsid w:val="009E7969"/>
    <w:rsid w:val="009E7BB1"/>
    <w:rsid w:val="009F048A"/>
    <w:rsid w:val="009F0B26"/>
    <w:rsid w:val="009F1002"/>
    <w:rsid w:val="009F14F5"/>
    <w:rsid w:val="009F2321"/>
    <w:rsid w:val="009F2DAA"/>
    <w:rsid w:val="009F3069"/>
    <w:rsid w:val="009F3730"/>
    <w:rsid w:val="009F3E69"/>
    <w:rsid w:val="009F4455"/>
    <w:rsid w:val="009F6FEF"/>
    <w:rsid w:val="009F7340"/>
    <w:rsid w:val="009F75C2"/>
    <w:rsid w:val="00A00029"/>
    <w:rsid w:val="00A004E1"/>
    <w:rsid w:val="00A01FE4"/>
    <w:rsid w:val="00A02DEE"/>
    <w:rsid w:val="00A040D1"/>
    <w:rsid w:val="00A043BC"/>
    <w:rsid w:val="00A055A9"/>
    <w:rsid w:val="00A05D9B"/>
    <w:rsid w:val="00A05F23"/>
    <w:rsid w:val="00A10B52"/>
    <w:rsid w:val="00A10D48"/>
    <w:rsid w:val="00A10E01"/>
    <w:rsid w:val="00A10E64"/>
    <w:rsid w:val="00A10F59"/>
    <w:rsid w:val="00A1163B"/>
    <w:rsid w:val="00A11D1E"/>
    <w:rsid w:val="00A11DB1"/>
    <w:rsid w:val="00A138E6"/>
    <w:rsid w:val="00A1420F"/>
    <w:rsid w:val="00A14BB8"/>
    <w:rsid w:val="00A153AE"/>
    <w:rsid w:val="00A17125"/>
    <w:rsid w:val="00A172E6"/>
    <w:rsid w:val="00A20945"/>
    <w:rsid w:val="00A2097D"/>
    <w:rsid w:val="00A236F6"/>
    <w:rsid w:val="00A243E4"/>
    <w:rsid w:val="00A24D8B"/>
    <w:rsid w:val="00A27EE1"/>
    <w:rsid w:val="00A30FD2"/>
    <w:rsid w:val="00A3127D"/>
    <w:rsid w:val="00A33873"/>
    <w:rsid w:val="00A33AFC"/>
    <w:rsid w:val="00A3440B"/>
    <w:rsid w:val="00A35A07"/>
    <w:rsid w:val="00A36FF3"/>
    <w:rsid w:val="00A3751E"/>
    <w:rsid w:val="00A37589"/>
    <w:rsid w:val="00A40E45"/>
    <w:rsid w:val="00A41D64"/>
    <w:rsid w:val="00A45565"/>
    <w:rsid w:val="00A46160"/>
    <w:rsid w:val="00A5103E"/>
    <w:rsid w:val="00A51B27"/>
    <w:rsid w:val="00A51D58"/>
    <w:rsid w:val="00A52D9D"/>
    <w:rsid w:val="00A53863"/>
    <w:rsid w:val="00A57102"/>
    <w:rsid w:val="00A61231"/>
    <w:rsid w:val="00A620CB"/>
    <w:rsid w:val="00A62966"/>
    <w:rsid w:val="00A631D3"/>
    <w:rsid w:val="00A63692"/>
    <w:rsid w:val="00A63EEB"/>
    <w:rsid w:val="00A649A7"/>
    <w:rsid w:val="00A662AE"/>
    <w:rsid w:val="00A6716F"/>
    <w:rsid w:val="00A72668"/>
    <w:rsid w:val="00A734BB"/>
    <w:rsid w:val="00A75AC3"/>
    <w:rsid w:val="00A76892"/>
    <w:rsid w:val="00A80746"/>
    <w:rsid w:val="00A80B8B"/>
    <w:rsid w:val="00A8104F"/>
    <w:rsid w:val="00A8261C"/>
    <w:rsid w:val="00A830AE"/>
    <w:rsid w:val="00A847B4"/>
    <w:rsid w:val="00A84EA2"/>
    <w:rsid w:val="00A85F7F"/>
    <w:rsid w:val="00A86CE7"/>
    <w:rsid w:val="00A87341"/>
    <w:rsid w:val="00A873C0"/>
    <w:rsid w:val="00A877B4"/>
    <w:rsid w:val="00A87A5B"/>
    <w:rsid w:val="00A919E3"/>
    <w:rsid w:val="00A919EF"/>
    <w:rsid w:val="00A92592"/>
    <w:rsid w:val="00A940C9"/>
    <w:rsid w:val="00A94AA9"/>
    <w:rsid w:val="00A95B66"/>
    <w:rsid w:val="00A9784B"/>
    <w:rsid w:val="00A97F30"/>
    <w:rsid w:val="00AA066B"/>
    <w:rsid w:val="00AA112B"/>
    <w:rsid w:val="00AA14F0"/>
    <w:rsid w:val="00AA5640"/>
    <w:rsid w:val="00AA62F0"/>
    <w:rsid w:val="00AA6561"/>
    <w:rsid w:val="00AA6667"/>
    <w:rsid w:val="00AA668D"/>
    <w:rsid w:val="00AA692C"/>
    <w:rsid w:val="00AA6BA4"/>
    <w:rsid w:val="00AA76FC"/>
    <w:rsid w:val="00AA7C1B"/>
    <w:rsid w:val="00AB0886"/>
    <w:rsid w:val="00AB0DB6"/>
    <w:rsid w:val="00AB13EC"/>
    <w:rsid w:val="00AB3AA6"/>
    <w:rsid w:val="00AB73AF"/>
    <w:rsid w:val="00AC043B"/>
    <w:rsid w:val="00AC14A1"/>
    <w:rsid w:val="00AC2507"/>
    <w:rsid w:val="00AC2833"/>
    <w:rsid w:val="00AC57F5"/>
    <w:rsid w:val="00AD10D5"/>
    <w:rsid w:val="00AD2146"/>
    <w:rsid w:val="00AD49D7"/>
    <w:rsid w:val="00AD4C77"/>
    <w:rsid w:val="00AD5497"/>
    <w:rsid w:val="00AD5D24"/>
    <w:rsid w:val="00AD6538"/>
    <w:rsid w:val="00AD71C2"/>
    <w:rsid w:val="00AE0973"/>
    <w:rsid w:val="00AE0BE1"/>
    <w:rsid w:val="00AE1D14"/>
    <w:rsid w:val="00AE413C"/>
    <w:rsid w:val="00AE47AC"/>
    <w:rsid w:val="00AE5975"/>
    <w:rsid w:val="00AE5BC8"/>
    <w:rsid w:val="00AE711A"/>
    <w:rsid w:val="00AF035D"/>
    <w:rsid w:val="00AF0AF6"/>
    <w:rsid w:val="00AF0E5F"/>
    <w:rsid w:val="00AF2B9E"/>
    <w:rsid w:val="00AF3127"/>
    <w:rsid w:val="00AF38E8"/>
    <w:rsid w:val="00B0093A"/>
    <w:rsid w:val="00B01632"/>
    <w:rsid w:val="00B01675"/>
    <w:rsid w:val="00B01B85"/>
    <w:rsid w:val="00B02401"/>
    <w:rsid w:val="00B03207"/>
    <w:rsid w:val="00B04136"/>
    <w:rsid w:val="00B046B1"/>
    <w:rsid w:val="00B05F59"/>
    <w:rsid w:val="00B07EF5"/>
    <w:rsid w:val="00B10D6F"/>
    <w:rsid w:val="00B13680"/>
    <w:rsid w:val="00B145D1"/>
    <w:rsid w:val="00B14912"/>
    <w:rsid w:val="00B16DC3"/>
    <w:rsid w:val="00B24F9A"/>
    <w:rsid w:val="00B26963"/>
    <w:rsid w:val="00B26D42"/>
    <w:rsid w:val="00B3113D"/>
    <w:rsid w:val="00B31353"/>
    <w:rsid w:val="00B31DE7"/>
    <w:rsid w:val="00B3311B"/>
    <w:rsid w:val="00B33BB1"/>
    <w:rsid w:val="00B34CF5"/>
    <w:rsid w:val="00B353A0"/>
    <w:rsid w:val="00B3631D"/>
    <w:rsid w:val="00B370E3"/>
    <w:rsid w:val="00B37D33"/>
    <w:rsid w:val="00B40D77"/>
    <w:rsid w:val="00B4110B"/>
    <w:rsid w:val="00B429BE"/>
    <w:rsid w:val="00B4314F"/>
    <w:rsid w:val="00B43387"/>
    <w:rsid w:val="00B435B1"/>
    <w:rsid w:val="00B4386C"/>
    <w:rsid w:val="00B45B29"/>
    <w:rsid w:val="00B47C66"/>
    <w:rsid w:val="00B47D38"/>
    <w:rsid w:val="00B47DB1"/>
    <w:rsid w:val="00B50051"/>
    <w:rsid w:val="00B51111"/>
    <w:rsid w:val="00B51A6B"/>
    <w:rsid w:val="00B522DF"/>
    <w:rsid w:val="00B5271B"/>
    <w:rsid w:val="00B5351A"/>
    <w:rsid w:val="00B53A1F"/>
    <w:rsid w:val="00B53A7E"/>
    <w:rsid w:val="00B5417D"/>
    <w:rsid w:val="00B54461"/>
    <w:rsid w:val="00B55AE5"/>
    <w:rsid w:val="00B56484"/>
    <w:rsid w:val="00B57A97"/>
    <w:rsid w:val="00B60E68"/>
    <w:rsid w:val="00B61E97"/>
    <w:rsid w:val="00B634F5"/>
    <w:rsid w:val="00B63BDC"/>
    <w:rsid w:val="00B63BE1"/>
    <w:rsid w:val="00B63D69"/>
    <w:rsid w:val="00B63F5C"/>
    <w:rsid w:val="00B64745"/>
    <w:rsid w:val="00B6630A"/>
    <w:rsid w:val="00B67916"/>
    <w:rsid w:val="00B67B4F"/>
    <w:rsid w:val="00B709C6"/>
    <w:rsid w:val="00B70B34"/>
    <w:rsid w:val="00B710E3"/>
    <w:rsid w:val="00B71E39"/>
    <w:rsid w:val="00B73040"/>
    <w:rsid w:val="00B73673"/>
    <w:rsid w:val="00B757B0"/>
    <w:rsid w:val="00B75971"/>
    <w:rsid w:val="00B76904"/>
    <w:rsid w:val="00B77D81"/>
    <w:rsid w:val="00B8374D"/>
    <w:rsid w:val="00B83877"/>
    <w:rsid w:val="00B85E2F"/>
    <w:rsid w:val="00B86880"/>
    <w:rsid w:val="00B87A39"/>
    <w:rsid w:val="00B87B8D"/>
    <w:rsid w:val="00B90553"/>
    <w:rsid w:val="00B911D1"/>
    <w:rsid w:val="00B924F8"/>
    <w:rsid w:val="00B925DF"/>
    <w:rsid w:val="00B92657"/>
    <w:rsid w:val="00B92AEB"/>
    <w:rsid w:val="00B933D4"/>
    <w:rsid w:val="00B94CFC"/>
    <w:rsid w:val="00B9506B"/>
    <w:rsid w:val="00B95E3C"/>
    <w:rsid w:val="00B96299"/>
    <w:rsid w:val="00B967B5"/>
    <w:rsid w:val="00B97D6B"/>
    <w:rsid w:val="00BA0FF6"/>
    <w:rsid w:val="00BA2C94"/>
    <w:rsid w:val="00BA3657"/>
    <w:rsid w:val="00BA7187"/>
    <w:rsid w:val="00BA7900"/>
    <w:rsid w:val="00BB056C"/>
    <w:rsid w:val="00BB116E"/>
    <w:rsid w:val="00BB137C"/>
    <w:rsid w:val="00BB1BC4"/>
    <w:rsid w:val="00BB1DEB"/>
    <w:rsid w:val="00BB2152"/>
    <w:rsid w:val="00BB35BF"/>
    <w:rsid w:val="00BB3FC5"/>
    <w:rsid w:val="00BB45F0"/>
    <w:rsid w:val="00BB5116"/>
    <w:rsid w:val="00BB6777"/>
    <w:rsid w:val="00BB7072"/>
    <w:rsid w:val="00BC112C"/>
    <w:rsid w:val="00BC2D10"/>
    <w:rsid w:val="00BC31A0"/>
    <w:rsid w:val="00BC31F4"/>
    <w:rsid w:val="00BC48AF"/>
    <w:rsid w:val="00BC5099"/>
    <w:rsid w:val="00BC562E"/>
    <w:rsid w:val="00BD03EE"/>
    <w:rsid w:val="00BD1FA3"/>
    <w:rsid w:val="00BD323C"/>
    <w:rsid w:val="00BD3566"/>
    <w:rsid w:val="00BD3C25"/>
    <w:rsid w:val="00BD4B1F"/>
    <w:rsid w:val="00BD4F9E"/>
    <w:rsid w:val="00BD63F5"/>
    <w:rsid w:val="00BE0B29"/>
    <w:rsid w:val="00BE134A"/>
    <w:rsid w:val="00BE316D"/>
    <w:rsid w:val="00BE358F"/>
    <w:rsid w:val="00BE35E4"/>
    <w:rsid w:val="00BE38D5"/>
    <w:rsid w:val="00BF1721"/>
    <w:rsid w:val="00BF1F53"/>
    <w:rsid w:val="00BF2709"/>
    <w:rsid w:val="00BF3B91"/>
    <w:rsid w:val="00BF45A7"/>
    <w:rsid w:val="00BF4698"/>
    <w:rsid w:val="00BF5DC4"/>
    <w:rsid w:val="00BF63D2"/>
    <w:rsid w:val="00BF6F9A"/>
    <w:rsid w:val="00BF7288"/>
    <w:rsid w:val="00BF7F6E"/>
    <w:rsid w:val="00C00393"/>
    <w:rsid w:val="00C00849"/>
    <w:rsid w:val="00C00A55"/>
    <w:rsid w:val="00C00B94"/>
    <w:rsid w:val="00C01343"/>
    <w:rsid w:val="00C02319"/>
    <w:rsid w:val="00C02759"/>
    <w:rsid w:val="00C0534A"/>
    <w:rsid w:val="00C0550F"/>
    <w:rsid w:val="00C06129"/>
    <w:rsid w:val="00C10BE6"/>
    <w:rsid w:val="00C120A3"/>
    <w:rsid w:val="00C14359"/>
    <w:rsid w:val="00C15077"/>
    <w:rsid w:val="00C15377"/>
    <w:rsid w:val="00C175FC"/>
    <w:rsid w:val="00C201B4"/>
    <w:rsid w:val="00C206C5"/>
    <w:rsid w:val="00C20D6E"/>
    <w:rsid w:val="00C224A5"/>
    <w:rsid w:val="00C22550"/>
    <w:rsid w:val="00C24A88"/>
    <w:rsid w:val="00C262EF"/>
    <w:rsid w:val="00C27048"/>
    <w:rsid w:val="00C302C1"/>
    <w:rsid w:val="00C304B8"/>
    <w:rsid w:val="00C33232"/>
    <w:rsid w:val="00C33447"/>
    <w:rsid w:val="00C34348"/>
    <w:rsid w:val="00C34603"/>
    <w:rsid w:val="00C350A8"/>
    <w:rsid w:val="00C365F1"/>
    <w:rsid w:val="00C40A3F"/>
    <w:rsid w:val="00C42F5A"/>
    <w:rsid w:val="00C45022"/>
    <w:rsid w:val="00C45C6C"/>
    <w:rsid w:val="00C46081"/>
    <w:rsid w:val="00C46456"/>
    <w:rsid w:val="00C5186A"/>
    <w:rsid w:val="00C521F6"/>
    <w:rsid w:val="00C52602"/>
    <w:rsid w:val="00C529B4"/>
    <w:rsid w:val="00C53C9E"/>
    <w:rsid w:val="00C53DE5"/>
    <w:rsid w:val="00C5448D"/>
    <w:rsid w:val="00C54683"/>
    <w:rsid w:val="00C56F86"/>
    <w:rsid w:val="00C5710C"/>
    <w:rsid w:val="00C57298"/>
    <w:rsid w:val="00C57708"/>
    <w:rsid w:val="00C579A4"/>
    <w:rsid w:val="00C61129"/>
    <w:rsid w:val="00C62877"/>
    <w:rsid w:val="00C63378"/>
    <w:rsid w:val="00C6447C"/>
    <w:rsid w:val="00C654BD"/>
    <w:rsid w:val="00C65BEE"/>
    <w:rsid w:val="00C65D3E"/>
    <w:rsid w:val="00C67526"/>
    <w:rsid w:val="00C67994"/>
    <w:rsid w:val="00C67AB0"/>
    <w:rsid w:val="00C67F4C"/>
    <w:rsid w:val="00C70986"/>
    <w:rsid w:val="00C70FF1"/>
    <w:rsid w:val="00C713C8"/>
    <w:rsid w:val="00C716AF"/>
    <w:rsid w:val="00C71E21"/>
    <w:rsid w:val="00C72F13"/>
    <w:rsid w:val="00C7317F"/>
    <w:rsid w:val="00C75250"/>
    <w:rsid w:val="00C76517"/>
    <w:rsid w:val="00C77092"/>
    <w:rsid w:val="00C77F63"/>
    <w:rsid w:val="00C8000C"/>
    <w:rsid w:val="00C807B6"/>
    <w:rsid w:val="00C82366"/>
    <w:rsid w:val="00C82932"/>
    <w:rsid w:val="00C83160"/>
    <w:rsid w:val="00C8362A"/>
    <w:rsid w:val="00C83D9E"/>
    <w:rsid w:val="00C863CA"/>
    <w:rsid w:val="00C90193"/>
    <w:rsid w:val="00C902EC"/>
    <w:rsid w:val="00C903BE"/>
    <w:rsid w:val="00C908CB"/>
    <w:rsid w:val="00C91731"/>
    <w:rsid w:val="00C91BFE"/>
    <w:rsid w:val="00C92641"/>
    <w:rsid w:val="00C954C6"/>
    <w:rsid w:val="00C95B70"/>
    <w:rsid w:val="00C95D6F"/>
    <w:rsid w:val="00C967C8"/>
    <w:rsid w:val="00C977C8"/>
    <w:rsid w:val="00CA0DC5"/>
    <w:rsid w:val="00CA459E"/>
    <w:rsid w:val="00CA493D"/>
    <w:rsid w:val="00CA5C63"/>
    <w:rsid w:val="00CB0EA0"/>
    <w:rsid w:val="00CB1FF7"/>
    <w:rsid w:val="00CB23F3"/>
    <w:rsid w:val="00CB4ADC"/>
    <w:rsid w:val="00CB596B"/>
    <w:rsid w:val="00CB605C"/>
    <w:rsid w:val="00CB78BF"/>
    <w:rsid w:val="00CC126E"/>
    <w:rsid w:val="00CC2816"/>
    <w:rsid w:val="00CC303B"/>
    <w:rsid w:val="00CC3236"/>
    <w:rsid w:val="00CC3F1F"/>
    <w:rsid w:val="00CC492B"/>
    <w:rsid w:val="00CC5CD3"/>
    <w:rsid w:val="00CC732A"/>
    <w:rsid w:val="00CD0A6D"/>
    <w:rsid w:val="00CD0B6E"/>
    <w:rsid w:val="00CD2C94"/>
    <w:rsid w:val="00CD3B58"/>
    <w:rsid w:val="00CD6700"/>
    <w:rsid w:val="00CD72D3"/>
    <w:rsid w:val="00CE0D6F"/>
    <w:rsid w:val="00CE1FD6"/>
    <w:rsid w:val="00CE3D65"/>
    <w:rsid w:val="00CE5063"/>
    <w:rsid w:val="00CE590B"/>
    <w:rsid w:val="00CE7A80"/>
    <w:rsid w:val="00CF060D"/>
    <w:rsid w:val="00CF2822"/>
    <w:rsid w:val="00CF3FA0"/>
    <w:rsid w:val="00CF4CBB"/>
    <w:rsid w:val="00CF4DD3"/>
    <w:rsid w:val="00CF6308"/>
    <w:rsid w:val="00CF70ED"/>
    <w:rsid w:val="00D002E8"/>
    <w:rsid w:val="00D0239A"/>
    <w:rsid w:val="00D02D55"/>
    <w:rsid w:val="00D03C1E"/>
    <w:rsid w:val="00D04A53"/>
    <w:rsid w:val="00D04C19"/>
    <w:rsid w:val="00D0646E"/>
    <w:rsid w:val="00D06C5E"/>
    <w:rsid w:val="00D06EB6"/>
    <w:rsid w:val="00D06FB3"/>
    <w:rsid w:val="00D07651"/>
    <w:rsid w:val="00D10B61"/>
    <w:rsid w:val="00D1133A"/>
    <w:rsid w:val="00D1136C"/>
    <w:rsid w:val="00D11C02"/>
    <w:rsid w:val="00D11CD8"/>
    <w:rsid w:val="00D12E9E"/>
    <w:rsid w:val="00D15173"/>
    <w:rsid w:val="00D16825"/>
    <w:rsid w:val="00D1790A"/>
    <w:rsid w:val="00D17F92"/>
    <w:rsid w:val="00D20E20"/>
    <w:rsid w:val="00D21595"/>
    <w:rsid w:val="00D22087"/>
    <w:rsid w:val="00D22F06"/>
    <w:rsid w:val="00D239A7"/>
    <w:rsid w:val="00D23AF4"/>
    <w:rsid w:val="00D24D7A"/>
    <w:rsid w:val="00D2504B"/>
    <w:rsid w:val="00D25C37"/>
    <w:rsid w:val="00D26D2B"/>
    <w:rsid w:val="00D27853"/>
    <w:rsid w:val="00D31051"/>
    <w:rsid w:val="00D31CE3"/>
    <w:rsid w:val="00D32B8D"/>
    <w:rsid w:val="00D33B2F"/>
    <w:rsid w:val="00D3504E"/>
    <w:rsid w:val="00D35E29"/>
    <w:rsid w:val="00D35F0D"/>
    <w:rsid w:val="00D3627C"/>
    <w:rsid w:val="00D36D49"/>
    <w:rsid w:val="00D37891"/>
    <w:rsid w:val="00D4036C"/>
    <w:rsid w:val="00D40AFF"/>
    <w:rsid w:val="00D40D57"/>
    <w:rsid w:val="00D41AF5"/>
    <w:rsid w:val="00D41C58"/>
    <w:rsid w:val="00D427B3"/>
    <w:rsid w:val="00D42E0F"/>
    <w:rsid w:val="00D43834"/>
    <w:rsid w:val="00D439DD"/>
    <w:rsid w:val="00D43BF0"/>
    <w:rsid w:val="00D44495"/>
    <w:rsid w:val="00D44509"/>
    <w:rsid w:val="00D447ED"/>
    <w:rsid w:val="00D4592D"/>
    <w:rsid w:val="00D459DF"/>
    <w:rsid w:val="00D4718E"/>
    <w:rsid w:val="00D471F6"/>
    <w:rsid w:val="00D477AB"/>
    <w:rsid w:val="00D50EDD"/>
    <w:rsid w:val="00D5112F"/>
    <w:rsid w:val="00D538F6"/>
    <w:rsid w:val="00D53A4A"/>
    <w:rsid w:val="00D5562D"/>
    <w:rsid w:val="00D559B6"/>
    <w:rsid w:val="00D561A5"/>
    <w:rsid w:val="00D566B7"/>
    <w:rsid w:val="00D56746"/>
    <w:rsid w:val="00D56E6E"/>
    <w:rsid w:val="00D5735E"/>
    <w:rsid w:val="00D57D16"/>
    <w:rsid w:val="00D6080A"/>
    <w:rsid w:val="00D60EBC"/>
    <w:rsid w:val="00D61CA5"/>
    <w:rsid w:val="00D61DF6"/>
    <w:rsid w:val="00D622C6"/>
    <w:rsid w:val="00D623D0"/>
    <w:rsid w:val="00D62922"/>
    <w:rsid w:val="00D650E8"/>
    <w:rsid w:val="00D65239"/>
    <w:rsid w:val="00D66D28"/>
    <w:rsid w:val="00D67868"/>
    <w:rsid w:val="00D67C0B"/>
    <w:rsid w:val="00D70415"/>
    <w:rsid w:val="00D704C2"/>
    <w:rsid w:val="00D70F24"/>
    <w:rsid w:val="00D71D62"/>
    <w:rsid w:val="00D728C0"/>
    <w:rsid w:val="00D73678"/>
    <w:rsid w:val="00D73FDD"/>
    <w:rsid w:val="00D75304"/>
    <w:rsid w:val="00D7643F"/>
    <w:rsid w:val="00D764BA"/>
    <w:rsid w:val="00D776F4"/>
    <w:rsid w:val="00D77E51"/>
    <w:rsid w:val="00D8089F"/>
    <w:rsid w:val="00D81B64"/>
    <w:rsid w:val="00D81C12"/>
    <w:rsid w:val="00D82A42"/>
    <w:rsid w:val="00D83555"/>
    <w:rsid w:val="00D844E4"/>
    <w:rsid w:val="00D8627A"/>
    <w:rsid w:val="00D86540"/>
    <w:rsid w:val="00D86EE2"/>
    <w:rsid w:val="00D87841"/>
    <w:rsid w:val="00D90567"/>
    <w:rsid w:val="00D90C61"/>
    <w:rsid w:val="00D935D6"/>
    <w:rsid w:val="00D942ED"/>
    <w:rsid w:val="00D94CE1"/>
    <w:rsid w:val="00D96770"/>
    <w:rsid w:val="00DA03AC"/>
    <w:rsid w:val="00DA0ADA"/>
    <w:rsid w:val="00DA270A"/>
    <w:rsid w:val="00DA3E34"/>
    <w:rsid w:val="00DA3FA5"/>
    <w:rsid w:val="00DA42AD"/>
    <w:rsid w:val="00DA48B5"/>
    <w:rsid w:val="00DA5399"/>
    <w:rsid w:val="00DA58DA"/>
    <w:rsid w:val="00DA59B9"/>
    <w:rsid w:val="00DA5AFD"/>
    <w:rsid w:val="00DA77D7"/>
    <w:rsid w:val="00DA7E34"/>
    <w:rsid w:val="00DB0D63"/>
    <w:rsid w:val="00DB1CB2"/>
    <w:rsid w:val="00DB34BD"/>
    <w:rsid w:val="00DB3586"/>
    <w:rsid w:val="00DB4F45"/>
    <w:rsid w:val="00DB5320"/>
    <w:rsid w:val="00DB5399"/>
    <w:rsid w:val="00DB6929"/>
    <w:rsid w:val="00DB6BA4"/>
    <w:rsid w:val="00DB7B5E"/>
    <w:rsid w:val="00DC006A"/>
    <w:rsid w:val="00DC05FF"/>
    <w:rsid w:val="00DC07DB"/>
    <w:rsid w:val="00DC1219"/>
    <w:rsid w:val="00DC17BE"/>
    <w:rsid w:val="00DC334C"/>
    <w:rsid w:val="00DC40B9"/>
    <w:rsid w:val="00DC4FC7"/>
    <w:rsid w:val="00DC51D0"/>
    <w:rsid w:val="00DC6EAD"/>
    <w:rsid w:val="00DC6F62"/>
    <w:rsid w:val="00DC7366"/>
    <w:rsid w:val="00DC789C"/>
    <w:rsid w:val="00DD0934"/>
    <w:rsid w:val="00DD13B4"/>
    <w:rsid w:val="00DD14E8"/>
    <w:rsid w:val="00DD196C"/>
    <w:rsid w:val="00DD42F2"/>
    <w:rsid w:val="00DD44B3"/>
    <w:rsid w:val="00DD73D0"/>
    <w:rsid w:val="00DD766B"/>
    <w:rsid w:val="00DD77BD"/>
    <w:rsid w:val="00DE06B5"/>
    <w:rsid w:val="00DE07C7"/>
    <w:rsid w:val="00DE0A38"/>
    <w:rsid w:val="00DE1FE2"/>
    <w:rsid w:val="00DE2E44"/>
    <w:rsid w:val="00DE55D2"/>
    <w:rsid w:val="00DE63CF"/>
    <w:rsid w:val="00DF04EE"/>
    <w:rsid w:val="00DF1AF7"/>
    <w:rsid w:val="00DF41A2"/>
    <w:rsid w:val="00DF4420"/>
    <w:rsid w:val="00DF4489"/>
    <w:rsid w:val="00DF46D0"/>
    <w:rsid w:val="00DF4BB7"/>
    <w:rsid w:val="00DF4D4E"/>
    <w:rsid w:val="00DF6445"/>
    <w:rsid w:val="00DF7029"/>
    <w:rsid w:val="00DF7BCC"/>
    <w:rsid w:val="00E00490"/>
    <w:rsid w:val="00E00DA7"/>
    <w:rsid w:val="00E0393B"/>
    <w:rsid w:val="00E04E78"/>
    <w:rsid w:val="00E061C7"/>
    <w:rsid w:val="00E06B10"/>
    <w:rsid w:val="00E07BBB"/>
    <w:rsid w:val="00E10451"/>
    <w:rsid w:val="00E10786"/>
    <w:rsid w:val="00E10E25"/>
    <w:rsid w:val="00E11D6A"/>
    <w:rsid w:val="00E12A21"/>
    <w:rsid w:val="00E13721"/>
    <w:rsid w:val="00E1562C"/>
    <w:rsid w:val="00E17B61"/>
    <w:rsid w:val="00E17BFA"/>
    <w:rsid w:val="00E17E5C"/>
    <w:rsid w:val="00E17F2C"/>
    <w:rsid w:val="00E211CB"/>
    <w:rsid w:val="00E2225B"/>
    <w:rsid w:val="00E227B3"/>
    <w:rsid w:val="00E23031"/>
    <w:rsid w:val="00E246F6"/>
    <w:rsid w:val="00E2709A"/>
    <w:rsid w:val="00E270CD"/>
    <w:rsid w:val="00E27505"/>
    <w:rsid w:val="00E3081E"/>
    <w:rsid w:val="00E31B62"/>
    <w:rsid w:val="00E326D0"/>
    <w:rsid w:val="00E33D25"/>
    <w:rsid w:val="00E340BB"/>
    <w:rsid w:val="00E35BFA"/>
    <w:rsid w:val="00E363C3"/>
    <w:rsid w:val="00E40445"/>
    <w:rsid w:val="00E40FCE"/>
    <w:rsid w:val="00E41931"/>
    <w:rsid w:val="00E420E2"/>
    <w:rsid w:val="00E420FF"/>
    <w:rsid w:val="00E43179"/>
    <w:rsid w:val="00E44710"/>
    <w:rsid w:val="00E46D51"/>
    <w:rsid w:val="00E511E3"/>
    <w:rsid w:val="00E52AEB"/>
    <w:rsid w:val="00E5441D"/>
    <w:rsid w:val="00E545B5"/>
    <w:rsid w:val="00E54686"/>
    <w:rsid w:val="00E57707"/>
    <w:rsid w:val="00E63A1C"/>
    <w:rsid w:val="00E63B8E"/>
    <w:rsid w:val="00E6410F"/>
    <w:rsid w:val="00E643F8"/>
    <w:rsid w:val="00E64E5B"/>
    <w:rsid w:val="00E64FC4"/>
    <w:rsid w:val="00E66BD6"/>
    <w:rsid w:val="00E67813"/>
    <w:rsid w:val="00E70ADE"/>
    <w:rsid w:val="00E70B7F"/>
    <w:rsid w:val="00E74589"/>
    <w:rsid w:val="00E7655E"/>
    <w:rsid w:val="00E77127"/>
    <w:rsid w:val="00E77546"/>
    <w:rsid w:val="00E812D1"/>
    <w:rsid w:val="00E8247D"/>
    <w:rsid w:val="00E83805"/>
    <w:rsid w:val="00E86480"/>
    <w:rsid w:val="00E86D5F"/>
    <w:rsid w:val="00E87098"/>
    <w:rsid w:val="00E870D5"/>
    <w:rsid w:val="00E906E7"/>
    <w:rsid w:val="00E90896"/>
    <w:rsid w:val="00E9161D"/>
    <w:rsid w:val="00E920AE"/>
    <w:rsid w:val="00E9257B"/>
    <w:rsid w:val="00E932DA"/>
    <w:rsid w:val="00E934B5"/>
    <w:rsid w:val="00E93A92"/>
    <w:rsid w:val="00E93CC3"/>
    <w:rsid w:val="00E961CE"/>
    <w:rsid w:val="00E966B8"/>
    <w:rsid w:val="00E978E4"/>
    <w:rsid w:val="00E97CCF"/>
    <w:rsid w:val="00EA1D9A"/>
    <w:rsid w:val="00EA3EF3"/>
    <w:rsid w:val="00EA6C1B"/>
    <w:rsid w:val="00EA726B"/>
    <w:rsid w:val="00EB1AD2"/>
    <w:rsid w:val="00EB209D"/>
    <w:rsid w:val="00EB269C"/>
    <w:rsid w:val="00EB2B4B"/>
    <w:rsid w:val="00EB3A56"/>
    <w:rsid w:val="00EB3D99"/>
    <w:rsid w:val="00EB3DFC"/>
    <w:rsid w:val="00EB48A6"/>
    <w:rsid w:val="00EB5E30"/>
    <w:rsid w:val="00EC01B8"/>
    <w:rsid w:val="00EC0B1B"/>
    <w:rsid w:val="00EC228A"/>
    <w:rsid w:val="00EC259A"/>
    <w:rsid w:val="00EC29E2"/>
    <w:rsid w:val="00EC386C"/>
    <w:rsid w:val="00EC3943"/>
    <w:rsid w:val="00EC6B67"/>
    <w:rsid w:val="00ED1739"/>
    <w:rsid w:val="00ED2917"/>
    <w:rsid w:val="00ED2C65"/>
    <w:rsid w:val="00ED32FD"/>
    <w:rsid w:val="00ED3A1B"/>
    <w:rsid w:val="00ED3E63"/>
    <w:rsid w:val="00ED595A"/>
    <w:rsid w:val="00ED6E51"/>
    <w:rsid w:val="00ED6FAC"/>
    <w:rsid w:val="00ED7533"/>
    <w:rsid w:val="00ED7858"/>
    <w:rsid w:val="00EE21F1"/>
    <w:rsid w:val="00EE245A"/>
    <w:rsid w:val="00EE29A9"/>
    <w:rsid w:val="00EE40F7"/>
    <w:rsid w:val="00EE42D0"/>
    <w:rsid w:val="00EE46D6"/>
    <w:rsid w:val="00EE4F19"/>
    <w:rsid w:val="00EE63B0"/>
    <w:rsid w:val="00EE6C10"/>
    <w:rsid w:val="00EE70B9"/>
    <w:rsid w:val="00EE7FE6"/>
    <w:rsid w:val="00EF17CA"/>
    <w:rsid w:val="00EF1E88"/>
    <w:rsid w:val="00EF3217"/>
    <w:rsid w:val="00EF3CCF"/>
    <w:rsid w:val="00EF3E9E"/>
    <w:rsid w:val="00EF4145"/>
    <w:rsid w:val="00EF57A2"/>
    <w:rsid w:val="00EF5B8A"/>
    <w:rsid w:val="00EF682B"/>
    <w:rsid w:val="00EF6A31"/>
    <w:rsid w:val="00EF6F7C"/>
    <w:rsid w:val="00EF74CD"/>
    <w:rsid w:val="00F0268C"/>
    <w:rsid w:val="00F03EA7"/>
    <w:rsid w:val="00F053CB"/>
    <w:rsid w:val="00F059BB"/>
    <w:rsid w:val="00F05F1C"/>
    <w:rsid w:val="00F06515"/>
    <w:rsid w:val="00F06FA3"/>
    <w:rsid w:val="00F0710D"/>
    <w:rsid w:val="00F073AC"/>
    <w:rsid w:val="00F117DF"/>
    <w:rsid w:val="00F119C5"/>
    <w:rsid w:val="00F13CBE"/>
    <w:rsid w:val="00F13FAD"/>
    <w:rsid w:val="00F15546"/>
    <w:rsid w:val="00F169D3"/>
    <w:rsid w:val="00F17306"/>
    <w:rsid w:val="00F2068B"/>
    <w:rsid w:val="00F20EA5"/>
    <w:rsid w:val="00F21BF6"/>
    <w:rsid w:val="00F222FD"/>
    <w:rsid w:val="00F23982"/>
    <w:rsid w:val="00F23F8D"/>
    <w:rsid w:val="00F26228"/>
    <w:rsid w:val="00F26590"/>
    <w:rsid w:val="00F27B9B"/>
    <w:rsid w:val="00F27D51"/>
    <w:rsid w:val="00F3069F"/>
    <w:rsid w:val="00F30B14"/>
    <w:rsid w:val="00F323B4"/>
    <w:rsid w:val="00F35346"/>
    <w:rsid w:val="00F355A9"/>
    <w:rsid w:val="00F36892"/>
    <w:rsid w:val="00F368AE"/>
    <w:rsid w:val="00F400EA"/>
    <w:rsid w:val="00F41913"/>
    <w:rsid w:val="00F42345"/>
    <w:rsid w:val="00F43162"/>
    <w:rsid w:val="00F44202"/>
    <w:rsid w:val="00F45D5B"/>
    <w:rsid w:val="00F45E01"/>
    <w:rsid w:val="00F45FEA"/>
    <w:rsid w:val="00F467D9"/>
    <w:rsid w:val="00F47438"/>
    <w:rsid w:val="00F53630"/>
    <w:rsid w:val="00F53D36"/>
    <w:rsid w:val="00F54652"/>
    <w:rsid w:val="00F548C4"/>
    <w:rsid w:val="00F55FAC"/>
    <w:rsid w:val="00F563E6"/>
    <w:rsid w:val="00F5745C"/>
    <w:rsid w:val="00F575C7"/>
    <w:rsid w:val="00F6038B"/>
    <w:rsid w:val="00F614CE"/>
    <w:rsid w:val="00F62AFE"/>
    <w:rsid w:val="00F63231"/>
    <w:rsid w:val="00F66E65"/>
    <w:rsid w:val="00F67645"/>
    <w:rsid w:val="00F704CE"/>
    <w:rsid w:val="00F72AE0"/>
    <w:rsid w:val="00F740E7"/>
    <w:rsid w:val="00F74C9E"/>
    <w:rsid w:val="00F7531E"/>
    <w:rsid w:val="00F775EF"/>
    <w:rsid w:val="00F779DB"/>
    <w:rsid w:val="00F80E95"/>
    <w:rsid w:val="00F812B3"/>
    <w:rsid w:val="00F81FD9"/>
    <w:rsid w:val="00F832F8"/>
    <w:rsid w:val="00F8380D"/>
    <w:rsid w:val="00F83FC2"/>
    <w:rsid w:val="00F854B0"/>
    <w:rsid w:val="00F85B29"/>
    <w:rsid w:val="00F86855"/>
    <w:rsid w:val="00F90A8F"/>
    <w:rsid w:val="00F93041"/>
    <w:rsid w:val="00F939BA"/>
    <w:rsid w:val="00F966D2"/>
    <w:rsid w:val="00F97C27"/>
    <w:rsid w:val="00F97EDD"/>
    <w:rsid w:val="00FA0363"/>
    <w:rsid w:val="00FA0F3D"/>
    <w:rsid w:val="00FA19AF"/>
    <w:rsid w:val="00FA1F3B"/>
    <w:rsid w:val="00FA2742"/>
    <w:rsid w:val="00FA2952"/>
    <w:rsid w:val="00FA5C9C"/>
    <w:rsid w:val="00FA66D3"/>
    <w:rsid w:val="00FA6CFF"/>
    <w:rsid w:val="00FA775C"/>
    <w:rsid w:val="00FB05B0"/>
    <w:rsid w:val="00FB417E"/>
    <w:rsid w:val="00FB768C"/>
    <w:rsid w:val="00FC1775"/>
    <w:rsid w:val="00FC1BD0"/>
    <w:rsid w:val="00FC1C1C"/>
    <w:rsid w:val="00FC2AD1"/>
    <w:rsid w:val="00FC3C31"/>
    <w:rsid w:val="00FC3CA7"/>
    <w:rsid w:val="00FC3E8F"/>
    <w:rsid w:val="00FC4E54"/>
    <w:rsid w:val="00FC4F12"/>
    <w:rsid w:val="00FC584C"/>
    <w:rsid w:val="00FC63A3"/>
    <w:rsid w:val="00FD2B2D"/>
    <w:rsid w:val="00FD4A26"/>
    <w:rsid w:val="00FD57D0"/>
    <w:rsid w:val="00FD595D"/>
    <w:rsid w:val="00FD5B75"/>
    <w:rsid w:val="00FE026E"/>
    <w:rsid w:val="00FE07D6"/>
    <w:rsid w:val="00FE1B61"/>
    <w:rsid w:val="00FE471F"/>
    <w:rsid w:val="00FE79E9"/>
    <w:rsid w:val="00FF6311"/>
    <w:rsid w:val="00FF739A"/>
    <w:rsid w:val="44A97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B5464"/>
  <w15:chartTrackingRefBased/>
  <w15:docId w15:val="{70D339C1-1718-475D-95CC-9BEAF6C66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0F"/>
    <w:pPr>
      <w:spacing w:after="200" w:line="360" w:lineRule="auto"/>
    </w:pPr>
    <w:rPr>
      <w:rFonts w:ascii="Arial" w:eastAsia="Times New Roman" w:hAnsi="Arial" w:cs="Times New Roman"/>
      <w:sz w:val="24"/>
      <w:szCs w:val="20"/>
      <w:lang w:val="en-US"/>
    </w:rPr>
  </w:style>
  <w:style w:type="paragraph" w:styleId="Heading1">
    <w:name w:val="heading 1"/>
    <w:basedOn w:val="Normal"/>
    <w:next w:val="Normal"/>
    <w:link w:val="Heading1Char"/>
    <w:uiPriority w:val="9"/>
    <w:qFormat/>
    <w:rsid w:val="00EC0B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26C"/>
    <w:pPr>
      <w:keepNext/>
      <w:keepLines/>
      <w:spacing w:before="40" w:after="0" w:line="240" w:lineRule="auto"/>
      <w:jc w:val="both"/>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43050F"/>
    <w:rPr>
      <w:color w:val="800080"/>
      <w:u w:val="single"/>
    </w:rPr>
  </w:style>
  <w:style w:type="paragraph" w:styleId="BodyText">
    <w:name w:val="Body Text"/>
    <w:basedOn w:val="Normal"/>
    <w:link w:val="BodyTextChar"/>
    <w:rsid w:val="0043050F"/>
    <w:pPr>
      <w:jc w:val="center"/>
    </w:pPr>
    <w:rPr>
      <w:b/>
      <w:sz w:val="40"/>
    </w:rPr>
  </w:style>
  <w:style w:type="character" w:customStyle="1" w:styleId="BodyTextChar">
    <w:name w:val="Body Text Char"/>
    <w:basedOn w:val="DefaultParagraphFont"/>
    <w:link w:val="BodyText"/>
    <w:rsid w:val="0043050F"/>
    <w:rPr>
      <w:rFonts w:ascii="Times" w:eastAsia="Times New Roman" w:hAnsi="Times" w:cs="Times New Roman"/>
      <w:b/>
      <w:sz w:val="40"/>
      <w:szCs w:val="20"/>
      <w:lang w:val="en-US"/>
    </w:rPr>
  </w:style>
  <w:style w:type="paragraph" w:styleId="FootnoteText">
    <w:name w:val="footnote text"/>
    <w:basedOn w:val="Normal"/>
    <w:next w:val="TFReferencesSection"/>
    <w:link w:val="FootnoteTextChar"/>
    <w:semiHidden/>
    <w:rsid w:val="0043050F"/>
  </w:style>
  <w:style w:type="character" w:customStyle="1" w:styleId="FootnoteTextChar">
    <w:name w:val="Footnote Text Char"/>
    <w:basedOn w:val="DefaultParagraphFont"/>
    <w:link w:val="FootnoteText"/>
    <w:semiHidden/>
    <w:rsid w:val="0043050F"/>
    <w:rPr>
      <w:rFonts w:ascii="Times" w:eastAsia="Times New Roman" w:hAnsi="Times" w:cs="Times New Roman"/>
      <w:sz w:val="24"/>
      <w:szCs w:val="20"/>
      <w:lang w:val="en-US"/>
    </w:rPr>
  </w:style>
  <w:style w:type="paragraph" w:customStyle="1" w:styleId="TFReferencesSection">
    <w:name w:val="TF_References_Section"/>
    <w:basedOn w:val="Normal"/>
    <w:rsid w:val="0043050F"/>
    <w:pPr>
      <w:spacing w:line="480" w:lineRule="auto"/>
      <w:ind w:firstLine="187"/>
    </w:pPr>
  </w:style>
  <w:style w:type="paragraph" w:customStyle="1" w:styleId="TAMainText">
    <w:name w:val="TA_Main_Text"/>
    <w:basedOn w:val="Normal"/>
    <w:rsid w:val="0043050F"/>
    <w:pPr>
      <w:spacing w:after="0" w:line="480" w:lineRule="auto"/>
      <w:ind w:firstLine="202"/>
    </w:pPr>
  </w:style>
  <w:style w:type="paragraph" w:customStyle="1" w:styleId="BATitle">
    <w:name w:val="BA_Title"/>
    <w:basedOn w:val="Normal"/>
    <w:next w:val="BBAuthorName"/>
    <w:rsid w:val="0043050F"/>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rsid w:val="0043050F"/>
    <w:pPr>
      <w:spacing w:after="240" w:line="480" w:lineRule="auto"/>
      <w:jc w:val="center"/>
    </w:pPr>
    <w:rPr>
      <w:i/>
    </w:rPr>
  </w:style>
  <w:style w:type="paragraph" w:customStyle="1" w:styleId="BCAuthorAddress">
    <w:name w:val="BC_Author_Address"/>
    <w:basedOn w:val="Normal"/>
    <w:next w:val="BIEmailAddress"/>
    <w:rsid w:val="0043050F"/>
    <w:pPr>
      <w:spacing w:after="240" w:line="480" w:lineRule="auto"/>
      <w:jc w:val="center"/>
    </w:pPr>
  </w:style>
  <w:style w:type="paragraph" w:customStyle="1" w:styleId="BIEmailAddress">
    <w:name w:val="BI_Email_Address"/>
    <w:basedOn w:val="Normal"/>
    <w:next w:val="AIReceivedDate"/>
    <w:rsid w:val="0043050F"/>
    <w:pPr>
      <w:spacing w:line="480" w:lineRule="auto"/>
    </w:pPr>
  </w:style>
  <w:style w:type="paragraph" w:customStyle="1" w:styleId="AIReceivedDate">
    <w:name w:val="AI_Received_Date"/>
    <w:basedOn w:val="Normal"/>
    <w:next w:val="BDAbstract"/>
    <w:rsid w:val="0043050F"/>
    <w:pPr>
      <w:spacing w:after="240" w:line="480" w:lineRule="auto"/>
    </w:pPr>
    <w:rPr>
      <w:b/>
    </w:rPr>
  </w:style>
  <w:style w:type="paragraph" w:customStyle="1" w:styleId="BDAbstract">
    <w:name w:val="BD_Abstract"/>
    <w:basedOn w:val="Normal"/>
    <w:next w:val="TAMainText"/>
    <w:rsid w:val="0043050F"/>
    <w:pPr>
      <w:spacing w:before="360" w:after="360" w:line="480" w:lineRule="auto"/>
    </w:pPr>
  </w:style>
  <w:style w:type="paragraph" w:customStyle="1" w:styleId="TDAcknowledgments">
    <w:name w:val="TD_Acknowledgments"/>
    <w:basedOn w:val="Normal"/>
    <w:next w:val="Normal"/>
    <w:rsid w:val="0043050F"/>
    <w:pPr>
      <w:spacing w:before="200" w:line="480" w:lineRule="auto"/>
      <w:ind w:firstLine="202"/>
    </w:pPr>
  </w:style>
  <w:style w:type="paragraph" w:customStyle="1" w:styleId="TESupportingInformation">
    <w:name w:val="TE_Supporting_Information"/>
    <w:basedOn w:val="Normal"/>
    <w:next w:val="Normal"/>
    <w:rsid w:val="0043050F"/>
    <w:pPr>
      <w:spacing w:line="480" w:lineRule="auto"/>
      <w:ind w:firstLine="187"/>
    </w:pPr>
  </w:style>
  <w:style w:type="paragraph" w:customStyle="1" w:styleId="VCSchemeTitle">
    <w:name w:val="VC_Scheme_Title"/>
    <w:basedOn w:val="Normal"/>
    <w:next w:val="Normal"/>
    <w:rsid w:val="0043050F"/>
    <w:pPr>
      <w:spacing w:line="480" w:lineRule="auto"/>
    </w:pPr>
  </w:style>
  <w:style w:type="paragraph" w:customStyle="1" w:styleId="VDTableTitle">
    <w:name w:val="VD_Table_Title"/>
    <w:basedOn w:val="Normal"/>
    <w:next w:val="Normal"/>
    <w:rsid w:val="0043050F"/>
    <w:pPr>
      <w:spacing w:line="480" w:lineRule="auto"/>
    </w:pPr>
  </w:style>
  <w:style w:type="paragraph" w:customStyle="1" w:styleId="VAFigureCaption">
    <w:name w:val="VA_Figure_Caption"/>
    <w:basedOn w:val="Normal"/>
    <w:next w:val="Normal"/>
    <w:rsid w:val="0043050F"/>
    <w:pPr>
      <w:spacing w:line="480" w:lineRule="auto"/>
    </w:pPr>
  </w:style>
  <w:style w:type="paragraph" w:customStyle="1" w:styleId="VBChartTitle">
    <w:name w:val="VB_Chart_Title"/>
    <w:basedOn w:val="Normal"/>
    <w:next w:val="Normal"/>
    <w:rsid w:val="0043050F"/>
    <w:pPr>
      <w:spacing w:line="480" w:lineRule="auto"/>
    </w:pPr>
  </w:style>
  <w:style w:type="paragraph" w:customStyle="1" w:styleId="FETableFootnote">
    <w:name w:val="FE_Table_Footnote"/>
    <w:basedOn w:val="Normal"/>
    <w:next w:val="Normal"/>
    <w:rsid w:val="0043050F"/>
    <w:pPr>
      <w:ind w:firstLine="187"/>
    </w:pPr>
  </w:style>
  <w:style w:type="paragraph" w:customStyle="1" w:styleId="FCChartFootnote">
    <w:name w:val="FC_Chart_Footnote"/>
    <w:basedOn w:val="Normal"/>
    <w:next w:val="Normal"/>
    <w:rsid w:val="0043050F"/>
    <w:pPr>
      <w:ind w:firstLine="187"/>
    </w:pPr>
  </w:style>
  <w:style w:type="paragraph" w:customStyle="1" w:styleId="FDSchemeFootnote">
    <w:name w:val="FD_Scheme_Footnote"/>
    <w:basedOn w:val="Normal"/>
    <w:next w:val="Normal"/>
    <w:rsid w:val="0043050F"/>
    <w:pPr>
      <w:ind w:firstLine="187"/>
    </w:pPr>
  </w:style>
  <w:style w:type="paragraph" w:customStyle="1" w:styleId="TCTableBody">
    <w:name w:val="TC_Table_Body"/>
    <w:basedOn w:val="Normal"/>
    <w:rsid w:val="0043050F"/>
  </w:style>
  <w:style w:type="paragraph" w:customStyle="1" w:styleId="AFTitleRunningHead">
    <w:name w:val="AF_Title_Running_Head"/>
    <w:basedOn w:val="Normal"/>
    <w:next w:val="TAMainText"/>
    <w:rsid w:val="0043050F"/>
    <w:pPr>
      <w:spacing w:line="480" w:lineRule="auto"/>
    </w:pPr>
  </w:style>
  <w:style w:type="paragraph" w:customStyle="1" w:styleId="BEAuthorBiography">
    <w:name w:val="BE_Author_Biography"/>
    <w:basedOn w:val="Normal"/>
    <w:rsid w:val="0043050F"/>
    <w:pPr>
      <w:spacing w:line="480" w:lineRule="auto"/>
    </w:pPr>
  </w:style>
  <w:style w:type="paragraph" w:customStyle="1" w:styleId="FACorrespondingAuthorFootnote">
    <w:name w:val="FA_Corresponding_Author_Footnote"/>
    <w:basedOn w:val="Normal"/>
    <w:next w:val="TAMainText"/>
    <w:rsid w:val="0043050F"/>
    <w:pPr>
      <w:spacing w:line="480" w:lineRule="auto"/>
    </w:pPr>
  </w:style>
  <w:style w:type="paragraph" w:customStyle="1" w:styleId="SNSynopsisTOC">
    <w:name w:val="SN_Synopsis_TOC"/>
    <w:basedOn w:val="Normal"/>
    <w:rsid w:val="0043050F"/>
    <w:pPr>
      <w:spacing w:line="480" w:lineRule="auto"/>
    </w:pPr>
  </w:style>
  <w:style w:type="character" w:styleId="Hyperlink">
    <w:name w:val="Hyperlink"/>
    <w:uiPriority w:val="99"/>
    <w:rsid w:val="0043050F"/>
    <w:rPr>
      <w:color w:val="0000FF"/>
      <w:u w:val="single"/>
    </w:rPr>
  </w:style>
  <w:style w:type="paragraph" w:styleId="Footer">
    <w:name w:val="footer"/>
    <w:basedOn w:val="Normal"/>
    <w:link w:val="FooterChar"/>
    <w:rsid w:val="0043050F"/>
    <w:pPr>
      <w:tabs>
        <w:tab w:val="center" w:pos="4320"/>
        <w:tab w:val="right" w:pos="8640"/>
      </w:tabs>
    </w:pPr>
  </w:style>
  <w:style w:type="character" w:customStyle="1" w:styleId="FooterChar">
    <w:name w:val="Footer Char"/>
    <w:basedOn w:val="DefaultParagraphFont"/>
    <w:link w:val="Footer"/>
    <w:rsid w:val="0043050F"/>
    <w:rPr>
      <w:rFonts w:ascii="Times" w:eastAsia="Times New Roman" w:hAnsi="Times" w:cs="Times New Roman"/>
      <w:sz w:val="24"/>
      <w:szCs w:val="20"/>
      <w:lang w:val="en-US"/>
    </w:rPr>
  </w:style>
  <w:style w:type="paragraph" w:customStyle="1" w:styleId="BGKeywords">
    <w:name w:val="BG_Keywords"/>
    <w:basedOn w:val="Normal"/>
    <w:rsid w:val="0043050F"/>
    <w:pPr>
      <w:spacing w:line="480" w:lineRule="auto"/>
    </w:pPr>
  </w:style>
  <w:style w:type="paragraph" w:customStyle="1" w:styleId="BHBriefs">
    <w:name w:val="BH_Briefs"/>
    <w:basedOn w:val="Normal"/>
    <w:rsid w:val="0043050F"/>
    <w:pPr>
      <w:spacing w:line="480" w:lineRule="auto"/>
    </w:pPr>
  </w:style>
  <w:style w:type="character" w:styleId="PageNumber">
    <w:name w:val="page number"/>
    <w:basedOn w:val="DefaultParagraphFont"/>
    <w:rsid w:val="0043050F"/>
  </w:style>
  <w:style w:type="paragraph" w:styleId="BalloonText">
    <w:name w:val="Balloon Text"/>
    <w:basedOn w:val="Normal"/>
    <w:link w:val="BalloonTextChar"/>
    <w:semiHidden/>
    <w:rsid w:val="0043050F"/>
    <w:rPr>
      <w:rFonts w:ascii="Tahoma" w:hAnsi="Tahoma" w:cs="Tahoma"/>
      <w:sz w:val="16"/>
      <w:szCs w:val="16"/>
    </w:rPr>
  </w:style>
  <w:style w:type="character" w:customStyle="1" w:styleId="BalloonTextChar">
    <w:name w:val="Balloon Text Char"/>
    <w:basedOn w:val="DefaultParagraphFont"/>
    <w:link w:val="BalloonText"/>
    <w:semiHidden/>
    <w:rsid w:val="0043050F"/>
    <w:rPr>
      <w:rFonts w:ascii="Tahoma" w:eastAsia="Times New Roman" w:hAnsi="Tahoma" w:cs="Tahoma"/>
      <w:sz w:val="16"/>
      <w:szCs w:val="16"/>
      <w:lang w:val="en-US"/>
    </w:rPr>
  </w:style>
  <w:style w:type="paragraph" w:customStyle="1" w:styleId="StyleFACorrespondingAuthorFootnote7pt">
    <w:name w:val="Style FA_Corresponding_Author_Footnote + 7 pt"/>
    <w:basedOn w:val="Normal"/>
    <w:next w:val="BGKeywords"/>
    <w:link w:val="StyleFACorrespondingAuthorFootnote7ptChar"/>
    <w:autoRedefine/>
    <w:rsid w:val="0043050F"/>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43050F"/>
    <w:rPr>
      <w:rFonts w:ascii="Arno Pro" w:eastAsia="Times New Roman" w:hAnsi="Arno Pro" w:cs="Times New Roman"/>
      <w:kern w:val="20"/>
      <w:sz w:val="18"/>
      <w:szCs w:val="20"/>
      <w:lang w:val="en-US"/>
    </w:rPr>
  </w:style>
  <w:style w:type="paragraph" w:customStyle="1" w:styleId="FAAuthorInfoSubtitle">
    <w:name w:val="FA_Author_Info_Subtitle"/>
    <w:basedOn w:val="Normal"/>
    <w:link w:val="FAAuthorInfoSubtitleChar"/>
    <w:autoRedefine/>
    <w:rsid w:val="0043050F"/>
    <w:pPr>
      <w:spacing w:before="120" w:after="60" w:line="480" w:lineRule="auto"/>
    </w:pPr>
    <w:rPr>
      <w:b/>
    </w:rPr>
  </w:style>
  <w:style w:type="character" w:customStyle="1" w:styleId="FAAuthorInfoSubtitleChar">
    <w:name w:val="FA_Author_Info_Subtitle Char"/>
    <w:link w:val="FAAuthorInfoSubtitle"/>
    <w:rsid w:val="0043050F"/>
    <w:rPr>
      <w:rFonts w:ascii="Times" w:eastAsia="Times New Roman" w:hAnsi="Times" w:cs="Times New Roman"/>
      <w:b/>
      <w:sz w:val="24"/>
      <w:szCs w:val="20"/>
      <w:lang w:val="en-US"/>
    </w:rPr>
  </w:style>
  <w:style w:type="paragraph" w:customStyle="1" w:styleId="Default">
    <w:name w:val="Default"/>
    <w:rsid w:val="0043050F"/>
    <w:pPr>
      <w:autoSpaceDE w:val="0"/>
      <w:autoSpaceDN w:val="0"/>
      <w:adjustRightInd w:val="0"/>
      <w:spacing w:after="0" w:line="240" w:lineRule="auto"/>
    </w:pPr>
    <w:rPr>
      <w:rFonts w:ascii="Symbol" w:eastAsia="Times New Roman" w:hAnsi="Symbol" w:cs="Symbol"/>
      <w:color w:val="000000"/>
      <w:sz w:val="24"/>
      <w:szCs w:val="24"/>
      <w:lang w:val="en-US"/>
    </w:rPr>
  </w:style>
  <w:style w:type="character" w:styleId="CommentReference">
    <w:name w:val="annotation reference"/>
    <w:basedOn w:val="DefaultParagraphFont"/>
    <w:uiPriority w:val="99"/>
    <w:semiHidden/>
    <w:unhideWhenUsed/>
    <w:rsid w:val="0043050F"/>
    <w:rPr>
      <w:sz w:val="16"/>
      <w:szCs w:val="16"/>
    </w:rPr>
  </w:style>
  <w:style w:type="paragraph" w:styleId="CommentText">
    <w:name w:val="annotation text"/>
    <w:basedOn w:val="Normal"/>
    <w:link w:val="CommentTextChar"/>
    <w:uiPriority w:val="99"/>
    <w:unhideWhenUsed/>
    <w:rsid w:val="0043050F"/>
    <w:rPr>
      <w:sz w:val="20"/>
    </w:rPr>
  </w:style>
  <w:style w:type="character" w:customStyle="1" w:styleId="CommentTextChar">
    <w:name w:val="Comment Text Char"/>
    <w:basedOn w:val="DefaultParagraphFont"/>
    <w:link w:val="CommentText"/>
    <w:uiPriority w:val="99"/>
    <w:rsid w:val="0043050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semiHidden/>
    <w:unhideWhenUsed/>
    <w:rsid w:val="0043050F"/>
    <w:rPr>
      <w:b/>
      <w:bCs/>
    </w:rPr>
  </w:style>
  <w:style w:type="character" w:customStyle="1" w:styleId="CommentSubjectChar">
    <w:name w:val="Comment Subject Char"/>
    <w:basedOn w:val="CommentTextChar"/>
    <w:link w:val="CommentSubject"/>
    <w:semiHidden/>
    <w:rsid w:val="0043050F"/>
    <w:rPr>
      <w:rFonts w:ascii="Times" w:eastAsia="Times New Roman" w:hAnsi="Times" w:cs="Times New Roman"/>
      <w:b/>
      <w:bCs/>
      <w:sz w:val="20"/>
      <w:szCs w:val="20"/>
      <w:lang w:val="en-US"/>
    </w:rPr>
  </w:style>
  <w:style w:type="paragraph" w:styleId="NormalWeb">
    <w:name w:val="Normal (Web)"/>
    <w:basedOn w:val="Normal"/>
    <w:uiPriority w:val="99"/>
    <w:semiHidden/>
    <w:unhideWhenUsed/>
    <w:rsid w:val="0043050F"/>
    <w:pPr>
      <w:spacing w:before="100" w:beforeAutospacing="1" w:after="100" w:afterAutospacing="1"/>
    </w:pPr>
    <w:rPr>
      <w:rFonts w:ascii="Times New Roman" w:hAnsi="Times New Roman"/>
      <w:szCs w:val="24"/>
      <w:lang w:val="en-GB" w:eastAsia="en-GB"/>
    </w:rPr>
  </w:style>
  <w:style w:type="paragraph" w:styleId="Revision">
    <w:name w:val="Revision"/>
    <w:hidden/>
    <w:uiPriority w:val="99"/>
    <w:semiHidden/>
    <w:rsid w:val="0043050F"/>
    <w:pPr>
      <w:spacing w:after="0" w:line="240" w:lineRule="auto"/>
    </w:pPr>
    <w:rPr>
      <w:rFonts w:ascii="Times" w:eastAsia="Times New Roman" w:hAnsi="Times" w:cs="Times New Roman"/>
      <w:sz w:val="24"/>
      <w:szCs w:val="20"/>
      <w:lang w:val="en-US"/>
    </w:rPr>
  </w:style>
  <w:style w:type="character" w:styleId="PlaceholderText">
    <w:name w:val="Placeholder Text"/>
    <w:basedOn w:val="DefaultParagraphFont"/>
    <w:uiPriority w:val="99"/>
    <w:semiHidden/>
    <w:rsid w:val="0043050F"/>
    <w:rPr>
      <w:color w:val="808080"/>
    </w:rPr>
  </w:style>
  <w:style w:type="character" w:styleId="HTMLCite">
    <w:name w:val="HTML Cite"/>
    <w:basedOn w:val="DefaultParagraphFont"/>
    <w:uiPriority w:val="99"/>
    <w:semiHidden/>
    <w:unhideWhenUsed/>
    <w:rsid w:val="0043050F"/>
    <w:rPr>
      <w:i/>
      <w:iCs/>
    </w:rPr>
  </w:style>
  <w:style w:type="paragraph" w:styleId="Header">
    <w:name w:val="header"/>
    <w:basedOn w:val="Normal"/>
    <w:link w:val="HeaderChar"/>
    <w:uiPriority w:val="99"/>
    <w:unhideWhenUsed/>
    <w:rsid w:val="009E5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F2"/>
    <w:rPr>
      <w:rFonts w:ascii="Arial" w:eastAsia="Times New Roman" w:hAnsi="Arial" w:cs="Times New Roman"/>
      <w:sz w:val="24"/>
      <w:szCs w:val="20"/>
      <w:lang w:val="en-US"/>
    </w:rPr>
  </w:style>
  <w:style w:type="character" w:styleId="Mention">
    <w:name w:val="Mention"/>
    <w:basedOn w:val="DefaultParagraphFont"/>
    <w:uiPriority w:val="99"/>
    <w:unhideWhenUsed/>
    <w:rsid w:val="00F43162"/>
    <w:rPr>
      <w:color w:val="2B579A"/>
      <w:shd w:val="clear" w:color="auto" w:fill="E1DFDD"/>
    </w:rPr>
  </w:style>
  <w:style w:type="character" w:styleId="UnresolvedMention">
    <w:name w:val="Unresolved Mention"/>
    <w:basedOn w:val="DefaultParagraphFont"/>
    <w:uiPriority w:val="99"/>
    <w:semiHidden/>
    <w:unhideWhenUsed/>
    <w:rsid w:val="00F053CB"/>
    <w:rPr>
      <w:color w:val="605E5C"/>
      <w:shd w:val="clear" w:color="auto" w:fill="E1DFDD"/>
    </w:rPr>
  </w:style>
  <w:style w:type="table" w:styleId="GridTable2-Accent6">
    <w:name w:val="Grid Table 2 Accent 6"/>
    <w:basedOn w:val="TableNormal"/>
    <w:uiPriority w:val="47"/>
    <w:rsid w:val="002C6CD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450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f0">
    <w:name w:val="pf0"/>
    <w:basedOn w:val="Normal"/>
    <w:rsid w:val="00275750"/>
    <w:pPr>
      <w:spacing w:before="100" w:beforeAutospacing="1" w:after="100" w:afterAutospacing="1" w:line="240" w:lineRule="auto"/>
    </w:pPr>
    <w:rPr>
      <w:rFonts w:ascii="Times New Roman" w:hAnsi="Times New Roman"/>
      <w:szCs w:val="24"/>
      <w:lang w:val="en-GB" w:eastAsia="en-GB"/>
    </w:rPr>
  </w:style>
  <w:style w:type="character" w:customStyle="1" w:styleId="cf01">
    <w:name w:val="cf01"/>
    <w:basedOn w:val="DefaultParagraphFont"/>
    <w:rsid w:val="00275750"/>
    <w:rPr>
      <w:rFonts w:ascii="Segoe UI" w:hAnsi="Segoe UI" w:cs="Segoe UI" w:hint="default"/>
      <w:sz w:val="18"/>
      <w:szCs w:val="18"/>
    </w:rPr>
  </w:style>
  <w:style w:type="character" w:customStyle="1" w:styleId="cf11">
    <w:name w:val="cf11"/>
    <w:basedOn w:val="DefaultParagraphFont"/>
    <w:rsid w:val="00275750"/>
    <w:rPr>
      <w:rFonts w:ascii="Segoe UI" w:hAnsi="Segoe UI" w:cs="Segoe UI" w:hint="default"/>
      <w:i/>
      <w:iCs/>
      <w:sz w:val="18"/>
      <w:szCs w:val="18"/>
    </w:rPr>
  </w:style>
  <w:style w:type="character" w:customStyle="1" w:styleId="cf21">
    <w:name w:val="cf21"/>
    <w:basedOn w:val="DefaultParagraphFont"/>
    <w:rsid w:val="00275750"/>
    <w:rPr>
      <w:rFonts w:ascii="Segoe UI" w:hAnsi="Segoe UI" w:cs="Segoe UI" w:hint="default"/>
      <w:sz w:val="18"/>
      <w:szCs w:val="18"/>
    </w:rPr>
  </w:style>
  <w:style w:type="table" w:styleId="TableGrid">
    <w:name w:val="Table Grid"/>
    <w:basedOn w:val="TableNormal"/>
    <w:rsid w:val="005D7F2F"/>
    <w:pPr>
      <w:spacing w:after="0" w:line="240" w:lineRule="auto"/>
    </w:pPr>
    <w:rPr>
      <w:rFonts w:ascii="New York" w:eastAsia="Times New Roman" w:hAnsi="New York"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F626C"/>
    <w:rPr>
      <w:rFonts w:ascii="Arial" w:eastAsiaTheme="majorEastAsia" w:hAnsi="Arial" w:cstheme="majorBidi"/>
      <w:b/>
      <w:sz w:val="24"/>
      <w:szCs w:val="26"/>
      <w:lang w:val="en-US"/>
    </w:rPr>
  </w:style>
  <w:style w:type="character" w:customStyle="1" w:styleId="Heading1Char">
    <w:name w:val="Heading 1 Char"/>
    <w:basedOn w:val="DefaultParagraphFont"/>
    <w:link w:val="Heading1"/>
    <w:uiPriority w:val="9"/>
    <w:rsid w:val="00EC0B1B"/>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EC0B1B"/>
    <w:pPr>
      <w:spacing w:line="259" w:lineRule="auto"/>
      <w:outlineLvl w:val="9"/>
    </w:pPr>
  </w:style>
  <w:style w:type="paragraph" w:styleId="TOC2">
    <w:name w:val="toc 2"/>
    <w:basedOn w:val="Normal"/>
    <w:next w:val="Normal"/>
    <w:autoRedefine/>
    <w:uiPriority w:val="39"/>
    <w:unhideWhenUsed/>
    <w:rsid w:val="008D3009"/>
    <w:pPr>
      <w:spacing w:after="100"/>
      <w:ind w:left="240"/>
    </w:pPr>
    <w:rPr>
      <w:b/>
    </w:rPr>
  </w:style>
  <w:style w:type="paragraph" w:styleId="TOC1">
    <w:name w:val="toc 1"/>
    <w:basedOn w:val="Normal"/>
    <w:next w:val="Normal"/>
    <w:autoRedefine/>
    <w:uiPriority w:val="39"/>
    <w:unhideWhenUsed/>
    <w:rsid w:val="008D300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D3009"/>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250">
      <w:bodyDiv w:val="1"/>
      <w:marLeft w:val="0"/>
      <w:marRight w:val="0"/>
      <w:marTop w:val="0"/>
      <w:marBottom w:val="0"/>
      <w:divBdr>
        <w:top w:val="none" w:sz="0" w:space="0" w:color="auto"/>
        <w:left w:val="none" w:sz="0" w:space="0" w:color="auto"/>
        <w:bottom w:val="none" w:sz="0" w:space="0" w:color="auto"/>
        <w:right w:val="none" w:sz="0" w:space="0" w:color="auto"/>
      </w:divBdr>
    </w:div>
    <w:div w:id="9528916">
      <w:bodyDiv w:val="1"/>
      <w:marLeft w:val="0"/>
      <w:marRight w:val="0"/>
      <w:marTop w:val="0"/>
      <w:marBottom w:val="0"/>
      <w:divBdr>
        <w:top w:val="none" w:sz="0" w:space="0" w:color="auto"/>
        <w:left w:val="none" w:sz="0" w:space="0" w:color="auto"/>
        <w:bottom w:val="none" w:sz="0" w:space="0" w:color="auto"/>
        <w:right w:val="none" w:sz="0" w:space="0" w:color="auto"/>
      </w:divBdr>
      <w:divsChild>
        <w:div w:id="223106703">
          <w:marLeft w:val="480"/>
          <w:marRight w:val="0"/>
          <w:marTop w:val="0"/>
          <w:marBottom w:val="0"/>
          <w:divBdr>
            <w:top w:val="none" w:sz="0" w:space="0" w:color="auto"/>
            <w:left w:val="none" w:sz="0" w:space="0" w:color="auto"/>
            <w:bottom w:val="none" w:sz="0" w:space="0" w:color="auto"/>
            <w:right w:val="none" w:sz="0" w:space="0" w:color="auto"/>
          </w:divBdr>
        </w:div>
        <w:div w:id="1517767941">
          <w:marLeft w:val="480"/>
          <w:marRight w:val="0"/>
          <w:marTop w:val="0"/>
          <w:marBottom w:val="0"/>
          <w:divBdr>
            <w:top w:val="none" w:sz="0" w:space="0" w:color="auto"/>
            <w:left w:val="none" w:sz="0" w:space="0" w:color="auto"/>
            <w:bottom w:val="none" w:sz="0" w:space="0" w:color="auto"/>
            <w:right w:val="none" w:sz="0" w:space="0" w:color="auto"/>
          </w:divBdr>
        </w:div>
        <w:div w:id="1201356554">
          <w:marLeft w:val="480"/>
          <w:marRight w:val="0"/>
          <w:marTop w:val="0"/>
          <w:marBottom w:val="0"/>
          <w:divBdr>
            <w:top w:val="none" w:sz="0" w:space="0" w:color="auto"/>
            <w:left w:val="none" w:sz="0" w:space="0" w:color="auto"/>
            <w:bottom w:val="none" w:sz="0" w:space="0" w:color="auto"/>
            <w:right w:val="none" w:sz="0" w:space="0" w:color="auto"/>
          </w:divBdr>
        </w:div>
        <w:div w:id="1791238781">
          <w:marLeft w:val="480"/>
          <w:marRight w:val="0"/>
          <w:marTop w:val="0"/>
          <w:marBottom w:val="0"/>
          <w:divBdr>
            <w:top w:val="none" w:sz="0" w:space="0" w:color="auto"/>
            <w:left w:val="none" w:sz="0" w:space="0" w:color="auto"/>
            <w:bottom w:val="none" w:sz="0" w:space="0" w:color="auto"/>
            <w:right w:val="none" w:sz="0" w:space="0" w:color="auto"/>
          </w:divBdr>
        </w:div>
        <w:div w:id="821387441">
          <w:marLeft w:val="480"/>
          <w:marRight w:val="0"/>
          <w:marTop w:val="0"/>
          <w:marBottom w:val="0"/>
          <w:divBdr>
            <w:top w:val="none" w:sz="0" w:space="0" w:color="auto"/>
            <w:left w:val="none" w:sz="0" w:space="0" w:color="auto"/>
            <w:bottom w:val="none" w:sz="0" w:space="0" w:color="auto"/>
            <w:right w:val="none" w:sz="0" w:space="0" w:color="auto"/>
          </w:divBdr>
        </w:div>
        <w:div w:id="2030522770">
          <w:marLeft w:val="480"/>
          <w:marRight w:val="0"/>
          <w:marTop w:val="0"/>
          <w:marBottom w:val="0"/>
          <w:divBdr>
            <w:top w:val="none" w:sz="0" w:space="0" w:color="auto"/>
            <w:left w:val="none" w:sz="0" w:space="0" w:color="auto"/>
            <w:bottom w:val="none" w:sz="0" w:space="0" w:color="auto"/>
            <w:right w:val="none" w:sz="0" w:space="0" w:color="auto"/>
          </w:divBdr>
        </w:div>
        <w:div w:id="1650744126">
          <w:marLeft w:val="480"/>
          <w:marRight w:val="0"/>
          <w:marTop w:val="0"/>
          <w:marBottom w:val="0"/>
          <w:divBdr>
            <w:top w:val="none" w:sz="0" w:space="0" w:color="auto"/>
            <w:left w:val="none" w:sz="0" w:space="0" w:color="auto"/>
            <w:bottom w:val="none" w:sz="0" w:space="0" w:color="auto"/>
            <w:right w:val="none" w:sz="0" w:space="0" w:color="auto"/>
          </w:divBdr>
        </w:div>
        <w:div w:id="1834369127">
          <w:marLeft w:val="480"/>
          <w:marRight w:val="0"/>
          <w:marTop w:val="0"/>
          <w:marBottom w:val="0"/>
          <w:divBdr>
            <w:top w:val="none" w:sz="0" w:space="0" w:color="auto"/>
            <w:left w:val="none" w:sz="0" w:space="0" w:color="auto"/>
            <w:bottom w:val="none" w:sz="0" w:space="0" w:color="auto"/>
            <w:right w:val="none" w:sz="0" w:space="0" w:color="auto"/>
          </w:divBdr>
        </w:div>
        <w:div w:id="1109470452">
          <w:marLeft w:val="480"/>
          <w:marRight w:val="0"/>
          <w:marTop w:val="0"/>
          <w:marBottom w:val="0"/>
          <w:divBdr>
            <w:top w:val="none" w:sz="0" w:space="0" w:color="auto"/>
            <w:left w:val="none" w:sz="0" w:space="0" w:color="auto"/>
            <w:bottom w:val="none" w:sz="0" w:space="0" w:color="auto"/>
            <w:right w:val="none" w:sz="0" w:space="0" w:color="auto"/>
          </w:divBdr>
        </w:div>
        <w:div w:id="284385008">
          <w:marLeft w:val="480"/>
          <w:marRight w:val="0"/>
          <w:marTop w:val="0"/>
          <w:marBottom w:val="0"/>
          <w:divBdr>
            <w:top w:val="none" w:sz="0" w:space="0" w:color="auto"/>
            <w:left w:val="none" w:sz="0" w:space="0" w:color="auto"/>
            <w:bottom w:val="none" w:sz="0" w:space="0" w:color="auto"/>
            <w:right w:val="none" w:sz="0" w:space="0" w:color="auto"/>
          </w:divBdr>
        </w:div>
        <w:div w:id="1056245634">
          <w:marLeft w:val="480"/>
          <w:marRight w:val="0"/>
          <w:marTop w:val="0"/>
          <w:marBottom w:val="0"/>
          <w:divBdr>
            <w:top w:val="none" w:sz="0" w:space="0" w:color="auto"/>
            <w:left w:val="none" w:sz="0" w:space="0" w:color="auto"/>
            <w:bottom w:val="none" w:sz="0" w:space="0" w:color="auto"/>
            <w:right w:val="none" w:sz="0" w:space="0" w:color="auto"/>
          </w:divBdr>
        </w:div>
        <w:div w:id="407725731">
          <w:marLeft w:val="480"/>
          <w:marRight w:val="0"/>
          <w:marTop w:val="0"/>
          <w:marBottom w:val="0"/>
          <w:divBdr>
            <w:top w:val="none" w:sz="0" w:space="0" w:color="auto"/>
            <w:left w:val="none" w:sz="0" w:space="0" w:color="auto"/>
            <w:bottom w:val="none" w:sz="0" w:space="0" w:color="auto"/>
            <w:right w:val="none" w:sz="0" w:space="0" w:color="auto"/>
          </w:divBdr>
        </w:div>
        <w:div w:id="545724100">
          <w:marLeft w:val="480"/>
          <w:marRight w:val="0"/>
          <w:marTop w:val="0"/>
          <w:marBottom w:val="0"/>
          <w:divBdr>
            <w:top w:val="none" w:sz="0" w:space="0" w:color="auto"/>
            <w:left w:val="none" w:sz="0" w:space="0" w:color="auto"/>
            <w:bottom w:val="none" w:sz="0" w:space="0" w:color="auto"/>
            <w:right w:val="none" w:sz="0" w:space="0" w:color="auto"/>
          </w:divBdr>
        </w:div>
        <w:div w:id="1665625529">
          <w:marLeft w:val="480"/>
          <w:marRight w:val="0"/>
          <w:marTop w:val="0"/>
          <w:marBottom w:val="0"/>
          <w:divBdr>
            <w:top w:val="none" w:sz="0" w:space="0" w:color="auto"/>
            <w:left w:val="none" w:sz="0" w:space="0" w:color="auto"/>
            <w:bottom w:val="none" w:sz="0" w:space="0" w:color="auto"/>
            <w:right w:val="none" w:sz="0" w:space="0" w:color="auto"/>
          </w:divBdr>
        </w:div>
        <w:div w:id="1796751783">
          <w:marLeft w:val="480"/>
          <w:marRight w:val="0"/>
          <w:marTop w:val="0"/>
          <w:marBottom w:val="0"/>
          <w:divBdr>
            <w:top w:val="none" w:sz="0" w:space="0" w:color="auto"/>
            <w:left w:val="none" w:sz="0" w:space="0" w:color="auto"/>
            <w:bottom w:val="none" w:sz="0" w:space="0" w:color="auto"/>
            <w:right w:val="none" w:sz="0" w:space="0" w:color="auto"/>
          </w:divBdr>
        </w:div>
        <w:div w:id="862522683">
          <w:marLeft w:val="480"/>
          <w:marRight w:val="0"/>
          <w:marTop w:val="0"/>
          <w:marBottom w:val="0"/>
          <w:divBdr>
            <w:top w:val="none" w:sz="0" w:space="0" w:color="auto"/>
            <w:left w:val="none" w:sz="0" w:space="0" w:color="auto"/>
            <w:bottom w:val="none" w:sz="0" w:space="0" w:color="auto"/>
            <w:right w:val="none" w:sz="0" w:space="0" w:color="auto"/>
          </w:divBdr>
        </w:div>
        <w:div w:id="248930851">
          <w:marLeft w:val="480"/>
          <w:marRight w:val="0"/>
          <w:marTop w:val="0"/>
          <w:marBottom w:val="0"/>
          <w:divBdr>
            <w:top w:val="none" w:sz="0" w:space="0" w:color="auto"/>
            <w:left w:val="none" w:sz="0" w:space="0" w:color="auto"/>
            <w:bottom w:val="none" w:sz="0" w:space="0" w:color="auto"/>
            <w:right w:val="none" w:sz="0" w:space="0" w:color="auto"/>
          </w:divBdr>
        </w:div>
        <w:div w:id="53629700">
          <w:marLeft w:val="480"/>
          <w:marRight w:val="0"/>
          <w:marTop w:val="0"/>
          <w:marBottom w:val="0"/>
          <w:divBdr>
            <w:top w:val="none" w:sz="0" w:space="0" w:color="auto"/>
            <w:left w:val="none" w:sz="0" w:space="0" w:color="auto"/>
            <w:bottom w:val="none" w:sz="0" w:space="0" w:color="auto"/>
            <w:right w:val="none" w:sz="0" w:space="0" w:color="auto"/>
          </w:divBdr>
        </w:div>
        <w:div w:id="1448695991">
          <w:marLeft w:val="480"/>
          <w:marRight w:val="0"/>
          <w:marTop w:val="0"/>
          <w:marBottom w:val="0"/>
          <w:divBdr>
            <w:top w:val="none" w:sz="0" w:space="0" w:color="auto"/>
            <w:left w:val="none" w:sz="0" w:space="0" w:color="auto"/>
            <w:bottom w:val="none" w:sz="0" w:space="0" w:color="auto"/>
            <w:right w:val="none" w:sz="0" w:space="0" w:color="auto"/>
          </w:divBdr>
        </w:div>
        <w:div w:id="254020665">
          <w:marLeft w:val="480"/>
          <w:marRight w:val="0"/>
          <w:marTop w:val="0"/>
          <w:marBottom w:val="0"/>
          <w:divBdr>
            <w:top w:val="none" w:sz="0" w:space="0" w:color="auto"/>
            <w:left w:val="none" w:sz="0" w:space="0" w:color="auto"/>
            <w:bottom w:val="none" w:sz="0" w:space="0" w:color="auto"/>
            <w:right w:val="none" w:sz="0" w:space="0" w:color="auto"/>
          </w:divBdr>
        </w:div>
        <w:div w:id="1875531030">
          <w:marLeft w:val="480"/>
          <w:marRight w:val="0"/>
          <w:marTop w:val="0"/>
          <w:marBottom w:val="0"/>
          <w:divBdr>
            <w:top w:val="none" w:sz="0" w:space="0" w:color="auto"/>
            <w:left w:val="none" w:sz="0" w:space="0" w:color="auto"/>
            <w:bottom w:val="none" w:sz="0" w:space="0" w:color="auto"/>
            <w:right w:val="none" w:sz="0" w:space="0" w:color="auto"/>
          </w:divBdr>
        </w:div>
        <w:div w:id="1564024114">
          <w:marLeft w:val="480"/>
          <w:marRight w:val="0"/>
          <w:marTop w:val="0"/>
          <w:marBottom w:val="0"/>
          <w:divBdr>
            <w:top w:val="none" w:sz="0" w:space="0" w:color="auto"/>
            <w:left w:val="none" w:sz="0" w:space="0" w:color="auto"/>
            <w:bottom w:val="none" w:sz="0" w:space="0" w:color="auto"/>
            <w:right w:val="none" w:sz="0" w:space="0" w:color="auto"/>
          </w:divBdr>
        </w:div>
        <w:div w:id="366179362">
          <w:marLeft w:val="480"/>
          <w:marRight w:val="0"/>
          <w:marTop w:val="0"/>
          <w:marBottom w:val="0"/>
          <w:divBdr>
            <w:top w:val="none" w:sz="0" w:space="0" w:color="auto"/>
            <w:left w:val="none" w:sz="0" w:space="0" w:color="auto"/>
            <w:bottom w:val="none" w:sz="0" w:space="0" w:color="auto"/>
            <w:right w:val="none" w:sz="0" w:space="0" w:color="auto"/>
          </w:divBdr>
        </w:div>
        <w:div w:id="1836916729">
          <w:marLeft w:val="480"/>
          <w:marRight w:val="0"/>
          <w:marTop w:val="0"/>
          <w:marBottom w:val="0"/>
          <w:divBdr>
            <w:top w:val="none" w:sz="0" w:space="0" w:color="auto"/>
            <w:left w:val="none" w:sz="0" w:space="0" w:color="auto"/>
            <w:bottom w:val="none" w:sz="0" w:space="0" w:color="auto"/>
            <w:right w:val="none" w:sz="0" w:space="0" w:color="auto"/>
          </w:divBdr>
        </w:div>
        <w:div w:id="557011629">
          <w:marLeft w:val="480"/>
          <w:marRight w:val="0"/>
          <w:marTop w:val="0"/>
          <w:marBottom w:val="0"/>
          <w:divBdr>
            <w:top w:val="none" w:sz="0" w:space="0" w:color="auto"/>
            <w:left w:val="none" w:sz="0" w:space="0" w:color="auto"/>
            <w:bottom w:val="none" w:sz="0" w:space="0" w:color="auto"/>
            <w:right w:val="none" w:sz="0" w:space="0" w:color="auto"/>
          </w:divBdr>
        </w:div>
        <w:div w:id="1428501268">
          <w:marLeft w:val="480"/>
          <w:marRight w:val="0"/>
          <w:marTop w:val="0"/>
          <w:marBottom w:val="0"/>
          <w:divBdr>
            <w:top w:val="none" w:sz="0" w:space="0" w:color="auto"/>
            <w:left w:val="none" w:sz="0" w:space="0" w:color="auto"/>
            <w:bottom w:val="none" w:sz="0" w:space="0" w:color="auto"/>
            <w:right w:val="none" w:sz="0" w:space="0" w:color="auto"/>
          </w:divBdr>
        </w:div>
        <w:div w:id="623123873">
          <w:marLeft w:val="480"/>
          <w:marRight w:val="0"/>
          <w:marTop w:val="0"/>
          <w:marBottom w:val="0"/>
          <w:divBdr>
            <w:top w:val="none" w:sz="0" w:space="0" w:color="auto"/>
            <w:left w:val="none" w:sz="0" w:space="0" w:color="auto"/>
            <w:bottom w:val="none" w:sz="0" w:space="0" w:color="auto"/>
            <w:right w:val="none" w:sz="0" w:space="0" w:color="auto"/>
          </w:divBdr>
        </w:div>
        <w:div w:id="738871451">
          <w:marLeft w:val="480"/>
          <w:marRight w:val="0"/>
          <w:marTop w:val="0"/>
          <w:marBottom w:val="0"/>
          <w:divBdr>
            <w:top w:val="none" w:sz="0" w:space="0" w:color="auto"/>
            <w:left w:val="none" w:sz="0" w:space="0" w:color="auto"/>
            <w:bottom w:val="none" w:sz="0" w:space="0" w:color="auto"/>
            <w:right w:val="none" w:sz="0" w:space="0" w:color="auto"/>
          </w:divBdr>
        </w:div>
        <w:div w:id="2141411318">
          <w:marLeft w:val="480"/>
          <w:marRight w:val="0"/>
          <w:marTop w:val="0"/>
          <w:marBottom w:val="0"/>
          <w:divBdr>
            <w:top w:val="none" w:sz="0" w:space="0" w:color="auto"/>
            <w:left w:val="none" w:sz="0" w:space="0" w:color="auto"/>
            <w:bottom w:val="none" w:sz="0" w:space="0" w:color="auto"/>
            <w:right w:val="none" w:sz="0" w:space="0" w:color="auto"/>
          </w:divBdr>
        </w:div>
        <w:div w:id="548881993">
          <w:marLeft w:val="480"/>
          <w:marRight w:val="0"/>
          <w:marTop w:val="0"/>
          <w:marBottom w:val="0"/>
          <w:divBdr>
            <w:top w:val="none" w:sz="0" w:space="0" w:color="auto"/>
            <w:left w:val="none" w:sz="0" w:space="0" w:color="auto"/>
            <w:bottom w:val="none" w:sz="0" w:space="0" w:color="auto"/>
            <w:right w:val="none" w:sz="0" w:space="0" w:color="auto"/>
          </w:divBdr>
        </w:div>
        <w:div w:id="176039703">
          <w:marLeft w:val="480"/>
          <w:marRight w:val="0"/>
          <w:marTop w:val="0"/>
          <w:marBottom w:val="0"/>
          <w:divBdr>
            <w:top w:val="none" w:sz="0" w:space="0" w:color="auto"/>
            <w:left w:val="none" w:sz="0" w:space="0" w:color="auto"/>
            <w:bottom w:val="none" w:sz="0" w:space="0" w:color="auto"/>
            <w:right w:val="none" w:sz="0" w:space="0" w:color="auto"/>
          </w:divBdr>
        </w:div>
        <w:div w:id="611211339">
          <w:marLeft w:val="480"/>
          <w:marRight w:val="0"/>
          <w:marTop w:val="0"/>
          <w:marBottom w:val="0"/>
          <w:divBdr>
            <w:top w:val="none" w:sz="0" w:space="0" w:color="auto"/>
            <w:left w:val="none" w:sz="0" w:space="0" w:color="auto"/>
            <w:bottom w:val="none" w:sz="0" w:space="0" w:color="auto"/>
            <w:right w:val="none" w:sz="0" w:space="0" w:color="auto"/>
          </w:divBdr>
        </w:div>
        <w:div w:id="1550261023">
          <w:marLeft w:val="480"/>
          <w:marRight w:val="0"/>
          <w:marTop w:val="0"/>
          <w:marBottom w:val="0"/>
          <w:divBdr>
            <w:top w:val="none" w:sz="0" w:space="0" w:color="auto"/>
            <w:left w:val="none" w:sz="0" w:space="0" w:color="auto"/>
            <w:bottom w:val="none" w:sz="0" w:space="0" w:color="auto"/>
            <w:right w:val="none" w:sz="0" w:space="0" w:color="auto"/>
          </w:divBdr>
        </w:div>
        <w:div w:id="163203138">
          <w:marLeft w:val="480"/>
          <w:marRight w:val="0"/>
          <w:marTop w:val="0"/>
          <w:marBottom w:val="0"/>
          <w:divBdr>
            <w:top w:val="none" w:sz="0" w:space="0" w:color="auto"/>
            <w:left w:val="none" w:sz="0" w:space="0" w:color="auto"/>
            <w:bottom w:val="none" w:sz="0" w:space="0" w:color="auto"/>
            <w:right w:val="none" w:sz="0" w:space="0" w:color="auto"/>
          </w:divBdr>
        </w:div>
        <w:div w:id="588852603">
          <w:marLeft w:val="480"/>
          <w:marRight w:val="0"/>
          <w:marTop w:val="0"/>
          <w:marBottom w:val="0"/>
          <w:divBdr>
            <w:top w:val="none" w:sz="0" w:space="0" w:color="auto"/>
            <w:left w:val="none" w:sz="0" w:space="0" w:color="auto"/>
            <w:bottom w:val="none" w:sz="0" w:space="0" w:color="auto"/>
            <w:right w:val="none" w:sz="0" w:space="0" w:color="auto"/>
          </w:divBdr>
        </w:div>
        <w:div w:id="1617056451">
          <w:marLeft w:val="480"/>
          <w:marRight w:val="0"/>
          <w:marTop w:val="0"/>
          <w:marBottom w:val="0"/>
          <w:divBdr>
            <w:top w:val="none" w:sz="0" w:space="0" w:color="auto"/>
            <w:left w:val="none" w:sz="0" w:space="0" w:color="auto"/>
            <w:bottom w:val="none" w:sz="0" w:space="0" w:color="auto"/>
            <w:right w:val="none" w:sz="0" w:space="0" w:color="auto"/>
          </w:divBdr>
        </w:div>
        <w:div w:id="409741123">
          <w:marLeft w:val="480"/>
          <w:marRight w:val="0"/>
          <w:marTop w:val="0"/>
          <w:marBottom w:val="0"/>
          <w:divBdr>
            <w:top w:val="none" w:sz="0" w:space="0" w:color="auto"/>
            <w:left w:val="none" w:sz="0" w:space="0" w:color="auto"/>
            <w:bottom w:val="none" w:sz="0" w:space="0" w:color="auto"/>
            <w:right w:val="none" w:sz="0" w:space="0" w:color="auto"/>
          </w:divBdr>
        </w:div>
        <w:div w:id="1408310094">
          <w:marLeft w:val="480"/>
          <w:marRight w:val="0"/>
          <w:marTop w:val="0"/>
          <w:marBottom w:val="0"/>
          <w:divBdr>
            <w:top w:val="none" w:sz="0" w:space="0" w:color="auto"/>
            <w:left w:val="none" w:sz="0" w:space="0" w:color="auto"/>
            <w:bottom w:val="none" w:sz="0" w:space="0" w:color="auto"/>
            <w:right w:val="none" w:sz="0" w:space="0" w:color="auto"/>
          </w:divBdr>
        </w:div>
        <w:div w:id="119034291">
          <w:marLeft w:val="480"/>
          <w:marRight w:val="0"/>
          <w:marTop w:val="0"/>
          <w:marBottom w:val="0"/>
          <w:divBdr>
            <w:top w:val="none" w:sz="0" w:space="0" w:color="auto"/>
            <w:left w:val="none" w:sz="0" w:space="0" w:color="auto"/>
            <w:bottom w:val="none" w:sz="0" w:space="0" w:color="auto"/>
            <w:right w:val="none" w:sz="0" w:space="0" w:color="auto"/>
          </w:divBdr>
        </w:div>
        <w:div w:id="1336299045">
          <w:marLeft w:val="480"/>
          <w:marRight w:val="0"/>
          <w:marTop w:val="0"/>
          <w:marBottom w:val="0"/>
          <w:divBdr>
            <w:top w:val="none" w:sz="0" w:space="0" w:color="auto"/>
            <w:left w:val="none" w:sz="0" w:space="0" w:color="auto"/>
            <w:bottom w:val="none" w:sz="0" w:space="0" w:color="auto"/>
            <w:right w:val="none" w:sz="0" w:space="0" w:color="auto"/>
          </w:divBdr>
        </w:div>
        <w:div w:id="227495496">
          <w:marLeft w:val="480"/>
          <w:marRight w:val="0"/>
          <w:marTop w:val="0"/>
          <w:marBottom w:val="0"/>
          <w:divBdr>
            <w:top w:val="none" w:sz="0" w:space="0" w:color="auto"/>
            <w:left w:val="none" w:sz="0" w:space="0" w:color="auto"/>
            <w:bottom w:val="none" w:sz="0" w:space="0" w:color="auto"/>
            <w:right w:val="none" w:sz="0" w:space="0" w:color="auto"/>
          </w:divBdr>
        </w:div>
        <w:div w:id="952631676">
          <w:marLeft w:val="480"/>
          <w:marRight w:val="0"/>
          <w:marTop w:val="0"/>
          <w:marBottom w:val="0"/>
          <w:divBdr>
            <w:top w:val="none" w:sz="0" w:space="0" w:color="auto"/>
            <w:left w:val="none" w:sz="0" w:space="0" w:color="auto"/>
            <w:bottom w:val="none" w:sz="0" w:space="0" w:color="auto"/>
            <w:right w:val="none" w:sz="0" w:space="0" w:color="auto"/>
          </w:divBdr>
        </w:div>
        <w:div w:id="204410816">
          <w:marLeft w:val="480"/>
          <w:marRight w:val="0"/>
          <w:marTop w:val="0"/>
          <w:marBottom w:val="0"/>
          <w:divBdr>
            <w:top w:val="none" w:sz="0" w:space="0" w:color="auto"/>
            <w:left w:val="none" w:sz="0" w:space="0" w:color="auto"/>
            <w:bottom w:val="none" w:sz="0" w:space="0" w:color="auto"/>
            <w:right w:val="none" w:sz="0" w:space="0" w:color="auto"/>
          </w:divBdr>
        </w:div>
        <w:div w:id="847866339">
          <w:marLeft w:val="480"/>
          <w:marRight w:val="0"/>
          <w:marTop w:val="0"/>
          <w:marBottom w:val="0"/>
          <w:divBdr>
            <w:top w:val="none" w:sz="0" w:space="0" w:color="auto"/>
            <w:left w:val="none" w:sz="0" w:space="0" w:color="auto"/>
            <w:bottom w:val="none" w:sz="0" w:space="0" w:color="auto"/>
            <w:right w:val="none" w:sz="0" w:space="0" w:color="auto"/>
          </w:divBdr>
        </w:div>
        <w:div w:id="1274166782">
          <w:marLeft w:val="480"/>
          <w:marRight w:val="0"/>
          <w:marTop w:val="0"/>
          <w:marBottom w:val="0"/>
          <w:divBdr>
            <w:top w:val="none" w:sz="0" w:space="0" w:color="auto"/>
            <w:left w:val="none" w:sz="0" w:space="0" w:color="auto"/>
            <w:bottom w:val="none" w:sz="0" w:space="0" w:color="auto"/>
            <w:right w:val="none" w:sz="0" w:space="0" w:color="auto"/>
          </w:divBdr>
        </w:div>
        <w:div w:id="1344891984">
          <w:marLeft w:val="480"/>
          <w:marRight w:val="0"/>
          <w:marTop w:val="0"/>
          <w:marBottom w:val="0"/>
          <w:divBdr>
            <w:top w:val="none" w:sz="0" w:space="0" w:color="auto"/>
            <w:left w:val="none" w:sz="0" w:space="0" w:color="auto"/>
            <w:bottom w:val="none" w:sz="0" w:space="0" w:color="auto"/>
            <w:right w:val="none" w:sz="0" w:space="0" w:color="auto"/>
          </w:divBdr>
        </w:div>
        <w:div w:id="1892227784">
          <w:marLeft w:val="480"/>
          <w:marRight w:val="0"/>
          <w:marTop w:val="0"/>
          <w:marBottom w:val="0"/>
          <w:divBdr>
            <w:top w:val="none" w:sz="0" w:space="0" w:color="auto"/>
            <w:left w:val="none" w:sz="0" w:space="0" w:color="auto"/>
            <w:bottom w:val="none" w:sz="0" w:space="0" w:color="auto"/>
            <w:right w:val="none" w:sz="0" w:space="0" w:color="auto"/>
          </w:divBdr>
        </w:div>
      </w:divsChild>
    </w:div>
    <w:div w:id="16466288">
      <w:bodyDiv w:val="1"/>
      <w:marLeft w:val="0"/>
      <w:marRight w:val="0"/>
      <w:marTop w:val="0"/>
      <w:marBottom w:val="0"/>
      <w:divBdr>
        <w:top w:val="none" w:sz="0" w:space="0" w:color="auto"/>
        <w:left w:val="none" w:sz="0" w:space="0" w:color="auto"/>
        <w:bottom w:val="none" w:sz="0" w:space="0" w:color="auto"/>
        <w:right w:val="none" w:sz="0" w:space="0" w:color="auto"/>
      </w:divBdr>
    </w:div>
    <w:div w:id="17319799">
      <w:bodyDiv w:val="1"/>
      <w:marLeft w:val="0"/>
      <w:marRight w:val="0"/>
      <w:marTop w:val="0"/>
      <w:marBottom w:val="0"/>
      <w:divBdr>
        <w:top w:val="none" w:sz="0" w:space="0" w:color="auto"/>
        <w:left w:val="none" w:sz="0" w:space="0" w:color="auto"/>
        <w:bottom w:val="none" w:sz="0" w:space="0" w:color="auto"/>
        <w:right w:val="none" w:sz="0" w:space="0" w:color="auto"/>
      </w:divBdr>
    </w:div>
    <w:div w:id="27728119">
      <w:bodyDiv w:val="1"/>
      <w:marLeft w:val="0"/>
      <w:marRight w:val="0"/>
      <w:marTop w:val="0"/>
      <w:marBottom w:val="0"/>
      <w:divBdr>
        <w:top w:val="none" w:sz="0" w:space="0" w:color="auto"/>
        <w:left w:val="none" w:sz="0" w:space="0" w:color="auto"/>
        <w:bottom w:val="none" w:sz="0" w:space="0" w:color="auto"/>
        <w:right w:val="none" w:sz="0" w:space="0" w:color="auto"/>
      </w:divBdr>
    </w:div>
    <w:div w:id="39210974">
      <w:bodyDiv w:val="1"/>
      <w:marLeft w:val="0"/>
      <w:marRight w:val="0"/>
      <w:marTop w:val="0"/>
      <w:marBottom w:val="0"/>
      <w:divBdr>
        <w:top w:val="none" w:sz="0" w:space="0" w:color="auto"/>
        <w:left w:val="none" w:sz="0" w:space="0" w:color="auto"/>
        <w:bottom w:val="none" w:sz="0" w:space="0" w:color="auto"/>
        <w:right w:val="none" w:sz="0" w:space="0" w:color="auto"/>
      </w:divBdr>
      <w:divsChild>
        <w:div w:id="494079482">
          <w:marLeft w:val="480"/>
          <w:marRight w:val="0"/>
          <w:marTop w:val="0"/>
          <w:marBottom w:val="0"/>
          <w:divBdr>
            <w:top w:val="none" w:sz="0" w:space="0" w:color="auto"/>
            <w:left w:val="none" w:sz="0" w:space="0" w:color="auto"/>
            <w:bottom w:val="none" w:sz="0" w:space="0" w:color="auto"/>
            <w:right w:val="none" w:sz="0" w:space="0" w:color="auto"/>
          </w:divBdr>
        </w:div>
        <w:div w:id="1021394629">
          <w:marLeft w:val="480"/>
          <w:marRight w:val="0"/>
          <w:marTop w:val="0"/>
          <w:marBottom w:val="0"/>
          <w:divBdr>
            <w:top w:val="none" w:sz="0" w:space="0" w:color="auto"/>
            <w:left w:val="none" w:sz="0" w:space="0" w:color="auto"/>
            <w:bottom w:val="none" w:sz="0" w:space="0" w:color="auto"/>
            <w:right w:val="none" w:sz="0" w:space="0" w:color="auto"/>
          </w:divBdr>
        </w:div>
        <w:div w:id="528372086">
          <w:marLeft w:val="480"/>
          <w:marRight w:val="0"/>
          <w:marTop w:val="0"/>
          <w:marBottom w:val="0"/>
          <w:divBdr>
            <w:top w:val="none" w:sz="0" w:space="0" w:color="auto"/>
            <w:left w:val="none" w:sz="0" w:space="0" w:color="auto"/>
            <w:bottom w:val="none" w:sz="0" w:space="0" w:color="auto"/>
            <w:right w:val="none" w:sz="0" w:space="0" w:color="auto"/>
          </w:divBdr>
        </w:div>
        <w:div w:id="863325457">
          <w:marLeft w:val="480"/>
          <w:marRight w:val="0"/>
          <w:marTop w:val="0"/>
          <w:marBottom w:val="0"/>
          <w:divBdr>
            <w:top w:val="none" w:sz="0" w:space="0" w:color="auto"/>
            <w:left w:val="none" w:sz="0" w:space="0" w:color="auto"/>
            <w:bottom w:val="none" w:sz="0" w:space="0" w:color="auto"/>
            <w:right w:val="none" w:sz="0" w:space="0" w:color="auto"/>
          </w:divBdr>
        </w:div>
        <w:div w:id="487282430">
          <w:marLeft w:val="480"/>
          <w:marRight w:val="0"/>
          <w:marTop w:val="0"/>
          <w:marBottom w:val="0"/>
          <w:divBdr>
            <w:top w:val="none" w:sz="0" w:space="0" w:color="auto"/>
            <w:left w:val="none" w:sz="0" w:space="0" w:color="auto"/>
            <w:bottom w:val="none" w:sz="0" w:space="0" w:color="auto"/>
            <w:right w:val="none" w:sz="0" w:space="0" w:color="auto"/>
          </w:divBdr>
        </w:div>
        <w:div w:id="1825967974">
          <w:marLeft w:val="480"/>
          <w:marRight w:val="0"/>
          <w:marTop w:val="0"/>
          <w:marBottom w:val="0"/>
          <w:divBdr>
            <w:top w:val="none" w:sz="0" w:space="0" w:color="auto"/>
            <w:left w:val="none" w:sz="0" w:space="0" w:color="auto"/>
            <w:bottom w:val="none" w:sz="0" w:space="0" w:color="auto"/>
            <w:right w:val="none" w:sz="0" w:space="0" w:color="auto"/>
          </w:divBdr>
        </w:div>
        <w:div w:id="1030956648">
          <w:marLeft w:val="480"/>
          <w:marRight w:val="0"/>
          <w:marTop w:val="0"/>
          <w:marBottom w:val="0"/>
          <w:divBdr>
            <w:top w:val="none" w:sz="0" w:space="0" w:color="auto"/>
            <w:left w:val="none" w:sz="0" w:space="0" w:color="auto"/>
            <w:bottom w:val="none" w:sz="0" w:space="0" w:color="auto"/>
            <w:right w:val="none" w:sz="0" w:space="0" w:color="auto"/>
          </w:divBdr>
        </w:div>
        <w:div w:id="2104951867">
          <w:marLeft w:val="480"/>
          <w:marRight w:val="0"/>
          <w:marTop w:val="0"/>
          <w:marBottom w:val="0"/>
          <w:divBdr>
            <w:top w:val="none" w:sz="0" w:space="0" w:color="auto"/>
            <w:left w:val="none" w:sz="0" w:space="0" w:color="auto"/>
            <w:bottom w:val="none" w:sz="0" w:space="0" w:color="auto"/>
            <w:right w:val="none" w:sz="0" w:space="0" w:color="auto"/>
          </w:divBdr>
        </w:div>
        <w:div w:id="1255355696">
          <w:marLeft w:val="480"/>
          <w:marRight w:val="0"/>
          <w:marTop w:val="0"/>
          <w:marBottom w:val="0"/>
          <w:divBdr>
            <w:top w:val="none" w:sz="0" w:space="0" w:color="auto"/>
            <w:left w:val="none" w:sz="0" w:space="0" w:color="auto"/>
            <w:bottom w:val="none" w:sz="0" w:space="0" w:color="auto"/>
            <w:right w:val="none" w:sz="0" w:space="0" w:color="auto"/>
          </w:divBdr>
        </w:div>
        <w:div w:id="380206338">
          <w:marLeft w:val="480"/>
          <w:marRight w:val="0"/>
          <w:marTop w:val="0"/>
          <w:marBottom w:val="0"/>
          <w:divBdr>
            <w:top w:val="none" w:sz="0" w:space="0" w:color="auto"/>
            <w:left w:val="none" w:sz="0" w:space="0" w:color="auto"/>
            <w:bottom w:val="none" w:sz="0" w:space="0" w:color="auto"/>
            <w:right w:val="none" w:sz="0" w:space="0" w:color="auto"/>
          </w:divBdr>
        </w:div>
        <w:div w:id="1342776077">
          <w:marLeft w:val="480"/>
          <w:marRight w:val="0"/>
          <w:marTop w:val="0"/>
          <w:marBottom w:val="0"/>
          <w:divBdr>
            <w:top w:val="none" w:sz="0" w:space="0" w:color="auto"/>
            <w:left w:val="none" w:sz="0" w:space="0" w:color="auto"/>
            <w:bottom w:val="none" w:sz="0" w:space="0" w:color="auto"/>
            <w:right w:val="none" w:sz="0" w:space="0" w:color="auto"/>
          </w:divBdr>
        </w:div>
        <w:div w:id="941258325">
          <w:marLeft w:val="480"/>
          <w:marRight w:val="0"/>
          <w:marTop w:val="0"/>
          <w:marBottom w:val="0"/>
          <w:divBdr>
            <w:top w:val="none" w:sz="0" w:space="0" w:color="auto"/>
            <w:left w:val="none" w:sz="0" w:space="0" w:color="auto"/>
            <w:bottom w:val="none" w:sz="0" w:space="0" w:color="auto"/>
            <w:right w:val="none" w:sz="0" w:space="0" w:color="auto"/>
          </w:divBdr>
        </w:div>
        <w:div w:id="920411598">
          <w:marLeft w:val="480"/>
          <w:marRight w:val="0"/>
          <w:marTop w:val="0"/>
          <w:marBottom w:val="0"/>
          <w:divBdr>
            <w:top w:val="none" w:sz="0" w:space="0" w:color="auto"/>
            <w:left w:val="none" w:sz="0" w:space="0" w:color="auto"/>
            <w:bottom w:val="none" w:sz="0" w:space="0" w:color="auto"/>
            <w:right w:val="none" w:sz="0" w:space="0" w:color="auto"/>
          </w:divBdr>
        </w:div>
        <w:div w:id="1240486552">
          <w:marLeft w:val="480"/>
          <w:marRight w:val="0"/>
          <w:marTop w:val="0"/>
          <w:marBottom w:val="0"/>
          <w:divBdr>
            <w:top w:val="none" w:sz="0" w:space="0" w:color="auto"/>
            <w:left w:val="none" w:sz="0" w:space="0" w:color="auto"/>
            <w:bottom w:val="none" w:sz="0" w:space="0" w:color="auto"/>
            <w:right w:val="none" w:sz="0" w:space="0" w:color="auto"/>
          </w:divBdr>
        </w:div>
        <w:div w:id="514809865">
          <w:marLeft w:val="480"/>
          <w:marRight w:val="0"/>
          <w:marTop w:val="0"/>
          <w:marBottom w:val="0"/>
          <w:divBdr>
            <w:top w:val="none" w:sz="0" w:space="0" w:color="auto"/>
            <w:left w:val="none" w:sz="0" w:space="0" w:color="auto"/>
            <w:bottom w:val="none" w:sz="0" w:space="0" w:color="auto"/>
            <w:right w:val="none" w:sz="0" w:space="0" w:color="auto"/>
          </w:divBdr>
        </w:div>
        <w:div w:id="1296523516">
          <w:marLeft w:val="480"/>
          <w:marRight w:val="0"/>
          <w:marTop w:val="0"/>
          <w:marBottom w:val="0"/>
          <w:divBdr>
            <w:top w:val="none" w:sz="0" w:space="0" w:color="auto"/>
            <w:left w:val="none" w:sz="0" w:space="0" w:color="auto"/>
            <w:bottom w:val="none" w:sz="0" w:space="0" w:color="auto"/>
            <w:right w:val="none" w:sz="0" w:space="0" w:color="auto"/>
          </w:divBdr>
        </w:div>
        <w:div w:id="1279534027">
          <w:marLeft w:val="480"/>
          <w:marRight w:val="0"/>
          <w:marTop w:val="0"/>
          <w:marBottom w:val="0"/>
          <w:divBdr>
            <w:top w:val="none" w:sz="0" w:space="0" w:color="auto"/>
            <w:left w:val="none" w:sz="0" w:space="0" w:color="auto"/>
            <w:bottom w:val="none" w:sz="0" w:space="0" w:color="auto"/>
            <w:right w:val="none" w:sz="0" w:space="0" w:color="auto"/>
          </w:divBdr>
        </w:div>
        <w:div w:id="1055465329">
          <w:marLeft w:val="480"/>
          <w:marRight w:val="0"/>
          <w:marTop w:val="0"/>
          <w:marBottom w:val="0"/>
          <w:divBdr>
            <w:top w:val="none" w:sz="0" w:space="0" w:color="auto"/>
            <w:left w:val="none" w:sz="0" w:space="0" w:color="auto"/>
            <w:bottom w:val="none" w:sz="0" w:space="0" w:color="auto"/>
            <w:right w:val="none" w:sz="0" w:space="0" w:color="auto"/>
          </w:divBdr>
        </w:div>
        <w:div w:id="1255434926">
          <w:marLeft w:val="480"/>
          <w:marRight w:val="0"/>
          <w:marTop w:val="0"/>
          <w:marBottom w:val="0"/>
          <w:divBdr>
            <w:top w:val="none" w:sz="0" w:space="0" w:color="auto"/>
            <w:left w:val="none" w:sz="0" w:space="0" w:color="auto"/>
            <w:bottom w:val="none" w:sz="0" w:space="0" w:color="auto"/>
            <w:right w:val="none" w:sz="0" w:space="0" w:color="auto"/>
          </w:divBdr>
        </w:div>
        <w:div w:id="931861811">
          <w:marLeft w:val="480"/>
          <w:marRight w:val="0"/>
          <w:marTop w:val="0"/>
          <w:marBottom w:val="0"/>
          <w:divBdr>
            <w:top w:val="none" w:sz="0" w:space="0" w:color="auto"/>
            <w:left w:val="none" w:sz="0" w:space="0" w:color="auto"/>
            <w:bottom w:val="none" w:sz="0" w:space="0" w:color="auto"/>
            <w:right w:val="none" w:sz="0" w:space="0" w:color="auto"/>
          </w:divBdr>
        </w:div>
        <w:div w:id="1661228568">
          <w:marLeft w:val="480"/>
          <w:marRight w:val="0"/>
          <w:marTop w:val="0"/>
          <w:marBottom w:val="0"/>
          <w:divBdr>
            <w:top w:val="none" w:sz="0" w:space="0" w:color="auto"/>
            <w:left w:val="none" w:sz="0" w:space="0" w:color="auto"/>
            <w:bottom w:val="none" w:sz="0" w:space="0" w:color="auto"/>
            <w:right w:val="none" w:sz="0" w:space="0" w:color="auto"/>
          </w:divBdr>
        </w:div>
        <w:div w:id="1941257035">
          <w:marLeft w:val="480"/>
          <w:marRight w:val="0"/>
          <w:marTop w:val="0"/>
          <w:marBottom w:val="0"/>
          <w:divBdr>
            <w:top w:val="none" w:sz="0" w:space="0" w:color="auto"/>
            <w:left w:val="none" w:sz="0" w:space="0" w:color="auto"/>
            <w:bottom w:val="none" w:sz="0" w:space="0" w:color="auto"/>
            <w:right w:val="none" w:sz="0" w:space="0" w:color="auto"/>
          </w:divBdr>
        </w:div>
        <w:div w:id="1233276104">
          <w:marLeft w:val="480"/>
          <w:marRight w:val="0"/>
          <w:marTop w:val="0"/>
          <w:marBottom w:val="0"/>
          <w:divBdr>
            <w:top w:val="none" w:sz="0" w:space="0" w:color="auto"/>
            <w:left w:val="none" w:sz="0" w:space="0" w:color="auto"/>
            <w:bottom w:val="none" w:sz="0" w:space="0" w:color="auto"/>
            <w:right w:val="none" w:sz="0" w:space="0" w:color="auto"/>
          </w:divBdr>
        </w:div>
        <w:div w:id="943420253">
          <w:marLeft w:val="480"/>
          <w:marRight w:val="0"/>
          <w:marTop w:val="0"/>
          <w:marBottom w:val="0"/>
          <w:divBdr>
            <w:top w:val="none" w:sz="0" w:space="0" w:color="auto"/>
            <w:left w:val="none" w:sz="0" w:space="0" w:color="auto"/>
            <w:bottom w:val="none" w:sz="0" w:space="0" w:color="auto"/>
            <w:right w:val="none" w:sz="0" w:space="0" w:color="auto"/>
          </w:divBdr>
        </w:div>
        <w:div w:id="1470704974">
          <w:marLeft w:val="480"/>
          <w:marRight w:val="0"/>
          <w:marTop w:val="0"/>
          <w:marBottom w:val="0"/>
          <w:divBdr>
            <w:top w:val="none" w:sz="0" w:space="0" w:color="auto"/>
            <w:left w:val="none" w:sz="0" w:space="0" w:color="auto"/>
            <w:bottom w:val="none" w:sz="0" w:space="0" w:color="auto"/>
            <w:right w:val="none" w:sz="0" w:space="0" w:color="auto"/>
          </w:divBdr>
        </w:div>
        <w:div w:id="475806251">
          <w:marLeft w:val="480"/>
          <w:marRight w:val="0"/>
          <w:marTop w:val="0"/>
          <w:marBottom w:val="0"/>
          <w:divBdr>
            <w:top w:val="none" w:sz="0" w:space="0" w:color="auto"/>
            <w:left w:val="none" w:sz="0" w:space="0" w:color="auto"/>
            <w:bottom w:val="none" w:sz="0" w:space="0" w:color="auto"/>
            <w:right w:val="none" w:sz="0" w:space="0" w:color="auto"/>
          </w:divBdr>
        </w:div>
        <w:div w:id="535389884">
          <w:marLeft w:val="480"/>
          <w:marRight w:val="0"/>
          <w:marTop w:val="0"/>
          <w:marBottom w:val="0"/>
          <w:divBdr>
            <w:top w:val="none" w:sz="0" w:space="0" w:color="auto"/>
            <w:left w:val="none" w:sz="0" w:space="0" w:color="auto"/>
            <w:bottom w:val="none" w:sz="0" w:space="0" w:color="auto"/>
            <w:right w:val="none" w:sz="0" w:space="0" w:color="auto"/>
          </w:divBdr>
        </w:div>
        <w:div w:id="1590044634">
          <w:marLeft w:val="480"/>
          <w:marRight w:val="0"/>
          <w:marTop w:val="0"/>
          <w:marBottom w:val="0"/>
          <w:divBdr>
            <w:top w:val="none" w:sz="0" w:space="0" w:color="auto"/>
            <w:left w:val="none" w:sz="0" w:space="0" w:color="auto"/>
            <w:bottom w:val="none" w:sz="0" w:space="0" w:color="auto"/>
            <w:right w:val="none" w:sz="0" w:space="0" w:color="auto"/>
          </w:divBdr>
        </w:div>
        <w:div w:id="1907952657">
          <w:marLeft w:val="480"/>
          <w:marRight w:val="0"/>
          <w:marTop w:val="0"/>
          <w:marBottom w:val="0"/>
          <w:divBdr>
            <w:top w:val="none" w:sz="0" w:space="0" w:color="auto"/>
            <w:left w:val="none" w:sz="0" w:space="0" w:color="auto"/>
            <w:bottom w:val="none" w:sz="0" w:space="0" w:color="auto"/>
            <w:right w:val="none" w:sz="0" w:space="0" w:color="auto"/>
          </w:divBdr>
        </w:div>
        <w:div w:id="2034532153">
          <w:marLeft w:val="480"/>
          <w:marRight w:val="0"/>
          <w:marTop w:val="0"/>
          <w:marBottom w:val="0"/>
          <w:divBdr>
            <w:top w:val="none" w:sz="0" w:space="0" w:color="auto"/>
            <w:left w:val="none" w:sz="0" w:space="0" w:color="auto"/>
            <w:bottom w:val="none" w:sz="0" w:space="0" w:color="auto"/>
            <w:right w:val="none" w:sz="0" w:space="0" w:color="auto"/>
          </w:divBdr>
        </w:div>
        <w:div w:id="1439712682">
          <w:marLeft w:val="480"/>
          <w:marRight w:val="0"/>
          <w:marTop w:val="0"/>
          <w:marBottom w:val="0"/>
          <w:divBdr>
            <w:top w:val="none" w:sz="0" w:space="0" w:color="auto"/>
            <w:left w:val="none" w:sz="0" w:space="0" w:color="auto"/>
            <w:bottom w:val="none" w:sz="0" w:space="0" w:color="auto"/>
            <w:right w:val="none" w:sz="0" w:space="0" w:color="auto"/>
          </w:divBdr>
        </w:div>
        <w:div w:id="624508752">
          <w:marLeft w:val="480"/>
          <w:marRight w:val="0"/>
          <w:marTop w:val="0"/>
          <w:marBottom w:val="0"/>
          <w:divBdr>
            <w:top w:val="none" w:sz="0" w:space="0" w:color="auto"/>
            <w:left w:val="none" w:sz="0" w:space="0" w:color="auto"/>
            <w:bottom w:val="none" w:sz="0" w:space="0" w:color="auto"/>
            <w:right w:val="none" w:sz="0" w:space="0" w:color="auto"/>
          </w:divBdr>
        </w:div>
        <w:div w:id="1944805996">
          <w:marLeft w:val="480"/>
          <w:marRight w:val="0"/>
          <w:marTop w:val="0"/>
          <w:marBottom w:val="0"/>
          <w:divBdr>
            <w:top w:val="none" w:sz="0" w:space="0" w:color="auto"/>
            <w:left w:val="none" w:sz="0" w:space="0" w:color="auto"/>
            <w:bottom w:val="none" w:sz="0" w:space="0" w:color="auto"/>
            <w:right w:val="none" w:sz="0" w:space="0" w:color="auto"/>
          </w:divBdr>
        </w:div>
        <w:div w:id="1995793588">
          <w:marLeft w:val="480"/>
          <w:marRight w:val="0"/>
          <w:marTop w:val="0"/>
          <w:marBottom w:val="0"/>
          <w:divBdr>
            <w:top w:val="none" w:sz="0" w:space="0" w:color="auto"/>
            <w:left w:val="none" w:sz="0" w:space="0" w:color="auto"/>
            <w:bottom w:val="none" w:sz="0" w:space="0" w:color="auto"/>
            <w:right w:val="none" w:sz="0" w:space="0" w:color="auto"/>
          </w:divBdr>
        </w:div>
        <w:div w:id="2065257299">
          <w:marLeft w:val="480"/>
          <w:marRight w:val="0"/>
          <w:marTop w:val="0"/>
          <w:marBottom w:val="0"/>
          <w:divBdr>
            <w:top w:val="none" w:sz="0" w:space="0" w:color="auto"/>
            <w:left w:val="none" w:sz="0" w:space="0" w:color="auto"/>
            <w:bottom w:val="none" w:sz="0" w:space="0" w:color="auto"/>
            <w:right w:val="none" w:sz="0" w:space="0" w:color="auto"/>
          </w:divBdr>
        </w:div>
        <w:div w:id="791629322">
          <w:marLeft w:val="480"/>
          <w:marRight w:val="0"/>
          <w:marTop w:val="0"/>
          <w:marBottom w:val="0"/>
          <w:divBdr>
            <w:top w:val="none" w:sz="0" w:space="0" w:color="auto"/>
            <w:left w:val="none" w:sz="0" w:space="0" w:color="auto"/>
            <w:bottom w:val="none" w:sz="0" w:space="0" w:color="auto"/>
            <w:right w:val="none" w:sz="0" w:space="0" w:color="auto"/>
          </w:divBdr>
        </w:div>
        <w:div w:id="2126189111">
          <w:marLeft w:val="480"/>
          <w:marRight w:val="0"/>
          <w:marTop w:val="0"/>
          <w:marBottom w:val="0"/>
          <w:divBdr>
            <w:top w:val="none" w:sz="0" w:space="0" w:color="auto"/>
            <w:left w:val="none" w:sz="0" w:space="0" w:color="auto"/>
            <w:bottom w:val="none" w:sz="0" w:space="0" w:color="auto"/>
            <w:right w:val="none" w:sz="0" w:space="0" w:color="auto"/>
          </w:divBdr>
        </w:div>
        <w:div w:id="1171529610">
          <w:marLeft w:val="480"/>
          <w:marRight w:val="0"/>
          <w:marTop w:val="0"/>
          <w:marBottom w:val="0"/>
          <w:divBdr>
            <w:top w:val="none" w:sz="0" w:space="0" w:color="auto"/>
            <w:left w:val="none" w:sz="0" w:space="0" w:color="auto"/>
            <w:bottom w:val="none" w:sz="0" w:space="0" w:color="auto"/>
            <w:right w:val="none" w:sz="0" w:space="0" w:color="auto"/>
          </w:divBdr>
        </w:div>
        <w:div w:id="244925330">
          <w:marLeft w:val="480"/>
          <w:marRight w:val="0"/>
          <w:marTop w:val="0"/>
          <w:marBottom w:val="0"/>
          <w:divBdr>
            <w:top w:val="none" w:sz="0" w:space="0" w:color="auto"/>
            <w:left w:val="none" w:sz="0" w:space="0" w:color="auto"/>
            <w:bottom w:val="none" w:sz="0" w:space="0" w:color="auto"/>
            <w:right w:val="none" w:sz="0" w:space="0" w:color="auto"/>
          </w:divBdr>
        </w:div>
        <w:div w:id="1417090906">
          <w:marLeft w:val="480"/>
          <w:marRight w:val="0"/>
          <w:marTop w:val="0"/>
          <w:marBottom w:val="0"/>
          <w:divBdr>
            <w:top w:val="none" w:sz="0" w:space="0" w:color="auto"/>
            <w:left w:val="none" w:sz="0" w:space="0" w:color="auto"/>
            <w:bottom w:val="none" w:sz="0" w:space="0" w:color="auto"/>
            <w:right w:val="none" w:sz="0" w:space="0" w:color="auto"/>
          </w:divBdr>
        </w:div>
        <w:div w:id="1915167089">
          <w:marLeft w:val="480"/>
          <w:marRight w:val="0"/>
          <w:marTop w:val="0"/>
          <w:marBottom w:val="0"/>
          <w:divBdr>
            <w:top w:val="none" w:sz="0" w:space="0" w:color="auto"/>
            <w:left w:val="none" w:sz="0" w:space="0" w:color="auto"/>
            <w:bottom w:val="none" w:sz="0" w:space="0" w:color="auto"/>
            <w:right w:val="none" w:sz="0" w:space="0" w:color="auto"/>
          </w:divBdr>
        </w:div>
        <w:div w:id="212277688">
          <w:marLeft w:val="480"/>
          <w:marRight w:val="0"/>
          <w:marTop w:val="0"/>
          <w:marBottom w:val="0"/>
          <w:divBdr>
            <w:top w:val="none" w:sz="0" w:space="0" w:color="auto"/>
            <w:left w:val="none" w:sz="0" w:space="0" w:color="auto"/>
            <w:bottom w:val="none" w:sz="0" w:space="0" w:color="auto"/>
            <w:right w:val="none" w:sz="0" w:space="0" w:color="auto"/>
          </w:divBdr>
        </w:div>
        <w:div w:id="938100134">
          <w:marLeft w:val="480"/>
          <w:marRight w:val="0"/>
          <w:marTop w:val="0"/>
          <w:marBottom w:val="0"/>
          <w:divBdr>
            <w:top w:val="none" w:sz="0" w:space="0" w:color="auto"/>
            <w:left w:val="none" w:sz="0" w:space="0" w:color="auto"/>
            <w:bottom w:val="none" w:sz="0" w:space="0" w:color="auto"/>
            <w:right w:val="none" w:sz="0" w:space="0" w:color="auto"/>
          </w:divBdr>
        </w:div>
        <w:div w:id="52504875">
          <w:marLeft w:val="480"/>
          <w:marRight w:val="0"/>
          <w:marTop w:val="0"/>
          <w:marBottom w:val="0"/>
          <w:divBdr>
            <w:top w:val="none" w:sz="0" w:space="0" w:color="auto"/>
            <w:left w:val="none" w:sz="0" w:space="0" w:color="auto"/>
            <w:bottom w:val="none" w:sz="0" w:space="0" w:color="auto"/>
            <w:right w:val="none" w:sz="0" w:space="0" w:color="auto"/>
          </w:divBdr>
        </w:div>
        <w:div w:id="1703089673">
          <w:marLeft w:val="480"/>
          <w:marRight w:val="0"/>
          <w:marTop w:val="0"/>
          <w:marBottom w:val="0"/>
          <w:divBdr>
            <w:top w:val="none" w:sz="0" w:space="0" w:color="auto"/>
            <w:left w:val="none" w:sz="0" w:space="0" w:color="auto"/>
            <w:bottom w:val="none" w:sz="0" w:space="0" w:color="auto"/>
            <w:right w:val="none" w:sz="0" w:space="0" w:color="auto"/>
          </w:divBdr>
        </w:div>
        <w:div w:id="2020113285">
          <w:marLeft w:val="480"/>
          <w:marRight w:val="0"/>
          <w:marTop w:val="0"/>
          <w:marBottom w:val="0"/>
          <w:divBdr>
            <w:top w:val="none" w:sz="0" w:space="0" w:color="auto"/>
            <w:left w:val="none" w:sz="0" w:space="0" w:color="auto"/>
            <w:bottom w:val="none" w:sz="0" w:space="0" w:color="auto"/>
            <w:right w:val="none" w:sz="0" w:space="0" w:color="auto"/>
          </w:divBdr>
        </w:div>
        <w:div w:id="1175220609">
          <w:marLeft w:val="480"/>
          <w:marRight w:val="0"/>
          <w:marTop w:val="0"/>
          <w:marBottom w:val="0"/>
          <w:divBdr>
            <w:top w:val="none" w:sz="0" w:space="0" w:color="auto"/>
            <w:left w:val="none" w:sz="0" w:space="0" w:color="auto"/>
            <w:bottom w:val="none" w:sz="0" w:space="0" w:color="auto"/>
            <w:right w:val="none" w:sz="0" w:space="0" w:color="auto"/>
          </w:divBdr>
        </w:div>
        <w:div w:id="375274748">
          <w:marLeft w:val="480"/>
          <w:marRight w:val="0"/>
          <w:marTop w:val="0"/>
          <w:marBottom w:val="0"/>
          <w:divBdr>
            <w:top w:val="none" w:sz="0" w:space="0" w:color="auto"/>
            <w:left w:val="none" w:sz="0" w:space="0" w:color="auto"/>
            <w:bottom w:val="none" w:sz="0" w:space="0" w:color="auto"/>
            <w:right w:val="none" w:sz="0" w:space="0" w:color="auto"/>
          </w:divBdr>
        </w:div>
        <w:div w:id="896208558">
          <w:marLeft w:val="480"/>
          <w:marRight w:val="0"/>
          <w:marTop w:val="0"/>
          <w:marBottom w:val="0"/>
          <w:divBdr>
            <w:top w:val="none" w:sz="0" w:space="0" w:color="auto"/>
            <w:left w:val="none" w:sz="0" w:space="0" w:color="auto"/>
            <w:bottom w:val="none" w:sz="0" w:space="0" w:color="auto"/>
            <w:right w:val="none" w:sz="0" w:space="0" w:color="auto"/>
          </w:divBdr>
        </w:div>
        <w:div w:id="728304862">
          <w:marLeft w:val="480"/>
          <w:marRight w:val="0"/>
          <w:marTop w:val="0"/>
          <w:marBottom w:val="0"/>
          <w:divBdr>
            <w:top w:val="none" w:sz="0" w:space="0" w:color="auto"/>
            <w:left w:val="none" w:sz="0" w:space="0" w:color="auto"/>
            <w:bottom w:val="none" w:sz="0" w:space="0" w:color="auto"/>
            <w:right w:val="none" w:sz="0" w:space="0" w:color="auto"/>
          </w:divBdr>
        </w:div>
        <w:div w:id="840702080">
          <w:marLeft w:val="480"/>
          <w:marRight w:val="0"/>
          <w:marTop w:val="0"/>
          <w:marBottom w:val="0"/>
          <w:divBdr>
            <w:top w:val="none" w:sz="0" w:space="0" w:color="auto"/>
            <w:left w:val="none" w:sz="0" w:space="0" w:color="auto"/>
            <w:bottom w:val="none" w:sz="0" w:space="0" w:color="auto"/>
            <w:right w:val="none" w:sz="0" w:space="0" w:color="auto"/>
          </w:divBdr>
        </w:div>
        <w:div w:id="1889763323">
          <w:marLeft w:val="480"/>
          <w:marRight w:val="0"/>
          <w:marTop w:val="0"/>
          <w:marBottom w:val="0"/>
          <w:divBdr>
            <w:top w:val="none" w:sz="0" w:space="0" w:color="auto"/>
            <w:left w:val="none" w:sz="0" w:space="0" w:color="auto"/>
            <w:bottom w:val="none" w:sz="0" w:space="0" w:color="auto"/>
            <w:right w:val="none" w:sz="0" w:space="0" w:color="auto"/>
          </w:divBdr>
        </w:div>
        <w:div w:id="2058970493">
          <w:marLeft w:val="480"/>
          <w:marRight w:val="0"/>
          <w:marTop w:val="0"/>
          <w:marBottom w:val="0"/>
          <w:divBdr>
            <w:top w:val="none" w:sz="0" w:space="0" w:color="auto"/>
            <w:left w:val="none" w:sz="0" w:space="0" w:color="auto"/>
            <w:bottom w:val="none" w:sz="0" w:space="0" w:color="auto"/>
            <w:right w:val="none" w:sz="0" w:space="0" w:color="auto"/>
          </w:divBdr>
        </w:div>
        <w:div w:id="138116278">
          <w:marLeft w:val="480"/>
          <w:marRight w:val="0"/>
          <w:marTop w:val="0"/>
          <w:marBottom w:val="0"/>
          <w:divBdr>
            <w:top w:val="none" w:sz="0" w:space="0" w:color="auto"/>
            <w:left w:val="none" w:sz="0" w:space="0" w:color="auto"/>
            <w:bottom w:val="none" w:sz="0" w:space="0" w:color="auto"/>
            <w:right w:val="none" w:sz="0" w:space="0" w:color="auto"/>
          </w:divBdr>
        </w:div>
      </w:divsChild>
    </w:div>
    <w:div w:id="50271748">
      <w:bodyDiv w:val="1"/>
      <w:marLeft w:val="0"/>
      <w:marRight w:val="0"/>
      <w:marTop w:val="0"/>
      <w:marBottom w:val="0"/>
      <w:divBdr>
        <w:top w:val="none" w:sz="0" w:space="0" w:color="auto"/>
        <w:left w:val="none" w:sz="0" w:space="0" w:color="auto"/>
        <w:bottom w:val="none" w:sz="0" w:space="0" w:color="auto"/>
        <w:right w:val="none" w:sz="0" w:space="0" w:color="auto"/>
      </w:divBdr>
    </w:div>
    <w:div w:id="52779483">
      <w:bodyDiv w:val="1"/>
      <w:marLeft w:val="0"/>
      <w:marRight w:val="0"/>
      <w:marTop w:val="0"/>
      <w:marBottom w:val="0"/>
      <w:divBdr>
        <w:top w:val="none" w:sz="0" w:space="0" w:color="auto"/>
        <w:left w:val="none" w:sz="0" w:space="0" w:color="auto"/>
        <w:bottom w:val="none" w:sz="0" w:space="0" w:color="auto"/>
        <w:right w:val="none" w:sz="0" w:space="0" w:color="auto"/>
      </w:divBdr>
    </w:div>
    <w:div w:id="53087109">
      <w:bodyDiv w:val="1"/>
      <w:marLeft w:val="0"/>
      <w:marRight w:val="0"/>
      <w:marTop w:val="0"/>
      <w:marBottom w:val="0"/>
      <w:divBdr>
        <w:top w:val="none" w:sz="0" w:space="0" w:color="auto"/>
        <w:left w:val="none" w:sz="0" w:space="0" w:color="auto"/>
        <w:bottom w:val="none" w:sz="0" w:space="0" w:color="auto"/>
        <w:right w:val="none" w:sz="0" w:space="0" w:color="auto"/>
      </w:divBdr>
    </w:div>
    <w:div w:id="53816097">
      <w:bodyDiv w:val="1"/>
      <w:marLeft w:val="0"/>
      <w:marRight w:val="0"/>
      <w:marTop w:val="0"/>
      <w:marBottom w:val="0"/>
      <w:divBdr>
        <w:top w:val="none" w:sz="0" w:space="0" w:color="auto"/>
        <w:left w:val="none" w:sz="0" w:space="0" w:color="auto"/>
        <w:bottom w:val="none" w:sz="0" w:space="0" w:color="auto"/>
        <w:right w:val="none" w:sz="0" w:space="0" w:color="auto"/>
      </w:divBdr>
    </w:div>
    <w:div w:id="56124388">
      <w:bodyDiv w:val="1"/>
      <w:marLeft w:val="0"/>
      <w:marRight w:val="0"/>
      <w:marTop w:val="0"/>
      <w:marBottom w:val="0"/>
      <w:divBdr>
        <w:top w:val="none" w:sz="0" w:space="0" w:color="auto"/>
        <w:left w:val="none" w:sz="0" w:space="0" w:color="auto"/>
        <w:bottom w:val="none" w:sz="0" w:space="0" w:color="auto"/>
        <w:right w:val="none" w:sz="0" w:space="0" w:color="auto"/>
      </w:divBdr>
    </w:div>
    <w:div w:id="57022970">
      <w:bodyDiv w:val="1"/>
      <w:marLeft w:val="0"/>
      <w:marRight w:val="0"/>
      <w:marTop w:val="0"/>
      <w:marBottom w:val="0"/>
      <w:divBdr>
        <w:top w:val="none" w:sz="0" w:space="0" w:color="auto"/>
        <w:left w:val="none" w:sz="0" w:space="0" w:color="auto"/>
        <w:bottom w:val="none" w:sz="0" w:space="0" w:color="auto"/>
        <w:right w:val="none" w:sz="0" w:space="0" w:color="auto"/>
      </w:divBdr>
    </w:div>
    <w:div w:id="65346106">
      <w:bodyDiv w:val="1"/>
      <w:marLeft w:val="0"/>
      <w:marRight w:val="0"/>
      <w:marTop w:val="0"/>
      <w:marBottom w:val="0"/>
      <w:divBdr>
        <w:top w:val="none" w:sz="0" w:space="0" w:color="auto"/>
        <w:left w:val="none" w:sz="0" w:space="0" w:color="auto"/>
        <w:bottom w:val="none" w:sz="0" w:space="0" w:color="auto"/>
        <w:right w:val="none" w:sz="0" w:space="0" w:color="auto"/>
      </w:divBdr>
    </w:div>
    <w:div w:id="68774898">
      <w:bodyDiv w:val="1"/>
      <w:marLeft w:val="0"/>
      <w:marRight w:val="0"/>
      <w:marTop w:val="0"/>
      <w:marBottom w:val="0"/>
      <w:divBdr>
        <w:top w:val="none" w:sz="0" w:space="0" w:color="auto"/>
        <w:left w:val="none" w:sz="0" w:space="0" w:color="auto"/>
        <w:bottom w:val="none" w:sz="0" w:space="0" w:color="auto"/>
        <w:right w:val="none" w:sz="0" w:space="0" w:color="auto"/>
      </w:divBdr>
    </w:div>
    <w:div w:id="72554382">
      <w:bodyDiv w:val="1"/>
      <w:marLeft w:val="0"/>
      <w:marRight w:val="0"/>
      <w:marTop w:val="0"/>
      <w:marBottom w:val="0"/>
      <w:divBdr>
        <w:top w:val="none" w:sz="0" w:space="0" w:color="auto"/>
        <w:left w:val="none" w:sz="0" w:space="0" w:color="auto"/>
        <w:bottom w:val="none" w:sz="0" w:space="0" w:color="auto"/>
        <w:right w:val="none" w:sz="0" w:space="0" w:color="auto"/>
      </w:divBdr>
    </w:div>
    <w:div w:id="76902210">
      <w:bodyDiv w:val="1"/>
      <w:marLeft w:val="0"/>
      <w:marRight w:val="0"/>
      <w:marTop w:val="0"/>
      <w:marBottom w:val="0"/>
      <w:divBdr>
        <w:top w:val="none" w:sz="0" w:space="0" w:color="auto"/>
        <w:left w:val="none" w:sz="0" w:space="0" w:color="auto"/>
        <w:bottom w:val="none" w:sz="0" w:space="0" w:color="auto"/>
        <w:right w:val="none" w:sz="0" w:space="0" w:color="auto"/>
      </w:divBdr>
    </w:div>
    <w:div w:id="84619701">
      <w:bodyDiv w:val="1"/>
      <w:marLeft w:val="0"/>
      <w:marRight w:val="0"/>
      <w:marTop w:val="0"/>
      <w:marBottom w:val="0"/>
      <w:divBdr>
        <w:top w:val="none" w:sz="0" w:space="0" w:color="auto"/>
        <w:left w:val="none" w:sz="0" w:space="0" w:color="auto"/>
        <w:bottom w:val="none" w:sz="0" w:space="0" w:color="auto"/>
        <w:right w:val="none" w:sz="0" w:space="0" w:color="auto"/>
      </w:divBdr>
    </w:div>
    <w:div w:id="100229295">
      <w:bodyDiv w:val="1"/>
      <w:marLeft w:val="0"/>
      <w:marRight w:val="0"/>
      <w:marTop w:val="0"/>
      <w:marBottom w:val="0"/>
      <w:divBdr>
        <w:top w:val="none" w:sz="0" w:space="0" w:color="auto"/>
        <w:left w:val="none" w:sz="0" w:space="0" w:color="auto"/>
        <w:bottom w:val="none" w:sz="0" w:space="0" w:color="auto"/>
        <w:right w:val="none" w:sz="0" w:space="0" w:color="auto"/>
      </w:divBdr>
    </w:div>
    <w:div w:id="108087536">
      <w:bodyDiv w:val="1"/>
      <w:marLeft w:val="0"/>
      <w:marRight w:val="0"/>
      <w:marTop w:val="0"/>
      <w:marBottom w:val="0"/>
      <w:divBdr>
        <w:top w:val="none" w:sz="0" w:space="0" w:color="auto"/>
        <w:left w:val="none" w:sz="0" w:space="0" w:color="auto"/>
        <w:bottom w:val="none" w:sz="0" w:space="0" w:color="auto"/>
        <w:right w:val="none" w:sz="0" w:space="0" w:color="auto"/>
      </w:divBdr>
    </w:div>
    <w:div w:id="116535022">
      <w:bodyDiv w:val="1"/>
      <w:marLeft w:val="0"/>
      <w:marRight w:val="0"/>
      <w:marTop w:val="0"/>
      <w:marBottom w:val="0"/>
      <w:divBdr>
        <w:top w:val="none" w:sz="0" w:space="0" w:color="auto"/>
        <w:left w:val="none" w:sz="0" w:space="0" w:color="auto"/>
        <w:bottom w:val="none" w:sz="0" w:space="0" w:color="auto"/>
        <w:right w:val="none" w:sz="0" w:space="0" w:color="auto"/>
      </w:divBdr>
    </w:div>
    <w:div w:id="133110163">
      <w:bodyDiv w:val="1"/>
      <w:marLeft w:val="0"/>
      <w:marRight w:val="0"/>
      <w:marTop w:val="0"/>
      <w:marBottom w:val="0"/>
      <w:divBdr>
        <w:top w:val="none" w:sz="0" w:space="0" w:color="auto"/>
        <w:left w:val="none" w:sz="0" w:space="0" w:color="auto"/>
        <w:bottom w:val="none" w:sz="0" w:space="0" w:color="auto"/>
        <w:right w:val="none" w:sz="0" w:space="0" w:color="auto"/>
      </w:divBdr>
    </w:div>
    <w:div w:id="143743652">
      <w:bodyDiv w:val="1"/>
      <w:marLeft w:val="0"/>
      <w:marRight w:val="0"/>
      <w:marTop w:val="0"/>
      <w:marBottom w:val="0"/>
      <w:divBdr>
        <w:top w:val="none" w:sz="0" w:space="0" w:color="auto"/>
        <w:left w:val="none" w:sz="0" w:space="0" w:color="auto"/>
        <w:bottom w:val="none" w:sz="0" w:space="0" w:color="auto"/>
        <w:right w:val="none" w:sz="0" w:space="0" w:color="auto"/>
      </w:divBdr>
      <w:divsChild>
        <w:div w:id="822935745">
          <w:marLeft w:val="480"/>
          <w:marRight w:val="0"/>
          <w:marTop w:val="0"/>
          <w:marBottom w:val="0"/>
          <w:divBdr>
            <w:top w:val="none" w:sz="0" w:space="0" w:color="auto"/>
            <w:left w:val="none" w:sz="0" w:space="0" w:color="auto"/>
            <w:bottom w:val="none" w:sz="0" w:space="0" w:color="auto"/>
            <w:right w:val="none" w:sz="0" w:space="0" w:color="auto"/>
          </w:divBdr>
        </w:div>
        <w:div w:id="1679384949">
          <w:marLeft w:val="480"/>
          <w:marRight w:val="0"/>
          <w:marTop w:val="0"/>
          <w:marBottom w:val="0"/>
          <w:divBdr>
            <w:top w:val="none" w:sz="0" w:space="0" w:color="auto"/>
            <w:left w:val="none" w:sz="0" w:space="0" w:color="auto"/>
            <w:bottom w:val="none" w:sz="0" w:space="0" w:color="auto"/>
            <w:right w:val="none" w:sz="0" w:space="0" w:color="auto"/>
          </w:divBdr>
        </w:div>
        <w:div w:id="1741322906">
          <w:marLeft w:val="480"/>
          <w:marRight w:val="0"/>
          <w:marTop w:val="0"/>
          <w:marBottom w:val="0"/>
          <w:divBdr>
            <w:top w:val="none" w:sz="0" w:space="0" w:color="auto"/>
            <w:left w:val="none" w:sz="0" w:space="0" w:color="auto"/>
            <w:bottom w:val="none" w:sz="0" w:space="0" w:color="auto"/>
            <w:right w:val="none" w:sz="0" w:space="0" w:color="auto"/>
          </w:divBdr>
        </w:div>
      </w:divsChild>
    </w:div>
    <w:div w:id="145705573">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89086">
      <w:bodyDiv w:val="1"/>
      <w:marLeft w:val="0"/>
      <w:marRight w:val="0"/>
      <w:marTop w:val="0"/>
      <w:marBottom w:val="0"/>
      <w:divBdr>
        <w:top w:val="none" w:sz="0" w:space="0" w:color="auto"/>
        <w:left w:val="none" w:sz="0" w:space="0" w:color="auto"/>
        <w:bottom w:val="none" w:sz="0" w:space="0" w:color="auto"/>
        <w:right w:val="none" w:sz="0" w:space="0" w:color="auto"/>
      </w:divBdr>
      <w:divsChild>
        <w:div w:id="99767582">
          <w:marLeft w:val="480"/>
          <w:marRight w:val="0"/>
          <w:marTop w:val="0"/>
          <w:marBottom w:val="0"/>
          <w:divBdr>
            <w:top w:val="none" w:sz="0" w:space="0" w:color="auto"/>
            <w:left w:val="none" w:sz="0" w:space="0" w:color="auto"/>
            <w:bottom w:val="none" w:sz="0" w:space="0" w:color="auto"/>
            <w:right w:val="none" w:sz="0" w:space="0" w:color="auto"/>
          </w:divBdr>
        </w:div>
        <w:div w:id="1894387897">
          <w:marLeft w:val="480"/>
          <w:marRight w:val="0"/>
          <w:marTop w:val="0"/>
          <w:marBottom w:val="0"/>
          <w:divBdr>
            <w:top w:val="none" w:sz="0" w:space="0" w:color="auto"/>
            <w:left w:val="none" w:sz="0" w:space="0" w:color="auto"/>
            <w:bottom w:val="none" w:sz="0" w:space="0" w:color="auto"/>
            <w:right w:val="none" w:sz="0" w:space="0" w:color="auto"/>
          </w:divBdr>
        </w:div>
        <w:div w:id="93786539">
          <w:marLeft w:val="480"/>
          <w:marRight w:val="0"/>
          <w:marTop w:val="0"/>
          <w:marBottom w:val="0"/>
          <w:divBdr>
            <w:top w:val="none" w:sz="0" w:space="0" w:color="auto"/>
            <w:left w:val="none" w:sz="0" w:space="0" w:color="auto"/>
            <w:bottom w:val="none" w:sz="0" w:space="0" w:color="auto"/>
            <w:right w:val="none" w:sz="0" w:space="0" w:color="auto"/>
          </w:divBdr>
        </w:div>
        <w:div w:id="1546794659">
          <w:marLeft w:val="480"/>
          <w:marRight w:val="0"/>
          <w:marTop w:val="0"/>
          <w:marBottom w:val="0"/>
          <w:divBdr>
            <w:top w:val="none" w:sz="0" w:space="0" w:color="auto"/>
            <w:left w:val="none" w:sz="0" w:space="0" w:color="auto"/>
            <w:bottom w:val="none" w:sz="0" w:space="0" w:color="auto"/>
            <w:right w:val="none" w:sz="0" w:space="0" w:color="auto"/>
          </w:divBdr>
        </w:div>
        <w:div w:id="346567157">
          <w:marLeft w:val="480"/>
          <w:marRight w:val="0"/>
          <w:marTop w:val="0"/>
          <w:marBottom w:val="0"/>
          <w:divBdr>
            <w:top w:val="none" w:sz="0" w:space="0" w:color="auto"/>
            <w:left w:val="none" w:sz="0" w:space="0" w:color="auto"/>
            <w:bottom w:val="none" w:sz="0" w:space="0" w:color="auto"/>
            <w:right w:val="none" w:sz="0" w:space="0" w:color="auto"/>
          </w:divBdr>
        </w:div>
        <w:div w:id="325207375">
          <w:marLeft w:val="480"/>
          <w:marRight w:val="0"/>
          <w:marTop w:val="0"/>
          <w:marBottom w:val="0"/>
          <w:divBdr>
            <w:top w:val="none" w:sz="0" w:space="0" w:color="auto"/>
            <w:left w:val="none" w:sz="0" w:space="0" w:color="auto"/>
            <w:bottom w:val="none" w:sz="0" w:space="0" w:color="auto"/>
            <w:right w:val="none" w:sz="0" w:space="0" w:color="auto"/>
          </w:divBdr>
        </w:div>
        <w:div w:id="2034334706">
          <w:marLeft w:val="480"/>
          <w:marRight w:val="0"/>
          <w:marTop w:val="0"/>
          <w:marBottom w:val="0"/>
          <w:divBdr>
            <w:top w:val="none" w:sz="0" w:space="0" w:color="auto"/>
            <w:left w:val="none" w:sz="0" w:space="0" w:color="auto"/>
            <w:bottom w:val="none" w:sz="0" w:space="0" w:color="auto"/>
            <w:right w:val="none" w:sz="0" w:space="0" w:color="auto"/>
          </w:divBdr>
        </w:div>
        <w:div w:id="829710147">
          <w:marLeft w:val="480"/>
          <w:marRight w:val="0"/>
          <w:marTop w:val="0"/>
          <w:marBottom w:val="0"/>
          <w:divBdr>
            <w:top w:val="none" w:sz="0" w:space="0" w:color="auto"/>
            <w:left w:val="none" w:sz="0" w:space="0" w:color="auto"/>
            <w:bottom w:val="none" w:sz="0" w:space="0" w:color="auto"/>
            <w:right w:val="none" w:sz="0" w:space="0" w:color="auto"/>
          </w:divBdr>
        </w:div>
        <w:div w:id="676157221">
          <w:marLeft w:val="480"/>
          <w:marRight w:val="0"/>
          <w:marTop w:val="0"/>
          <w:marBottom w:val="0"/>
          <w:divBdr>
            <w:top w:val="none" w:sz="0" w:space="0" w:color="auto"/>
            <w:left w:val="none" w:sz="0" w:space="0" w:color="auto"/>
            <w:bottom w:val="none" w:sz="0" w:space="0" w:color="auto"/>
            <w:right w:val="none" w:sz="0" w:space="0" w:color="auto"/>
          </w:divBdr>
        </w:div>
        <w:div w:id="1446659205">
          <w:marLeft w:val="480"/>
          <w:marRight w:val="0"/>
          <w:marTop w:val="0"/>
          <w:marBottom w:val="0"/>
          <w:divBdr>
            <w:top w:val="none" w:sz="0" w:space="0" w:color="auto"/>
            <w:left w:val="none" w:sz="0" w:space="0" w:color="auto"/>
            <w:bottom w:val="none" w:sz="0" w:space="0" w:color="auto"/>
            <w:right w:val="none" w:sz="0" w:space="0" w:color="auto"/>
          </w:divBdr>
        </w:div>
        <w:div w:id="1207991490">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1739355782">
          <w:marLeft w:val="480"/>
          <w:marRight w:val="0"/>
          <w:marTop w:val="0"/>
          <w:marBottom w:val="0"/>
          <w:divBdr>
            <w:top w:val="none" w:sz="0" w:space="0" w:color="auto"/>
            <w:left w:val="none" w:sz="0" w:space="0" w:color="auto"/>
            <w:bottom w:val="none" w:sz="0" w:space="0" w:color="auto"/>
            <w:right w:val="none" w:sz="0" w:space="0" w:color="auto"/>
          </w:divBdr>
        </w:div>
        <w:div w:id="737362492">
          <w:marLeft w:val="480"/>
          <w:marRight w:val="0"/>
          <w:marTop w:val="0"/>
          <w:marBottom w:val="0"/>
          <w:divBdr>
            <w:top w:val="none" w:sz="0" w:space="0" w:color="auto"/>
            <w:left w:val="none" w:sz="0" w:space="0" w:color="auto"/>
            <w:bottom w:val="none" w:sz="0" w:space="0" w:color="auto"/>
            <w:right w:val="none" w:sz="0" w:space="0" w:color="auto"/>
          </w:divBdr>
        </w:div>
        <w:div w:id="214898109">
          <w:marLeft w:val="480"/>
          <w:marRight w:val="0"/>
          <w:marTop w:val="0"/>
          <w:marBottom w:val="0"/>
          <w:divBdr>
            <w:top w:val="none" w:sz="0" w:space="0" w:color="auto"/>
            <w:left w:val="none" w:sz="0" w:space="0" w:color="auto"/>
            <w:bottom w:val="none" w:sz="0" w:space="0" w:color="auto"/>
            <w:right w:val="none" w:sz="0" w:space="0" w:color="auto"/>
          </w:divBdr>
        </w:div>
        <w:div w:id="2059545421">
          <w:marLeft w:val="480"/>
          <w:marRight w:val="0"/>
          <w:marTop w:val="0"/>
          <w:marBottom w:val="0"/>
          <w:divBdr>
            <w:top w:val="none" w:sz="0" w:space="0" w:color="auto"/>
            <w:left w:val="none" w:sz="0" w:space="0" w:color="auto"/>
            <w:bottom w:val="none" w:sz="0" w:space="0" w:color="auto"/>
            <w:right w:val="none" w:sz="0" w:space="0" w:color="auto"/>
          </w:divBdr>
        </w:div>
        <w:div w:id="756750448">
          <w:marLeft w:val="480"/>
          <w:marRight w:val="0"/>
          <w:marTop w:val="0"/>
          <w:marBottom w:val="0"/>
          <w:divBdr>
            <w:top w:val="none" w:sz="0" w:space="0" w:color="auto"/>
            <w:left w:val="none" w:sz="0" w:space="0" w:color="auto"/>
            <w:bottom w:val="none" w:sz="0" w:space="0" w:color="auto"/>
            <w:right w:val="none" w:sz="0" w:space="0" w:color="auto"/>
          </w:divBdr>
        </w:div>
        <w:div w:id="414935228">
          <w:marLeft w:val="480"/>
          <w:marRight w:val="0"/>
          <w:marTop w:val="0"/>
          <w:marBottom w:val="0"/>
          <w:divBdr>
            <w:top w:val="none" w:sz="0" w:space="0" w:color="auto"/>
            <w:left w:val="none" w:sz="0" w:space="0" w:color="auto"/>
            <w:bottom w:val="none" w:sz="0" w:space="0" w:color="auto"/>
            <w:right w:val="none" w:sz="0" w:space="0" w:color="auto"/>
          </w:divBdr>
        </w:div>
        <w:div w:id="689064518">
          <w:marLeft w:val="480"/>
          <w:marRight w:val="0"/>
          <w:marTop w:val="0"/>
          <w:marBottom w:val="0"/>
          <w:divBdr>
            <w:top w:val="none" w:sz="0" w:space="0" w:color="auto"/>
            <w:left w:val="none" w:sz="0" w:space="0" w:color="auto"/>
            <w:bottom w:val="none" w:sz="0" w:space="0" w:color="auto"/>
            <w:right w:val="none" w:sz="0" w:space="0" w:color="auto"/>
          </w:divBdr>
        </w:div>
        <w:div w:id="144320018">
          <w:marLeft w:val="480"/>
          <w:marRight w:val="0"/>
          <w:marTop w:val="0"/>
          <w:marBottom w:val="0"/>
          <w:divBdr>
            <w:top w:val="none" w:sz="0" w:space="0" w:color="auto"/>
            <w:left w:val="none" w:sz="0" w:space="0" w:color="auto"/>
            <w:bottom w:val="none" w:sz="0" w:space="0" w:color="auto"/>
            <w:right w:val="none" w:sz="0" w:space="0" w:color="auto"/>
          </w:divBdr>
        </w:div>
        <w:div w:id="277296198">
          <w:marLeft w:val="480"/>
          <w:marRight w:val="0"/>
          <w:marTop w:val="0"/>
          <w:marBottom w:val="0"/>
          <w:divBdr>
            <w:top w:val="none" w:sz="0" w:space="0" w:color="auto"/>
            <w:left w:val="none" w:sz="0" w:space="0" w:color="auto"/>
            <w:bottom w:val="none" w:sz="0" w:space="0" w:color="auto"/>
            <w:right w:val="none" w:sz="0" w:space="0" w:color="auto"/>
          </w:divBdr>
        </w:div>
        <w:div w:id="2084259541">
          <w:marLeft w:val="480"/>
          <w:marRight w:val="0"/>
          <w:marTop w:val="0"/>
          <w:marBottom w:val="0"/>
          <w:divBdr>
            <w:top w:val="none" w:sz="0" w:space="0" w:color="auto"/>
            <w:left w:val="none" w:sz="0" w:space="0" w:color="auto"/>
            <w:bottom w:val="none" w:sz="0" w:space="0" w:color="auto"/>
            <w:right w:val="none" w:sz="0" w:space="0" w:color="auto"/>
          </w:divBdr>
        </w:div>
        <w:div w:id="1677614713">
          <w:marLeft w:val="480"/>
          <w:marRight w:val="0"/>
          <w:marTop w:val="0"/>
          <w:marBottom w:val="0"/>
          <w:divBdr>
            <w:top w:val="none" w:sz="0" w:space="0" w:color="auto"/>
            <w:left w:val="none" w:sz="0" w:space="0" w:color="auto"/>
            <w:bottom w:val="none" w:sz="0" w:space="0" w:color="auto"/>
            <w:right w:val="none" w:sz="0" w:space="0" w:color="auto"/>
          </w:divBdr>
        </w:div>
        <w:div w:id="1915236573">
          <w:marLeft w:val="480"/>
          <w:marRight w:val="0"/>
          <w:marTop w:val="0"/>
          <w:marBottom w:val="0"/>
          <w:divBdr>
            <w:top w:val="none" w:sz="0" w:space="0" w:color="auto"/>
            <w:left w:val="none" w:sz="0" w:space="0" w:color="auto"/>
            <w:bottom w:val="none" w:sz="0" w:space="0" w:color="auto"/>
            <w:right w:val="none" w:sz="0" w:space="0" w:color="auto"/>
          </w:divBdr>
        </w:div>
        <w:div w:id="317539901">
          <w:marLeft w:val="480"/>
          <w:marRight w:val="0"/>
          <w:marTop w:val="0"/>
          <w:marBottom w:val="0"/>
          <w:divBdr>
            <w:top w:val="none" w:sz="0" w:space="0" w:color="auto"/>
            <w:left w:val="none" w:sz="0" w:space="0" w:color="auto"/>
            <w:bottom w:val="none" w:sz="0" w:space="0" w:color="auto"/>
            <w:right w:val="none" w:sz="0" w:space="0" w:color="auto"/>
          </w:divBdr>
        </w:div>
        <w:div w:id="976764442">
          <w:marLeft w:val="480"/>
          <w:marRight w:val="0"/>
          <w:marTop w:val="0"/>
          <w:marBottom w:val="0"/>
          <w:divBdr>
            <w:top w:val="none" w:sz="0" w:space="0" w:color="auto"/>
            <w:left w:val="none" w:sz="0" w:space="0" w:color="auto"/>
            <w:bottom w:val="none" w:sz="0" w:space="0" w:color="auto"/>
            <w:right w:val="none" w:sz="0" w:space="0" w:color="auto"/>
          </w:divBdr>
        </w:div>
        <w:div w:id="2119369874">
          <w:marLeft w:val="480"/>
          <w:marRight w:val="0"/>
          <w:marTop w:val="0"/>
          <w:marBottom w:val="0"/>
          <w:divBdr>
            <w:top w:val="none" w:sz="0" w:space="0" w:color="auto"/>
            <w:left w:val="none" w:sz="0" w:space="0" w:color="auto"/>
            <w:bottom w:val="none" w:sz="0" w:space="0" w:color="auto"/>
            <w:right w:val="none" w:sz="0" w:space="0" w:color="auto"/>
          </w:divBdr>
        </w:div>
        <w:div w:id="1612786459">
          <w:marLeft w:val="480"/>
          <w:marRight w:val="0"/>
          <w:marTop w:val="0"/>
          <w:marBottom w:val="0"/>
          <w:divBdr>
            <w:top w:val="none" w:sz="0" w:space="0" w:color="auto"/>
            <w:left w:val="none" w:sz="0" w:space="0" w:color="auto"/>
            <w:bottom w:val="none" w:sz="0" w:space="0" w:color="auto"/>
            <w:right w:val="none" w:sz="0" w:space="0" w:color="auto"/>
          </w:divBdr>
        </w:div>
        <w:div w:id="1324704043">
          <w:marLeft w:val="480"/>
          <w:marRight w:val="0"/>
          <w:marTop w:val="0"/>
          <w:marBottom w:val="0"/>
          <w:divBdr>
            <w:top w:val="none" w:sz="0" w:space="0" w:color="auto"/>
            <w:left w:val="none" w:sz="0" w:space="0" w:color="auto"/>
            <w:bottom w:val="none" w:sz="0" w:space="0" w:color="auto"/>
            <w:right w:val="none" w:sz="0" w:space="0" w:color="auto"/>
          </w:divBdr>
        </w:div>
        <w:div w:id="1203907138">
          <w:marLeft w:val="480"/>
          <w:marRight w:val="0"/>
          <w:marTop w:val="0"/>
          <w:marBottom w:val="0"/>
          <w:divBdr>
            <w:top w:val="none" w:sz="0" w:space="0" w:color="auto"/>
            <w:left w:val="none" w:sz="0" w:space="0" w:color="auto"/>
            <w:bottom w:val="none" w:sz="0" w:space="0" w:color="auto"/>
            <w:right w:val="none" w:sz="0" w:space="0" w:color="auto"/>
          </w:divBdr>
        </w:div>
        <w:div w:id="842011548">
          <w:marLeft w:val="480"/>
          <w:marRight w:val="0"/>
          <w:marTop w:val="0"/>
          <w:marBottom w:val="0"/>
          <w:divBdr>
            <w:top w:val="none" w:sz="0" w:space="0" w:color="auto"/>
            <w:left w:val="none" w:sz="0" w:space="0" w:color="auto"/>
            <w:bottom w:val="none" w:sz="0" w:space="0" w:color="auto"/>
            <w:right w:val="none" w:sz="0" w:space="0" w:color="auto"/>
          </w:divBdr>
        </w:div>
        <w:div w:id="1404597806">
          <w:marLeft w:val="480"/>
          <w:marRight w:val="0"/>
          <w:marTop w:val="0"/>
          <w:marBottom w:val="0"/>
          <w:divBdr>
            <w:top w:val="none" w:sz="0" w:space="0" w:color="auto"/>
            <w:left w:val="none" w:sz="0" w:space="0" w:color="auto"/>
            <w:bottom w:val="none" w:sz="0" w:space="0" w:color="auto"/>
            <w:right w:val="none" w:sz="0" w:space="0" w:color="auto"/>
          </w:divBdr>
        </w:div>
        <w:div w:id="1999848184">
          <w:marLeft w:val="480"/>
          <w:marRight w:val="0"/>
          <w:marTop w:val="0"/>
          <w:marBottom w:val="0"/>
          <w:divBdr>
            <w:top w:val="none" w:sz="0" w:space="0" w:color="auto"/>
            <w:left w:val="none" w:sz="0" w:space="0" w:color="auto"/>
            <w:bottom w:val="none" w:sz="0" w:space="0" w:color="auto"/>
            <w:right w:val="none" w:sz="0" w:space="0" w:color="auto"/>
          </w:divBdr>
        </w:div>
        <w:div w:id="1332680234">
          <w:marLeft w:val="480"/>
          <w:marRight w:val="0"/>
          <w:marTop w:val="0"/>
          <w:marBottom w:val="0"/>
          <w:divBdr>
            <w:top w:val="none" w:sz="0" w:space="0" w:color="auto"/>
            <w:left w:val="none" w:sz="0" w:space="0" w:color="auto"/>
            <w:bottom w:val="none" w:sz="0" w:space="0" w:color="auto"/>
            <w:right w:val="none" w:sz="0" w:space="0" w:color="auto"/>
          </w:divBdr>
        </w:div>
        <w:div w:id="1208104310">
          <w:marLeft w:val="480"/>
          <w:marRight w:val="0"/>
          <w:marTop w:val="0"/>
          <w:marBottom w:val="0"/>
          <w:divBdr>
            <w:top w:val="none" w:sz="0" w:space="0" w:color="auto"/>
            <w:left w:val="none" w:sz="0" w:space="0" w:color="auto"/>
            <w:bottom w:val="none" w:sz="0" w:space="0" w:color="auto"/>
            <w:right w:val="none" w:sz="0" w:space="0" w:color="auto"/>
          </w:divBdr>
        </w:div>
        <w:div w:id="346294925">
          <w:marLeft w:val="480"/>
          <w:marRight w:val="0"/>
          <w:marTop w:val="0"/>
          <w:marBottom w:val="0"/>
          <w:divBdr>
            <w:top w:val="none" w:sz="0" w:space="0" w:color="auto"/>
            <w:left w:val="none" w:sz="0" w:space="0" w:color="auto"/>
            <w:bottom w:val="none" w:sz="0" w:space="0" w:color="auto"/>
            <w:right w:val="none" w:sz="0" w:space="0" w:color="auto"/>
          </w:divBdr>
        </w:div>
        <w:div w:id="1442796509">
          <w:marLeft w:val="480"/>
          <w:marRight w:val="0"/>
          <w:marTop w:val="0"/>
          <w:marBottom w:val="0"/>
          <w:divBdr>
            <w:top w:val="none" w:sz="0" w:space="0" w:color="auto"/>
            <w:left w:val="none" w:sz="0" w:space="0" w:color="auto"/>
            <w:bottom w:val="none" w:sz="0" w:space="0" w:color="auto"/>
            <w:right w:val="none" w:sz="0" w:space="0" w:color="auto"/>
          </w:divBdr>
        </w:div>
        <w:div w:id="1940719625">
          <w:marLeft w:val="480"/>
          <w:marRight w:val="0"/>
          <w:marTop w:val="0"/>
          <w:marBottom w:val="0"/>
          <w:divBdr>
            <w:top w:val="none" w:sz="0" w:space="0" w:color="auto"/>
            <w:left w:val="none" w:sz="0" w:space="0" w:color="auto"/>
            <w:bottom w:val="none" w:sz="0" w:space="0" w:color="auto"/>
            <w:right w:val="none" w:sz="0" w:space="0" w:color="auto"/>
          </w:divBdr>
        </w:div>
        <w:div w:id="1155950960">
          <w:marLeft w:val="480"/>
          <w:marRight w:val="0"/>
          <w:marTop w:val="0"/>
          <w:marBottom w:val="0"/>
          <w:divBdr>
            <w:top w:val="none" w:sz="0" w:space="0" w:color="auto"/>
            <w:left w:val="none" w:sz="0" w:space="0" w:color="auto"/>
            <w:bottom w:val="none" w:sz="0" w:space="0" w:color="auto"/>
            <w:right w:val="none" w:sz="0" w:space="0" w:color="auto"/>
          </w:divBdr>
        </w:div>
        <w:div w:id="541482502">
          <w:marLeft w:val="480"/>
          <w:marRight w:val="0"/>
          <w:marTop w:val="0"/>
          <w:marBottom w:val="0"/>
          <w:divBdr>
            <w:top w:val="none" w:sz="0" w:space="0" w:color="auto"/>
            <w:left w:val="none" w:sz="0" w:space="0" w:color="auto"/>
            <w:bottom w:val="none" w:sz="0" w:space="0" w:color="auto"/>
            <w:right w:val="none" w:sz="0" w:space="0" w:color="auto"/>
          </w:divBdr>
        </w:div>
        <w:div w:id="691612580">
          <w:marLeft w:val="480"/>
          <w:marRight w:val="0"/>
          <w:marTop w:val="0"/>
          <w:marBottom w:val="0"/>
          <w:divBdr>
            <w:top w:val="none" w:sz="0" w:space="0" w:color="auto"/>
            <w:left w:val="none" w:sz="0" w:space="0" w:color="auto"/>
            <w:bottom w:val="none" w:sz="0" w:space="0" w:color="auto"/>
            <w:right w:val="none" w:sz="0" w:space="0" w:color="auto"/>
          </w:divBdr>
        </w:div>
        <w:div w:id="1222445211">
          <w:marLeft w:val="480"/>
          <w:marRight w:val="0"/>
          <w:marTop w:val="0"/>
          <w:marBottom w:val="0"/>
          <w:divBdr>
            <w:top w:val="none" w:sz="0" w:space="0" w:color="auto"/>
            <w:left w:val="none" w:sz="0" w:space="0" w:color="auto"/>
            <w:bottom w:val="none" w:sz="0" w:space="0" w:color="auto"/>
            <w:right w:val="none" w:sz="0" w:space="0" w:color="auto"/>
          </w:divBdr>
        </w:div>
        <w:div w:id="585651709">
          <w:marLeft w:val="480"/>
          <w:marRight w:val="0"/>
          <w:marTop w:val="0"/>
          <w:marBottom w:val="0"/>
          <w:divBdr>
            <w:top w:val="none" w:sz="0" w:space="0" w:color="auto"/>
            <w:left w:val="none" w:sz="0" w:space="0" w:color="auto"/>
            <w:bottom w:val="none" w:sz="0" w:space="0" w:color="auto"/>
            <w:right w:val="none" w:sz="0" w:space="0" w:color="auto"/>
          </w:divBdr>
        </w:div>
        <w:div w:id="1880391498">
          <w:marLeft w:val="480"/>
          <w:marRight w:val="0"/>
          <w:marTop w:val="0"/>
          <w:marBottom w:val="0"/>
          <w:divBdr>
            <w:top w:val="none" w:sz="0" w:space="0" w:color="auto"/>
            <w:left w:val="none" w:sz="0" w:space="0" w:color="auto"/>
            <w:bottom w:val="none" w:sz="0" w:space="0" w:color="auto"/>
            <w:right w:val="none" w:sz="0" w:space="0" w:color="auto"/>
          </w:divBdr>
        </w:div>
        <w:div w:id="1522547021">
          <w:marLeft w:val="480"/>
          <w:marRight w:val="0"/>
          <w:marTop w:val="0"/>
          <w:marBottom w:val="0"/>
          <w:divBdr>
            <w:top w:val="none" w:sz="0" w:space="0" w:color="auto"/>
            <w:left w:val="none" w:sz="0" w:space="0" w:color="auto"/>
            <w:bottom w:val="none" w:sz="0" w:space="0" w:color="auto"/>
            <w:right w:val="none" w:sz="0" w:space="0" w:color="auto"/>
          </w:divBdr>
        </w:div>
        <w:div w:id="1429229773">
          <w:marLeft w:val="480"/>
          <w:marRight w:val="0"/>
          <w:marTop w:val="0"/>
          <w:marBottom w:val="0"/>
          <w:divBdr>
            <w:top w:val="none" w:sz="0" w:space="0" w:color="auto"/>
            <w:left w:val="none" w:sz="0" w:space="0" w:color="auto"/>
            <w:bottom w:val="none" w:sz="0" w:space="0" w:color="auto"/>
            <w:right w:val="none" w:sz="0" w:space="0" w:color="auto"/>
          </w:divBdr>
        </w:div>
        <w:div w:id="1625498945">
          <w:marLeft w:val="480"/>
          <w:marRight w:val="0"/>
          <w:marTop w:val="0"/>
          <w:marBottom w:val="0"/>
          <w:divBdr>
            <w:top w:val="none" w:sz="0" w:space="0" w:color="auto"/>
            <w:left w:val="none" w:sz="0" w:space="0" w:color="auto"/>
            <w:bottom w:val="none" w:sz="0" w:space="0" w:color="auto"/>
            <w:right w:val="none" w:sz="0" w:space="0" w:color="auto"/>
          </w:divBdr>
        </w:div>
        <w:div w:id="1130826213">
          <w:marLeft w:val="480"/>
          <w:marRight w:val="0"/>
          <w:marTop w:val="0"/>
          <w:marBottom w:val="0"/>
          <w:divBdr>
            <w:top w:val="none" w:sz="0" w:space="0" w:color="auto"/>
            <w:left w:val="none" w:sz="0" w:space="0" w:color="auto"/>
            <w:bottom w:val="none" w:sz="0" w:space="0" w:color="auto"/>
            <w:right w:val="none" w:sz="0" w:space="0" w:color="auto"/>
          </w:divBdr>
        </w:div>
        <w:div w:id="304624718">
          <w:marLeft w:val="480"/>
          <w:marRight w:val="0"/>
          <w:marTop w:val="0"/>
          <w:marBottom w:val="0"/>
          <w:divBdr>
            <w:top w:val="none" w:sz="0" w:space="0" w:color="auto"/>
            <w:left w:val="none" w:sz="0" w:space="0" w:color="auto"/>
            <w:bottom w:val="none" w:sz="0" w:space="0" w:color="auto"/>
            <w:right w:val="none" w:sz="0" w:space="0" w:color="auto"/>
          </w:divBdr>
        </w:div>
        <w:div w:id="605963844">
          <w:marLeft w:val="480"/>
          <w:marRight w:val="0"/>
          <w:marTop w:val="0"/>
          <w:marBottom w:val="0"/>
          <w:divBdr>
            <w:top w:val="none" w:sz="0" w:space="0" w:color="auto"/>
            <w:left w:val="none" w:sz="0" w:space="0" w:color="auto"/>
            <w:bottom w:val="none" w:sz="0" w:space="0" w:color="auto"/>
            <w:right w:val="none" w:sz="0" w:space="0" w:color="auto"/>
          </w:divBdr>
        </w:div>
        <w:div w:id="1059211332">
          <w:marLeft w:val="480"/>
          <w:marRight w:val="0"/>
          <w:marTop w:val="0"/>
          <w:marBottom w:val="0"/>
          <w:divBdr>
            <w:top w:val="none" w:sz="0" w:space="0" w:color="auto"/>
            <w:left w:val="none" w:sz="0" w:space="0" w:color="auto"/>
            <w:bottom w:val="none" w:sz="0" w:space="0" w:color="auto"/>
            <w:right w:val="none" w:sz="0" w:space="0" w:color="auto"/>
          </w:divBdr>
        </w:div>
      </w:divsChild>
    </w:div>
    <w:div w:id="164983344">
      <w:bodyDiv w:val="1"/>
      <w:marLeft w:val="0"/>
      <w:marRight w:val="0"/>
      <w:marTop w:val="0"/>
      <w:marBottom w:val="0"/>
      <w:divBdr>
        <w:top w:val="none" w:sz="0" w:space="0" w:color="auto"/>
        <w:left w:val="none" w:sz="0" w:space="0" w:color="auto"/>
        <w:bottom w:val="none" w:sz="0" w:space="0" w:color="auto"/>
        <w:right w:val="none" w:sz="0" w:space="0" w:color="auto"/>
      </w:divBdr>
    </w:div>
    <w:div w:id="181168201">
      <w:bodyDiv w:val="1"/>
      <w:marLeft w:val="0"/>
      <w:marRight w:val="0"/>
      <w:marTop w:val="0"/>
      <w:marBottom w:val="0"/>
      <w:divBdr>
        <w:top w:val="none" w:sz="0" w:space="0" w:color="auto"/>
        <w:left w:val="none" w:sz="0" w:space="0" w:color="auto"/>
        <w:bottom w:val="none" w:sz="0" w:space="0" w:color="auto"/>
        <w:right w:val="none" w:sz="0" w:space="0" w:color="auto"/>
      </w:divBdr>
    </w:div>
    <w:div w:id="190999512">
      <w:bodyDiv w:val="1"/>
      <w:marLeft w:val="0"/>
      <w:marRight w:val="0"/>
      <w:marTop w:val="0"/>
      <w:marBottom w:val="0"/>
      <w:divBdr>
        <w:top w:val="none" w:sz="0" w:space="0" w:color="auto"/>
        <w:left w:val="none" w:sz="0" w:space="0" w:color="auto"/>
        <w:bottom w:val="none" w:sz="0" w:space="0" w:color="auto"/>
        <w:right w:val="none" w:sz="0" w:space="0" w:color="auto"/>
      </w:divBdr>
    </w:div>
    <w:div w:id="191695911">
      <w:bodyDiv w:val="1"/>
      <w:marLeft w:val="0"/>
      <w:marRight w:val="0"/>
      <w:marTop w:val="0"/>
      <w:marBottom w:val="0"/>
      <w:divBdr>
        <w:top w:val="none" w:sz="0" w:space="0" w:color="auto"/>
        <w:left w:val="none" w:sz="0" w:space="0" w:color="auto"/>
        <w:bottom w:val="none" w:sz="0" w:space="0" w:color="auto"/>
        <w:right w:val="none" w:sz="0" w:space="0" w:color="auto"/>
      </w:divBdr>
    </w:div>
    <w:div w:id="193663717">
      <w:bodyDiv w:val="1"/>
      <w:marLeft w:val="0"/>
      <w:marRight w:val="0"/>
      <w:marTop w:val="0"/>
      <w:marBottom w:val="0"/>
      <w:divBdr>
        <w:top w:val="none" w:sz="0" w:space="0" w:color="auto"/>
        <w:left w:val="none" w:sz="0" w:space="0" w:color="auto"/>
        <w:bottom w:val="none" w:sz="0" w:space="0" w:color="auto"/>
        <w:right w:val="none" w:sz="0" w:space="0" w:color="auto"/>
      </w:divBdr>
    </w:div>
    <w:div w:id="197162188">
      <w:bodyDiv w:val="1"/>
      <w:marLeft w:val="0"/>
      <w:marRight w:val="0"/>
      <w:marTop w:val="0"/>
      <w:marBottom w:val="0"/>
      <w:divBdr>
        <w:top w:val="none" w:sz="0" w:space="0" w:color="auto"/>
        <w:left w:val="none" w:sz="0" w:space="0" w:color="auto"/>
        <w:bottom w:val="none" w:sz="0" w:space="0" w:color="auto"/>
        <w:right w:val="none" w:sz="0" w:space="0" w:color="auto"/>
      </w:divBdr>
    </w:div>
    <w:div w:id="204215623">
      <w:bodyDiv w:val="1"/>
      <w:marLeft w:val="0"/>
      <w:marRight w:val="0"/>
      <w:marTop w:val="0"/>
      <w:marBottom w:val="0"/>
      <w:divBdr>
        <w:top w:val="none" w:sz="0" w:space="0" w:color="auto"/>
        <w:left w:val="none" w:sz="0" w:space="0" w:color="auto"/>
        <w:bottom w:val="none" w:sz="0" w:space="0" w:color="auto"/>
        <w:right w:val="none" w:sz="0" w:space="0" w:color="auto"/>
      </w:divBdr>
      <w:divsChild>
        <w:div w:id="1582520741">
          <w:marLeft w:val="480"/>
          <w:marRight w:val="0"/>
          <w:marTop w:val="0"/>
          <w:marBottom w:val="0"/>
          <w:divBdr>
            <w:top w:val="none" w:sz="0" w:space="0" w:color="auto"/>
            <w:left w:val="none" w:sz="0" w:space="0" w:color="auto"/>
            <w:bottom w:val="none" w:sz="0" w:space="0" w:color="auto"/>
            <w:right w:val="none" w:sz="0" w:space="0" w:color="auto"/>
          </w:divBdr>
        </w:div>
        <w:div w:id="912857504">
          <w:marLeft w:val="480"/>
          <w:marRight w:val="0"/>
          <w:marTop w:val="0"/>
          <w:marBottom w:val="0"/>
          <w:divBdr>
            <w:top w:val="none" w:sz="0" w:space="0" w:color="auto"/>
            <w:left w:val="none" w:sz="0" w:space="0" w:color="auto"/>
            <w:bottom w:val="none" w:sz="0" w:space="0" w:color="auto"/>
            <w:right w:val="none" w:sz="0" w:space="0" w:color="auto"/>
          </w:divBdr>
        </w:div>
        <w:div w:id="247278981">
          <w:marLeft w:val="480"/>
          <w:marRight w:val="0"/>
          <w:marTop w:val="0"/>
          <w:marBottom w:val="0"/>
          <w:divBdr>
            <w:top w:val="none" w:sz="0" w:space="0" w:color="auto"/>
            <w:left w:val="none" w:sz="0" w:space="0" w:color="auto"/>
            <w:bottom w:val="none" w:sz="0" w:space="0" w:color="auto"/>
            <w:right w:val="none" w:sz="0" w:space="0" w:color="auto"/>
          </w:divBdr>
        </w:div>
        <w:div w:id="1729382003">
          <w:marLeft w:val="480"/>
          <w:marRight w:val="0"/>
          <w:marTop w:val="0"/>
          <w:marBottom w:val="0"/>
          <w:divBdr>
            <w:top w:val="none" w:sz="0" w:space="0" w:color="auto"/>
            <w:left w:val="none" w:sz="0" w:space="0" w:color="auto"/>
            <w:bottom w:val="none" w:sz="0" w:space="0" w:color="auto"/>
            <w:right w:val="none" w:sz="0" w:space="0" w:color="auto"/>
          </w:divBdr>
        </w:div>
        <w:div w:id="1078865831">
          <w:marLeft w:val="480"/>
          <w:marRight w:val="0"/>
          <w:marTop w:val="0"/>
          <w:marBottom w:val="0"/>
          <w:divBdr>
            <w:top w:val="none" w:sz="0" w:space="0" w:color="auto"/>
            <w:left w:val="none" w:sz="0" w:space="0" w:color="auto"/>
            <w:bottom w:val="none" w:sz="0" w:space="0" w:color="auto"/>
            <w:right w:val="none" w:sz="0" w:space="0" w:color="auto"/>
          </w:divBdr>
        </w:div>
        <w:div w:id="1002707549">
          <w:marLeft w:val="480"/>
          <w:marRight w:val="0"/>
          <w:marTop w:val="0"/>
          <w:marBottom w:val="0"/>
          <w:divBdr>
            <w:top w:val="none" w:sz="0" w:space="0" w:color="auto"/>
            <w:left w:val="none" w:sz="0" w:space="0" w:color="auto"/>
            <w:bottom w:val="none" w:sz="0" w:space="0" w:color="auto"/>
            <w:right w:val="none" w:sz="0" w:space="0" w:color="auto"/>
          </w:divBdr>
        </w:div>
        <w:div w:id="2067217338">
          <w:marLeft w:val="480"/>
          <w:marRight w:val="0"/>
          <w:marTop w:val="0"/>
          <w:marBottom w:val="0"/>
          <w:divBdr>
            <w:top w:val="none" w:sz="0" w:space="0" w:color="auto"/>
            <w:left w:val="none" w:sz="0" w:space="0" w:color="auto"/>
            <w:bottom w:val="none" w:sz="0" w:space="0" w:color="auto"/>
            <w:right w:val="none" w:sz="0" w:space="0" w:color="auto"/>
          </w:divBdr>
        </w:div>
        <w:div w:id="1498572273">
          <w:marLeft w:val="480"/>
          <w:marRight w:val="0"/>
          <w:marTop w:val="0"/>
          <w:marBottom w:val="0"/>
          <w:divBdr>
            <w:top w:val="none" w:sz="0" w:space="0" w:color="auto"/>
            <w:left w:val="none" w:sz="0" w:space="0" w:color="auto"/>
            <w:bottom w:val="none" w:sz="0" w:space="0" w:color="auto"/>
            <w:right w:val="none" w:sz="0" w:space="0" w:color="auto"/>
          </w:divBdr>
        </w:div>
        <w:div w:id="79261641">
          <w:marLeft w:val="480"/>
          <w:marRight w:val="0"/>
          <w:marTop w:val="0"/>
          <w:marBottom w:val="0"/>
          <w:divBdr>
            <w:top w:val="none" w:sz="0" w:space="0" w:color="auto"/>
            <w:left w:val="none" w:sz="0" w:space="0" w:color="auto"/>
            <w:bottom w:val="none" w:sz="0" w:space="0" w:color="auto"/>
            <w:right w:val="none" w:sz="0" w:space="0" w:color="auto"/>
          </w:divBdr>
        </w:div>
        <w:div w:id="540433770">
          <w:marLeft w:val="480"/>
          <w:marRight w:val="0"/>
          <w:marTop w:val="0"/>
          <w:marBottom w:val="0"/>
          <w:divBdr>
            <w:top w:val="none" w:sz="0" w:space="0" w:color="auto"/>
            <w:left w:val="none" w:sz="0" w:space="0" w:color="auto"/>
            <w:bottom w:val="none" w:sz="0" w:space="0" w:color="auto"/>
            <w:right w:val="none" w:sz="0" w:space="0" w:color="auto"/>
          </w:divBdr>
        </w:div>
        <w:div w:id="1024525087">
          <w:marLeft w:val="480"/>
          <w:marRight w:val="0"/>
          <w:marTop w:val="0"/>
          <w:marBottom w:val="0"/>
          <w:divBdr>
            <w:top w:val="none" w:sz="0" w:space="0" w:color="auto"/>
            <w:left w:val="none" w:sz="0" w:space="0" w:color="auto"/>
            <w:bottom w:val="none" w:sz="0" w:space="0" w:color="auto"/>
            <w:right w:val="none" w:sz="0" w:space="0" w:color="auto"/>
          </w:divBdr>
        </w:div>
        <w:div w:id="1218131995">
          <w:marLeft w:val="480"/>
          <w:marRight w:val="0"/>
          <w:marTop w:val="0"/>
          <w:marBottom w:val="0"/>
          <w:divBdr>
            <w:top w:val="none" w:sz="0" w:space="0" w:color="auto"/>
            <w:left w:val="none" w:sz="0" w:space="0" w:color="auto"/>
            <w:bottom w:val="none" w:sz="0" w:space="0" w:color="auto"/>
            <w:right w:val="none" w:sz="0" w:space="0" w:color="auto"/>
          </w:divBdr>
        </w:div>
        <w:div w:id="120652055">
          <w:marLeft w:val="480"/>
          <w:marRight w:val="0"/>
          <w:marTop w:val="0"/>
          <w:marBottom w:val="0"/>
          <w:divBdr>
            <w:top w:val="none" w:sz="0" w:space="0" w:color="auto"/>
            <w:left w:val="none" w:sz="0" w:space="0" w:color="auto"/>
            <w:bottom w:val="none" w:sz="0" w:space="0" w:color="auto"/>
            <w:right w:val="none" w:sz="0" w:space="0" w:color="auto"/>
          </w:divBdr>
        </w:div>
        <w:div w:id="1250504173">
          <w:marLeft w:val="480"/>
          <w:marRight w:val="0"/>
          <w:marTop w:val="0"/>
          <w:marBottom w:val="0"/>
          <w:divBdr>
            <w:top w:val="none" w:sz="0" w:space="0" w:color="auto"/>
            <w:left w:val="none" w:sz="0" w:space="0" w:color="auto"/>
            <w:bottom w:val="none" w:sz="0" w:space="0" w:color="auto"/>
            <w:right w:val="none" w:sz="0" w:space="0" w:color="auto"/>
          </w:divBdr>
        </w:div>
        <w:div w:id="2118210253">
          <w:marLeft w:val="480"/>
          <w:marRight w:val="0"/>
          <w:marTop w:val="0"/>
          <w:marBottom w:val="0"/>
          <w:divBdr>
            <w:top w:val="none" w:sz="0" w:space="0" w:color="auto"/>
            <w:left w:val="none" w:sz="0" w:space="0" w:color="auto"/>
            <w:bottom w:val="none" w:sz="0" w:space="0" w:color="auto"/>
            <w:right w:val="none" w:sz="0" w:space="0" w:color="auto"/>
          </w:divBdr>
        </w:div>
        <w:div w:id="599223686">
          <w:marLeft w:val="480"/>
          <w:marRight w:val="0"/>
          <w:marTop w:val="0"/>
          <w:marBottom w:val="0"/>
          <w:divBdr>
            <w:top w:val="none" w:sz="0" w:space="0" w:color="auto"/>
            <w:left w:val="none" w:sz="0" w:space="0" w:color="auto"/>
            <w:bottom w:val="none" w:sz="0" w:space="0" w:color="auto"/>
            <w:right w:val="none" w:sz="0" w:space="0" w:color="auto"/>
          </w:divBdr>
        </w:div>
        <w:div w:id="1249845109">
          <w:marLeft w:val="480"/>
          <w:marRight w:val="0"/>
          <w:marTop w:val="0"/>
          <w:marBottom w:val="0"/>
          <w:divBdr>
            <w:top w:val="none" w:sz="0" w:space="0" w:color="auto"/>
            <w:left w:val="none" w:sz="0" w:space="0" w:color="auto"/>
            <w:bottom w:val="none" w:sz="0" w:space="0" w:color="auto"/>
            <w:right w:val="none" w:sz="0" w:space="0" w:color="auto"/>
          </w:divBdr>
        </w:div>
        <w:div w:id="1258098342">
          <w:marLeft w:val="480"/>
          <w:marRight w:val="0"/>
          <w:marTop w:val="0"/>
          <w:marBottom w:val="0"/>
          <w:divBdr>
            <w:top w:val="none" w:sz="0" w:space="0" w:color="auto"/>
            <w:left w:val="none" w:sz="0" w:space="0" w:color="auto"/>
            <w:bottom w:val="none" w:sz="0" w:space="0" w:color="auto"/>
            <w:right w:val="none" w:sz="0" w:space="0" w:color="auto"/>
          </w:divBdr>
        </w:div>
        <w:div w:id="1988968182">
          <w:marLeft w:val="480"/>
          <w:marRight w:val="0"/>
          <w:marTop w:val="0"/>
          <w:marBottom w:val="0"/>
          <w:divBdr>
            <w:top w:val="none" w:sz="0" w:space="0" w:color="auto"/>
            <w:left w:val="none" w:sz="0" w:space="0" w:color="auto"/>
            <w:bottom w:val="none" w:sz="0" w:space="0" w:color="auto"/>
            <w:right w:val="none" w:sz="0" w:space="0" w:color="auto"/>
          </w:divBdr>
        </w:div>
        <w:div w:id="1874464725">
          <w:marLeft w:val="480"/>
          <w:marRight w:val="0"/>
          <w:marTop w:val="0"/>
          <w:marBottom w:val="0"/>
          <w:divBdr>
            <w:top w:val="none" w:sz="0" w:space="0" w:color="auto"/>
            <w:left w:val="none" w:sz="0" w:space="0" w:color="auto"/>
            <w:bottom w:val="none" w:sz="0" w:space="0" w:color="auto"/>
            <w:right w:val="none" w:sz="0" w:space="0" w:color="auto"/>
          </w:divBdr>
        </w:div>
        <w:div w:id="1781299774">
          <w:marLeft w:val="480"/>
          <w:marRight w:val="0"/>
          <w:marTop w:val="0"/>
          <w:marBottom w:val="0"/>
          <w:divBdr>
            <w:top w:val="none" w:sz="0" w:space="0" w:color="auto"/>
            <w:left w:val="none" w:sz="0" w:space="0" w:color="auto"/>
            <w:bottom w:val="none" w:sz="0" w:space="0" w:color="auto"/>
            <w:right w:val="none" w:sz="0" w:space="0" w:color="auto"/>
          </w:divBdr>
        </w:div>
        <w:div w:id="1084767396">
          <w:marLeft w:val="480"/>
          <w:marRight w:val="0"/>
          <w:marTop w:val="0"/>
          <w:marBottom w:val="0"/>
          <w:divBdr>
            <w:top w:val="none" w:sz="0" w:space="0" w:color="auto"/>
            <w:left w:val="none" w:sz="0" w:space="0" w:color="auto"/>
            <w:bottom w:val="none" w:sz="0" w:space="0" w:color="auto"/>
            <w:right w:val="none" w:sz="0" w:space="0" w:color="auto"/>
          </w:divBdr>
        </w:div>
        <w:div w:id="2095545922">
          <w:marLeft w:val="480"/>
          <w:marRight w:val="0"/>
          <w:marTop w:val="0"/>
          <w:marBottom w:val="0"/>
          <w:divBdr>
            <w:top w:val="none" w:sz="0" w:space="0" w:color="auto"/>
            <w:left w:val="none" w:sz="0" w:space="0" w:color="auto"/>
            <w:bottom w:val="none" w:sz="0" w:space="0" w:color="auto"/>
            <w:right w:val="none" w:sz="0" w:space="0" w:color="auto"/>
          </w:divBdr>
        </w:div>
        <w:div w:id="1403260797">
          <w:marLeft w:val="480"/>
          <w:marRight w:val="0"/>
          <w:marTop w:val="0"/>
          <w:marBottom w:val="0"/>
          <w:divBdr>
            <w:top w:val="none" w:sz="0" w:space="0" w:color="auto"/>
            <w:left w:val="none" w:sz="0" w:space="0" w:color="auto"/>
            <w:bottom w:val="none" w:sz="0" w:space="0" w:color="auto"/>
            <w:right w:val="none" w:sz="0" w:space="0" w:color="auto"/>
          </w:divBdr>
        </w:div>
        <w:div w:id="950282800">
          <w:marLeft w:val="480"/>
          <w:marRight w:val="0"/>
          <w:marTop w:val="0"/>
          <w:marBottom w:val="0"/>
          <w:divBdr>
            <w:top w:val="none" w:sz="0" w:space="0" w:color="auto"/>
            <w:left w:val="none" w:sz="0" w:space="0" w:color="auto"/>
            <w:bottom w:val="none" w:sz="0" w:space="0" w:color="auto"/>
            <w:right w:val="none" w:sz="0" w:space="0" w:color="auto"/>
          </w:divBdr>
        </w:div>
        <w:div w:id="97533608">
          <w:marLeft w:val="480"/>
          <w:marRight w:val="0"/>
          <w:marTop w:val="0"/>
          <w:marBottom w:val="0"/>
          <w:divBdr>
            <w:top w:val="none" w:sz="0" w:space="0" w:color="auto"/>
            <w:left w:val="none" w:sz="0" w:space="0" w:color="auto"/>
            <w:bottom w:val="none" w:sz="0" w:space="0" w:color="auto"/>
            <w:right w:val="none" w:sz="0" w:space="0" w:color="auto"/>
          </w:divBdr>
        </w:div>
        <w:div w:id="1095595614">
          <w:marLeft w:val="480"/>
          <w:marRight w:val="0"/>
          <w:marTop w:val="0"/>
          <w:marBottom w:val="0"/>
          <w:divBdr>
            <w:top w:val="none" w:sz="0" w:space="0" w:color="auto"/>
            <w:left w:val="none" w:sz="0" w:space="0" w:color="auto"/>
            <w:bottom w:val="none" w:sz="0" w:space="0" w:color="auto"/>
            <w:right w:val="none" w:sz="0" w:space="0" w:color="auto"/>
          </w:divBdr>
        </w:div>
        <w:div w:id="795222122">
          <w:marLeft w:val="480"/>
          <w:marRight w:val="0"/>
          <w:marTop w:val="0"/>
          <w:marBottom w:val="0"/>
          <w:divBdr>
            <w:top w:val="none" w:sz="0" w:space="0" w:color="auto"/>
            <w:left w:val="none" w:sz="0" w:space="0" w:color="auto"/>
            <w:bottom w:val="none" w:sz="0" w:space="0" w:color="auto"/>
            <w:right w:val="none" w:sz="0" w:space="0" w:color="auto"/>
          </w:divBdr>
        </w:div>
        <w:div w:id="656764788">
          <w:marLeft w:val="480"/>
          <w:marRight w:val="0"/>
          <w:marTop w:val="0"/>
          <w:marBottom w:val="0"/>
          <w:divBdr>
            <w:top w:val="none" w:sz="0" w:space="0" w:color="auto"/>
            <w:left w:val="none" w:sz="0" w:space="0" w:color="auto"/>
            <w:bottom w:val="none" w:sz="0" w:space="0" w:color="auto"/>
            <w:right w:val="none" w:sz="0" w:space="0" w:color="auto"/>
          </w:divBdr>
        </w:div>
        <w:div w:id="1536698750">
          <w:marLeft w:val="480"/>
          <w:marRight w:val="0"/>
          <w:marTop w:val="0"/>
          <w:marBottom w:val="0"/>
          <w:divBdr>
            <w:top w:val="none" w:sz="0" w:space="0" w:color="auto"/>
            <w:left w:val="none" w:sz="0" w:space="0" w:color="auto"/>
            <w:bottom w:val="none" w:sz="0" w:space="0" w:color="auto"/>
            <w:right w:val="none" w:sz="0" w:space="0" w:color="auto"/>
          </w:divBdr>
        </w:div>
        <w:div w:id="1820074274">
          <w:marLeft w:val="480"/>
          <w:marRight w:val="0"/>
          <w:marTop w:val="0"/>
          <w:marBottom w:val="0"/>
          <w:divBdr>
            <w:top w:val="none" w:sz="0" w:space="0" w:color="auto"/>
            <w:left w:val="none" w:sz="0" w:space="0" w:color="auto"/>
            <w:bottom w:val="none" w:sz="0" w:space="0" w:color="auto"/>
            <w:right w:val="none" w:sz="0" w:space="0" w:color="auto"/>
          </w:divBdr>
        </w:div>
        <w:div w:id="883176095">
          <w:marLeft w:val="480"/>
          <w:marRight w:val="0"/>
          <w:marTop w:val="0"/>
          <w:marBottom w:val="0"/>
          <w:divBdr>
            <w:top w:val="none" w:sz="0" w:space="0" w:color="auto"/>
            <w:left w:val="none" w:sz="0" w:space="0" w:color="auto"/>
            <w:bottom w:val="none" w:sz="0" w:space="0" w:color="auto"/>
            <w:right w:val="none" w:sz="0" w:space="0" w:color="auto"/>
          </w:divBdr>
        </w:div>
        <w:div w:id="556937578">
          <w:marLeft w:val="480"/>
          <w:marRight w:val="0"/>
          <w:marTop w:val="0"/>
          <w:marBottom w:val="0"/>
          <w:divBdr>
            <w:top w:val="none" w:sz="0" w:space="0" w:color="auto"/>
            <w:left w:val="none" w:sz="0" w:space="0" w:color="auto"/>
            <w:bottom w:val="none" w:sz="0" w:space="0" w:color="auto"/>
            <w:right w:val="none" w:sz="0" w:space="0" w:color="auto"/>
          </w:divBdr>
        </w:div>
        <w:div w:id="1188562481">
          <w:marLeft w:val="480"/>
          <w:marRight w:val="0"/>
          <w:marTop w:val="0"/>
          <w:marBottom w:val="0"/>
          <w:divBdr>
            <w:top w:val="none" w:sz="0" w:space="0" w:color="auto"/>
            <w:left w:val="none" w:sz="0" w:space="0" w:color="auto"/>
            <w:bottom w:val="none" w:sz="0" w:space="0" w:color="auto"/>
            <w:right w:val="none" w:sz="0" w:space="0" w:color="auto"/>
          </w:divBdr>
        </w:div>
        <w:div w:id="489642691">
          <w:marLeft w:val="480"/>
          <w:marRight w:val="0"/>
          <w:marTop w:val="0"/>
          <w:marBottom w:val="0"/>
          <w:divBdr>
            <w:top w:val="none" w:sz="0" w:space="0" w:color="auto"/>
            <w:left w:val="none" w:sz="0" w:space="0" w:color="auto"/>
            <w:bottom w:val="none" w:sz="0" w:space="0" w:color="auto"/>
            <w:right w:val="none" w:sz="0" w:space="0" w:color="auto"/>
          </w:divBdr>
        </w:div>
        <w:div w:id="329987657">
          <w:marLeft w:val="480"/>
          <w:marRight w:val="0"/>
          <w:marTop w:val="0"/>
          <w:marBottom w:val="0"/>
          <w:divBdr>
            <w:top w:val="none" w:sz="0" w:space="0" w:color="auto"/>
            <w:left w:val="none" w:sz="0" w:space="0" w:color="auto"/>
            <w:bottom w:val="none" w:sz="0" w:space="0" w:color="auto"/>
            <w:right w:val="none" w:sz="0" w:space="0" w:color="auto"/>
          </w:divBdr>
        </w:div>
        <w:div w:id="615335037">
          <w:marLeft w:val="480"/>
          <w:marRight w:val="0"/>
          <w:marTop w:val="0"/>
          <w:marBottom w:val="0"/>
          <w:divBdr>
            <w:top w:val="none" w:sz="0" w:space="0" w:color="auto"/>
            <w:left w:val="none" w:sz="0" w:space="0" w:color="auto"/>
            <w:bottom w:val="none" w:sz="0" w:space="0" w:color="auto"/>
            <w:right w:val="none" w:sz="0" w:space="0" w:color="auto"/>
          </w:divBdr>
        </w:div>
        <w:div w:id="148988116">
          <w:marLeft w:val="480"/>
          <w:marRight w:val="0"/>
          <w:marTop w:val="0"/>
          <w:marBottom w:val="0"/>
          <w:divBdr>
            <w:top w:val="none" w:sz="0" w:space="0" w:color="auto"/>
            <w:left w:val="none" w:sz="0" w:space="0" w:color="auto"/>
            <w:bottom w:val="none" w:sz="0" w:space="0" w:color="auto"/>
            <w:right w:val="none" w:sz="0" w:space="0" w:color="auto"/>
          </w:divBdr>
        </w:div>
        <w:div w:id="1190341223">
          <w:marLeft w:val="480"/>
          <w:marRight w:val="0"/>
          <w:marTop w:val="0"/>
          <w:marBottom w:val="0"/>
          <w:divBdr>
            <w:top w:val="none" w:sz="0" w:space="0" w:color="auto"/>
            <w:left w:val="none" w:sz="0" w:space="0" w:color="auto"/>
            <w:bottom w:val="none" w:sz="0" w:space="0" w:color="auto"/>
            <w:right w:val="none" w:sz="0" w:space="0" w:color="auto"/>
          </w:divBdr>
        </w:div>
        <w:div w:id="1238638713">
          <w:marLeft w:val="480"/>
          <w:marRight w:val="0"/>
          <w:marTop w:val="0"/>
          <w:marBottom w:val="0"/>
          <w:divBdr>
            <w:top w:val="none" w:sz="0" w:space="0" w:color="auto"/>
            <w:left w:val="none" w:sz="0" w:space="0" w:color="auto"/>
            <w:bottom w:val="none" w:sz="0" w:space="0" w:color="auto"/>
            <w:right w:val="none" w:sz="0" w:space="0" w:color="auto"/>
          </w:divBdr>
        </w:div>
        <w:div w:id="1214807640">
          <w:marLeft w:val="480"/>
          <w:marRight w:val="0"/>
          <w:marTop w:val="0"/>
          <w:marBottom w:val="0"/>
          <w:divBdr>
            <w:top w:val="none" w:sz="0" w:space="0" w:color="auto"/>
            <w:left w:val="none" w:sz="0" w:space="0" w:color="auto"/>
            <w:bottom w:val="none" w:sz="0" w:space="0" w:color="auto"/>
            <w:right w:val="none" w:sz="0" w:space="0" w:color="auto"/>
          </w:divBdr>
        </w:div>
        <w:div w:id="494340697">
          <w:marLeft w:val="480"/>
          <w:marRight w:val="0"/>
          <w:marTop w:val="0"/>
          <w:marBottom w:val="0"/>
          <w:divBdr>
            <w:top w:val="none" w:sz="0" w:space="0" w:color="auto"/>
            <w:left w:val="none" w:sz="0" w:space="0" w:color="auto"/>
            <w:bottom w:val="none" w:sz="0" w:space="0" w:color="auto"/>
            <w:right w:val="none" w:sz="0" w:space="0" w:color="auto"/>
          </w:divBdr>
        </w:div>
        <w:div w:id="372997719">
          <w:marLeft w:val="480"/>
          <w:marRight w:val="0"/>
          <w:marTop w:val="0"/>
          <w:marBottom w:val="0"/>
          <w:divBdr>
            <w:top w:val="none" w:sz="0" w:space="0" w:color="auto"/>
            <w:left w:val="none" w:sz="0" w:space="0" w:color="auto"/>
            <w:bottom w:val="none" w:sz="0" w:space="0" w:color="auto"/>
            <w:right w:val="none" w:sz="0" w:space="0" w:color="auto"/>
          </w:divBdr>
        </w:div>
        <w:div w:id="1862628182">
          <w:marLeft w:val="480"/>
          <w:marRight w:val="0"/>
          <w:marTop w:val="0"/>
          <w:marBottom w:val="0"/>
          <w:divBdr>
            <w:top w:val="none" w:sz="0" w:space="0" w:color="auto"/>
            <w:left w:val="none" w:sz="0" w:space="0" w:color="auto"/>
            <w:bottom w:val="none" w:sz="0" w:space="0" w:color="auto"/>
            <w:right w:val="none" w:sz="0" w:space="0" w:color="auto"/>
          </w:divBdr>
        </w:div>
        <w:div w:id="1597637309">
          <w:marLeft w:val="480"/>
          <w:marRight w:val="0"/>
          <w:marTop w:val="0"/>
          <w:marBottom w:val="0"/>
          <w:divBdr>
            <w:top w:val="none" w:sz="0" w:space="0" w:color="auto"/>
            <w:left w:val="none" w:sz="0" w:space="0" w:color="auto"/>
            <w:bottom w:val="none" w:sz="0" w:space="0" w:color="auto"/>
            <w:right w:val="none" w:sz="0" w:space="0" w:color="auto"/>
          </w:divBdr>
        </w:div>
        <w:div w:id="607004103">
          <w:marLeft w:val="480"/>
          <w:marRight w:val="0"/>
          <w:marTop w:val="0"/>
          <w:marBottom w:val="0"/>
          <w:divBdr>
            <w:top w:val="none" w:sz="0" w:space="0" w:color="auto"/>
            <w:left w:val="none" w:sz="0" w:space="0" w:color="auto"/>
            <w:bottom w:val="none" w:sz="0" w:space="0" w:color="auto"/>
            <w:right w:val="none" w:sz="0" w:space="0" w:color="auto"/>
          </w:divBdr>
        </w:div>
        <w:div w:id="1407151032">
          <w:marLeft w:val="480"/>
          <w:marRight w:val="0"/>
          <w:marTop w:val="0"/>
          <w:marBottom w:val="0"/>
          <w:divBdr>
            <w:top w:val="none" w:sz="0" w:space="0" w:color="auto"/>
            <w:left w:val="none" w:sz="0" w:space="0" w:color="auto"/>
            <w:bottom w:val="none" w:sz="0" w:space="0" w:color="auto"/>
            <w:right w:val="none" w:sz="0" w:space="0" w:color="auto"/>
          </w:divBdr>
        </w:div>
        <w:div w:id="336855744">
          <w:marLeft w:val="480"/>
          <w:marRight w:val="0"/>
          <w:marTop w:val="0"/>
          <w:marBottom w:val="0"/>
          <w:divBdr>
            <w:top w:val="none" w:sz="0" w:space="0" w:color="auto"/>
            <w:left w:val="none" w:sz="0" w:space="0" w:color="auto"/>
            <w:bottom w:val="none" w:sz="0" w:space="0" w:color="auto"/>
            <w:right w:val="none" w:sz="0" w:space="0" w:color="auto"/>
          </w:divBdr>
        </w:div>
      </w:divsChild>
    </w:div>
    <w:div w:id="218367512">
      <w:bodyDiv w:val="1"/>
      <w:marLeft w:val="0"/>
      <w:marRight w:val="0"/>
      <w:marTop w:val="0"/>
      <w:marBottom w:val="0"/>
      <w:divBdr>
        <w:top w:val="none" w:sz="0" w:space="0" w:color="auto"/>
        <w:left w:val="none" w:sz="0" w:space="0" w:color="auto"/>
        <w:bottom w:val="none" w:sz="0" w:space="0" w:color="auto"/>
        <w:right w:val="none" w:sz="0" w:space="0" w:color="auto"/>
      </w:divBdr>
    </w:div>
    <w:div w:id="220410932">
      <w:bodyDiv w:val="1"/>
      <w:marLeft w:val="0"/>
      <w:marRight w:val="0"/>
      <w:marTop w:val="0"/>
      <w:marBottom w:val="0"/>
      <w:divBdr>
        <w:top w:val="none" w:sz="0" w:space="0" w:color="auto"/>
        <w:left w:val="none" w:sz="0" w:space="0" w:color="auto"/>
        <w:bottom w:val="none" w:sz="0" w:space="0" w:color="auto"/>
        <w:right w:val="none" w:sz="0" w:space="0" w:color="auto"/>
      </w:divBdr>
    </w:div>
    <w:div w:id="221983080">
      <w:bodyDiv w:val="1"/>
      <w:marLeft w:val="0"/>
      <w:marRight w:val="0"/>
      <w:marTop w:val="0"/>
      <w:marBottom w:val="0"/>
      <w:divBdr>
        <w:top w:val="none" w:sz="0" w:space="0" w:color="auto"/>
        <w:left w:val="none" w:sz="0" w:space="0" w:color="auto"/>
        <w:bottom w:val="none" w:sz="0" w:space="0" w:color="auto"/>
        <w:right w:val="none" w:sz="0" w:space="0" w:color="auto"/>
      </w:divBdr>
      <w:divsChild>
        <w:div w:id="1359962841">
          <w:marLeft w:val="480"/>
          <w:marRight w:val="0"/>
          <w:marTop w:val="0"/>
          <w:marBottom w:val="0"/>
          <w:divBdr>
            <w:top w:val="none" w:sz="0" w:space="0" w:color="auto"/>
            <w:left w:val="none" w:sz="0" w:space="0" w:color="auto"/>
            <w:bottom w:val="none" w:sz="0" w:space="0" w:color="auto"/>
            <w:right w:val="none" w:sz="0" w:space="0" w:color="auto"/>
          </w:divBdr>
        </w:div>
        <w:div w:id="1254318693">
          <w:marLeft w:val="480"/>
          <w:marRight w:val="0"/>
          <w:marTop w:val="0"/>
          <w:marBottom w:val="0"/>
          <w:divBdr>
            <w:top w:val="none" w:sz="0" w:space="0" w:color="auto"/>
            <w:left w:val="none" w:sz="0" w:space="0" w:color="auto"/>
            <w:bottom w:val="none" w:sz="0" w:space="0" w:color="auto"/>
            <w:right w:val="none" w:sz="0" w:space="0" w:color="auto"/>
          </w:divBdr>
        </w:div>
        <w:div w:id="1607040940">
          <w:marLeft w:val="480"/>
          <w:marRight w:val="0"/>
          <w:marTop w:val="0"/>
          <w:marBottom w:val="0"/>
          <w:divBdr>
            <w:top w:val="none" w:sz="0" w:space="0" w:color="auto"/>
            <w:left w:val="none" w:sz="0" w:space="0" w:color="auto"/>
            <w:bottom w:val="none" w:sz="0" w:space="0" w:color="auto"/>
            <w:right w:val="none" w:sz="0" w:space="0" w:color="auto"/>
          </w:divBdr>
        </w:div>
        <w:div w:id="183595466">
          <w:marLeft w:val="480"/>
          <w:marRight w:val="0"/>
          <w:marTop w:val="0"/>
          <w:marBottom w:val="0"/>
          <w:divBdr>
            <w:top w:val="none" w:sz="0" w:space="0" w:color="auto"/>
            <w:left w:val="none" w:sz="0" w:space="0" w:color="auto"/>
            <w:bottom w:val="none" w:sz="0" w:space="0" w:color="auto"/>
            <w:right w:val="none" w:sz="0" w:space="0" w:color="auto"/>
          </w:divBdr>
        </w:div>
        <w:div w:id="1876456123">
          <w:marLeft w:val="480"/>
          <w:marRight w:val="0"/>
          <w:marTop w:val="0"/>
          <w:marBottom w:val="0"/>
          <w:divBdr>
            <w:top w:val="none" w:sz="0" w:space="0" w:color="auto"/>
            <w:left w:val="none" w:sz="0" w:space="0" w:color="auto"/>
            <w:bottom w:val="none" w:sz="0" w:space="0" w:color="auto"/>
            <w:right w:val="none" w:sz="0" w:space="0" w:color="auto"/>
          </w:divBdr>
        </w:div>
        <w:div w:id="557665419">
          <w:marLeft w:val="480"/>
          <w:marRight w:val="0"/>
          <w:marTop w:val="0"/>
          <w:marBottom w:val="0"/>
          <w:divBdr>
            <w:top w:val="none" w:sz="0" w:space="0" w:color="auto"/>
            <w:left w:val="none" w:sz="0" w:space="0" w:color="auto"/>
            <w:bottom w:val="none" w:sz="0" w:space="0" w:color="auto"/>
            <w:right w:val="none" w:sz="0" w:space="0" w:color="auto"/>
          </w:divBdr>
        </w:div>
        <w:div w:id="118425885">
          <w:marLeft w:val="480"/>
          <w:marRight w:val="0"/>
          <w:marTop w:val="0"/>
          <w:marBottom w:val="0"/>
          <w:divBdr>
            <w:top w:val="none" w:sz="0" w:space="0" w:color="auto"/>
            <w:left w:val="none" w:sz="0" w:space="0" w:color="auto"/>
            <w:bottom w:val="none" w:sz="0" w:space="0" w:color="auto"/>
            <w:right w:val="none" w:sz="0" w:space="0" w:color="auto"/>
          </w:divBdr>
        </w:div>
        <w:div w:id="501555688">
          <w:marLeft w:val="480"/>
          <w:marRight w:val="0"/>
          <w:marTop w:val="0"/>
          <w:marBottom w:val="0"/>
          <w:divBdr>
            <w:top w:val="none" w:sz="0" w:space="0" w:color="auto"/>
            <w:left w:val="none" w:sz="0" w:space="0" w:color="auto"/>
            <w:bottom w:val="none" w:sz="0" w:space="0" w:color="auto"/>
            <w:right w:val="none" w:sz="0" w:space="0" w:color="auto"/>
          </w:divBdr>
        </w:div>
        <w:div w:id="1680543705">
          <w:marLeft w:val="480"/>
          <w:marRight w:val="0"/>
          <w:marTop w:val="0"/>
          <w:marBottom w:val="0"/>
          <w:divBdr>
            <w:top w:val="none" w:sz="0" w:space="0" w:color="auto"/>
            <w:left w:val="none" w:sz="0" w:space="0" w:color="auto"/>
            <w:bottom w:val="none" w:sz="0" w:space="0" w:color="auto"/>
            <w:right w:val="none" w:sz="0" w:space="0" w:color="auto"/>
          </w:divBdr>
        </w:div>
        <w:div w:id="167990092">
          <w:marLeft w:val="480"/>
          <w:marRight w:val="0"/>
          <w:marTop w:val="0"/>
          <w:marBottom w:val="0"/>
          <w:divBdr>
            <w:top w:val="none" w:sz="0" w:space="0" w:color="auto"/>
            <w:left w:val="none" w:sz="0" w:space="0" w:color="auto"/>
            <w:bottom w:val="none" w:sz="0" w:space="0" w:color="auto"/>
            <w:right w:val="none" w:sz="0" w:space="0" w:color="auto"/>
          </w:divBdr>
        </w:div>
        <w:div w:id="722872572">
          <w:marLeft w:val="480"/>
          <w:marRight w:val="0"/>
          <w:marTop w:val="0"/>
          <w:marBottom w:val="0"/>
          <w:divBdr>
            <w:top w:val="none" w:sz="0" w:space="0" w:color="auto"/>
            <w:left w:val="none" w:sz="0" w:space="0" w:color="auto"/>
            <w:bottom w:val="none" w:sz="0" w:space="0" w:color="auto"/>
            <w:right w:val="none" w:sz="0" w:space="0" w:color="auto"/>
          </w:divBdr>
        </w:div>
        <w:div w:id="1565721658">
          <w:marLeft w:val="480"/>
          <w:marRight w:val="0"/>
          <w:marTop w:val="0"/>
          <w:marBottom w:val="0"/>
          <w:divBdr>
            <w:top w:val="none" w:sz="0" w:space="0" w:color="auto"/>
            <w:left w:val="none" w:sz="0" w:space="0" w:color="auto"/>
            <w:bottom w:val="none" w:sz="0" w:space="0" w:color="auto"/>
            <w:right w:val="none" w:sz="0" w:space="0" w:color="auto"/>
          </w:divBdr>
        </w:div>
        <w:div w:id="972901691">
          <w:marLeft w:val="480"/>
          <w:marRight w:val="0"/>
          <w:marTop w:val="0"/>
          <w:marBottom w:val="0"/>
          <w:divBdr>
            <w:top w:val="none" w:sz="0" w:space="0" w:color="auto"/>
            <w:left w:val="none" w:sz="0" w:space="0" w:color="auto"/>
            <w:bottom w:val="none" w:sz="0" w:space="0" w:color="auto"/>
            <w:right w:val="none" w:sz="0" w:space="0" w:color="auto"/>
          </w:divBdr>
        </w:div>
        <w:div w:id="1921332484">
          <w:marLeft w:val="480"/>
          <w:marRight w:val="0"/>
          <w:marTop w:val="0"/>
          <w:marBottom w:val="0"/>
          <w:divBdr>
            <w:top w:val="none" w:sz="0" w:space="0" w:color="auto"/>
            <w:left w:val="none" w:sz="0" w:space="0" w:color="auto"/>
            <w:bottom w:val="none" w:sz="0" w:space="0" w:color="auto"/>
            <w:right w:val="none" w:sz="0" w:space="0" w:color="auto"/>
          </w:divBdr>
        </w:div>
        <w:div w:id="1660377638">
          <w:marLeft w:val="480"/>
          <w:marRight w:val="0"/>
          <w:marTop w:val="0"/>
          <w:marBottom w:val="0"/>
          <w:divBdr>
            <w:top w:val="none" w:sz="0" w:space="0" w:color="auto"/>
            <w:left w:val="none" w:sz="0" w:space="0" w:color="auto"/>
            <w:bottom w:val="none" w:sz="0" w:space="0" w:color="auto"/>
            <w:right w:val="none" w:sz="0" w:space="0" w:color="auto"/>
          </w:divBdr>
        </w:div>
        <w:div w:id="421876384">
          <w:marLeft w:val="480"/>
          <w:marRight w:val="0"/>
          <w:marTop w:val="0"/>
          <w:marBottom w:val="0"/>
          <w:divBdr>
            <w:top w:val="none" w:sz="0" w:space="0" w:color="auto"/>
            <w:left w:val="none" w:sz="0" w:space="0" w:color="auto"/>
            <w:bottom w:val="none" w:sz="0" w:space="0" w:color="auto"/>
            <w:right w:val="none" w:sz="0" w:space="0" w:color="auto"/>
          </w:divBdr>
        </w:div>
        <w:div w:id="1837182780">
          <w:marLeft w:val="480"/>
          <w:marRight w:val="0"/>
          <w:marTop w:val="0"/>
          <w:marBottom w:val="0"/>
          <w:divBdr>
            <w:top w:val="none" w:sz="0" w:space="0" w:color="auto"/>
            <w:left w:val="none" w:sz="0" w:space="0" w:color="auto"/>
            <w:bottom w:val="none" w:sz="0" w:space="0" w:color="auto"/>
            <w:right w:val="none" w:sz="0" w:space="0" w:color="auto"/>
          </w:divBdr>
        </w:div>
        <w:div w:id="373967505">
          <w:marLeft w:val="480"/>
          <w:marRight w:val="0"/>
          <w:marTop w:val="0"/>
          <w:marBottom w:val="0"/>
          <w:divBdr>
            <w:top w:val="none" w:sz="0" w:space="0" w:color="auto"/>
            <w:left w:val="none" w:sz="0" w:space="0" w:color="auto"/>
            <w:bottom w:val="none" w:sz="0" w:space="0" w:color="auto"/>
            <w:right w:val="none" w:sz="0" w:space="0" w:color="auto"/>
          </w:divBdr>
        </w:div>
        <w:div w:id="1052538630">
          <w:marLeft w:val="480"/>
          <w:marRight w:val="0"/>
          <w:marTop w:val="0"/>
          <w:marBottom w:val="0"/>
          <w:divBdr>
            <w:top w:val="none" w:sz="0" w:space="0" w:color="auto"/>
            <w:left w:val="none" w:sz="0" w:space="0" w:color="auto"/>
            <w:bottom w:val="none" w:sz="0" w:space="0" w:color="auto"/>
            <w:right w:val="none" w:sz="0" w:space="0" w:color="auto"/>
          </w:divBdr>
        </w:div>
        <w:div w:id="1044064404">
          <w:marLeft w:val="480"/>
          <w:marRight w:val="0"/>
          <w:marTop w:val="0"/>
          <w:marBottom w:val="0"/>
          <w:divBdr>
            <w:top w:val="none" w:sz="0" w:space="0" w:color="auto"/>
            <w:left w:val="none" w:sz="0" w:space="0" w:color="auto"/>
            <w:bottom w:val="none" w:sz="0" w:space="0" w:color="auto"/>
            <w:right w:val="none" w:sz="0" w:space="0" w:color="auto"/>
          </w:divBdr>
        </w:div>
        <w:div w:id="1510169782">
          <w:marLeft w:val="480"/>
          <w:marRight w:val="0"/>
          <w:marTop w:val="0"/>
          <w:marBottom w:val="0"/>
          <w:divBdr>
            <w:top w:val="none" w:sz="0" w:space="0" w:color="auto"/>
            <w:left w:val="none" w:sz="0" w:space="0" w:color="auto"/>
            <w:bottom w:val="none" w:sz="0" w:space="0" w:color="auto"/>
            <w:right w:val="none" w:sz="0" w:space="0" w:color="auto"/>
          </w:divBdr>
        </w:div>
        <w:div w:id="1268544610">
          <w:marLeft w:val="480"/>
          <w:marRight w:val="0"/>
          <w:marTop w:val="0"/>
          <w:marBottom w:val="0"/>
          <w:divBdr>
            <w:top w:val="none" w:sz="0" w:space="0" w:color="auto"/>
            <w:left w:val="none" w:sz="0" w:space="0" w:color="auto"/>
            <w:bottom w:val="none" w:sz="0" w:space="0" w:color="auto"/>
            <w:right w:val="none" w:sz="0" w:space="0" w:color="auto"/>
          </w:divBdr>
        </w:div>
        <w:div w:id="1898740925">
          <w:marLeft w:val="480"/>
          <w:marRight w:val="0"/>
          <w:marTop w:val="0"/>
          <w:marBottom w:val="0"/>
          <w:divBdr>
            <w:top w:val="none" w:sz="0" w:space="0" w:color="auto"/>
            <w:left w:val="none" w:sz="0" w:space="0" w:color="auto"/>
            <w:bottom w:val="none" w:sz="0" w:space="0" w:color="auto"/>
            <w:right w:val="none" w:sz="0" w:space="0" w:color="auto"/>
          </w:divBdr>
        </w:div>
        <w:div w:id="370956633">
          <w:marLeft w:val="480"/>
          <w:marRight w:val="0"/>
          <w:marTop w:val="0"/>
          <w:marBottom w:val="0"/>
          <w:divBdr>
            <w:top w:val="none" w:sz="0" w:space="0" w:color="auto"/>
            <w:left w:val="none" w:sz="0" w:space="0" w:color="auto"/>
            <w:bottom w:val="none" w:sz="0" w:space="0" w:color="auto"/>
            <w:right w:val="none" w:sz="0" w:space="0" w:color="auto"/>
          </w:divBdr>
        </w:div>
        <w:div w:id="1497190466">
          <w:marLeft w:val="480"/>
          <w:marRight w:val="0"/>
          <w:marTop w:val="0"/>
          <w:marBottom w:val="0"/>
          <w:divBdr>
            <w:top w:val="none" w:sz="0" w:space="0" w:color="auto"/>
            <w:left w:val="none" w:sz="0" w:space="0" w:color="auto"/>
            <w:bottom w:val="none" w:sz="0" w:space="0" w:color="auto"/>
            <w:right w:val="none" w:sz="0" w:space="0" w:color="auto"/>
          </w:divBdr>
        </w:div>
        <w:div w:id="353045489">
          <w:marLeft w:val="480"/>
          <w:marRight w:val="0"/>
          <w:marTop w:val="0"/>
          <w:marBottom w:val="0"/>
          <w:divBdr>
            <w:top w:val="none" w:sz="0" w:space="0" w:color="auto"/>
            <w:left w:val="none" w:sz="0" w:space="0" w:color="auto"/>
            <w:bottom w:val="none" w:sz="0" w:space="0" w:color="auto"/>
            <w:right w:val="none" w:sz="0" w:space="0" w:color="auto"/>
          </w:divBdr>
        </w:div>
        <w:div w:id="977994968">
          <w:marLeft w:val="480"/>
          <w:marRight w:val="0"/>
          <w:marTop w:val="0"/>
          <w:marBottom w:val="0"/>
          <w:divBdr>
            <w:top w:val="none" w:sz="0" w:space="0" w:color="auto"/>
            <w:left w:val="none" w:sz="0" w:space="0" w:color="auto"/>
            <w:bottom w:val="none" w:sz="0" w:space="0" w:color="auto"/>
            <w:right w:val="none" w:sz="0" w:space="0" w:color="auto"/>
          </w:divBdr>
        </w:div>
        <w:div w:id="1407994857">
          <w:marLeft w:val="480"/>
          <w:marRight w:val="0"/>
          <w:marTop w:val="0"/>
          <w:marBottom w:val="0"/>
          <w:divBdr>
            <w:top w:val="none" w:sz="0" w:space="0" w:color="auto"/>
            <w:left w:val="none" w:sz="0" w:space="0" w:color="auto"/>
            <w:bottom w:val="none" w:sz="0" w:space="0" w:color="auto"/>
            <w:right w:val="none" w:sz="0" w:space="0" w:color="auto"/>
          </w:divBdr>
        </w:div>
        <w:div w:id="1120297427">
          <w:marLeft w:val="480"/>
          <w:marRight w:val="0"/>
          <w:marTop w:val="0"/>
          <w:marBottom w:val="0"/>
          <w:divBdr>
            <w:top w:val="none" w:sz="0" w:space="0" w:color="auto"/>
            <w:left w:val="none" w:sz="0" w:space="0" w:color="auto"/>
            <w:bottom w:val="none" w:sz="0" w:space="0" w:color="auto"/>
            <w:right w:val="none" w:sz="0" w:space="0" w:color="auto"/>
          </w:divBdr>
        </w:div>
        <w:div w:id="1959215738">
          <w:marLeft w:val="480"/>
          <w:marRight w:val="0"/>
          <w:marTop w:val="0"/>
          <w:marBottom w:val="0"/>
          <w:divBdr>
            <w:top w:val="none" w:sz="0" w:space="0" w:color="auto"/>
            <w:left w:val="none" w:sz="0" w:space="0" w:color="auto"/>
            <w:bottom w:val="none" w:sz="0" w:space="0" w:color="auto"/>
            <w:right w:val="none" w:sz="0" w:space="0" w:color="auto"/>
          </w:divBdr>
        </w:div>
        <w:div w:id="1368946806">
          <w:marLeft w:val="480"/>
          <w:marRight w:val="0"/>
          <w:marTop w:val="0"/>
          <w:marBottom w:val="0"/>
          <w:divBdr>
            <w:top w:val="none" w:sz="0" w:space="0" w:color="auto"/>
            <w:left w:val="none" w:sz="0" w:space="0" w:color="auto"/>
            <w:bottom w:val="none" w:sz="0" w:space="0" w:color="auto"/>
            <w:right w:val="none" w:sz="0" w:space="0" w:color="auto"/>
          </w:divBdr>
        </w:div>
        <w:div w:id="2051685956">
          <w:marLeft w:val="480"/>
          <w:marRight w:val="0"/>
          <w:marTop w:val="0"/>
          <w:marBottom w:val="0"/>
          <w:divBdr>
            <w:top w:val="none" w:sz="0" w:space="0" w:color="auto"/>
            <w:left w:val="none" w:sz="0" w:space="0" w:color="auto"/>
            <w:bottom w:val="none" w:sz="0" w:space="0" w:color="auto"/>
            <w:right w:val="none" w:sz="0" w:space="0" w:color="auto"/>
          </w:divBdr>
        </w:div>
        <w:div w:id="1534998384">
          <w:marLeft w:val="480"/>
          <w:marRight w:val="0"/>
          <w:marTop w:val="0"/>
          <w:marBottom w:val="0"/>
          <w:divBdr>
            <w:top w:val="none" w:sz="0" w:space="0" w:color="auto"/>
            <w:left w:val="none" w:sz="0" w:space="0" w:color="auto"/>
            <w:bottom w:val="none" w:sz="0" w:space="0" w:color="auto"/>
            <w:right w:val="none" w:sz="0" w:space="0" w:color="auto"/>
          </w:divBdr>
        </w:div>
        <w:div w:id="1263996603">
          <w:marLeft w:val="480"/>
          <w:marRight w:val="0"/>
          <w:marTop w:val="0"/>
          <w:marBottom w:val="0"/>
          <w:divBdr>
            <w:top w:val="none" w:sz="0" w:space="0" w:color="auto"/>
            <w:left w:val="none" w:sz="0" w:space="0" w:color="auto"/>
            <w:bottom w:val="none" w:sz="0" w:space="0" w:color="auto"/>
            <w:right w:val="none" w:sz="0" w:space="0" w:color="auto"/>
          </w:divBdr>
        </w:div>
        <w:div w:id="579875789">
          <w:marLeft w:val="480"/>
          <w:marRight w:val="0"/>
          <w:marTop w:val="0"/>
          <w:marBottom w:val="0"/>
          <w:divBdr>
            <w:top w:val="none" w:sz="0" w:space="0" w:color="auto"/>
            <w:left w:val="none" w:sz="0" w:space="0" w:color="auto"/>
            <w:bottom w:val="none" w:sz="0" w:space="0" w:color="auto"/>
            <w:right w:val="none" w:sz="0" w:space="0" w:color="auto"/>
          </w:divBdr>
        </w:div>
        <w:div w:id="1169295155">
          <w:marLeft w:val="480"/>
          <w:marRight w:val="0"/>
          <w:marTop w:val="0"/>
          <w:marBottom w:val="0"/>
          <w:divBdr>
            <w:top w:val="none" w:sz="0" w:space="0" w:color="auto"/>
            <w:left w:val="none" w:sz="0" w:space="0" w:color="auto"/>
            <w:bottom w:val="none" w:sz="0" w:space="0" w:color="auto"/>
            <w:right w:val="none" w:sz="0" w:space="0" w:color="auto"/>
          </w:divBdr>
        </w:div>
        <w:div w:id="947810292">
          <w:marLeft w:val="480"/>
          <w:marRight w:val="0"/>
          <w:marTop w:val="0"/>
          <w:marBottom w:val="0"/>
          <w:divBdr>
            <w:top w:val="none" w:sz="0" w:space="0" w:color="auto"/>
            <w:left w:val="none" w:sz="0" w:space="0" w:color="auto"/>
            <w:bottom w:val="none" w:sz="0" w:space="0" w:color="auto"/>
            <w:right w:val="none" w:sz="0" w:space="0" w:color="auto"/>
          </w:divBdr>
        </w:div>
        <w:div w:id="300162191">
          <w:marLeft w:val="480"/>
          <w:marRight w:val="0"/>
          <w:marTop w:val="0"/>
          <w:marBottom w:val="0"/>
          <w:divBdr>
            <w:top w:val="none" w:sz="0" w:space="0" w:color="auto"/>
            <w:left w:val="none" w:sz="0" w:space="0" w:color="auto"/>
            <w:bottom w:val="none" w:sz="0" w:space="0" w:color="auto"/>
            <w:right w:val="none" w:sz="0" w:space="0" w:color="auto"/>
          </w:divBdr>
        </w:div>
        <w:div w:id="870461889">
          <w:marLeft w:val="480"/>
          <w:marRight w:val="0"/>
          <w:marTop w:val="0"/>
          <w:marBottom w:val="0"/>
          <w:divBdr>
            <w:top w:val="none" w:sz="0" w:space="0" w:color="auto"/>
            <w:left w:val="none" w:sz="0" w:space="0" w:color="auto"/>
            <w:bottom w:val="none" w:sz="0" w:space="0" w:color="auto"/>
            <w:right w:val="none" w:sz="0" w:space="0" w:color="auto"/>
          </w:divBdr>
        </w:div>
        <w:div w:id="1180897449">
          <w:marLeft w:val="480"/>
          <w:marRight w:val="0"/>
          <w:marTop w:val="0"/>
          <w:marBottom w:val="0"/>
          <w:divBdr>
            <w:top w:val="none" w:sz="0" w:space="0" w:color="auto"/>
            <w:left w:val="none" w:sz="0" w:space="0" w:color="auto"/>
            <w:bottom w:val="none" w:sz="0" w:space="0" w:color="auto"/>
            <w:right w:val="none" w:sz="0" w:space="0" w:color="auto"/>
          </w:divBdr>
        </w:div>
        <w:div w:id="622806905">
          <w:marLeft w:val="480"/>
          <w:marRight w:val="0"/>
          <w:marTop w:val="0"/>
          <w:marBottom w:val="0"/>
          <w:divBdr>
            <w:top w:val="none" w:sz="0" w:space="0" w:color="auto"/>
            <w:left w:val="none" w:sz="0" w:space="0" w:color="auto"/>
            <w:bottom w:val="none" w:sz="0" w:space="0" w:color="auto"/>
            <w:right w:val="none" w:sz="0" w:space="0" w:color="auto"/>
          </w:divBdr>
        </w:div>
        <w:div w:id="371464007">
          <w:marLeft w:val="480"/>
          <w:marRight w:val="0"/>
          <w:marTop w:val="0"/>
          <w:marBottom w:val="0"/>
          <w:divBdr>
            <w:top w:val="none" w:sz="0" w:space="0" w:color="auto"/>
            <w:left w:val="none" w:sz="0" w:space="0" w:color="auto"/>
            <w:bottom w:val="none" w:sz="0" w:space="0" w:color="auto"/>
            <w:right w:val="none" w:sz="0" w:space="0" w:color="auto"/>
          </w:divBdr>
        </w:div>
        <w:div w:id="243993554">
          <w:marLeft w:val="480"/>
          <w:marRight w:val="0"/>
          <w:marTop w:val="0"/>
          <w:marBottom w:val="0"/>
          <w:divBdr>
            <w:top w:val="none" w:sz="0" w:space="0" w:color="auto"/>
            <w:left w:val="none" w:sz="0" w:space="0" w:color="auto"/>
            <w:bottom w:val="none" w:sz="0" w:space="0" w:color="auto"/>
            <w:right w:val="none" w:sz="0" w:space="0" w:color="auto"/>
          </w:divBdr>
        </w:div>
        <w:div w:id="1978953107">
          <w:marLeft w:val="480"/>
          <w:marRight w:val="0"/>
          <w:marTop w:val="0"/>
          <w:marBottom w:val="0"/>
          <w:divBdr>
            <w:top w:val="none" w:sz="0" w:space="0" w:color="auto"/>
            <w:left w:val="none" w:sz="0" w:space="0" w:color="auto"/>
            <w:bottom w:val="none" w:sz="0" w:space="0" w:color="auto"/>
            <w:right w:val="none" w:sz="0" w:space="0" w:color="auto"/>
          </w:divBdr>
        </w:div>
        <w:div w:id="918095646">
          <w:marLeft w:val="480"/>
          <w:marRight w:val="0"/>
          <w:marTop w:val="0"/>
          <w:marBottom w:val="0"/>
          <w:divBdr>
            <w:top w:val="none" w:sz="0" w:space="0" w:color="auto"/>
            <w:left w:val="none" w:sz="0" w:space="0" w:color="auto"/>
            <w:bottom w:val="none" w:sz="0" w:space="0" w:color="auto"/>
            <w:right w:val="none" w:sz="0" w:space="0" w:color="auto"/>
          </w:divBdr>
        </w:div>
        <w:div w:id="526600459">
          <w:marLeft w:val="480"/>
          <w:marRight w:val="0"/>
          <w:marTop w:val="0"/>
          <w:marBottom w:val="0"/>
          <w:divBdr>
            <w:top w:val="none" w:sz="0" w:space="0" w:color="auto"/>
            <w:left w:val="none" w:sz="0" w:space="0" w:color="auto"/>
            <w:bottom w:val="none" w:sz="0" w:space="0" w:color="auto"/>
            <w:right w:val="none" w:sz="0" w:space="0" w:color="auto"/>
          </w:divBdr>
        </w:div>
        <w:div w:id="923681406">
          <w:marLeft w:val="480"/>
          <w:marRight w:val="0"/>
          <w:marTop w:val="0"/>
          <w:marBottom w:val="0"/>
          <w:divBdr>
            <w:top w:val="none" w:sz="0" w:space="0" w:color="auto"/>
            <w:left w:val="none" w:sz="0" w:space="0" w:color="auto"/>
            <w:bottom w:val="none" w:sz="0" w:space="0" w:color="auto"/>
            <w:right w:val="none" w:sz="0" w:space="0" w:color="auto"/>
          </w:divBdr>
        </w:div>
        <w:div w:id="1985158186">
          <w:marLeft w:val="480"/>
          <w:marRight w:val="0"/>
          <w:marTop w:val="0"/>
          <w:marBottom w:val="0"/>
          <w:divBdr>
            <w:top w:val="none" w:sz="0" w:space="0" w:color="auto"/>
            <w:left w:val="none" w:sz="0" w:space="0" w:color="auto"/>
            <w:bottom w:val="none" w:sz="0" w:space="0" w:color="auto"/>
            <w:right w:val="none" w:sz="0" w:space="0" w:color="auto"/>
          </w:divBdr>
        </w:div>
        <w:div w:id="225142386">
          <w:marLeft w:val="480"/>
          <w:marRight w:val="0"/>
          <w:marTop w:val="0"/>
          <w:marBottom w:val="0"/>
          <w:divBdr>
            <w:top w:val="none" w:sz="0" w:space="0" w:color="auto"/>
            <w:left w:val="none" w:sz="0" w:space="0" w:color="auto"/>
            <w:bottom w:val="none" w:sz="0" w:space="0" w:color="auto"/>
            <w:right w:val="none" w:sz="0" w:space="0" w:color="auto"/>
          </w:divBdr>
        </w:div>
        <w:div w:id="1292858440">
          <w:marLeft w:val="480"/>
          <w:marRight w:val="0"/>
          <w:marTop w:val="0"/>
          <w:marBottom w:val="0"/>
          <w:divBdr>
            <w:top w:val="none" w:sz="0" w:space="0" w:color="auto"/>
            <w:left w:val="none" w:sz="0" w:space="0" w:color="auto"/>
            <w:bottom w:val="none" w:sz="0" w:space="0" w:color="auto"/>
            <w:right w:val="none" w:sz="0" w:space="0" w:color="auto"/>
          </w:divBdr>
        </w:div>
        <w:div w:id="681787654">
          <w:marLeft w:val="480"/>
          <w:marRight w:val="0"/>
          <w:marTop w:val="0"/>
          <w:marBottom w:val="0"/>
          <w:divBdr>
            <w:top w:val="none" w:sz="0" w:space="0" w:color="auto"/>
            <w:left w:val="none" w:sz="0" w:space="0" w:color="auto"/>
            <w:bottom w:val="none" w:sz="0" w:space="0" w:color="auto"/>
            <w:right w:val="none" w:sz="0" w:space="0" w:color="auto"/>
          </w:divBdr>
        </w:div>
        <w:div w:id="385683213">
          <w:marLeft w:val="480"/>
          <w:marRight w:val="0"/>
          <w:marTop w:val="0"/>
          <w:marBottom w:val="0"/>
          <w:divBdr>
            <w:top w:val="none" w:sz="0" w:space="0" w:color="auto"/>
            <w:left w:val="none" w:sz="0" w:space="0" w:color="auto"/>
            <w:bottom w:val="none" w:sz="0" w:space="0" w:color="auto"/>
            <w:right w:val="none" w:sz="0" w:space="0" w:color="auto"/>
          </w:divBdr>
        </w:div>
        <w:div w:id="2121297239">
          <w:marLeft w:val="480"/>
          <w:marRight w:val="0"/>
          <w:marTop w:val="0"/>
          <w:marBottom w:val="0"/>
          <w:divBdr>
            <w:top w:val="none" w:sz="0" w:space="0" w:color="auto"/>
            <w:left w:val="none" w:sz="0" w:space="0" w:color="auto"/>
            <w:bottom w:val="none" w:sz="0" w:space="0" w:color="auto"/>
            <w:right w:val="none" w:sz="0" w:space="0" w:color="auto"/>
          </w:divBdr>
        </w:div>
        <w:div w:id="1254238805">
          <w:marLeft w:val="480"/>
          <w:marRight w:val="0"/>
          <w:marTop w:val="0"/>
          <w:marBottom w:val="0"/>
          <w:divBdr>
            <w:top w:val="none" w:sz="0" w:space="0" w:color="auto"/>
            <w:left w:val="none" w:sz="0" w:space="0" w:color="auto"/>
            <w:bottom w:val="none" w:sz="0" w:space="0" w:color="auto"/>
            <w:right w:val="none" w:sz="0" w:space="0" w:color="auto"/>
          </w:divBdr>
        </w:div>
      </w:divsChild>
    </w:div>
    <w:div w:id="226192455">
      <w:bodyDiv w:val="1"/>
      <w:marLeft w:val="0"/>
      <w:marRight w:val="0"/>
      <w:marTop w:val="0"/>
      <w:marBottom w:val="0"/>
      <w:divBdr>
        <w:top w:val="none" w:sz="0" w:space="0" w:color="auto"/>
        <w:left w:val="none" w:sz="0" w:space="0" w:color="auto"/>
        <w:bottom w:val="none" w:sz="0" w:space="0" w:color="auto"/>
        <w:right w:val="none" w:sz="0" w:space="0" w:color="auto"/>
      </w:divBdr>
    </w:div>
    <w:div w:id="230165957">
      <w:bodyDiv w:val="1"/>
      <w:marLeft w:val="0"/>
      <w:marRight w:val="0"/>
      <w:marTop w:val="0"/>
      <w:marBottom w:val="0"/>
      <w:divBdr>
        <w:top w:val="none" w:sz="0" w:space="0" w:color="auto"/>
        <w:left w:val="none" w:sz="0" w:space="0" w:color="auto"/>
        <w:bottom w:val="none" w:sz="0" w:space="0" w:color="auto"/>
        <w:right w:val="none" w:sz="0" w:space="0" w:color="auto"/>
      </w:divBdr>
    </w:div>
    <w:div w:id="232128999">
      <w:bodyDiv w:val="1"/>
      <w:marLeft w:val="0"/>
      <w:marRight w:val="0"/>
      <w:marTop w:val="0"/>
      <w:marBottom w:val="0"/>
      <w:divBdr>
        <w:top w:val="none" w:sz="0" w:space="0" w:color="auto"/>
        <w:left w:val="none" w:sz="0" w:space="0" w:color="auto"/>
        <w:bottom w:val="none" w:sz="0" w:space="0" w:color="auto"/>
        <w:right w:val="none" w:sz="0" w:space="0" w:color="auto"/>
      </w:divBdr>
    </w:div>
    <w:div w:id="238177138">
      <w:bodyDiv w:val="1"/>
      <w:marLeft w:val="0"/>
      <w:marRight w:val="0"/>
      <w:marTop w:val="0"/>
      <w:marBottom w:val="0"/>
      <w:divBdr>
        <w:top w:val="none" w:sz="0" w:space="0" w:color="auto"/>
        <w:left w:val="none" w:sz="0" w:space="0" w:color="auto"/>
        <w:bottom w:val="none" w:sz="0" w:space="0" w:color="auto"/>
        <w:right w:val="none" w:sz="0" w:space="0" w:color="auto"/>
      </w:divBdr>
    </w:div>
    <w:div w:id="250355319">
      <w:bodyDiv w:val="1"/>
      <w:marLeft w:val="0"/>
      <w:marRight w:val="0"/>
      <w:marTop w:val="0"/>
      <w:marBottom w:val="0"/>
      <w:divBdr>
        <w:top w:val="none" w:sz="0" w:space="0" w:color="auto"/>
        <w:left w:val="none" w:sz="0" w:space="0" w:color="auto"/>
        <w:bottom w:val="none" w:sz="0" w:space="0" w:color="auto"/>
        <w:right w:val="none" w:sz="0" w:space="0" w:color="auto"/>
      </w:divBdr>
    </w:div>
    <w:div w:id="263195198">
      <w:bodyDiv w:val="1"/>
      <w:marLeft w:val="0"/>
      <w:marRight w:val="0"/>
      <w:marTop w:val="0"/>
      <w:marBottom w:val="0"/>
      <w:divBdr>
        <w:top w:val="none" w:sz="0" w:space="0" w:color="auto"/>
        <w:left w:val="none" w:sz="0" w:space="0" w:color="auto"/>
        <w:bottom w:val="none" w:sz="0" w:space="0" w:color="auto"/>
        <w:right w:val="none" w:sz="0" w:space="0" w:color="auto"/>
      </w:divBdr>
    </w:div>
    <w:div w:id="277489286">
      <w:bodyDiv w:val="1"/>
      <w:marLeft w:val="0"/>
      <w:marRight w:val="0"/>
      <w:marTop w:val="0"/>
      <w:marBottom w:val="0"/>
      <w:divBdr>
        <w:top w:val="none" w:sz="0" w:space="0" w:color="auto"/>
        <w:left w:val="none" w:sz="0" w:space="0" w:color="auto"/>
        <w:bottom w:val="none" w:sz="0" w:space="0" w:color="auto"/>
        <w:right w:val="none" w:sz="0" w:space="0" w:color="auto"/>
      </w:divBdr>
    </w:div>
    <w:div w:id="281229946">
      <w:bodyDiv w:val="1"/>
      <w:marLeft w:val="0"/>
      <w:marRight w:val="0"/>
      <w:marTop w:val="0"/>
      <w:marBottom w:val="0"/>
      <w:divBdr>
        <w:top w:val="none" w:sz="0" w:space="0" w:color="auto"/>
        <w:left w:val="none" w:sz="0" w:space="0" w:color="auto"/>
        <w:bottom w:val="none" w:sz="0" w:space="0" w:color="auto"/>
        <w:right w:val="none" w:sz="0" w:space="0" w:color="auto"/>
      </w:divBdr>
    </w:div>
    <w:div w:id="282227127">
      <w:bodyDiv w:val="1"/>
      <w:marLeft w:val="0"/>
      <w:marRight w:val="0"/>
      <w:marTop w:val="0"/>
      <w:marBottom w:val="0"/>
      <w:divBdr>
        <w:top w:val="none" w:sz="0" w:space="0" w:color="auto"/>
        <w:left w:val="none" w:sz="0" w:space="0" w:color="auto"/>
        <w:bottom w:val="none" w:sz="0" w:space="0" w:color="auto"/>
        <w:right w:val="none" w:sz="0" w:space="0" w:color="auto"/>
      </w:divBdr>
    </w:div>
    <w:div w:id="293147740">
      <w:bodyDiv w:val="1"/>
      <w:marLeft w:val="0"/>
      <w:marRight w:val="0"/>
      <w:marTop w:val="0"/>
      <w:marBottom w:val="0"/>
      <w:divBdr>
        <w:top w:val="none" w:sz="0" w:space="0" w:color="auto"/>
        <w:left w:val="none" w:sz="0" w:space="0" w:color="auto"/>
        <w:bottom w:val="none" w:sz="0" w:space="0" w:color="auto"/>
        <w:right w:val="none" w:sz="0" w:space="0" w:color="auto"/>
      </w:divBdr>
    </w:div>
    <w:div w:id="301153253">
      <w:bodyDiv w:val="1"/>
      <w:marLeft w:val="0"/>
      <w:marRight w:val="0"/>
      <w:marTop w:val="0"/>
      <w:marBottom w:val="0"/>
      <w:divBdr>
        <w:top w:val="none" w:sz="0" w:space="0" w:color="auto"/>
        <w:left w:val="none" w:sz="0" w:space="0" w:color="auto"/>
        <w:bottom w:val="none" w:sz="0" w:space="0" w:color="auto"/>
        <w:right w:val="none" w:sz="0" w:space="0" w:color="auto"/>
      </w:divBdr>
      <w:divsChild>
        <w:div w:id="1030449860">
          <w:marLeft w:val="480"/>
          <w:marRight w:val="0"/>
          <w:marTop w:val="0"/>
          <w:marBottom w:val="0"/>
          <w:divBdr>
            <w:top w:val="none" w:sz="0" w:space="0" w:color="auto"/>
            <w:left w:val="none" w:sz="0" w:space="0" w:color="auto"/>
            <w:bottom w:val="none" w:sz="0" w:space="0" w:color="auto"/>
            <w:right w:val="none" w:sz="0" w:space="0" w:color="auto"/>
          </w:divBdr>
        </w:div>
        <w:div w:id="274363735">
          <w:marLeft w:val="480"/>
          <w:marRight w:val="0"/>
          <w:marTop w:val="0"/>
          <w:marBottom w:val="0"/>
          <w:divBdr>
            <w:top w:val="none" w:sz="0" w:space="0" w:color="auto"/>
            <w:left w:val="none" w:sz="0" w:space="0" w:color="auto"/>
            <w:bottom w:val="none" w:sz="0" w:space="0" w:color="auto"/>
            <w:right w:val="none" w:sz="0" w:space="0" w:color="auto"/>
          </w:divBdr>
        </w:div>
        <w:div w:id="1037391909">
          <w:marLeft w:val="480"/>
          <w:marRight w:val="0"/>
          <w:marTop w:val="0"/>
          <w:marBottom w:val="0"/>
          <w:divBdr>
            <w:top w:val="none" w:sz="0" w:space="0" w:color="auto"/>
            <w:left w:val="none" w:sz="0" w:space="0" w:color="auto"/>
            <w:bottom w:val="none" w:sz="0" w:space="0" w:color="auto"/>
            <w:right w:val="none" w:sz="0" w:space="0" w:color="auto"/>
          </w:divBdr>
        </w:div>
        <w:div w:id="654185333">
          <w:marLeft w:val="480"/>
          <w:marRight w:val="0"/>
          <w:marTop w:val="0"/>
          <w:marBottom w:val="0"/>
          <w:divBdr>
            <w:top w:val="none" w:sz="0" w:space="0" w:color="auto"/>
            <w:left w:val="none" w:sz="0" w:space="0" w:color="auto"/>
            <w:bottom w:val="none" w:sz="0" w:space="0" w:color="auto"/>
            <w:right w:val="none" w:sz="0" w:space="0" w:color="auto"/>
          </w:divBdr>
        </w:div>
        <w:div w:id="46029261">
          <w:marLeft w:val="480"/>
          <w:marRight w:val="0"/>
          <w:marTop w:val="0"/>
          <w:marBottom w:val="0"/>
          <w:divBdr>
            <w:top w:val="none" w:sz="0" w:space="0" w:color="auto"/>
            <w:left w:val="none" w:sz="0" w:space="0" w:color="auto"/>
            <w:bottom w:val="none" w:sz="0" w:space="0" w:color="auto"/>
            <w:right w:val="none" w:sz="0" w:space="0" w:color="auto"/>
          </w:divBdr>
        </w:div>
        <w:div w:id="648218263">
          <w:marLeft w:val="480"/>
          <w:marRight w:val="0"/>
          <w:marTop w:val="0"/>
          <w:marBottom w:val="0"/>
          <w:divBdr>
            <w:top w:val="none" w:sz="0" w:space="0" w:color="auto"/>
            <w:left w:val="none" w:sz="0" w:space="0" w:color="auto"/>
            <w:bottom w:val="none" w:sz="0" w:space="0" w:color="auto"/>
            <w:right w:val="none" w:sz="0" w:space="0" w:color="auto"/>
          </w:divBdr>
        </w:div>
        <w:div w:id="1654095200">
          <w:marLeft w:val="480"/>
          <w:marRight w:val="0"/>
          <w:marTop w:val="0"/>
          <w:marBottom w:val="0"/>
          <w:divBdr>
            <w:top w:val="none" w:sz="0" w:space="0" w:color="auto"/>
            <w:left w:val="none" w:sz="0" w:space="0" w:color="auto"/>
            <w:bottom w:val="none" w:sz="0" w:space="0" w:color="auto"/>
            <w:right w:val="none" w:sz="0" w:space="0" w:color="auto"/>
          </w:divBdr>
        </w:div>
        <w:div w:id="1808083047">
          <w:marLeft w:val="480"/>
          <w:marRight w:val="0"/>
          <w:marTop w:val="0"/>
          <w:marBottom w:val="0"/>
          <w:divBdr>
            <w:top w:val="none" w:sz="0" w:space="0" w:color="auto"/>
            <w:left w:val="none" w:sz="0" w:space="0" w:color="auto"/>
            <w:bottom w:val="none" w:sz="0" w:space="0" w:color="auto"/>
            <w:right w:val="none" w:sz="0" w:space="0" w:color="auto"/>
          </w:divBdr>
        </w:div>
        <w:div w:id="177278670">
          <w:marLeft w:val="480"/>
          <w:marRight w:val="0"/>
          <w:marTop w:val="0"/>
          <w:marBottom w:val="0"/>
          <w:divBdr>
            <w:top w:val="none" w:sz="0" w:space="0" w:color="auto"/>
            <w:left w:val="none" w:sz="0" w:space="0" w:color="auto"/>
            <w:bottom w:val="none" w:sz="0" w:space="0" w:color="auto"/>
            <w:right w:val="none" w:sz="0" w:space="0" w:color="auto"/>
          </w:divBdr>
        </w:div>
        <w:div w:id="2100633943">
          <w:marLeft w:val="480"/>
          <w:marRight w:val="0"/>
          <w:marTop w:val="0"/>
          <w:marBottom w:val="0"/>
          <w:divBdr>
            <w:top w:val="none" w:sz="0" w:space="0" w:color="auto"/>
            <w:left w:val="none" w:sz="0" w:space="0" w:color="auto"/>
            <w:bottom w:val="none" w:sz="0" w:space="0" w:color="auto"/>
            <w:right w:val="none" w:sz="0" w:space="0" w:color="auto"/>
          </w:divBdr>
        </w:div>
        <w:div w:id="140773428">
          <w:marLeft w:val="480"/>
          <w:marRight w:val="0"/>
          <w:marTop w:val="0"/>
          <w:marBottom w:val="0"/>
          <w:divBdr>
            <w:top w:val="none" w:sz="0" w:space="0" w:color="auto"/>
            <w:left w:val="none" w:sz="0" w:space="0" w:color="auto"/>
            <w:bottom w:val="none" w:sz="0" w:space="0" w:color="auto"/>
            <w:right w:val="none" w:sz="0" w:space="0" w:color="auto"/>
          </w:divBdr>
        </w:div>
        <w:div w:id="955984245">
          <w:marLeft w:val="480"/>
          <w:marRight w:val="0"/>
          <w:marTop w:val="0"/>
          <w:marBottom w:val="0"/>
          <w:divBdr>
            <w:top w:val="none" w:sz="0" w:space="0" w:color="auto"/>
            <w:left w:val="none" w:sz="0" w:space="0" w:color="auto"/>
            <w:bottom w:val="none" w:sz="0" w:space="0" w:color="auto"/>
            <w:right w:val="none" w:sz="0" w:space="0" w:color="auto"/>
          </w:divBdr>
        </w:div>
        <w:div w:id="1917014553">
          <w:marLeft w:val="480"/>
          <w:marRight w:val="0"/>
          <w:marTop w:val="0"/>
          <w:marBottom w:val="0"/>
          <w:divBdr>
            <w:top w:val="none" w:sz="0" w:space="0" w:color="auto"/>
            <w:left w:val="none" w:sz="0" w:space="0" w:color="auto"/>
            <w:bottom w:val="none" w:sz="0" w:space="0" w:color="auto"/>
            <w:right w:val="none" w:sz="0" w:space="0" w:color="auto"/>
          </w:divBdr>
        </w:div>
        <w:div w:id="520553313">
          <w:marLeft w:val="480"/>
          <w:marRight w:val="0"/>
          <w:marTop w:val="0"/>
          <w:marBottom w:val="0"/>
          <w:divBdr>
            <w:top w:val="none" w:sz="0" w:space="0" w:color="auto"/>
            <w:left w:val="none" w:sz="0" w:space="0" w:color="auto"/>
            <w:bottom w:val="none" w:sz="0" w:space="0" w:color="auto"/>
            <w:right w:val="none" w:sz="0" w:space="0" w:color="auto"/>
          </w:divBdr>
        </w:div>
        <w:div w:id="913390562">
          <w:marLeft w:val="480"/>
          <w:marRight w:val="0"/>
          <w:marTop w:val="0"/>
          <w:marBottom w:val="0"/>
          <w:divBdr>
            <w:top w:val="none" w:sz="0" w:space="0" w:color="auto"/>
            <w:left w:val="none" w:sz="0" w:space="0" w:color="auto"/>
            <w:bottom w:val="none" w:sz="0" w:space="0" w:color="auto"/>
            <w:right w:val="none" w:sz="0" w:space="0" w:color="auto"/>
          </w:divBdr>
        </w:div>
        <w:div w:id="1704283340">
          <w:marLeft w:val="480"/>
          <w:marRight w:val="0"/>
          <w:marTop w:val="0"/>
          <w:marBottom w:val="0"/>
          <w:divBdr>
            <w:top w:val="none" w:sz="0" w:space="0" w:color="auto"/>
            <w:left w:val="none" w:sz="0" w:space="0" w:color="auto"/>
            <w:bottom w:val="none" w:sz="0" w:space="0" w:color="auto"/>
            <w:right w:val="none" w:sz="0" w:space="0" w:color="auto"/>
          </w:divBdr>
        </w:div>
        <w:div w:id="1427117810">
          <w:marLeft w:val="480"/>
          <w:marRight w:val="0"/>
          <w:marTop w:val="0"/>
          <w:marBottom w:val="0"/>
          <w:divBdr>
            <w:top w:val="none" w:sz="0" w:space="0" w:color="auto"/>
            <w:left w:val="none" w:sz="0" w:space="0" w:color="auto"/>
            <w:bottom w:val="none" w:sz="0" w:space="0" w:color="auto"/>
            <w:right w:val="none" w:sz="0" w:space="0" w:color="auto"/>
          </w:divBdr>
        </w:div>
        <w:div w:id="1473988497">
          <w:marLeft w:val="480"/>
          <w:marRight w:val="0"/>
          <w:marTop w:val="0"/>
          <w:marBottom w:val="0"/>
          <w:divBdr>
            <w:top w:val="none" w:sz="0" w:space="0" w:color="auto"/>
            <w:left w:val="none" w:sz="0" w:space="0" w:color="auto"/>
            <w:bottom w:val="none" w:sz="0" w:space="0" w:color="auto"/>
            <w:right w:val="none" w:sz="0" w:space="0" w:color="auto"/>
          </w:divBdr>
        </w:div>
        <w:div w:id="444345730">
          <w:marLeft w:val="480"/>
          <w:marRight w:val="0"/>
          <w:marTop w:val="0"/>
          <w:marBottom w:val="0"/>
          <w:divBdr>
            <w:top w:val="none" w:sz="0" w:space="0" w:color="auto"/>
            <w:left w:val="none" w:sz="0" w:space="0" w:color="auto"/>
            <w:bottom w:val="none" w:sz="0" w:space="0" w:color="auto"/>
            <w:right w:val="none" w:sz="0" w:space="0" w:color="auto"/>
          </w:divBdr>
        </w:div>
        <w:div w:id="1538732736">
          <w:marLeft w:val="480"/>
          <w:marRight w:val="0"/>
          <w:marTop w:val="0"/>
          <w:marBottom w:val="0"/>
          <w:divBdr>
            <w:top w:val="none" w:sz="0" w:space="0" w:color="auto"/>
            <w:left w:val="none" w:sz="0" w:space="0" w:color="auto"/>
            <w:bottom w:val="none" w:sz="0" w:space="0" w:color="auto"/>
            <w:right w:val="none" w:sz="0" w:space="0" w:color="auto"/>
          </w:divBdr>
        </w:div>
        <w:div w:id="263460820">
          <w:marLeft w:val="480"/>
          <w:marRight w:val="0"/>
          <w:marTop w:val="0"/>
          <w:marBottom w:val="0"/>
          <w:divBdr>
            <w:top w:val="none" w:sz="0" w:space="0" w:color="auto"/>
            <w:left w:val="none" w:sz="0" w:space="0" w:color="auto"/>
            <w:bottom w:val="none" w:sz="0" w:space="0" w:color="auto"/>
            <w:right w:val="none" w:sz="0" w:space="0" w:color="auto"/>
          </w:divBdr>
        </w:div>
        <w:div w:id="670111076">
          <w:marLeft w:val="480"/>
          <w:marRight w:val="0"/>
          <w:marTop w:val="0"/>
          <w:marBottom w:val="0"/>
          <w:divBdr>
            <w:top w:val="none" w:sz="0" w:space="0" w:color="auto"/>
            <w:left w:val="none" w:sz="0" w:space="0" w:color="auto"/>
            <w:bottom w:val="none" w:sz="0" w:space="0" w:color="auto"/>
            <w:right w:val="none" w:sz="0" w:space="0" w:color="auto"/>
          </w:divBdr>
        </w:div>
        <w:div w:id="524943772">
          <w:marLeft w:val="480"/>
          <w:marRight w:val="0"/>
          <w:marTop w:val="0"/>
          <w:marBottom w:val="0"/>
          <w:divBdr>
            <w:top w:val="none" w:sz="0" w:space="0" w:color="auto"/>
            <w:left w:val="none" w:sz="0" w:space="0" w:color="auto"/>
            <w:bottom w:val="none" w:sz="0" w:space="0" w:color="auto"/>
            <w:right w:val="none" w:sz="0" w:space="0" w:color="auto"/>
          </w:divBdr>
        </w:div>
        <w:div w:id="1076973340">
          <w:marLeft w:val="480"/>
          <w:marRight w:val="0"/>
          <w:marTop w:val="0"/>
          <w:marBottom w:val="0"/>
          <w:divBdr>
            <w:top w:val="none" w:sz="0" w:space="0" w:color="auto"/>
            <w:left w:val="none" w:sz="0" w:space="0" w:color="auto"/>
            <w:bottom w:val="none" w:sz="0" w:space="0" w:color="auto"/>
            <w:right w:val="none" w:sz="0" w:space="0" w:color="auto"/>
          </w:divBdr>
        </w:div>
        <w:div w:id="384792993">
          <w:marLeft w:val="480"/>
          <w:marRight w:val="0"/>
          <w:marTop w:val="0"/>
          <w:marBottom w:val="0"/>
          <w:divBdr>
            <w:top w:val="none" w:sz="0" w:space="0" w:color="auto"/>
            <w:left w:val="none" w:sz="0" w:space="0" w:color="auto"/>
            <w:bottom w:val="none" w:sz="0" w:space="0" w:color="auto"/>
            <w:right w:val="none" w:sz="0" w:space="0" w:color="auto"/>
          </w:divBdr>
        </w:div>
        <w:div w:id="1195465071">
          <w:marLeft w:val="480"/>
          <w:marRight w:val="0"/>
          <w:marTop w:val="0"/>
          <w:marBottom w:val="0"/>
          <w:divBdr>
            <w:top w:val="none" w:sz="0" w:space="0" w:color="auto"/>
            <w:left w:val="none" w:sz="0" w:space="0" w:color="auto"/>
            <w:bottom w:val="none" w:sz="0" w:space="0" w:color="auto"/>
            <w:right w:val="none" w:sz="0" w:space="0" w:color="auto"/>
          </w:divBdr>
        </w:div>
        <w:div w:id="247739567">
          <w:marLeft w:val="480"/>
          <w:marRight w:val="0"/>
          <w:marTop w:val="0"/>
          <w:marBottom w:val="0"/>
          <w:divBdr>
            <w:top w:val="none" w:sz="0" w:space="0" w:color="auto"/>
            <w:left w:val="none" w:sz="0" w:space="0" w:color="auto"/>
            <w:bottom w:val="none" w:sz="0" w:space="0" w:color="auto"/>
            <w:right w:val="none" w:sz="0" w:space="0" w:color="auto"/>
          </w:divBdr>
        </w:div>
        <w:div w:id="897521866">
          <w:marLeft w:val="480"/>
          <w:marRight w:val="0"/>
          <w:marTop w:val="0"/>
          <w:marBottom w:val="0"/>
          <w:divBdr>
            <w:top w:val="none" w:sz="0" w:space="0" w:color="auto"/>
            <w:left w:val="none" w:sz="0" w:space="0" w:color="auto"/>
            <w:bottom w:val="none" w:sz="0" w:space="0" w:color="auto"/>
            <w:right w:val="none" w:sz="0" w:space="0" w:color="auto"/>
          </w:divBdr>
        </w:div>
        <w:div w:id="180516079">
          <w:marLeft w:val="480"/>
          <w:marRight w:val="0"/>
          <w:marTop w:val="0"/>
          <w:marBottom w:val="0"/>
          <w:divBdr>
            <w:top w:val="none" w:sz="0" w:space="0" w:color="auto"/>
            <w:left w:val="none" w:sz="0" w:space="0" w:color="auto"/>
            <w:bottom w:val="none" w:sz="0" w:space="0" w:color="auto"/>
            <w:right w:val="none" w:sz="0" w:space="0" w:color="auto"/>
          </w:divBdr>
        </w:div>
        <w:div w:id="436562587">
          <w:marLeft w:val="480"/>
          <w:marRight w:val="0"/>
          <w:marTop w:val="0"/>
          <w:marBottom w:val="0"/>
          <w:divBdr>
            <w:top w:val="none" w:sz="0" w:space="0" w:color="auto"/>
            <w:left w:val="none" w:sz="0" w:space="0" w:color="auto"/>
            <w:bottom w:val="none" w:sz="0" w:space="0" w:color="auto"/>
            <w:right w:val="none" w:sz="0" w:space="0" w:color="auto"/>
          </w:divBdr>
        </w:div>
        <w:div w:id="1620070511">
          <w:marLeft w:val="480"/>
          <w:marRight w:val="0"/>
          <w:marTop w:val="0"/>
          <w:marBottom w:val="0"/>
          <w:divBdr>
            <w:top w:val="none" w:sz="0" w:space="0" w:color="auto"/>
            <w:left w:val="none" w:sz="0" w:space="0" w:color="auto"/>
            <w:bottom w:val="none" w:sz="0" w:space="0" w:color="auto"/>
            <w:right w:val="none" w:sz="0" w:space="0" w:color="auto"/>
          </w:divBdr>
        </w:div>
        <w:div w:id="1533155105">
          <w:marLeft w:val="480"/>
          <w:marRight w:val="0"/>
          <w:marTop w:val="0"/>
          <w:marBottom w:val="0"/>
          <w:divBdr>
            <w:top w:val="none" w:sz="0" w:space="0" w:color="auto"/>
            <w:left w:val="none" w:sz="0" w:space="0" w:color="auto"/>
            <w:bottom w:val="none" w:sz="0" w:space="0" w:color="auto"/>
            <w:right w:val="none" w:sz="0" w:space="0" w:color="auto"/>
          </w:divBdr>
        </w:div>
        <w:div w:id="1296792464">
          <w:marLeft w:val="480"/>
          <w:marRight w:val="0"/>
          <w:marTop w:val="0"/>
          <w:marBottom w:val="0"/>
          <w:divBdr>
            <w:top w:val="none" w:sz="0" w:space="0" w:color="auto"/>
            <w:left w:val="none" w:sz="0" w:space="0" w:color="auto"/>
            <w:bottom w:val="none" w:sz="0" w:space="0" w:color="auto"/>
            <w:right w:val="none" w:sz="0" w:space="0" w:color="auto"/>
          </w:divBdr>
        </w:div>
        <w:div w:id="1728651433">
          <w:marLeft w:val="480"/>
          <w:marRight w:val="0"/>
          <w:marTop w:val="0"/>
          <w:marBottom w:val="0"/>
          <w:divBdr>
            <w:top w:val="none" w:sz="0" w:space="0" w:color="auto"/>
            <w:left w:val="none" w:sz="0" w:space="0" w:color="auto"/>
            <w:bottom w:val="none" w:sz="0" w:space="0" w:color="auto"/>
            <w:right w:val="none" w:sz="0" w:space="0" w:color="auto"/>
          </w:divBdr>
        </w:div>
        <w:div w:id="1964116304">
          <w:marLeft w:val="480"/>
          <w:marRight w:val="0"/>
          <w:marTop w:val="0"/>
          <w:marBottom w:val="0"/>
          <w:divBdr>
            <w:top w:val="none" w:sz="0" w:space="0" w:color="auto"/>
            <w:left w:val="none" w:sz="0" w:space="0" w:color="auto"/>
            <w:bottom w:val="none" w:sz="0" w:space="0" w:color="auto"/>
            <w:right w:val="none" w:sz="0" w:space="0" w:color="auto"/>
          </w:divBdr>
        </w:div>
        <w:div w:id="1022517642">
          <w:marLeft w:val="480"/>
          <w:marRight w:val="0"/>
          <w:marTop w:val="0"/>
          <w:marBottom w:val="0"/>
          <w:divBdr>
            <w:top w:val="none" w:sz="0" w:space="0" w:color="auto"/>
            <w:left w:val="none" w:sz="0" w:space="0" w:color="auto"/>
            <w:bottom w:val="none" w:sz="0" w:space="0" w:color="auto"/>
            <w:right w:val="none" w:sz="0" w:space="0" w:color="auto"/>
          </w:divBdr>
        </w:div>
        <w:div w:id="411968872">
          <w:marLeft w:val="480"/>
          <w:marRight w:val="0"/>
          <w:marTop w:val="0"/>
          <w:marBottom w:val="0"/>
          <w:divBdr>
            <w:top w:val="none" w:sz="0" w:space="0" w:color="auto"/>
            <w:left w:val="none" w:sz="0" w:space="0" w:color="auto"/>
            <w:bottom w:val="none" w:sz="0" w:space="0" w:color="auto"/>
            <w:right w:val="none" w:sz="0" w:space="0" w:color="auto"/>
          </w:divBdr>
        </w:div>
        <w:div w:id="742872486">
          <w:marLeft w:val="480"/>
          <w:marRight w:val="0"/>
          <w:marTop w:val="0"/>
          <w:marBottom w:val="0"/>
          <w:divBdr>
            <w:top w:val="none" w:sz="0" w:space="0" w:color="auto"/>
            <w:left w:val="none" w:sz="0" w:space="0" w:color="auto"/>
            <w:bottom w:val="none" w:sz="0" w:space="0" w:color="auto"/>
            <w:right w:val="none" w:sz="0" w:space="0" w:color="auto"/>
          </w:divBdr>
        </w:div>
        <w:div w:id="1771732646">
          <w:marLeft w:val="480"/>
          <w:marRight w:val="0"/>
          <w:marTop w:val="0"/>
          <w:marBottom w:val="0"/>
          <w:divBdr>
            <w:top w:val="none" w:sz="0" w:space="0" w:color="auto"/>
            <w:left w:val="none" w:sz="0" w:space="0" w:color="auto"/>
            <w:bottom w:val="none" w:sz="0" w:space="0" w:color="auto"/>
            <w:right w:val="none" w:sz="0" w:space="0" w:color="auto"/>
          </w:divBdr>
        </w:div>
        <w:div w:id="1639383912">
          <w:marLeft w:val="480"/>
          <w:marRight w:val="0"/>
          <w:marTop w:val="0"/>
          <w:marBottom w:val="0"/>
          <w:divBdr>
            <w:top w:val="none" w:sz="0" w:space="0" w:color="auto"/>
            <w:left w:val="none" w:sz="0" w:space="0" w:color="auto"/>
            <w:bottom w:val="none" w:sz="0" w:space="0" w:color="auto"/>
            <w:right w:val="none" w:sz="0" w:space="0" w:color="auto"/>
          </w:divBdr>
        </w:div>
        <w:div w:id="811992535">
          <w:marLeft w:val="480"/>
          <w:marRight w:val="0"/>
          <w:marTop w:val="0"/>
          <w:marBottom w:val="0"/>
          <w:divBdr>
            <w:top w:val="none" w:sz="0" w:space="0" w:color="auto"/>
            <w:left w:val="none" w:sz="0" w:space="0" w:color="auto"/>
            <w:bottom w:val="none" w:sz="0" w:space="0" w:color="auto"/>
            <w:right w:val="none" w:sz="0" w:space="0" w:color="auto"/>
          </w:divBdr>
        </w:div>
        <w:div w:id="282352293">
          <w:marLeft w:val="480"/>
          <w:marRight w:val="0"/>
          <w:marTop w:val="0"/>
          <w:marBottom w:val="0"/>
          <w:divBdr>
            <w:top w:val="none" w:sz="0" w:space="0" w:color="auto"/>
            <w:left w:val="none" w:sz="0" w:space="0" w:color="auto"/>
            <w:bottom w:val="none" w:sz="0" w:space="0" w:color="auto"/>
            <w:right w:val="none" w:sz="0" w:space="0" w:color="auto"/>
          </w:divBdr>
        </w:div>
        <w:div w:id="469328781">
          <w:marLeft w:val="480"/>
          <w:marRight w:val="0"/>
          <w:marTop w:val="0"/>
          <w:marBottom w:val="0"/>
          <w:divBdr>
            <w:top w:val="none" w:sz="0" w:space="0" w:color="auto"/>
            <w:left w:val="none" w:sz="0" w:space="0" w:color="auto"/>
            <w:bottom w:val="none" w:sz="0" w:space="0" w:color="auto"/>
            <w:right w:val="none" w:sz="0" w:space="0" w:color="auto"/>
          </w:divBdr>
        </w:div>
        <w:div w:id="744717305">
          <w:marLeft w:val="480"/>
          <w:marRight w:val="0"/>
          <w:marTop w:val="0"/>
          <w:marBottom w:val="0"/>
          <w:divBdr>
            <w:top w:val="none" w:sz="0" w:space="0" w:color="auto"/>
            <w:left w:val="none" w:sz="0" w:space="0" w:color="auto"/>
            <w:bottom w:val="none" w:sz="0" w:space="0" w:color="auto"/>
            <w:right w:val="none" w:sz="0" w:space="0" w:color="auto"/>
          </w:divBdr>
        </w:div>
        <w:div w:id="441269956">
          <w:marLeft w:val="480"/>
          <w:marRight w:val="0"/>
          <w:marTop w:val="0"/>
          <w:marBottom w:val="0"/>
          <w:divBdr>
            <w:top w:val="none" w:sz="0" w:space="0" w:color="auto"/>
            <w:left w:val="none" w:sz="0" w:space="0" w:color="auto"/>
            <w:bottom w:val="none" w:sz="0" w:space="0" w:color="auto"/>
            <w:right w:val="none" w:sz="0" w:space="0" w:color="auto"/>
          </w:divBdr>
        </w:div>
        <w:div w:id="118502241">
          <w:marLeft w:val="480"/>
          <w:marRight w:val="0"/>
          <w:marTop w:val="0"/>
          <w:marBottom w:val="0"/>
          <w:divBdr>
            <w:top w:val="none" w:sz="0" w:space="0" w:color="auto"/>
            <w:left w:val="none" w:sz="0" w:space="0" w:color="auto"/>
            <w:bottom w:val="none" w:sz="0" w:space="0" w:color="auto"/>
            <w:right w:val="none" w:sz="0" w:space="0" w:color="auto"/>
          </w:divBdr>
        </w:div>
        <w:div w:id="758527529">
          <w:marLeft w:val="480"/>
          <w:marRight w:val="0"/>
          <w:marTop w:val="0"/>
          <w:marBottom w:val="0"/>
          <w:divBdr>
            <w:top w:val="none" w:sz="0" w:space="0" w:color="auto"/>
            <w:left w:val="none" w:sz="0" w:space="0" w:color="auto"/>
            <w:bottom w:val="none" w:sz="0" w:space="0" w:color="auto"/>
            <w:right w:val="none" w:sz="0" w:space="0" w:color="auto"/>
          </w:divBdr>
        </w:div>
        <w:div w:id="1503006283">
          <w:marLeft w:val="480"/>
          <w:marRight w:val="0"/>
          <w:marTop w:val="0"/>
          <w:marBottom w:val="0"/>
          <w:divBdr>
            <w:top w:val="none" w:sz="0" w:space="0" w:color="auto"/>
            <w:left w:val="none" w:sz="0" w:space="0" w:color="auto"/>
            <w:bottom w:val="none" w:sz="0" w:space="0" w:color="auto"/>
            <w:right w:val="none" w:sz="0" w:space="0" w:color="auto"/>
          </w:divBdr>
        </w:div>
        <w:div w:id="1425875845">
          <w:marLeft w:val="480"/>
          <w:marRight w:val="0"/>
          <w:marTop w:val="0"/>
          <w:marBottom w:val="0"/>
          <w:divBdr>
            <w:top w:val="none" w:sz="0" w:space="0" w:color="auto"/>
            <w:left w:val="none" w:sz="0" w:space="0" w:color="auto"/>
            <w:bottom w:val="none" w:sz="0" w:space="0" w:color="auto"/>
            <w:right w:val="none" w:sz="0" w:space="0" w:color="auto"/>
          </w:divBdr>
        </w:div>
        <w:div w:id="1090614069">
          <w:marLeft w:val="480"/>
          <w:marRight w:val="0"/>
          <w:marTop w:val="0"/>
          <w:marBottom w:val="0"/>
          <w:divBdr>
            <w:top w:val="none" w:sz="0" w:space="0" w:color="auto"/>
            <w:left w:val="none" w:sz="0" w:space="0" w:color="auto"/>
            <w:bottom w:val="none" w:sz="0" w:space="0" w:color="auto"/>
            <w:right w:val="none" w:sz="0" w:space="0" w:color="auto"/>
          </w:divBdr>
        </w:div>
        <w:div w:id="1375154233">
          <w:marLeft w:val="480"/>
          <w:marRight w:val="0"/>
          <w:marTop w:val="0"/>
          <w:marBottom w:val="0"/>
          <w:divBdr>
            <w:top w:val="none" w:sz="0" w:space="0" w:color="auto"/>
            <w:left w:val="none" w:sz="0" w:space="0" w:color="auto"/>
            <w:bottom w:val="none" w:sz="0" w:space="0" w:color="auto"/>
            <w:right w:val="none" w:sz="0" w:space="0" w:color="auto"/>
          </w:divBdr>
        </w:div>
        <w:div w:id="599722819">
          <w:marLeft w:val="480"/>
          <w:marRight w:val="0"/>
          <w:marTop w:val="0"/>
          <w:marBottom w:val="0"/>
          <w:divBdr>
            <w:top w:val="none" w:sz="0" w:space="0" w:color="auto"/>
            <w:left w:val="none" w:sz="0" w:space="0" w:color="auto"/>
            <w:bottom w:val="none" w:sz="0" w:space="0" w:color="auto"/>
            <w:right w:val="none" w:sz="0" w:space="0" w:color="auto"/>
          </w:divBdr>
        </w:div>
        <w:div w:id="473331863">
          <w:marLeft w:val="480"/>
          <w:marRight w:val="0"/>
          <w:marTop w:val="0"/>
          <w:marBottom w:val="0"/>
          <w:divBdr>
            <w:top w:val="none" w:sz="0" w:space="0" w:color="auto"/>
            <w:left w:val="none" w:sz="0" w:space="0" w:color="auto"/>
            <w:bottom w:val="none" w:sz="0" w:space="0" w:color="auto"/>
            <w:right w:val="none" w:sz="0" w:space="0" w:color="auto"/>
          </w:divBdr>
        </w:div>
        <w:div w:id="1765371687">
          <w:marLeft w:val="480"/>
          <w:marRight w:val="0"/>
          <w:marTop w:val="0"/>
          <w:marBottom w:val="0"/>
          <w:divBdr>
            <w:top w:val="none" w:sz="0" w:space="0" w:color="auto"/>
            <w:left w:val="none" w:sz="0" w:space="0" w:color="auto"/>
            <w:bottom w:val="none" w:sz="0" w:space="0" w:color="auto"/>
            <w:right w:val="none" w:sz="0" w:space="0" w:color="auto"/>
          </w:divBdr>
        </w:div>
        <w:div w:id="1721517428">
          <w:marLeft w:val="480"/>
          <w:marRight w:val="0"/>
          <w:marTop w:val="0"/>
          <w:marBottom w:val="0"/>
          <w:divBdr>
            <w:top w:val="none" w:sz="0" w:space="0" w:color="auto"/>
            <w:left w:val="none" w:sz="0" w:space="0" w:color="auto"/>
            <w:bottom w:val="none" w:sz="0" w:space="0" w:color="auto"/>
            <w:right w:val="none" w:sz="0" w:space="0" w:color="auto"/>
          </w:divBdr>
        </w:div>
      </w:divsChild>
    </w:div>
    <w:div w:id="302391577">
      <w:bodyDiv w:val="1"/>
      <w:marLeft w:val="0"/>
      <w:marRight w:val="0"/>
      <w:marTop w:val="0"/>
      <w:marBottom w:val="0"/>
      <w:divBdr>
        <w:top w:val="none" w:sz="0" w:space="0" w:color="auto"/>
        <w:left w:val="none" w:sz="0" w:space="0" w:color="auto"/>
        <w:bottom w:val="none" w:sz="0" w:space="0" w:color="auto"/>
        <w:right w:val="none" w:sz="0" w:space="0" w:color="auto"/>
      </w:divBdr>
    </w:div>
    <w:div w:id="308747855">
      <w:bodyDiv w:val="1"/>
      <w:marLeft w:val="0"/>
      <w:marRight w:val="0"/>
      <w:marTop w:val="0"/>
      <w:marBottom w:val="0"/>
      <w:divBdr>
        <w:top w:val="none" w:sz="0" w:space="0" w:color="auto"/>
        <w:left w:val="none" w:sz="0" w:space="0" w:color="auto"/>
        <w:bottom w:val="none" w:sz="0" w:space="0" w:color="auto"/>
        <w:right w:val="none" w:sz="0" w:space="0" w:color="auto"/>
      </w:divBdr>
    </w:div>
    <w:div w:id="310868540">
      <w:bodyDiv w:val="1"/>
      <w:marLeft w:val="0"/>
      <w:marRight w:val="0"/>
      <w:marTop w:val="0"/>
      <w:marBottom w:val="0"/>
      <w:divBdr>
        <w:top w:val="none" w:sz="0" w:space="0" w:color="auto"/>
        <w:left w:val="none" w:sz="0" w:space="0" w:color="auto"/>
        <w:bottom w:val="none" w:sz="0" w:space="0" w:color="auto"/>
        <w:right w:val="none" w:sz="0" w:space="0" w:color="auto"/>
      </w:divBdr>
    </w:div>
    <w:div w:id="311257939">
      <w:bodyDiv w:val="1"/>
      <w:marLeft w:val="0"/>
      <w:marRight w:val="0"/>
      <w:marTop w:val="0"/>
      <w:marBottom w:val="0"/>
      <w:divBdr>
        <w:top w:val="none" w:sz="0" w:space="0" w:color="auto"/>
        <w:left w:val="none" w:sz="0" w:space="0" w:color="auto"/>
        <w:bottom w:val="none" w:sz="0" w:space="0" w:color="auto"/>
        <w:right w:val="none" w:sz="0" w:space="0" w:color="auto"/>
      </w:divBdr>
    </w:div>
    <w:div w:id="320038996">
      <w:bodyDiv w:val="1"/>
      <w:marLeft w:val="0"/>
      <w:marRight w:val="0"/>
      <w:marTop w:val="0"/>
      <w:marBottom w:val="0"/>
      <w:divBdr>
        <w:top w:val="none" w:sz="0" w:space="0" w:color="auto"/>
        <w:left w:val="none" w:sz="0" w:space="0" w:color="auto"/>
        <w:bottom w:val="none" w:sz="0" w:space="0" w:color="auto"/>
        <w:right w:val="none" w:sz="0" w:space="0" w:color="auto"/>
      </w:divBdr>
    </w:div>
    <w:div w:id="329991135">
      <w:bodyDiv w:val="1"/>
      <w:marLeft w:val="0"/>
      <w:marRight w:val="0"/>
      <w:marTop w:val="0"/>
      <w:marBottom w:val="0"/>
      <w:divBdr>
        <w:top w:val="none" w:sz="0" w:space="0" w:color="auto"/>
        <w:left w:val="none" w:sz="0" w:space="0" w:color="auto"/>
        <w:bottom w:val="none" w:sz="0" w:space="0" w:color="auto"/>
        <w:right w:val="none" w:sz="0" w:space="0" w:color="auto"/>
      </w:divBdr>
    </w:div>
    <w:div w:id="350375328">
      <w:bodyDiv w:val="1"/>
      <w:marLeft w:val="0"/>
      <w:marRight w:val="0"/>
      <w:marTop w:val="0"/>
      <w:marBottom w:val="0"/>
      <w:divBdr>
        <w:top w:val="none" w:sz="0" w:space="0" w:color="auto"/>
        <w:left w:val="none" w:sz="0" w:space="0" w:color="auto"/>
        <w:bottom w:val="none" w:sz="0" w:space="0" w:color="auto"/>
        <w:right w:val="none" w:sz="0" w:space="0" w:color="auto"/>
      </w:divBdr>
    </w:div>
    <w:div w:id="359164754">
      <w:bodyDiv w:val="1"/>
      <w:marLeft w:val="0"/>
      <w:marRight w:val="0"/>
      <w:marTop w:val="0"/>
      <w:marBottom w:val="0"/>
      <w:divBdr>
        <w:top w:val="none" w:sz="0" w:space="0" w:color="auto"/>
        <w:left w:val="none" w:sz="0" w:space="0" w:color="auto"/>
        <w:bottom w:val="none" w:sz="0" w:space="0" w:color="auto"/>
        <w:right w:val="none" w:sz="0" w:space="0" w:color="auto"/>
      </w:divBdr>
    </w:div>
    <w:div w:id="362825577">
      <w:bodyDiv w:val="1"/>
      <w:marLeft w:val="0"/>
      <w:marRight w:val="0"/>
      <w:marTop w:val="0"/>
      <w:marBottom w:val="0"/>
      <w:divBdr>
        <w:top w:val="none" w:sz="0" w:space="0" w:color="auto"/>
        <w:left w:val="none" w:sz="0" w:space="0" w:color="auto"/>
        <w:bottom w:val="none" w:sz="0" w:space="0" w:color="auto"/>
        <w:right w:val="none" w:sz="0" w:space="0" w:color="auto"/>
      </w:divBdr>
    </w:div>
    <w:div w:id="364908960">
      <w:bodyDiv w:val="1"/>
      <w:marLeft w:val="0"/>
      <w:marRight w:val="0"/>
      <w:marTop w:val="0"/>
      <w:marBottom w:val="0"/>
      <w:divBdr>
        <w:top w:val="none" w:sz="0" w:space="0" w:color="auto"/>
        <w:left w:val="none" w:sz="0" w:space="0" w:color="auto"/>
        <w:bottom w:val="none" w:sz="0" w:space="0" w:color="auto"/>
        <w:right w:val="none" w:sz="0" w:space="0" w:color="auto"/>
      </w:divBdr>
    </w:div>
    <w:div w:id="365064955">
      <w:bodyDiv w:val="1"/>
      <w:marLeft w:val="0"/>
      <w:marRight w:val="0"/>
      <w:marTop w:val="0"/>
      <w:marBottom w:val="0"/>
      <w:divBdr>
        <w:top w:val="none" w:sz="0" w:space="0" w:color="auto"/>
        <w:left w:val="none" w:sz="0" w:space="0" w:color="auto"/>
        <w:bottom w:val="none" w:sz="0" w:space="0" w:color="auto"/>
        <w:right w:val="none" w:sz="0" w:space="0" w:color="auto"/>
      </w:divBdr>
    </w:div>
    <w:div w:id="368409626">
      <w:bodyDiv w:val="1"/>
      <w:marLeft w:val="0"/>
      <w:marRight w:val="0"/>
      <w:marTop w:val="0"/>
      <w:marBottom w:val="0"/>
      <w:divBdr>
        <w:top w:val="none" w:sz="0" w:space="0" w:color="auto"/>
        <w:left w:val="none" w:sz="0" w:space="0" w:color="auto"/>
        <w:bottom w:val="none" w:sz="0" w:space="0" w:color="auto"/>
        <w:right w:val="none" w:sz="0" w:space="0" w:color="auto"/>
      </w:divBdr>
    </w:div>
    <w:div w:id="370306439">
      <w:bodyDiv w:val="1"/>
      <w:marLeft w:val="0"/>
      <w:marRight w:val="0"/>
      <w:marTop w:val="0"/>
      <w:marBottom w:val="0"/>
      <w:divBdr>
        <w:top w:val="none" w:sz="0" w:space="0" w:color="auto"/>
        <w:left w:val="none" w:sz="0" w:space="0" w:color="auto"/>
        <w:bottom w:val="none" w:sz="0" w:space="0" w:color="auto"/>
        <w:right w:val="none" w:sz="0" w:space="0" w:color="auto"/>
      </w:divBdr>
    </w:div>
    <w:div w:id="384791245">
      <w:bodyDiv w:val="1"/>
      <w:marLeft w:val="0"/>
      <w:marRight w:val="0"/>
      <w:marTop w:val="0"/>
      <w:marBottom w:val="0"/>
      <w:divBdr>
        <w:top w:val="none" w:sz="0" w:space="0" w:color="auto"/>
        <w:left w:val="none" w:sz="0" w:space="0" w:color="auto"/>
        <w:bottom w:val="none" w:sz="0" w:space="0" w:color="auto"/>
        <w:right w:val="none" w:sz="0" w:space="0" w:color="auto"/>
      </w:divBdr>
      <w:divsChild>
        <w:div w:id="1721784687">
          <w:marLeft w:val="480"/>
          <w:marRight w:val="0"/>
          <w:marTop w:val="0"/>
          <w:marBottom w:val="0"/>
          <w:divBdr>
            <w:top w:val="none" w:sz="0" w:space="0" w:color="auto"/>
            <w:left w:val="none" w:sz="0" w:space="0" w:color="auto"/>
            <w:bottom w:val="none" w:sz="0" w:space="0" w:color="auto"/>
            <w:right w:val="none" w:sz="0" w:space="0" w:color="auto"/>
          </w:divBdr>
        </w:div>
        <w:div w:id="389839693">
          <w:marLeft w:val="480"/>
          <w:marRight w:val="0"/>
          <w:marTop w:val="0"/>
          <w:marBottom w:val="0"/>
          <w:divBdr>
            <w:top w:val="none" w:sz="0" w:space="0" w:color="auto"/>
            <w:left w:val="none" w:sz="0" w:space="0" w:color="auto"/>
            <w:bottom w:val="none" w:sz="0" w:space="0" w:color="auto"/>
            <w:right w:val="none" w:sz="0" w:space="0" w:color="auto"/>
          </w:divBdr>
        </w:div>
        <w:div w:id="1499342035">
          <w:marLeft w:val="480"/>
          <w:marRight w:val="0"/>
          <w:marTop w:val="0"/>
          <w:marBottom w:val="0"/>
          <w:divBdr>
            <w:top w:val="none" w:sz="0" w:space="0" w:color="auto"/>
            <w:left w:val="none" w:sz="0" w:space="0" w:color="auto"/>
            <w:bottom w:val="none" w:sz="0" w:space="0" w:color="auto"/>
            <w:right w:val="none" w:sz="0" w:space="0" w:color="auto"/>
          </w:divBdr>
        </w:div>
        <w:div w:id="1190147215">
          <w:marLeft w:val="480"/>
          <w:marRight w:val="0"/>
          <w:marTop w:val="0"/>
          <w:marBottom w:val="0"/>
          <w:divBdr>
            <w:top w:val="none" w:sz="0" w:space="0" w:color="auto"/>
            <w:left w:val="none" w:sz="0" w:space="0" w:color="auto"/>
            <w:bottom w:val="none" w:sz="0" w:space="0" w:color="auto"/>
            <w:right w:val="none" w:sz="0" w:space="0" w:color="auto"/>
          </w:divBdr>
        </w:div>
        <w:div w:id="1544099283">
          <w:marLeft w:val="480"/>
          <w:marRight w:val="0"/>
          <w:marTop w:val="0"/>
          <w:marBottom w:val="0"/>
          <w:divBdr>
            <w:top w:val="none" w:sz="0" w:space="0" w:color="auto"/>
            <w:left w:val="none" w:sz="0" w:space="0" w:color="auto"/>
            <w:bottom w:val="none" w:sz="0" w:space="0" w:color="auto"/>
            <w:right w:val="none" w:sz="0" w:space="0" w:color="auto"/>
          </w:divBdr>
        </w:div>
        <w:div w:id="1411266778">
          <w:marLeft w:val="480"/>
          <w:marRight w:val="0"/>
          <w:marTop w:val="0"/>
          <w:marBottom w:val="0"/>
          <w:divBdr>
            <w:top w:val="none" w:sz="0" w:space="0" w:color="auto"/>
            <w:left w:val="none" w:sz="0" w:space="0" w:color="auto"/>
            <w:bottom w:val="none" w:sz="0" w:space="0" w:color="auto"/>
            <w:right w:val="none" w:sz="0" w:space="0" w:color="auto"/>
          </w:divBdr>
        </w:div>
        <w:div w:id="382366291">
          <w:marLeft w:val="480"/>
          <w:marRight w:val="0"/>
          <w:marTop w:val="0"/>
          <w:marBottom w:val="0"/>
          <w:divBdr>
            <w:top w:val="none" w:sz="0" w:space="0" w:color="auto"/>
            <w:left w:val="none" w:sz="0" w:space="0" w:color="auto"/>
            <w:bottom w:val="none" w:sz="0" w:space="0" w:color="auto"/>
            <w:right w:val="none" w:sz="0" w:space="0" w:color="auto"/>
          </w:divBdr>
        </w:div>
        <w:div w:id="313071094">
          <w:marLeft w:val="480"/>
          <w:marRight w:val="0"/>
          <w:marTop w:val="0"/>
          <w:marBottom w:val="0"/>
          <w:divBdr>
            <w:top w:val="none" w:sz="0" w:space="0" w:color="auto"/>
            <w:left w:val="none" w:sz="0" w:space="0" w:color="auto"/>
            <w:bottom w:val="none" w:sz="0" w:space="0" w:color="auto"/>
            <w:right w:val="none" w:sz="0" w:space="0" w:color="auto"/>
          </w:divBdr>
        </w:div>
        <w:div w:id="59141175">
          <w:marLeft w:val="480"/>
          <w:marRight w:val="0"/>
          <w:marTop w:val="0"/>
          <w:marBottom w:val="0"/>
          <w:divBdr>
            <w:top w:val="none" w:sz="0" w:space="0" w:color="auto"/>
            <w:left w:val="none" w:sz="0" w:space="0" w:color="auto"/>
            <w:bottom w:val="none" w:sz="0" w:space="0" w:color="auto"/>
            <w:right w:val="none" w:sz="0" w:space="0" w:color="auto"/>
          </w:divBdr>
        </w:div>
        <w:div w:id="838807133">
          <w:marLeft w:val="480"/>
          <w:marRight w:val="0"/>
          <w:marTop w:val="0"/>
          <w:marBottom w:val="0"/>
          <w:divBdr>
            <w:top w:val="none" w:sz="0" w:space="0" w:color="auto"/>
            <w:left w:val="none" w:sz="0" w:space="0" w:color="auto"/>
            <w:bottom w:val="none" w:sz="0" w:space="0" w:color="auto"/>
            <w:right w:val="none" w:sz="0" w:space="0" w:color="auto"/>
          </w:divBdr>
        </w:div>
        <w:div w:id="1105342196">
          <w:marLeft w:val="480"/>
          <w:marRight w:val="0"/>
          <w:marTop w:val="0"/>
          <w:marBottom w:val="0"/>
          <w:divBdr>
            <w:top w:val="none" w:sz="0" w:space="0" w:color="auto"/>
            <w:left w:val="none" w:sz="0" w:space="0" w:color="auto"/>
            <w:bottom w:val="none" w:sz="0" w:space="0" w:color="auto"/>
            <w:right w:val="none" w:sz="0" w:space="0" w:color="auto"/>
          </w:divBdr>
        </w:div>
        <w:div w:id="1674530264">
          <w:marLeft w:val="480"/>
          <w:marRight w:val="0"/>
          <w:marTop w:val="0"/>
          <w:marBottom w:val="0"/>
          <w:divBdr>
            <w:top w:val="none" w:sz="0" w:space="0" w:color="auto"/>
            <w:left w:val="none" w:sz="0" w:space="0" w:color="auto"/>
            <w:bottom w:val="none" w:sz="0" w:space="0" w:color="auto"/>
            <w:right w:val="none" w:sz="0" w:space="0" w:color="auto"/>
          </w:divBdr>
        </w:div>
        <w:div w:id="122769375">
          <w:marLeft w:val="480"/>
          <w:marRight w:val="0"/>
          <w:marTop w:val="0"/>
          <w:marBottom w:val="0"/>
          <w:divBdr>
            <w:top w:val="none" w:sz="0" w:space="0" w:color="auto"/>
            <w:left w:val="none" w:sz="0" w:space="0" w:color="auto"/>
            <w:bottom w:val="none" w:sz="0" w:space="0" w:color="auto"/>
            <w:right w:val="none" w:sz="0" w:space="0" w:color="auto"/>
          </w:divBdr>
        </w:div>
        <w:div w:id="797115129">
          <w:marLeft w:val="480"/>
          <w:marRight w:val="0"/>
          <w:marTop w:val="0"/>
          <w:marBottom w:val="0"/>
          <w:divBdr>
            <w:top w:val="none" w:sz="0" w:space="0" w:color="auto"/>
            <w:left w:val="none" w:sz="0" w:space="0" w:color="auto"/>
            <w:bottom w:val="none" w:sz="0" w:space="0" w:color="auto"/>
            <w:right w:val="none" w:sz="0" w:space="0" w:color="auto"/>
          </w:divBdr>
        </w:div>
        <w:div w:id="460029180">
          <w:marLeft w:val="480"/>
          <w:marRight w:val="0"/>
          <w:marTop w:val="0"/>
          <w:marBottom w:val="0"/>
          <w:divBdr>
            <w:top w:val="none" w:sz="0" w:space="0" w:color="auto"/>
            <w:left w:val="none" w:sz="0" w:space="0" w:color="auto"/>
            <w:bottom w:val="none" w:sz="0" w:space="0" w:color="auto"/>
            <w:right w:val="none" w:sz="0" w:space="0" w:color="auto"/>
          </w:divBdr>
        </w:div>
        <w:div w:id="2130052672">
          <w:marLeft w:val="480"/>
          <w:marRight w:val="0"/>
          <w:marTop w:val="0"/>
          <w:marBottom w:val="0"/>
          <w:divBdr>
            <w:top w:val="none" w:sz="0" w:space="0" w:color="auto"/>
            <w:left w:val="none" w:sz="0" w:space="0" w:color="auto"/>
            <w:bottom w:val="none" w:sz="0" w:space="0" w:color="auto"/>
            <w:right w:val="none" w:sz="0" w:space="0" w:color="auto"/>
          </w:divBdr>
        </w:div>
        <w:div w:id="1144463894">
          <w:marLeft w:val="480"/>
          <w:marRight w:val="0"/>
          <w:marTop w:val="0"/>
          <w:marBottom w:val="0"/>
          <w:divBdr>
            <w:top w:val="none" w:sz="0" w:space="0" w:color="auto"/>
            <w:left w:val="none" w:sz="0" w:space="0" w:color="auto"/>
            <w:bottom w:val="none" w:sz="0" w:space="0" w:color="auto"/>
            <w:right w:val="none" w:sz="0" w:space="0" w:color="auto"/>
          </w:divBdr>
        </w:div>
        <w:div w:id="1137458602">
          <w:marLeft w:val="480"/>
          <w:marRight w:val="0"/>
          <w:marTop w:val="0"/>
          <w:marBottom w:val="0"/>
          <w:divBdr>
            <w:top w:val="none" w:sz="0" w:space="0" w:color="auto"/>
            <w:left w:val="none" w:sz="0" w:space="0" w:color="auto"/>
            <w:bottom w:val="none" w:sz="0" w:space="0" w:color="auto"/>
            <w:right w:val="none" w:sz="0" w:space="0" w:color="auto"/>
          </w:divBdr>
        </w:div>
        <w:div w:id="1325862361">
          <w:marLeft w:val="480"/>
          <w:marRight w:val="0"/>
          <w:marTop w:val="0"/>
          <w:marBottom w:val="0"/>
          <w:divBdr>
            <w:top w:val="none" w:sz="0" w:space="0" w:color="auto"/>
            <w:left w:val="none" w:sz="0" w:space="0" w:color="auto"/>
            <w:bottom w:val="none" w:sz="0" w:space="0" w:color="auto"/>
            <w:right w:val="none" w:sz="0" w:space="0" w:color="auto"/>
          </w:divBdr>
        </w:div>
        <w:div w:id="924609929">
          <w:marLeft w:val="480"/>
          <w:marRight w:val="0"/>
          <w:marTop w:val="0"/>
          <w:marBottom w:val="0"/>
          <w:divBdr>
            <w:top w:val="none" w:sz="0" w:space="0" w:color="auto"/>
            <w:left w:val="none" w:sz="0" w:space="0" w:color="auto"/>
            <w:bottom w:val="none" w:sz="0" w:space="0" w:color="auto"/>
            <w:right w:val="none" w:sz="0" w:space="0" w:color="auto"/>
          </w:divBdr>
        </w:div>
        <w:div w:id="1415203044">
          <w:marLeft w:val="480"/>
          <w:marRight w:val="0"/>
          <w:marTop w:val="0"/>
          <w:marBottom w:val="0"/>
          <w:divBdr>
            <w:top w:val="none" w:sz="0" w:space="0" w:color="auto"/>
            <w:left w:val="none" w:sz="0" w:space="0" w:color="auto"/>
            <w:bottom w:val="none" w:sz="0" w:space="0" w:color="auto"/>
            <w:right w:val="none" w:sz="0" w:space="0" w:color="auto"/>
          </w:divBdr>
        </w:div>
        <w:div w:id="1734966949">
          <w:marLeft w:val="480"/>
          <w:marRight w:val="0"/>
          <w:marTop w:val="0"/>
          <w:marBottom w:val="0"/>
          <w:divBdr>
            <w:top w:val="none" w:sz="0" w:space="0" w:color="auto"/>
            <w:left w:val="none" w:sz="0" w:space="0" w:color="auto"/>
            <w:bottom w:val="none" w:sz="0" w:space="0" w:color="auto"/>
            <w:right w:val="none" w:sz="0" w:space="0" w:color="auto"/>
          </w:divBdr>
        </w:div>
        <w:div w:id="946043252">
          <w:marLeft w:val="480"/>
          <w:marRight w:val="0"/>
          <w:marTop w:val="0"/>
          <w:marBottom w:val="0"/>
          <w:divBdr>
            <w:top w:val="none" w:sz="0" w:space="0" w:color="auto"/>
            <w:left w:val="none" w:sz="0" w:space="0" w:color="auto"/>
            <w:bottom w:val="none" w:sz="0" w:space="0" w:color="auto"/>
            <w:right w:val="none" w:sz="0" w:space="0" w:color="auto"/>
          </w:divBdr>
        </w:div>
        <w:div w:id="214854627">
          <w:marLeft w:val="480"/>
          <w:marRight w:val="0"/>
          <w:marTop w:val="0"/>
          <w:marBottom w:val="0"/>
          <w:divBdr>
            <w:top w:val="none" w:sz="0" w:space="0" w:color="auto"/>
            <w:left w:val="none" w:sz="0" w:space="0" w:color="auto"/>
            <w:bottom w:val="none" w:sz="0" w:space="0" w:color="auto"/>
            <w:right w:val="none" w:sz="0" w:space="0" w:color="auto"/>
          </w:divBdr>
        </w:div>
        <w:div w:id="324211614">
          <w:marLeft w:val="480"/>
          <w:marRight w:val="0"/>
          <w:marTop w:val="0"/>
          <w:marBottom w:val="0"/>
          <w:divBdr>
            <w:top w:val="none" w:sz="0" w:space="0" w:color="auto"/>
            <w:left w:val="none" w:sz="0" w:space="0" w:color="auto"/>
            <w:bottom w:val="none" w:sz="0" w:space="0" w:color="auto"/>
            <w:right w:val="none" w:sz="0" w:space="0" w:color="auto"/>
          </w:divBdr>
        </w:div>
        <w:div w:id="382951485">
          <w:marLeft w:val="480"/>
          <w:marRight w:val="0"/>
          <w:marTop w:val="0"/>
          <w:marBottom w:val="0"/>
          <w:divBdr>
            <w:top w:val="none" w:sz="0" w:space="0" w:color="auto"/>
            <w:left w:val="none" w:sz="0" w:space="0" w:color="auto"/>
            <w:bottom w:val="none" w:sz="0" w:space="0" w:color="auto"/>
            <w:right w:val="none" w:sz="0" w:space="0" w:color="auto"/>
          </w:divBdr>
        </w:div>
        <w:div w:id="902375645">
          <w:marLeft w:val="480"/>
          <w:marRight w:val="0"/>
          <w:marTop w:val="0"/>
          <w:marBottom w:val="0"/>
          <w:divBdr>
            <w:top w:val="none" w:sz="0" w:space="0" w:color="auto"/>
            <w:left w:val="none" w:sz="0" w:space="0" w:color="auto"/>
            <w:bottom w:val="none" w:sz="0" w:space="0" w:color="auto"/>
            <w:right w:val="none" w:sz="0" w:space="0" w:color="auto"/>
          </w:divBdr>
        </w:div>
        <w:div w:id="1032223958">
          <w:marLeft w:val="480"/>
          <w:marRight w:val="0"/>
          <w:marTop w:val="0"/>
          <w:marBottom w:val="0"/>
          <w:divBdr>
            <w:top w:val="none" w:sz="0" w:space="0" w:color="auto"/>
            <w:left w:val="none" w:sz="0" w:space="0" w:color="auto"/>
            <w:bottom w:val="none" w:sz="0" w:space="0" w:color="auto"/>
            <w:right w:val="none" w:sz="0" w:space="0" w:color="auto"/>
          </w:divBdr>
        </w:div>
        <w:div w:id="1071805906">
          <w:marLeft w:val="480"/>
          <w:marRight w:val="0"/>
          <w:marTop w:val="0"/>
          <w:marBottom w:val="0"/>
          <w:divBdr>
            <w:top w:val="none" w:sz="0" w:space="0" w:color="auto"/>
            <w:left w:val="none" w:sz="0" w:space="0" w:color="auto"/>
            <w:bottom w:val="none" w:sz="0" w:space="0" w:color="auto"/>
            <w:right w:val="none" w:sz="0" w:space="0" w:color="auto"/>
          </w:divBdr>
        </w:div>
        <w:div w:id="438792732">
          <w:marLeft w:val="480"/>
          <w:marRight w:val="0"/>
          <w:marTop w:val="0"/>
          <w:marBottom w:val="0"/>
          <w:divBdr>
            <w:top w:val="none" w:sz="0" w:space="0" w:color="auto"/>
            <w:left w:val="none" w:sz="0" w:space="0" w:color="auto"/>
            <w:bottom w:val="none" w:sz="0" w:space="0" w:color="auto"/>
            <w:right w:val="none" w:sz="0" w:space="0" w:color="auto"/>
          </w:divBdr>
        </w:div>
        <w:div w:id="1491097302">
          <w:marLeft w:val="480"/>
          <w:marRight w:val="0"/>
          <w:marTop w:val="0"/>
          <w:marBottom w:val="0"/>
          <w:divBdr>
            <w:top w:val="none" w:sz="0" w:space="0" w:color="auto"/>
            <w:left w:val="none" w:sz="0" w:space="0" w:color="auto"/>
            <w:bottom w:val="none" w:sz="0" w:space="0" w:color="auto"/>
            <w:right w:val="none" w:sz="0" w:space="0" w:color="auto"/>
          </w:divBdr>
        </w:div>
        <w:div w:id="2126802943">
          <w:marLeft w:val="480"/>
          <w:marRight w:val="0"/>
          <w:marTop w:val="0"/>
          <w:marBottom w:val="0"/>
          <w:divBdr>
            <w:top w:val="none" w:sz="0" w:space="0" w:color="auto"/>
            <w:left w:val="none" w:sz="0" w:space="0" w:color="auto"/>
            <w:bottom w:val="none" w:sz="0" w:space="0" w:color="auto"/>
            <w:right w:val="none" w:sz="0" w:space="0" w:color="auto"/>
          </w:divBdr>
        </w:div>
        <w:div w:id="986084846">
          <w:marLeft w:val="480"/>
          <w:marRight w:val="0"/>
          <w:marTop w:val="0"/>
          <w:marBottom w:val="0"/>
          <w:divBdr>
            <w:top w:val="none" w:sz="0" w:space="0" w:color="auto"/>
            <w:left w:val="none" w:sz="0" w:space="0" w:color="auto"/>
            <w:bottom w:val="none" w:sz="0" w:space="0" w:color="auto"/>
            <w:right w:val="none" w:sz="0" w:space="0" w:color="auto"/>
          </w:divBdr>
        </w:div>
        <w:div w:id="1365208013">
          <w:marLeft w:val="480"/>
          <w:marRight w:val="0"/>
          <w:marTop w:val="0"/>
          <w:marBottom w:val="0"/>
          <w:divBdr>
            <w:top w:val="none" w:sz="0" w:space="0" w:color="auto"/>
            <w:left w:val="none" w:sz="0" w:space="0" w:color="auto"/>
            <w:bottom w:val="none" w:sz="0" w:space="0" w:color="auto"/>
            <w:right w:val="none" w:sz="0" w:space="0" w:color="auto"/>
          </w:divBdr>
        </w:div>
        <w:div w:id="1140732034">
          <w:marLeft w:val="480"/>
          <w:marRight w:val="0"/>
          <w:marTop w:val="0"/>
          <w:marBottom w:val="0"/>
          <w:divBdr>
            <w:top w:val="none" w:sz="0" w:space="0" w:color="auto"/>
            <w:left w:val="none" w:sz="0" w:space="0" w:color="auto"/>
            <w:bottom w:val="none" w:sz="0" w:space="0" w:color="auto"/>
            <w:right w:val="none" w:sz="0" w:space="0" w:color="auto"/>
          </w:divBdr>
        </w:div>
        <w:div w:id="1937132313">
          <w:marLeft w:val="480"/>
          <w:marRight w:val="0"/>
          <w:marTop w:val="0"/>
          <w:marBottom w:val="0"/>
          <w:divBdr>
            <w:top w:val="none" w:sz="0" w:space="0" w:color="auto"/>
            <w:left w:val="none" w:sz="0" w:space="0" w:color="auto"/>
            <w:bottom w:val="none" w:sz="0" w:space="0" w:color="auto"/>
            <w:right w:val="none" w:sz="0" w:space="0" w:color="auto"/>
          </w:divBdr>
        </w:div>
        <w:div w:id="575937996">
          <w:marLeft w:val="480"/>
          <w:marRight w:val="0"/>
          <w:marTop w:val="0"/>
          <w:marBottom w:val="0"/>
          <w:divBdr>
            <w:top w:val="none" w:sz="0" w:space="0" w:color="auto"/>
            <w:left w:val="none" w:sz="0" w:space="0" w:color="auto"/>
            <w:bottom w:val="none" w:sz="0" w:space="0" w:color="auto"/>
            <w:right w:val="none" w:sz="0" w:space="0" w:color="auto"/>
          </w:divBdr>
        </w:div>
        <w:div w:id="618874986">
          <w:marLeft w:val="480"/>
          <w:marRight w:val="0"/>
          <w:marTop w:val="0"/>
          <w:marBottom w:val="0"/>
          <w:divBdr>
            <w:top w:val="none" w:sz="0" w:space="0" w:color="auto"/>
            <w:left w:val="none" w:sz="0" w:space="0" w:color="auto"/>
            <w:bottom w:val="none" w:sz="0" w:space="0" w:color="auto"/>
            <w:right w:val="none" w:sz="0" w:space="0" w:color="auto"/>
          </w:divBdr>
        </w:div>
        <w:div w:id="967275476">
          <w:marLeft w:val="480"/>
          <w:marRight w:val="0"/>
          <w:marTop w:val="0"/>
          <w:marBottom w:val="0"/>
          <w:divBdr>
            <w:top w:val="none" w:sz="0" w:space="0" w:color="auto"/>
            <w:left w:val="none" w:sz="0" w:space="0" w:color="auto"/>
            <w:bottom w:val="none" w:sz="0" w:space="0" w:color="auto"/>
            <w:right w:val="none" w:sz="0" w:space="0" w:color="auto"/>
          </w:divBdr>
        </w:div>
        <w:div w:id="676814601">
          <w:marLeft w:val="480"/>
          <w:marRight w:val="0"/>
          <w:marTop w:val="0"/>
          <w:marBottom w:val="0"/>
          <w:divBdr>
            <w:top w:val="none" w:sz="0" w:space="0" w:color="auto"/>
            <w:left w:val="none" w:sz="0" w:space="0" w:color="auto"/>
            <w:bottom w:val="none" w:sz="0" w:space="0" w:color="auto"/>
            <w:right w:val="none" w:sz="0" w:space="0" w:color="auto"/>
          </w:divBdr>
        </w:div>
        <w:div w:id="286860671">
          <w:marLeft w:val="480"/>
          <w:marRight w:val="0"/>
          <w:marTop w:val="0"/>
          <w:marBottom w:val="0"/>
          <w:divBdr>
            <w:top w:val="none" w:sz="0" w:space="0" w:color="auto"/>
            <w:left w:val="none" w:sz="0" w:space="0" w:color="auto"/>
            <w:bottom w:val="none" w:sz="0" w:space="0" w:color="auto"/>
            <w:right w:val="none" w:sz="0" w:space="0" w:color="auto"/>
          </w:divBdr>
        </w:div>
        <w:div w:id="35396343">
          <w:marLeft w:val="480"/>
          <w:marRight w:val="0"/>
          <w:marTop w:val="0"/>
          <w:marBottom w:val="0"/>
          <w:divBdr>
            <w:top w:val="none" w:sz="0" w:space="0" w:color="auto"/>
            <w:left w:val="none" w:sz="0" w:space="0" w:color="auto"/>
            <w:bottom w:val="none" w:sz="0" w:space="0" w:color="auto"/>
            <w:right w:val="none" w:sz="0" w:space="0" w:color="auto"/>
          </w:divBdr>
        </w:div>
        <w:div w:id="2111076957">
          <w:marLeft w:val="480"/>
          <w:marRight w:val="0"/>
          <w:marTop w:val="0"/>
          <w:marBottom w:val="0"/>
          <w:divBdr>
            <w:top w:val="none" w:sz="0" w:space="0" w:color="auto"/>
            <w:left w:val="none" w:sz="0" w:space="0" w:color="auto"/>
            <w:bottom w:val="none" w:sz="0" w:space="0" w:color="auto"/>
            <w:right w:val="none" w:sz="0" w:space="0" w:color="auto"/>
          </w:divBdr>
        </w:div>
        <w:div w:id="1968706047">
          <w:marLeft w:val="480"/>
          <w:marRight w:val="0"/>
          <w:marTop w:val="0"/>
          <w:marBottom w:val="0"/>
          <w:divBdr>
            <w:top w:val="none" w:sz="0" w:space="0" w:color="auto"/>
            <w:left w:val="none" w:sz="0" w:space="0" w:color="auto"/>
            <w:bottom w:val="none" w:sz="0" w:space="0" w:color="auto"/>
            <w:right w:val="none" w:sz="0" w:space="0" w:color="auto"/>
          </w:divBdr>
        </w:div>
        <w:div w:id="23210011">
          <w:marLeft w:val="480"/>
          <w:marRight w:val="0"/>
          <w:marTop w:val="0"/>
          <w:marBottom w:val="0"/>
          <w:divBdr>
            <w:top w:val="none" w:sz="0" w:space="0" w:color="auto"/>
            <w:left w:val="none" w:sz="0" w:space="0" w:color="auto"/>
            <w:bottom w:val="none" w:sz="0" w:space="0" w:color="auto"/>
            <w:right w:val="none" w:sz="0" w:space="0" w:color="auto"/>
          </w:divBdr>
        </w:div>
        <w:div w:id="886338601">
          <w:marLeft w:val="480"/>
          <w:marRight w:val="0"/>
          <w:marTop w:val="0"/>
          <w:marBottom w:val="0"/>
          <w:divBdr>
            <w:top w:val="none" w:sz="0" w:space="0" w:color="auto"/>
            <w:left w:val="none" w:sz="0" w:space="0" w:color="auto"/>
            <w:bottom w:val="none" w:sz="0" w:space="0" w:color="auto"/>
            <w:right w:val="none" w:sz="0" w:space="0" w:color="auto"/>
          </w:divBdr>
        </w:div>
        <w:div w:id="1949046021">
          <w:marLeft w:val="480"/>
          <w:marRight w:val="0"/>
          <w:marTop w:val="0"/>
          <w:marBottom w:val="0"/>
          <w:divBdr>
            <w:top w:val="none" w:sz="0" w:space="0" w:color="auto"/>
            <w:left w:val="none" w:sz="0" w:space="0" w:color="auto"/>
            <w:bottom w:val="none" w:sz="0" w:space="0" w:color="auto"/>
            <w:right w:val="none" w:sz="0" w:space="0" w:color="auto"/>
          </w:divBdr>
        </w:div>
        <w:div w:id="2144107026">
          <w:marLeft w:val="480"/>
          <w:marRight w:val="0"/>
          <w:marTop w:val="0"/>
          <w:marBottom w:val="0"/>
          <w:divBdr>
            <w:top w:val="none" w:sz="0" w:space="0" w:color="auto"/>
            <w:left w:val="none" w:sz="0" w:space="0" w:color="auto"/>
            <w:bottom w:val="none" w:sz="0" w:space="0" w:color="auto"/>
            <w:right w:val="none" w:sz="0" w:space="0" w:color="auto"/>
          </w:divBdr>
        </w:div>
        <w:div w:id="932786641">
          <w:marLeft w:val="480"/>
          <w:marRight w:val="0"/>
          <w:marTop w:val="0"/>
          <w:marBottom w:val="0"/>
          <w:divBdr>
            <w:top w:val="none" w:sz="0" w:space="0" w:color="auto"/>
            <w:left w:val="none" w:sz="0" w:space="0" w:color="auto"/>
            <w:bottom w:val="none" w:sz="0" w:space="0" w:color="auto"/>
            <w:right w:val="none" w:sz="0" w:space="0" w:color="auto"/>
          </w:divBdr>
        </w:div>
        <w:div w:id="694766627">
          <w:marLeft w:val="480"/>
          <w:marRight w:val="0"/>
          <w:marTop w:val="0"/>
          <w:marBottom w:val="0"/>
          <w:divBdr>
            <w:top w:val="none" w:sz="0" w:space="0" w:color="auto"/>
            <w:left w:val="none" w:sz="0" w:space="0" w:color="auto"/>
            <w:bottom w:val="none" w:sz="0" w:space="0" w:color="auto"/>
            <w:right w:val="none" w:sz="0" w:space="0" w:color="auto"/>
          </w:divBdr>
        </w:div>
        <w:div w:id="1954358768">
          <w:marLeft w:val="480"/>
          <w:marRight w:val="0"/>
          <w:marTop w:val="0"/>
          <w:marBottom w:val="0"/>
          <w:divBdr>
            <w:top w:val="none" w:sz="0" w:space="0" w:color="auto"/>
            <w:left w:val="none" w:sz="0" w:space="0" w:color="auto"/>
            <w:bottom w:val="none" w:sz="0" w:space="0" w:color="auto"/>
            <w:right w:val="none" w:sz="0" w:space="0" w:color="auto"/>
          </w:divBdr>
        </w:div>
        <w:div w:id="10763790">
          <w:marLeft w:val="480"/>
          <w:marRight w:val="0"/>
          <w:marTop w:val="0"/>
          <w:marBottom w:val="0"/>
          <w:divBdr>
            <w:top w:val="none" w:sz="0" w:space="0" w:color="auto"/>
            <w:left w:val="none" w:sz="0" w:space="0" w:color="auto"/>
            <w:bottom w:val="none" w:sz="0" w:space="0" w:color="auto"/>
            <w:right w:val="none" w:sz="0" w:space="0" w:color="auto"/>
          </w:divBdr>
        </w:div>
        <w:div w:id="1107702269">
          <w:marLeft w:val="480"/>
          <w:marRight w:val="0"/>
          <w:marTop w:val="0"/>
          <w:marBottom w:val="0"/>
          <w:divBdr>
            <w:top w:val="none" w:sz="0" w:space="0" w:color="auto"/>
            <w:left w:val="none" w:sz="0" w:space="0" w:color="auto"/>
            <w:bottom w:val="none" w:sz="0" w:space="0" w:color="auto"/>
            <w:right w:val="none" w:sz="0" w:space="0" w:color="auto"/>
          </w:divBdr>
        </w:div>
        <w:div w:id="1155951354">
          <w:marLeft w:val="480"/>
          <w:marRight w:val="0"/>
          <w:marTop w:val="0"/>
          <w:marBottom w:val="0"/>
          <w:divBdr>
            <w:top w:val="none" w:sz="0" w:space="0" w:color="auto"/>
            <w:left w:val="none" w:sz="0" w:space="0" w:color="auto"/>
            <w:bottom w:val="none" w:sz="0" w:space="0" w:color="auto"/>
            <w:right w:val="none" w:sz="0" w:space="0" w:color="auto"/>
          </w:divBdr>
        </w:div>
      </w:divsChild>
    </w:div>
    <w:div w:id="386538743">
      <w:bodyDiv w:val="1"/>
      <w:marLeft w:val="0"/>
      <w:marRight w:val="0"/>
      <w:marTop w:val="0"/>
      <w:marBottom w:val="0"/>
      <w:divBdr>
        <w:top w:val="none" w:sz="0" w:space="0" w:color="auto"/>
        <w:left w:val="none" w:sz="0" w:space="0" w:color="auto"/>
        <w:bottom w:val="none" w:sz="0" w:space="0" w:color="auto"/>
        <w:right w:val="none" w:sz="0" w:space="0" w:color="auto"/>
      </w:divBdr>
    </w:div>
    <w:div w:id="389227019">
      <w:bodyDiv w:val="1"/>
      <w:marLeft w:val="0"/>
      <w:marRight w:val="0"/>
      <w:marTop w:val="0"/>
      <w:marBottom w:val="0"/>
      <w:divBdr>
        <w:top w:val="none" w:sz="0" w:space="0" w:color="auto"/>
        <w:left w:val="none" w:sz="0" w:space="0" w:color="auto"/>
        <w:bottom w:val="none" w:sz="0" w:space="0" w:color="auto"/>
        <w:right w:val="none" w:sz="0" w:space="0" w:color="auto"/>
      </w:divBdr>
      <w:divsChild>
        <w:div w:id="1625696317">
          <w:marLeft w:val="480"/>
          <w:marRight w:val="0"/>
          <w:marTop w:val="0"/>
          <w:marBottom w:val="0"/>
          <w:divBdr>
            <w:top w:val="none" w:sz="0" w:space="0" w:color="auto"/>
            <w:left w:val="none" w:sz="0" w:space="0" w:color="auto"/>
            <w:bottom w:val="none" w:sz="0" w:space="0" w:color="auto"/>
            <w:right w:val="none" w:sz="0" w:space="0" w:color="auto"/>
          </w:divBdr>
        </w:div>
        <w:div w:id="1320816215">
          <w:marLeft w:val="480"/>
          <w:marRight w:val="0"/>
          <w:marTop w:val="0"/>
          <w:marBottom w:val="0"/>
          <w:divBdr>
            <w:top w:val="none" w:sz="0" w:space="0" w:color="auto"/>
            <w:left w:val="none" w:sz="0" w:space="0" w:color="auto"/>
            <w:bottom w:val="none" w:sz="0" w:space="0" w:color="auto"/>
            <w:right w:val="none" w:sz="0" w:space="0" w:color="auto"/>
          </w:divBdr>
        </w:div>
        <w:div w:id="917176851">
          <w:marLeft w:val="480"/>
          <w:marRight w:val="0"/>
          <w:marTop w:val="0"/>
          <w:marBottom w:val="0"/>
          <w:divBdr>
            <w:top w:val="none" w:sz="0" w:space="0" w:color="auto"/>
            <w:left w:val="none" w:sz="0" w:space="0" w:color="auto"/>
            <w:bottom w:val="none" w:sz="0" w:space="0" w:color="auto"/>
            <w:right w:val="none" w:sz="0" w:space="0" w:color="auto"/>
          </w:divBdr>
        </w:div>
        <w:div w:id="538518506">
          <w:marLeft w:val="480"/>
          <w:marRight w:val="0"/>
          <w:marTop w:val="0"/>
          <w:marBottom w:val="0"/>
          <w:divBdr>
            <w:top w:val="none" w:sz="0" w:space="0" w:color="auto"/>
            <w:left w:val="none" w:sz="0" w:space="0" w:color="auto"/>
            <w:bottom w:val="none" w:sz="0" w:space="0" w:color="auto"/>
            <w:right w:val="none" w:sz="0" w:space="0" w:color="auto"/>
          </w:divBdr>
        </w:div>
        <w:div w:id="1799225731">
          <w:marLeft w:val="480"/>
          <w:marRight w:val="0"/>
          <w:marTop w:val="0"/>
          <w:marBottom w:val="0"/>
          <w:divBdr>
            <w:top w:val="none" w:sz="0" w:space="0" w:color="auto"/>
            <w:left w:val="none" w:sz="0" w:space="0" w:color="auto"/>
            <w:bottom w:val="none" w:sz="0" w:space="0" w:color="auto"/>
            <w:right w:val="none" w:sz="0" w:space="0" w:color="auto"/>
          </w:divBdr>
        </w:div>
        <w:div w:id="212012132">
          <w:marLeft w:val="480"/>
          <w:marRight w:val="0"/>
          <w:marTop w:val="0"/>
          <w:marBottom w:val="0"/>
          <w:divBdr>
            <w:top w:val="none" w:sz="0" w:space="0" w:color="auto"/>
            <w:left w:val="none" w:sz="0" w:space="0" w:color="auto"/>
            <w:bottom w:val="none" w:sz="0" w:space="0" w:color="auto"/>
            <w:right w:val="none" w:sz="0" w:space="0" w:color="auto"/>
          </w:divBdr>
        </w:div>
        <w:div w:id="1386174657">
          <w:marLeft w:val="480"/>
          <w:marRight w:val="0"/>
          <w:marTop w:val="0"/>
          <w:marBottom w:val="0"/>
          <w:divBdr>
            <w:top w:val="none" w:sz="0" w:space="0" w:color="auto"/>
            <w:left w:val="none" w:sz="0" w:space="0" w:color="auto"/>
            <w:bottom w:val="none" w:sz="0" w:space="0" w:color="auto"/>
            <w:right w:val="none" w:sz="0" w:space="0" w:color="auto"/>
          </w:divBdr>
        </w:div>
        <w:div w:id="2091611431">
          <w:marLeft w:val="480"/>
          <w:marRight w:val="0"/>
          <w:marTop w:val="0"/>
          <w:marBottom w:val="0"/>
          <w:divBdr>
            <w:top w:val="none" w:sz="0" w:space="0" w:color="auto"/>
            <w:left w:val="none" w:sz="0" w:space="0" w:color="auto"/>
            <w:bottom w:val="none" w:sz="0" w:space="0" w:color="auto"/>
            <w:right w:val="none" w:sz="0" w:space="0" w:color="auto"/>
          </w:divBdr>
        </w:div>
        <w:div w:id="336544887">
          <w:marLeft w:val="480"/>
          <w:marRight w:val="0"/>
          <w:marTop w:val="0"/>
          <w:marBottom w:val="0"/>
          <w:divBdr>
            <w:top w:val="none" w:sz="0" w:space="0" w:color="auto"/>
            <w:left w:val="none" w:sz="0" w:space="0" w:color="auto"/>
            <w:bottom w:val="none" w:sz="0" w:space="0" w:color="auto"/>
            <w:right w:val="none" w:sz="0" w:space="0" w:color="auto"/>
          </w:divBdr>
        </w:div>
        <w:div w:id="812867198">
          <w:marLeft w:val="480"/>
          <w:marRight w:val="0"/>
          <w:marTop w:val="0"/>
          <w:marBottom w:val="0"/>
          <w:divBdr>
            <w:top w:val="none" w:sz="0" w:space="0" w:color="auto"/>
            <w:left w:val="none" w:sz="0" w:space="0" w:color="auto"/>
            <w:bottom w:val="none" w:sz="0" w:space="0" w:color="auto"/>
            <w:right w:val="none" w:sz="0" w:space="0" w:color="auto"/>
          </w:divBdr>
        </w:div>
        <w:div w:id="711535142">
          <w:marLeft w:val="480"/>
          <w:marRight w:val="0"/>
          <w:marTop w:val="0"/>
          <w:marBottom w:val="0"/>
          <w:divBdr>
            <w:top w:val="none" w:sz="0" w:space="0" w:color="auto"/>
            <w:left w:val="none" w:sz="0" w:space="0" w:color="auto"/>
            <w:bottom w:val="none" w:sz="0" w:space="0" w:color="auto"/>
            <w:right w:val="none" w:sz="0" w:space="0" w:color="auto"/>
          </w:divBdr>
        </w:div>
        <w:div w:id="147678309">
          <w:marLeft w:val="480"/>
          <w:marRight w:val="0"/>
          <w:marTop w:val="0"/>
          <w:marBottom w:val="0"/>
          <w:divBdr>
            <w:top w:val="none" w:sz="0" w:space="0" w:color="auto"/>
            <w:left w:val="none" w:sz="0" w:space="0" w:color="auto"/>
            <w:bottom w:val="none" w:sz="0" w:space="0" w:color="auto"/>
            <w:right w:val="none" w:sz="0" w:space="0" w:color="auto"/>
          </w:divBdr>
        </w:div>
        <w:div w:id="742800874">
          <w:marLeft w:val="480"/>
          <w:marRight w:val="0"/>
          <w:marTop w:val="0"/>
          <w:marBottom w:val="0"/>
          <w:divBdr>
            <w:top w:val="none" w:sz="0" w:space="0" w:color="auto"/>
            <w:left w:val="none" w:sz="0" w:space="0" w:color="auto"/>
            <w:bottom w:val="none" w:sz="0" w:space="0" w:color="auto"/>
            <w:right w:val="none" w:sz="0" w:space="0" w:color="auto"/>
          </w:divBdr>
        </w:div>
        <w:div w:id="1532259977">
          <w:marLeft w:val="480"/>
          <w:marRight w:val="0"/>
          <w:marTop w:val="0"/>
          <w:marBottom w:val="0"/>
          <w:divBdr>
            <w:top w:val="none" w:sz="0" w:space="0" w:color="auto"/>
            <w:left w:val="none" w:sz="0" w:space="0" w:color="auto"/>
            <w:bottom w:val="none" w:sz="0" w:space="0" w:color="auto"/>
            <w:right w:val="none" w:sz="0" w:space="0" w:color="auto"/>
          </w:divBdr>
        </w:div>
        <w:div w:id="704210608">
          <w:marLeft w:val="480"/>
          <w:marRight w:val="0"/>
          <w:marTop w:val="0"/>
          <w:marBottom w:val="0"/>
          <w:divBdr>
            <w:top w:val="none" w:sz="0" w:space="0" w:color="auto"/>
            <w:left w:val="none" w:sz="0" w:space="0" w:color="auto"/>
            <w:bottom w:val="none" w:sz="0" w:space="0" w:color="auto"/>
            <w:right w:val="none" w:sz="0" w:space="0" w:color="auto"/>
          </w:divBdr>
        </w:div>
        <w:div w:id="565602725">
          <w:marLeft w:val="480"/>
          <w:marRight w:val="0"/>
          <w:marTop w:val="0"/>
          <w:marBottom w:val="0"/>
          <w:divBdr>
            <w:top w:val="none" w:sz="0" w:space="0" w:color="auto"/>
            <w:left w:val="none" w:sz="0" w:space="0" w:color="auto"/>
            <w:bottom w:val="none" w:sz="0" w:space="0" w:color="auto"/>
            <w:right w:val="none" w:sz="0" w:space="0" w:color="auto"/>
          </w:divBdr>
        </w:div>
        <w:div w:id="1980455712">
          <w:marLeft w:val="480"/>
          <w:marRight w:val="0"/>
          <w:marTop w:val="0"/>
          <w:marBottom w:val="0"/>
          <w:divBdr>
            <w:top w:val="none" w:sz="0" w:space="0" w:color="auto"/>
            <w:left w:val="none" w:sz="0" w:space="0" w:color="auto"/>
            <w:bottom w:val="none" w:sz="0" w:space="0" w:color="auto"/>
            <w:right w:val="none" w:sz="0" w:space="0" w:color="auto"/>
          </w:divBdr>
        </w:div>
        <w:div w:id="2145467546">
          <w:marLeft w:val="480"/>
          <w:marRight w:val="0"/>
          <w:marTop w:val="0"/>
          <w:marBottom w:val="0"/>
          <w:divBdr>
            <w:top w:val="none" w:sz="0" w:space="0" w:color="auto"/>
            <w:left w:val="none" w:sz="0" w:space="0" w:color="auto"/>
            <w:bottom w:val="none" w:sz="0" w:space="0" w:color="auto"/>
            <w:right w:val="none" w:sz="0" w:space="0" w:color="auto"/>
          </w:divBdr>
        </w:div>
        <w:div w:id="2145343020">
          <w:marLeft w:val="480"/>
          <w:marRight w:val="0"/>
          <w:marTop w:val="0"/>
          <w:marBottom w:val="0"/>
          <w:divBdr>
            <w:top w:val="none" w:sz="0" w:space="0" w:color="auto"/>
            <w:left w:val="none" w:sz="0" w:space="0" w:color="auto"/>
            <w:bottom w:val="none" w:sz="0" w:space="0" w:color="auto"/>
            <w:right w:val="none" w:sz="0" w:space="0" w:color="auto"/>
          </w:divBdr>
        </w:div>
        <w:div w:id="1922837912">
          <w:marLeft w:val="480"/>
          <w:marRight w:val="0"/>
          <w:marTop w:val="0"/>
          <w:marBottom w:val="0"/>
          <w:divBdr>
            <w:top w:val="none" w:sz="0" w:space="0" w:color="auto"/>
            <w:left w:val="none" w:sz="0" w:space="0" w:color="auto"/>
            <w:bottom w:val="none" w:sz="0" w:space="0" w:color="auto"/>
            <w:right w:val="none" w:sz="0" w:space="0" w:color="auto"/>
          </w:divBdr>
        </w:div>
        <w:div w:id="867719906">
          <w:marLeft w:val="480"/>
          <w:marRight w:val="0"/>
          <w:marTop w:val="0"/>
          <w:marBottom w:val="0"/>
          <w:divBdr>
            <w:top w:val="none" w:sz="0" w:space="0" w:color="auto"/>
            <w:left w:val="none" w:sz="0" w:space="0" w:color="auto"/>
            <w:bottom w:val="none" w:sz="0" w:space="0" w:color="auto"/>
            <w:right w:val="none" w:sz="0" w:space="0" w:color="auto"/>
          </w:divBdr>
        </w:div>
        <w:div w:id="564802255">
          <w:marLeft w:val="480"/>
          <w:marRight w:val="0"/>
          <w:marTop w:val="0"/>
          <w:marBottom w:val="0"/>
          <w:divBdr>
            <w:top w:val="none" w:sz="0" w:space="0" w:color="auto"/>
            <w:left w:val="none" w:sz="0" w:space="0" w:color="auto"/>
            <w:bottom w:val="none" w:sz="0" w:space="0" w:color="auto"/>
            <w:right w:val="none" w:sz="0" w:space="0" w:color="auto"/>
          </w:divBdr>
        </w:div>
        <w:div w:id="1130392450">
          <w:marLeft w:val="480"/>
          <w:marRight w:val="0"/>
          <w:marTop w:val="0"/>
          <w:marBottom w:val="0"/>
          <w:divBdr>
            <w:top w:val="none" w:sz="0" w:space="0" w:color="auto"/>
            <w:left w:val="none" w:sz="0" w:space="0" w:color="auto"/>
            <w:bottom w:val="none" w:sz="0" w:space="0" w:color="auto"/>
            <w:right w:val="none" w:sz="0" w:space="0" w:color="auto"/>
          </w:divBdr>
        </w:div>
        <w:div w:id="44453522">
          <w:marLeft w:val="480"/>
          <w:marRight w:val="0"/>
          <w:marTop w:val="0"/>
          <w:marBottom w:val="0"/>
          <w:divBdr>
            <w:top w:val="none" w:sz="0" w:space="0" w:color="auto"/>
            <w:left w:val="none" w:sz="0" w:space="0" w:color="auto"/>
            <w:bottom w:val="none" w:sz="0" w:space="0" w:color="auto"/>
            <w:right w:val="none" w:sz="0" w:space="0" w:color="auto"/>
          </w:divBdr>
        </w:div>
        <w:div w:id="1471632584">
          <w:marLeft w:val="480"/>
          <w:marRight w:val="0"/>
          <w:marTop w:val="0"/>
          <w:marBottom w:val="0"/>
          <w:divBdr>
            <w:top w:val="none" w:sz="0" w:space="0" w:color="auto"/>
            <w:left w:val="none" w:sz="0" w:space="0" w:color="auto"/>
            <w:bottom w:val="none" w:sz="0" w:space="0" w:color="auto"/>
            <w:right w:val="none" w:sz="0" w:space="0" w:color="auto"/>
          </w:divBdr>
        </w:div>
        <w:div w:id="322927602">
          <w:marLeft w:val="480"/>
          <w:marRight w:val="0"/>
          <w:marTop w:val="0"/>
          <w:marBottom w:val="0"/>
          <w:divBdr>
            <w:top w:val="none" w:sz="0" w:space="0" w:color="auto"/>
            <w:left w:val="none" w:sz="0" w:space="0" w:color="auto"/>
            <w:bottom w:val="none" w:sz="0" w:space="0" w:color="auto"/>
            <w:right w:val="none" w:sz="0" w:space="0" w:color="auto"/>
          </w:divBdr>
        </w:div>
        <w:div w:id="262766295">
          <w:marLeft w:val="480"/>
          <w:marRight w:val="0"/>
          <w:marTop w:val="0"/>
          <w:marBottom w:val="0"/>
          <w:divBdr>
            <w:top w:val="none" w:sz="0" w:space="0" w:color="auto"/>
            <w:left w:val="none" w:sz="0" w:space="0" w:color="auto"/>
            <w:bottom w:val="none" w:sz="0" w:space="0" w:color="auto"/>
            <w:right w:val="none" w:sz="0" w:space="0" w:color="auto"/>
          </w:divBdr>
        </w:div>
        <w:div w:id="878056246">
          <w:marLeft w:val="480"/>
          <w:marRight w:val="0"/>
          <w:marTop w:val="0"/>
          <w:marBottom w:val="0"/>
          <w:divBdr>
            <w:top w:val="none" w:sz="0" w:space="0" w:color="auto"/>
            <w:left w:val="none" w:sz="0" w:space="0" w:color="auto"/>
            <w:bottom w:val="none" w:sz="0" w:space="0" w:color="auto"/>
            <w:right w:val="none" w:sz="0" w:space="0" w:color="auto"/>
          </w:divBdr>
        </w:div>
        <w:div w:id="148905271">
          <w:marLeft w:val="480"/>
          <w:marRight w:val="0"/>
          <w:marTop w:val="0"/>
          <w:marBottom w:val="0"/>
          <w:divBdr>
            <w:top w:val="none" w:sz="0" w:space="0" w:color="auto"/>
            <w:left w:val="none" w:sz="0" w:space="0" w:color="auto"/>
            <w:bottom w:val="none" w:sz="0" w:space="0" w:color="auto"/>
            <w:right w:val="none" w:sz="0" w:space="0" w:color="auto"/>
          </w:divBdr>
        </w:div>
        <w:div w:id="1256136283">
          <w:marLeft w:val="480"/>
          <w:marRight w:val="0"/>
          <w:marTop w:val="0"/>
          <w:marBottom w:val="0"/>
          <w:divBdr>
            <w:top w:val="none" w:sz="0" w:space="0" w:color="auto"/>
            <w:left w:val="none" w:sz="0" w:space="0" w:color="auto"/>
            <w:bottom w:val="none" w:sz="0" w:space="0" w:color="auto"/>
            <w:right w:val="none" w:sz="0" w:space="0" w:color="auto"/>
          </w:divBdr>
        </w:div>
        <w:div w:id="265624724">
          <w:marLeft w:val="480"/>
          <w:marRight w:val="0"/>
          <w:marTop w:val="0"/>
          <w:marBottom w:val="0"/>
          <w:divBdr>
            <w:top w:val="none" w:sz="0" w:space="0" w:color="auto"/>
            <w:left w:val="none" w:sz="0" w:space="0" w:color="auto"/>
            <w:bottom w:val="none" w:sz="0" w:space="0" w:color="auto"/>
            <w:right w:val="none" w:sz="0" w:space="0" w:color="auto"/>
          </w:divBdr>
        </w:div>
        <w:div w:id="1508207159">
          <w:marLeft w:val="480"/>
          <w:marRight w:val="0"/>
          <w:marTop w:val="0"/>
          <w:marBottom w:val="0"/>
          <w:divBdr>
            <w:top w:val="none" w:sz="0" w:space="0" w:color="auto"/>
            <w:left w:val="none" w:sz="0" w:space="0" w:color="auto"/>
            <w:bottom w:val="none" w:sz="0" w:space="0" w:color="auto"/>
            <w:right w:val="none" w:sz="0" w:space="0" w:color="auto"/>
          </w:divBdr>
        </w:div>
        <w:div w:id="1980374136">
          <w:marLeft w:val="480"/>
          <w:marRight w:val="0"/>
          <w:marTop w:val="0"/>
          <w:marBottom w:val="0"/>
          <w:divBdr>
            <w:top w:val="none" w:sz="0" w:space="0" w:color="auto"/>
            <w:left w:val="none" w:sz="0" w:space="0" w:color="auto"/>
            <w:bottom w:val="none" w:sz="0" w:space="0" w:color="auto"/>
            <w:right w:val="none" w:sz="0" w:space="0" w:color="auto"/>
          </w:divBdr>
        </w:div>
        <w:div w:id="858274837">
          <w:marLeft w:val="480"/>
          <w:marRight w:val="0"/>
          <w:marTop w:val="0"/>
          <w:marBottom w:val="0"/>
          <w:divBdr>
            <w:top w:val="none" w:sz="0" w:space="0" w:color="auto"/>
            <w:left w:val="none" w:sz="0" w:space="0" w:color="auto"/>
            <w:bottom w:val="none" w:sz="0" w:space="0" w:color="auto"/>
            <w:right w:val="none" w:sz="0" w:space="0" w:color="auto"/>
          </w:divBdr>
        </w:div>
        <w:div w:id="17779410">
          <w:marLeft w:val="480"/>
          <w:marRight w:val="0"/>
          <w:marTop w:val="0"/>
          <w:marBottom w:val="0"/>
          <w:divBdr>
            <w:top w:val="none" w:sz="0" w:space="0" w:color="auto"/>
            <w:left w:val="none" w:sz="0" w:space="0" w:color="auto"/>
            <w:bottom w:val="none" w:sz="0" w:space="0" w:color="auto"/>
            <w:right w:val="none" w:sz="0" w:space="0" w:color="auto"/>
          </w:divBdr>
        </w:div>
        <w:div w:id="2019849596">
          <w:marLeft w:val="480"/>
          <w:marRight w:val="0"/>
          <w:marTop w:val="0"/>
          <w:marBottom w:val="0"/>
          <w:divBdr>
            <w:top w:val="none" w:sz="0" w:space="0" w:color="auto"/>
            <w:left w:val="none" w:sz="0" w:space="0" w:color="auto"/>
            <w:bottom w:val="none" w:sz="0" w:space="0" w:color="auto"/>
            <w:right w:val="none" w:sz="0" w:space="0" w:color="auto"/>
          </w:divBdr>
        </w:div>
        <w:div w:id="1307121362">
          <w:marLeft w:val="480"/>
          <w:marRight w:val="0"/>
          <w:marTop w:val="0"/>
          <w:marBottom w:val="0"/>
          <w:divBdr>
            <w:top w:val="none" w:sz="0" w:space="0" w:color="auto"/>
            <w:left w:val="none" w:sz="0" w:space="0" w:color="auto"/>
            <w:bottom w:val="none" w:sz="0" w:space="0" w:color="auto"/>
            <w:right w:val="none" w:sz="0" w:space="0" w:color="auto"/>
          </w:divBdr>
        </w:div>
        <w:div w:id="185564149">
          <w:marLeft w:val="480"/>
          <w:marRight w:val="0"/>
          <w:marTop w:val="0"/>
          <w:marBottom w:val="0"/>
          <w:divBdr>
            <w:top w:val="none" w:sz="0" w:space="0" w:color="auto"/>
            <w:left w:val="none" w:sz="0" w:space="0" w:color="auto"/>
            <w:bottom w:val="none" w:sz="0" w:space="0" w:color="auto"/>
            <w:right w:val="none" w:sz="0" w:space="0" w:color="auto"/>
          </w:divBdr>
        </w:div>
        <w:div w:id="557012472">
          <w:marLeft w:val="480"/>
          <w:marRight w:val="0"/>
          <w:marTop w:val="0"/>
          <w:marBottom w:val="0"/>
          <w:divBdr>
            <w:top w:val="none" w:sz="0" w:space="0" w:color="auto"/>
            <w:left w:val="none" w:sz="0" w:space="0" w:color="auto"/>
            <w:bottom w:val="none" w:sz="0" w:space="0" w:color="auto"/>
            <w:right w:val="none" w:sz="0" w:space="0" w:color="auto"/>
          </w:divBdr>
        </w:div>
        <w:div w:id="884874731">
          <w:marLeft w:val="480"/>
          <w:marRight w:val="0"/>
          <w:marTop w:val="0"/>
          <w:marBottom w:val="0"/>
          <w:divBdr>
            <w:top w:val="none" w:sz="0" w:space="0" w:color="auto"/>
            <w:left w:val="none" w:sz="0" w:space="0" w:color="auto"/>
            <w:bottom w:val="none" w:sz="0" w:space="0" w:color="auto"/>
            <w:right w:val="none" w:sz="0" w:space="0" w:color="auto"/>
          </w:divBdr>
        </w:div>
        <w:div w:id="1206061356">
          <w:marLeft w:val="480"/>
          <w:marRight w:val="0"/>
          <w:marTop w:val="0"/>
          <w:marBottom w:val="0"/>
          <w:divBdr>
            <w:top w:val="none" w:sz="0" w:space="0" w:color="auto"/>
            <w:left w:val="none" w:sz="0" w:space="0" w:color="auto"/>
            <w:bottom w:val="none" w:sz="0" w:space="0" w:color="auto"/>
            <w:right w:val="none" w:sz="0" w:space="0" w:color="auto"/>
          </w:divBdr>
        </w:div>
        <w:div w:id="1570506130">
          <w:marLeft w:val="480"/>
          <w:marRight w:val="0"/>
          <w:marTop w:val="0"/>
          <w:marBottom w:val="0"/>
          <w:divBdr>
            <w:top w:val="none" w:sz="0" w:space="0" w:color="auto"/>
            <w:left w:val="none" w:sz="0" w:space="0" w:color="auto"/>
            <w:bottom w:val="none" w:sz="0" w:space="0" w:color="auto"/>
            <w:right w:val="none" w:sz="0" w:space="0" w:color="auto"/>
          </w:divBdr>
        </w:div>
        <w:div w:id="764768197">
          <w:marLeft w:val="480"/>
          <w:marRight w:val="0"/>
          <w:marTop w:val="0"/>
          <w:marBottom w:val="0"/>
          <w:divBdr>
            <w:top w:val="none" w:sz="0" w:space="0" w:color="auto"/>
            <w:left w:val="none" w:sz="0" w:space="0" w:color="auto"/>
            <w:bottom w:val="none" w:sz="0" w:space="0" w:color="auto"/>
            <w:right w:val="none" w:sz="0" w:space="0" w:color="auto"/>
          </w:divBdr>
        </w:div>
        <w:div w:id="168642653">
          <w:marLeft w:val="480"/>
          <w:marRight w:val="0"/>
          <w:marTop w:val="0"/>
          <w:marBottom w:val="0"/>
          <w:divBdr>
            <w:top w:val="none" w:sz="0" w:space="0" w:color="auto"/>
            <w:left w:val="none" w:sz="0" w:space="0" w:color="auto"/>
            <w:bottom w:val="none" w:sz="0" w:space="0" w:color="auto"/>
            <w:right w:val="none" w:sz="0" w:space="0" w:color="auto"/>
          </w:divBdr>
        </w:div>
        <w:div w:id="686248205">
          <w:marLeft w:val="480"/>
          <w:marRight w:val="0"/>
          <w:marTop w:val="0"/>
          <w:marBottom w:val="0"/>
          <w:divBdr>
            <w:top w:val="none" w:sz="0" w:space="0" w:color="auto"/>
            <w:left w:val="none" w:sz="0" w:space="0" w:color="auto"/>
            <w:bottom w:val="none" w:sz="0" w:space="0" w:color="auto"/>
            <w:right w:val="none" w:sz="0" w:space="0" w:color="auto"/>
          </w:divBdr>
        </w:div>
        <w:div w:id="54163608">
          <w:marLeft w:val="480"/>
          <w:marRight w:val="0"/>
          <w:marTop w:val="0"/>
          <w:marBottom w:val="0"/>
          <w:divBdr>
            <w:top w:val="none" w:sz="0" w:space="0" w:color="auto"/>
            <w:left w:val="none" w:sz="0" w:space="0" w:color="auto"/>
            <w:bottom w:val="none" w:sz="0" w:space="0" w:color="auto"/>
            <w:right w:val="none" w:sz="0" w:space="0" w:color="auto"/>
          </w:divBdr>
        </w:div>
        <w:div w:id="204954558">
          <w:marLeft w:val="480"/>
          <w:marRight w:val="0"/>
          <w:marTop w:val="0"/>
          <w:marBottom w:val="0"/>
          <w:divBdr>
            <w:top w:val="none" w:sz="0" w:space="0" w:color="auto"/>
            <w:left w:val="none" w:sz="0" w:space="0" w:color="auto"/>
            <w:bottom w:val="none" w:sz="0" w:space="0" w:color="auto"/>
            <w:right w:val="none" w:sz="0" w:space="0" w:color="auto"/>
          </w:divBdr>
        </w:div>
        <w:div w:id="822620875">
          <w:marLeft w:val="480"/>
          <w:marRight w:val="0"/>
          <w:marTop w:val="0"/>
          <w:marBottom w:val="0"/>
          <w:divBdr>
            <w:top w:val="none" w:sz="0" w:space="0" w:color="auto"/>
            <w:left w:val="none" w:sz="0" w:space="0" w:color="auto"/>
            <w:bottom w:val="none" w:sz="0" w:space="0" w:color="auto"/>
            <w:right w:val="none" w:sz="0" w:space="0" w:color="auto"/>
          </w:divBdr>
        </w:div>
        <w:div w:id="454563962">
          <w:marLeft w:val="480"/>
          <w:marRight w:val="0"/>
          <w:marTop w:val="0"/>
          <w:marBottom w:val="0"/>
          <w:divBdr>
            <w:top w:val="none" w:sz="0" w:space="0" w:color="auto"/>
            <w:left w:val="none" w:sz="0" w:space="0" w:color="auto"/>
            <w:bottom w:val="none" w:sz="0" w:space="0" w:color="auto"/>
            <w:right w:val="none" w:sz="0" w:space="0" w:color="auto"/>
          </w:divBdr>
        </w:div>
      </w:divsChild>
    </w:div>
    <w:div w:id="394016651">
      <w:bodyDiv w:val="1"/>
      <w:marLeft w:val="0"/>
      <w:marRight w:val="0"/>
      <w:marTop w:val="0"/>
      <w:marBottom w:val="0"/>
      <w:divBdr>
        <w:top w:val="none" w:sz="0" w:space="0" w:color="auto"/>
        <w:left w:val="none" w:sz="0" w:space="0" w:color="auto"/>
        <w:bottom w:val="none" w:sz="0" w:space="0" w:color="auto"/>
        <w:right w:val="none" w:sz="0" w:space="0" w:color="auto"/>
      </w:divBdr>
    </w:div>
    <w:div w:id="407923580">
      <w:bodyDiv w:val="1"/>
      <w:marLeft w:val="0"/>
      <w:marRight w:val="0"/>
      <w:marTop w:val="0"/>
      <w:marBottom w:val="0"/>
      <w:divBdr>
        <w:top w:val="none" w:sz="0" w:space="0" w:color="auto"/>
        <w:left w:val="none" w:sz="0" w:space="0" w:color="auto"/>
        <w:bottom w:val="none" w:sz="0" w:space="0" w:color="auto"/>
        <w:right w:val="none" w:sz="0" w:space="0" w:color="auto"/>
      </w:divBdr>
    </w:div>
    <w:div w:id="409279531">
      <w:bodyDiv w:val="1"/>
      <w:marLeft w:val="0"/>
      <w:marRight w:val="0"/>
      <w:marTop w:val="0"/>
      <w:marBottom w:val="0"/>
      <w:divBdr>
        <w:top w:val="none" w:sz="0" w:space="0" w:color="auto"/>
        <w:left w:val="none" w:sz="0" w:space="0" w:color="auto"/>
        <w:bottom w:val="none" w:sz="0" w:space="0" w:color="auto"/>
        <w:right w:val="none" w:sz="0" w:space="0" w:color="auto"/>
      </w:divBdr>
      <w:divsChild>
        <w:div w:id="1596476996">
          <w:marLeft w:val="480"/>
          <w:marRight w:val="0"/>
          <w:marTop w:val="0"/>
          <w:marBottom w:val="0"/>
          <w:divBdr>
            <w:top w:val="none" w:sz="0" w:space="0" w:color="auto"/>
            <w:left w:val="none" w:sz="0" w:space="0" w:color="auto"/>
            <w:bottom w:val="none" w:sz="0" w:space="0" w:color="auto"/>
            <w:right w:val="none" w:sz="0" w:space="0" w:color="auto"/>
          </w:divBdr>
        </w:div>
        <w:div w:id="629358894">
          <w:marLeft w:val="480"/>
          <w:marRight w:val="0"/>
          <w:marTop w:val="0"/>
          <w:marBottom w:val="0"/>
          <w:divBdr>
            <w:top w:val="none" w:sz="0" w:space="0" w:color="auto"/>
            <w:left w:val="none" w:sz="0" w:space="0" w:color="auto"/>
            <w:bottom w:val="none" w:sz="0" w:space="0" w:color="auto"/>
            <w:right w:val="none" w:sz="0" w:space="0" w:color="auto"/>
          </w:divBdr>
        </w:div>
        <w:div w:id="451174130">
          <w:marLeft w:val="480"/>
          <w:marRight w:val="0"/>
          <w:marTop w:val="0"/>
          <w:marBottom w:val="0"/>
          <w:divBdr>
            <w:top w:val="none" w:sz="0" w:space="0" w:color="auto"/>
            <w:left w:val="none" w:sz="0" w:space="0" w:color="auto"/>
            <w:bottom w:val="none" w:sz="0" w:space="0" w:color="auto"/>
            <w:right w:val="none" w:sz="0" w:space="0" w:color="auto"/>
          </w:divBdr>
        </w:div>
        <w:div w:id="71704144">
          <w:marLeft w:val="480"/>
          <w:marRight w:val="0"/>
          <w:marTop w:val="0"/>
          <w:marBottom w:val="0"/>
          <w:divBdr>
            <w:top w:val="none" w:sz="0" w:space="0" w:color="auto"/>
            <w:left w:val="none" w:sz="0" w:space="0" w:color="auto"/>
            <w:bottom w:val="none" w:sz="0" w:space="0" w:color="auto"/>
            <w:right w:val="none" w:sz="0" w:space="0" w:color="auto"/>
          </w:divBdr>
        </w:div>
        <w:div w:id="1753315285">
          <w:marLeft w:val="480"/>
          <w:marRight w:val="0"/>
          <w:marTop w:val="0"/>
          <w:marBottom w:val="0"/>
          <w:divBdr>
            <w:top w:val="none" w:sz="0" w:space="0" w:color="auto"/>
            <w:left w:val="none" w:sz="0" w:space="0" w:color="auto"/>
            <w:bottom w:val="none" w:sz="0" w:space="0" w:color="auto"/>
            <w:right w:val="none" w:sz="0" w:space="0" w:color="auto"/>
          </w:divBdr>
        </w:div>
        <w:div w:id="1624195835">
          <w:marLeft w:val="480"/>
          <w:marRight w:val="0"/>
          <w:marTop w:val="0"/>
          <w:marBottom w:val="0"/>
          <w:divBdr>
            <w:top w:val="none" w:sz="0" w:space="0" w:color="auto"/>
            <w:left w:val="none" w:sz="0" w:space="0" w:color="auto"/>
            <w:bottom w:val="none" w:sz="0" w:space="0" w:color="auto"/>
            <w:right w:val="none" w:sz="0" w:space="0" w:color="auto"/>
          </w:divBdr>
        </w:div>
        <w:div w:id="1045956183">
          <w:marLeft w:val="480"/>
          <w:marRight w:val="0"/>
          <w:marTop w:val="0"/>
          <w:marBottom w:val="0"/>
          <w:divBdr>
            <w:top w:val="none" w:sz="0" w:space="0" w:color="auto"/>
            <w:left w:val="none" w:sz="0" w:space="0" w:color="auto"/>
            <w:bottom w:val="none" w:sz="0" w:space="0" w:color="auto"/>
            <w:right w:val="none" w:sz="0" w:space="0" w:color="auto"/>
          </w:divBdr>
        </w:div>
        <w:div w:id="1228035565">
          <w:marLeft w:val="480"/>
          <w:marRight w:val="0"/>
          <w:marTop w:val="0"/>
          <w:marBottom w:val="0"/>
          <w:divBdr>
            <w:top w:val="none" w:sz="0" w:space="0" w:color="auto"/>
            <w:left w:val="none" w:sz="0" w:space="0" w:color="auto"/>
            <w:bottom w:val="none" w:sz="0" w:space="0" w:color="auto"/>
            <w:right w:val="none" w:sz="0" w:space="0" w:color="auto"/>
          </w:divBdr>
        </w:div>
        <w:div w:id="222570090">
          <w:marLeft w:val="480"/>
          <w:marRight w:val="0"/>
          <w:marTop w:val="0"/>
          <w:marBottom w:val="0"/>
          <w:divBdr>
            <w:top w:val="none" w:sz="0" w:space="0" w:color="auto"/>
            <w:left w:val="none" w:sz="0" w:space="0" w:color="auto"/>
            <w:bottom w:val="none" w:sz="0" w:space="0" w:color="auto"/>
            <w:right w:val="none" w:sz="0" w:space="0" w:color="auto"/>
          </w:divBdr>
        </w:div>
        <w:div w:id="1159032460">
          <w:marLeft w:val="480"/>
          <w:marRight w:val="0"/>
          <w:marTop w:val="0"/>
          <w:marBottom w:val="0"/>
          <w:divBdr>
            <w:top w:val="none" w:sz="0" w:space="0" w:color="auto"/>
            <w:left w:val="none" w:sz="0" w:space="0" w:color="auto"/>
            <w:bottom w:val="none" w:sz="0" w:space="0" w:color="auto"/>
            <w:right w:val="none" w:sz="0" w:space="0" w:color="auto"/>
          </w:divBdr>
        </w:div>
        <w:div w:id="450394212">
          <w:marLeft w:val="480"/>
          <w:marRight w:val="0"/>
          <w:marTop w:val="0"/>
          <w:marBottom w:val="0"/>
          <w:divBdr>
            <w:top w:val="none" w:sz="0" w:space="0" w:color="auto"/>
            <w:left w:val="none" w:sz="0" w:space="0" w:color="auto"/>
            <w:bottom w:val="none" w:sz="0" w:space="0" w:color="auto"/>
            <w:right w:val="none" w:sz="0" w:space="0" w:color="auto"/>
          </w:divBdr>
        </w:div>
        <w:div w:id="1231965529">
          <w:marLeft w:val="480"/>
          <w:marRight w:val="0"/>
          <w:marTop w:val="0"/>
          <w:marBottom w:val="0"/>
          <w:divBdr>
            <w:top w:val="none" w:sz="0" w:space="0" w:color="auto"/>
            <w:left w:val="none" w:sz="0" w:space="0" w:color="auto"/>
            <w:bottom w:val="none" w:sz="0" w:space="0" w:color="auto"/>
            <w:right w:val="none" w:sz="0" w:space="0" w:color="auto"/>
          </w:divBdr>
        </w:div>
        <w:div w:id="2013870463">
          <w:marLeft w:val="480"/>
          <w:marRight w:val="0"/>
          <w:marTop w:val="0"/>
          <w:marBottom w:val="0"/>
          <w:divBdr>
            <w:top w:val="none" w:sz="0" w:space="0" w:color="auto"/>
            <w:left w:val="none" w:sz="0" w:space="0" w:color="auto"/>
            <w:bottom w:val="none" w:sz="0" w:space="0" w:color="auto"/>
            <w:right w:val="none" w:sz="0" w:space="0" w:color="auto"/>
          </w:divBdr>
        </w:div>
        <w:div w:id="1705862112">
          <w:marLeft w:val="480"/>
          <w:marRight w:val="0"/>
          <w:marTop w:val="0"/>
          <w:marBottom w:val="0"/>
          <w:divBdr>
            <w:top w:val="none" w:sz="0" w:space="0" w:color="auto"/>
            <w:left w:val="none" w:sz="0" w:space="0" w:color="auto"/>
            <w:bottom w:val="none" w:sz="0" w:space="0" w:color="auto"/>
            <w:right w:val="none" w:sz="0" w:space="0" w:color="auto"/>
          </w:divBdr>
        </w:div>
        <w:div w:id="959528750">
          <w:marLeft w:val="480"/>
          <w:marRight w:val="0"/>
          <w:marTop w:val="0"/>
          <w:marBottom w:val="0"/>
          <w:divBdr>
            <w:top w:val="none" w:sz="0" w:space="0" w:color="auto"/>
            <w:left w:val="none" w:sz="0" w:space="0" w:color="auto"/>
            <w:bottom w:val="none" w:sz="0" w:space="0" w:color="auto"/>
            <w:right w:val="none" w:sz="0" w:space="0" w:color="auto"/>
          </w:divBdr>
        </w:div>
        <w:div w:id="1539394615">
          <w:marLeft w:val="480"/>
          <w:marRight w:val="0"/>
          <w:marTop w:val="0"/>
          <w:marBottom w:val="0"/>
          <w:divBdr>
            <w:top w:val="none" w:sz="0" w:space="0" w:color="auto"/>
            <w:left w:val="none" w:sz="0" w:space="0" w:color="auto"/>
            <w:bottom w:val="none" w:sz="0" w:space="0" w:color="auto"/>
            <w:right w:val="none" w:sz="0" w:space="0" w:color="auto"/>
          </w:divBdr>
        </w:div>
        <w:div w:id="1877617166">
          <w:marLeft w:val="480"/>
          <w:marRight w:val="0"/>
          <w:marTop w:val="0"/>
          <w:marBottom w:val="0"/>
          <w:divBdr>
            <w:top w:val="none" w:sz="0" w:space="0" w:color="auto"/>
            <w:left w:val="none" w:sz="0" w:space="0" w:color="auto"/>
            <w:bottom w:val="none" w:sz="0" w:space="0" w:color="auto"/>
            <w:right w:val="none" w:sz="0" w:space="0" w:color="auto"/>
          </w:divBdr>
        </w:div>
        <w:div w:id="1809668198">
          <w:marLeft w:val="480"/>
          <w:marRight w:val="0"/>
          <w:marTop w:val="0"/>
          <w:marBottom w:val="0"/>
          <w:divBdr>
            <w:top w:val="none" w:sz="0" w:space="0" w:color="auto"/>
            <w:left w:val="none" w:sz="0" w:space="0" w:color="auto"/>
            <w:bottom w:val="none" w:sz="0" w:space="0" w:color="auto"/>
            <w:right w:val="none" w:sz="0" w:space="0" w:color="auto"/>
          </w:divBdr>
        </w:div>
        <w:div w:id="1930234322">
          <w:marLeft w:val="480"/>
          <w:marRight w:val="0"/>
          <w:marTop w:val="0"/>
          <w:marBottom w:val="0"/>
          <w:divBdr>
            <w:top w:val="none" w:sz="0" w:space="0" w:color="auto"/>
            <w:left w:val="none" w:sz="0" w:space="0" w:color="auto"/>
            <w:bottom w:val="none" w:sz="0" w:space="0" w:color="auto"/>
            <w:right w:val="none" w:sz="0" w:space="0" w:color="auto"/>
          </w:divBdr>
        </w:div>
        <w:div w:id="1308196586">
          <w:marLeft w:val="480"/>
          <w:marRight w:val="0"/>
          <w:marTop w:val="0"/>
          <w:marBottom w:val="0"/>
          <w:divBdr>
            <w:top w:val="none" w:sz="0" w:space="0" w:color="auto"/>
            <w:left w:val="none" w:sz="0" w:space="0" w:color="auto"/>
            <w:bottom w:val="none" w:sz="0" w:space="0" w:color="auto"/>
            <w:right w:val="none" w:sz="0" w:space="0" w:color="auto"/>
          </w:divBdr>
        </w:div>
        <w:div w:id="227113339">
          <w:marLeft w:val="480"/>
          <w:marRight w:val="0"/>
          <w:marTop w:val="0"/>
          <w:marBottom w:val="0"/>
          <w:divBdr>
            <w:top w:val="none" w:sz="0" w:space="0" w:color="auto"/>
            <w:left w:val="none" w:sz="0" w:space="0" w:color="auto"/>
            <w:bottom w:val="none" w:sz="0" w:space="0" w:color="auto"/>
            <w:right w:val="none" w:sz="0" w:space="0" w:color="auto"/>
          </w:divBdr>
        </w:div>
        <w:div w:id="543560228">
          <w:marLeft w:val="480"/>
          <w:marRight w:val="0"/>
          <w:marTop w:val="0"/>
          <w:marBottom w:val="0"/>
          <w:divBdr>
            <w:top w:val="none" w:sz="0" w:space="0" w:color="auto"/>
            <w:left w:val="none" w:sz="0" w:space="0" w:color="auto"/>
            <w:bottom w:val="none" w:sz="0" w:space="0" w:color="auto"/>
            <w:right w:val="none" w:sz="0" w:space="0" w:color="auto"/>
          </w:divBdr>
        </w:div>
        <w:div w:id="2142838958">
          <w:marLeft w:val="480"/>
          <w:marRight w:val="0"/>
          <w:marTop w:val="0"/>
          <w:marBottom w:val="0"/>
          <w:divBdr>
            <w:top w:val="none" w:sz="0" w:space="0" w:color="auto"/>
            <w:left w:val="none" w:sz="0" w:space="0" w:color="auto"/>
            <w:bottom w:val="none" w:sz="0" w:space="0" w:color="auto"/>
            <w:right w:val="none" w:sz="0" w:space="0" w:color="auto"/>
          </w:divBdr>
        </w:div>
        <w:div w:id="1265193256">
          <w:marLeft w:val="480"/>
          <w:marRight w:val="0"/>
          <w:marTop w:val="0"/>
          <w:marBottom w:val="0"/>
          <w:divBdr>
            <w:top w:val="none" w:sz="0" w:space="0" w:color="auto"/>
            <w:left w:val="none" w:sz="0" w:space="0" w:color="auto"/>
            <w:bottom w:val="none" w:sz="0" w:space="0" w:color="auto"/>
            <w:right w:val="none" w:sz="0" w:space="0" w:color="auto"/>
          </w:divBdr>
        </w:div>
        <w:div w:id="2056271194">
          <w:marLeft w:val="480"/>
          <w:marRight w:val="0"/>
          <w:marTop w:val="0"/>
          <w:marBottom w:val="0"/>
          <w:divBdr>
            <w:top w:val="none" w:sz="0" w:space="0" w:color="auto"/>
            <w:left w:val="none" w:sz="0" w:space="0" w:color="auto"/>
            <w:bottom w:val="none" w:sz="0" w:space="0" w:color="auto"/>
            <w:right w:val="none" w:sz="0" w:space="0" w:color="auto"/>
          </w:divBdr>
        </w:div>
        <w:div w:id="1271010521">
          <w:marLeft w:val="480"/>
          <w:marRight w:val="0"/>
          <w:marTop w:val="0"/>
          <w:marBottom w:val="0"/>
          <w:divBdr>
            <w:top w:val="none" w:sz="0" w:space="0" w:color="auto"/>
            <w:left w:val="none" w:sz="0" w:space="0" w:color="auto"/>
            <w:bottom w:val="none" w:sz="0" w:space="0" w:color="auto"/>
            <w:right w:val="none" w:sz="0" w:space="0" w:color="auto"/>
          </w:divBdr>
        </w:div>
        <w:div w:id="1504081341">
          <w:marLeft w:val="480"/>
          <w:marRight w:val="0"/>
          <w:marTop w:val="0"/>
          <w:marBottom w:val="0"/>
          <w:divBdr>
            <w:top w:val="none" w:sz="0" w:space="0" w:color="auto"/>
            <w:left w:val="none" w:sz="0" w:space="0" w:color="auto"/>
            <w:bottom w:val="none" w:sz="0" w:space="0" w:color="auto"/>
            <w:right w:val="none" w:sz="0" w:space="0" w:color="auto"/>
          </w:divBdr>
        </w:div>
        <w:div w:id="217478422">
          <w:marLeft w:val="480"/>
          <w:marRight w:val="0"/>
          <w:marTop w:val="0"/>
          <w:marBottom w:val="0"/>
          <w:divBdr>
            <w:top w:val="none" w:sz="0" w:space="0" w:color="auto"/>
            <w:left w:val="none" w:sz="0" w:space="0" w:color="auto"/>
            <w:bottom w:val="none" w:sz="0" w:space="0" w:color="auto"/>
            <w:right w:val="none" w:sz="0" w:space="0" w:color="auto"/>
          </w:divBdr>
        </w:div>
        <w:div w:id="2090225454">
          <w:marLeft w:val="480"/>
          <w:marRight w:val="0"/>
          <w:marTop w:val="0"/>
          <w:marBottom w:val="0"/>
          <w:divBdr>
            <w:top w:val="none" w:sz="0" w:space="0" w:color="auto"/>
            <w:left w:val="none" w:sz="0" w:space="0" w:color="auto"/>
            <w:bottom w:val="none" w:sz="0" w:space="0" w:color="auto"/>
            <w:right w:val="none" w:sz="0" w:space="0" w:color="auto"/>
          </w:divBdr>
        </w:div>
        <w:div w:id="964774790">
          <w:marLeft w:val="480"/>
          <w:marRight w:val="0"/>
          <w:marTop w:val="0"/>
          <w:marBottom w:val="0"/>
          <w:divBdr>
            <w:top w:val="none" w:sz="0" w:space="0" w:color="auto"/>
            <w:left w:val="none" w:sz="0" w:space="0" w:color="auto"/>
            <w:bottom w:val="none" w:sz="0" w:space="0" w:color="auto"/>
            <w:right w:val="none" w:sz="0" w:space="0" w:color="auto"/>
          </w:divBdr>
        </w:div>
        <w:div w:id="1734111073">
          <w:marLeft w:val="480"/>
          <w:marRight w:val="0"/>
          <w:marTop w:val="0"/>
          <w:marBottom w:val="0"/>
          <w:divBdr>
            <w:top w:val="none" w:sz="0" w:space="0" w:color="auto"/>
            <w:left w:val="none" w:sz="0" w:space="0" w:color="auto"/>
            <w:bottom w:val="none" w:sz="0" w:space="0" w:color="auto"/>
            <w:right w:val="none" w:sz="0" w:space="0" w:color="auto"/>
          </w:divBdr>
        </w:div>
        <w:div w:id="1924411121">
          <w:marLeft w:val="480"/>
          <w:marRight w:val="0"/>
          <w:marTop w:val="0"/>
          <w:marBottom w:val="0"/>
          <w:divBdr>
            <w:top w:val="none" w:sz="0" w:space="0" w:color="auto"/>
            <w:left w:val="none" w:sz="0" w:space="0" w:color="auto"/>
            <w:bottom w:val="none" w:sz="0" w:space="0" w:color="auto"/>
            <w:right w:val="none" w:sz="0" w:space="0" w:color="auto"/>
          </w:divBdr>
        </w:div>
        <w:div w:id="2016180739">
          <w:marLeft w:val="480"/>
          <w:marRight w:val="0"/>
          <w:marTop w:val="0"/>
          <w:marBottom w:val="0"/>
          <w:divBdr>
            <w:top w:val="none" w:sz="0" w:space="0" w:color="auto"/>
            <w:left w:val="none" w:sz="0" w:space="0" w:color="auto"/>
            <w:bottom w:val="none" w:sz="0" w:space="0" w:color="auto"/>
            <w:right w:val="none" w:sz="0" w:space="0" w:color="auto"/>
          </w:divBdr>
        </w:div>
        <w:div w:id="1812941704">
          <w:marLeft w:val="480"/>
          <w:marRight w:val="0"/>
          <w:marTop w:val="0"/>
          <w:marBottom w:val="0"/>
          <w:divBdr>
            <w:top w:val="none" w:sz="0" w:space="0" w:color="auto"/>
            <w:left w:val="none" w:sz="0" w:space="0" w:color="auto"/>
            <w:bottom w:val="none" w:sz="0" w:space="0" w:color="auto"/>
            <w:right w:val="none" w:sz="0" w:space="0" w:color="auto"/>
          </w:divBdr>
        </w:div>
        <w:div w:id="1136214881">
          <w:marLeft w:val="480"/>
          <w:marRight w:val="0"/>
          <w:marTop w:val="0"/>
          <w:marBottom w:val="0"/>
          <w:divBdr>
            <w:top w:val="none" w:sz="0" w:space="0" w:color="auto"/>
            <w:left w:val="none" w:sz="0" w:space="0" w:color="auto"/>
            <w:bottom w:val="none" w:sz="0" w:space="0" w:color="auto"/>
            <w:right w:val="none" w:sz="0" w:space="0" w:color="auto"/>
          </w:divBdr>
        </w:div>
        <w:div w:id="127865653">
          <w:marLeft w:val="480"/>
          <w:marRight w:val="0"/>
          <w:marTop w:val="0"/>
          <w:marBottom w:val="0"/>
          <w:divBdr>
            <w:top w:val="none" w:sz="0" w:space="0" w:color="auto"/>
            <w:left w:val="none" w:sz="0" w:space="0" w:color="auto"/>
            <w:bottom w:val="none" w:sz="0" w:space="0" w:color="auto"/>
            <w:right w:val="none" w:sz="0" w:space="0" w:color="auto"/>
          </w:divBdr>
        </w:div>
        <w:div w:id="1453792353">
          <w:marLeft w:val="480"/>
          <w:marRight w:val="0"/>
          <w:marTop w:val="0"/>
          <w:marBottom w:val="0"/>
          <w:divBdr>
            <w:top w:val="none" w:sz="0" w:space="0" w:color="auto"/>
            <w:left w:val="none" w:sz="0" w:space="0" w:color="auto"/>
            <w:bottom w:val="none" w:sz="0" w:space="0" w:color="auto"/>
            <w:right w:val="none" w:sz="0" w:space="0" w:color="auto"/>
          </w:divBdr>
        </w:div>
        <w:div w:id="1063479257">
          <w:marLeft w:val="480"/>
          <w:marRight w:val="0"/>
          <w:marTop w:val="0"/>
          <w:marBottom w:val="0"/>
          <w:divBdr>
            <w:top w:val="none" w:sz="0" w:space="0" w:color="auto"/>
            <w:left w:val="none" w:sz="0" w:space="0" w:color="auto"/>
            <w:bottom w:val="none" w:sz="0" w:space="0" w:color="auto"/>
            <w:right w:val="none" w:sz="0" w:space="0" w:color="auto"/>
          </w:divBdr>
        </w:div>
      </w:divsChild>
    </w:div>
    <w:div w:id="413087596">
      <w:bodyDiv w:val="1"/>
      <w:marLeft w:val="0"/>
      <w:marRight w:val="0"/>
      <w:marTop w:val="0"/>
      <w:marBottom w:val="0"/>
      <w:divBdr>
        <w:top w:val="none" w:sz="0" w:space="0" w:color="auto"/>
        <w:left w:val="none" w:sz="0" w:space="0" w:color="auto"/>
        <w:bottom w:val="none" w:sz="0" w:space="0" w:color="auto"/>
        <w:right w:val="none" w:sz="0" w:space="0" w:color="auto"/>
      </w:divBdr>
    </w:div>
    <w:div w:id="431776816">
      <w:bodyDiv w:val="1"/>
      <w:marLeft w:val="0"/>
      <w:marRight w:val="0"/>
      <w:marTop w:val="0"/>
      <w:marBottom w:val="0"/>
      <w:divBdr>
        <w:top w:val="none" w:sz="0" w:space="0" w:color="auto"/>
        <w:left w:val="none" w:sz="0" w:space="0" w:color="auto"/>
        <w:bottom w:val="none" w:sz="0" w:space="0" w:color="auto"/>
        <w:right w:val="none" w:sz="0" w:space="0" w:color="auto"/>
      </w:divBdr>
    </w:div>
    <w:div w:id="431777044">
      <w:bodyDiv w:val="1"/>
      <w:marLeft w:val="0"/>
      <w:marRight w:val="0"/>
      <w:marTop w:val="0"/>
      <w:marBottom w:val="0"/>
      <w:divBdr>
        <w:top w:val="none" w:sz="0" w:space="0" w:color="auto"/>
        <w:left w:val="none" w:sz="0" w:space="0" w:color="auto"/>
        <w:bottom w:val="none" w:sz="0" w:space="0" w:color="auto"/>
        <w:right w:val="none" w:sz="0" w:space="0" w:color="auto"/>
      </w:divBdr>
    </w:div>
    <w:div w:id="434405267">
      <w:bodyDiv w:val="1"/>
      <w:marLeft w:val="0"/>
      <w:marRight w:val="0"/>
      <w:marTop w:val="0"/>
      <w:marBottom w:val="0"/>
      <w:divBdr>
        <w:top w:val="none" w:sz="0" w:space="0" w:color="auto"/>
        <w:left w:val="none" w:sz="0" w:space="0" w:color="auto"/>
        <w:bottom w:val="none" w:sz="0" w:space="0" w:color="auto"/>
        <w:right w:val="none" w:sz="0" w:space="0" w:color="auto"/>
      </w:divBdr>
    </w:div>
    <w:div w:id="452140594">
      <w:bodyDiv w:val="1"/>
      <w:marLeft w:val="0"/>
      <w:marRight w:val="0"/>
      <w:marTop w:val="0"/>
      <w:marBottom w:val="0"/>
      <w:divBdr>
        <w:top w:val="none" w:sz="0" w:space="0" w:color="auto"/>
        <w:left w:val="none" w:sz="0" w:space="0" w:color="auto"/>
        <w:bottom w:val="none" w:sz="0" w:space="0" w:color="auto"/>
        <w:right w:val="none" w:sz="0" w:space="0" w:color="auto"/>
      </w:divBdr>
    </w:div>
    <w:div w:id="464543048">
      <w:bodyDiv w:val="1"/>
      <w:marLeft w:val="0"/>
      <w:marRight w:val="0"/>
      <w:marTop w:val="0"/>
      <w:marBottom w:val="0"/>
      <w:divBdr>
        <w:top w:val="none" w:sz="0" w:space="0" w:color="auto"/>
        <w:left w:val="none" w:sz="0" w:space="0" w:color="auto"/>
        <w:bottom w:val="none" w:sz="0" w:space="0" w:color="auto"/>
        <w:right w:val="none" w:sz="0" w:space="0" w:color="auto"/>
      </w:divBdr>
    </w:div>
    <w:div w:id="468061607">
      <w:bodyDiv w:val="1"/>
      <w:marLeft w:val="0"/>
      <w:marRight w:val="0"/>
      <w:marTop w:val="0"/>
      <w:marBottom w:val="0"/>
      <w:divBdr>
        <w:top w:val="none" w:sz="0" w:space="0" w:color="auto"/>
        <w:left w:val="none" w:sz="0" w:space="0" w:color="auto"/>
        <w:bottom w:val="none" w:sz="0" w:space="0" w:color="auto"/>
        <w:right w:val="none" w:sz="0" w:space="0" w:color="auto"/>
      </w:divBdr>
    </w:div>
    <w:div w:id="477066433">
      <w:bodyDiv w:val="1"/>
      <w:marLeft w:val="0"/>
      <w:marRight w:val="0"/>
      <w:marTop w:val="0"/>
      <w:marBottom w:val="0"/>
      <w:divBdr>
        <w:top w:val="none" w:sz="0" w:space="0" w:color="auto"/>
        <w:left w:val="none" w:sz="0" w:space="0" w:color="auto"/>
        <w:bottom w:val="none" w:sz="0" w:space="0" w:color="auto"/>
        <w:right w:val="none" w:sz="0" w:space="0" w:color="auto"/>
      </w:divBdr>
    </w:div>
    <w:div w:id="479080526">
      <w:bodyDiv w:val="1"/>
      <w:marLeft w:val="0"/>
      <w:marRight w:val="0"/>
      <w:marTop w:val="0"/>
      <w:marBottom w:val="0"/>
      <w:divBdr>
        <w:top w:val="none" w:sz="0" w:space="0" w:color="auto"/>
        <w:left w:val="none" w:sz="0" w:space="0" w:color="auto"/>
        <w:bottom w:val="none" w:sz="0" w:space="0" w:color="auto"/>
        <w:right w:val="none" w:sz="0" w:space="0" w:color="auto"/>
      </w:divBdr>
    </w:div>
    <w:div w:id="481313335">
      <w:bodyDiv w:val="1"/>
      <w:marLeft w:val="0"/>
      <w:marRight w:val="0"/>
      <w:marTop w:val="0"/>
      <w:marBottom w:val="0"/>
      <w:divBdr>
        <w:top w:val="none" w:sz="0" w:space="0" w:color="auto"/>
        <w:left w:val="none" w:sz="0" w:space="0" w:color="auto"/>
        <w:bottom w:val="none" w:sz="0" w:space="0" w:color="auto"/>
        <w:right w:val="none" w:sz="0" w:space="0" w:color="auto"/>
      </w:divBdr>
    </w:div>
    <w:div w:id="482355655">
      <w:bodyDiv w:val="1"/>
      <w:marLeft w:val="0"/>
      <w:marRight w:val="0"/>
      <w:marTop w:val="0"/>
      <w:marBottom w:val="0"/>
      <w:divBdr>
        <w:top w:val="none" w:sz="0" w:space="0" w:color="auto"/>
        <w:left w:val="none" w:sz="0" w:space="0" w:color="auto"/>
        <w:bottom w:val="none" w:sz="0" w:space="0" w:color="auto"/>
        <w:right w:val="none" w:sz="0" w:space="0" w:color="auto"/>
      </w:divBdr>
    </w:div>
    <w:div w:id="484128431">
      <w:bodyDiv w:val="1"/>
      <w:marLeft w:val="0"/>
      <w:marRight w:val="0"/>
      <w:marTop w:val="0"/>
      <w:marBottom w:val="0"/>
      <w:divBdr>
        <w:top w:val="none" w:sz="0" w:space="0" w:color="auto"/>
        <w:left w:val="none" w:sz="0" w:space="0" w:color="auto"/>
        <w:bottom w:val="none" w:sz="0" w:space="0" w:color="auto"/>
        <w:right w:val="none" w:sz="0" w:space="0" w:color="auto"/>
      </w:divBdr>
    </w:div>
    <w:div w:id="488525599">
      <w:bodyDiv w:val="1"/>
      <w:marLeft w:val="0"/>
      <w:marRight w:val="0"/>
      <w:marTop w:val="0"/>
      <w:marBottom w:val="0"/>
      <w:divBdr>
        <w:top w:val="none" w:sz="0" w:space="0" w:color="auto"/>
        <w:left w:val="none" w:sz="0" w:space="0" w:color="auto"/>
        <w:bottom w:val="none" w:sz="0" w:space="0" w:color="auto"/>
        <w:right w:val="none" w:sz="0" w:space="0" w:color="auto"/>
      </w:divBdr>
    </w:div>
    <w:div w:id="489370845">
      <w:bodyDiv w:val="1"/>
      <w:marLeft w:val="0"/>
      <w:marRight w:val="0"/>
      <w:marTop w:val="0"/>
      <w:marBottom w:val="0"/>
      <w:divBdr>
        <w:top w:val="none" w:sz="0" w:space="0" w:color="auto"/>
        <w:left w:val="none" w:sz="0" w:space="0" w:color="auto"/>
        <w:bottom w:val="none" w:sz="0" w:space="0" w:color="auto"/>
        <w:right w:val="none" w:sz="0" w:space="0" w:color="auto"/>
      </w:divBdr>
    </w:div>
    <w:div w:id="500660994">
      <w:bodyDiv w:val="1"/>
      <w:marLeft w:val="0"/>
      <w:marRight w:val="0"/>
      <w:marTop w:val="0"/>
      <w:marBottom w:val="0"/>
      <w:divBdr>
        <w:top w:val="none" w:sz="0" w:space="0" w:color="auto"/>
        <w:left w:val="none" w:sz="0" w:space="0" w:color="auto"/>
        <w:bottom w:val="none" w:sz="0" w:space="0" w:color="auto"/>
        <w:right w:val="none" w:sz="0" w:space="0" w:color="auto"/>
      </w:divBdr>
      <w:divsChild>
        <w:div w:id="639650134">
          <w:marLeft w:val="480"/>
          <w:marRight w:val="0"/>
          <w:marTop w:val="0"/>
          <w:marBottom w:val="0"/>
          <w:divBdr>
            <w:top w:val="none" w:sz="0" w:space="0" w:color="auto"/>
            <w:left w:val="none" w:sz="0" w:space="0" w:color="auto"/>
            <w:bottom w:val="none" w:sz="0" w:space="0" w:color="auto"/>
            <w:right w:val="none" w:sz="0" w:space="0" w:color="auto"/>
          </w:divBdr>
        </w:div>
        <w:div w:id="400442668">
          <w:marLeft w:val="480"/>
          <w:marRight w:val="0"/>
          <w:marTop w:val="0"/>
          <w:marBottom w:val="0"/>
          <w:divBdr>
            <w:top w:val="none" w:sz="0" w:space="0" w:color="auto"/>
            <w:left w:val="none" w:sz="0" w:space="0" w:color="auto"/>
            <w:bottom w:val="none" w:sz="0" w:space="0" w:color="auto"/>
            <w:right w:val="none" w:sz="0" w:space="0" w:color="auto"/>
          </w:divBdr>
        </w:div>
        <w:div w:id="1028407424">
          <w:marLeft w:val="480"/>
          <w:marRight w:val="0"/>
          <w:marTop w:val="0"/>
          <w:marBottom w:val="0"/>
          <w:divBdr>
            <w:top w:val="none" w:sz="0" w:space="0" w:color="auto"/>
            <w:left w:val="none" w:sz="0" w:space="0" w:color="auto"/>
            <w:bottom w:val="none" w:sz="0" w:space="0" w:color="auto"/>
            <w:right w:val="none" w:sz="0" w:space="0" w:color="auto"/>
          </w:divBdr>
        </w:div>
        <w:div w:id="216360030">
          <w:marLeft w:val="480"/>
          <w:marRight w:val="0"/>
          <w:marTop w:val="0"/>
          <w:marBottom w:val="0"/>
          <w:divBdr>
            <w:top w:val="none" w:sz="0" w:space="0" w:color="auto"/>
            <w:left w:val="none" w:sz="0" w:space="0" w:color="auto"/>
            <w:bottom w:val="none" w:sz="0" w:space="0" w:color="auto"/>
            <w:right w:val="none" w:sz="0" w:space="0" w:color="auto"/>
          </w:divBdr>
        </w:div>
        <w:div w:id="20011396">
          <w:marLeft w:val="480"/>
          <w:marRight w:val="0"/>
          <w:marTop w:val="0"/>
          <w:marBottom w:val="0"/>
          <w:divBdr>
            <w:top w:val="none" w:sz="0" w:space="0" w:color="auto"/>
            <w:left w:val="none" w:sz="0" w:space="0" w:color="auto"/>
            <w:bottom w:val="none" w:sz="0" w:space="0" w:color="auto"/>
            <w:right w:val="none" w:sz="0" w:space="0" w:color="auto"/>
          </w:divBdr>
        </w:div>
        <w:div w:id="810370022">
          <w:marLeft w:val="480"/>
          <w:marRight w:val="0"/>
          <w:marTop w:val="0"/>
          <w:marBottom w:val="0"/>
          <w:divBdr>
            <w:top w:val="none" w:sz="0" w:space="0" w:color="auto"/>
            <w:left w:val="none" w:sz="0" w:space="0" w:color="auto"/>
            <w:bottom w:val="none" w:sz="0" w:space="0" w:color="auto"/>
            <w:right w:val="none" w:sz="0" w:space="0" w:color="auto"/>
          </w:divBdr>
        </w:div>
        <w:div w:id="1586066838">
          <w:marLeft w:val="480"/>
          <w:marRight w:val="0"/>
          <w:marTop w:val="0"/>
          <w:marBottom w:val="0"/>
          <w:divBdr>
            <w:top w:val="none" w:sz="0" w:space="0" w:color="auto"/>
            <w:left w:val="none" w:sz="0" w:space="0" w:color="auto"/>
            <w:bottom w:val="none" w:sz="0" w:space="0" w:color="auto"/>
            <w:right w:val="none" w:sz="0" w:space="0" w:color="auto"/>
          </w:divBdr>
        </w:div>
        <w:div w:id="825130245">
          <w:marLeft w:val="480"/>
          <w:marRight w:val="0"/>
          <w:marTop w:val="0"/>
          <w:marBottom w:val="0"/>
          <w:divBdr>
            <w:top w:val="none" w:sz="0" w:space="0" w:color="auto"/>
            <w:left w:val="none" w:sz="0" w:space="0" w:color="auto"/>
            <w:bottom w:val="none" w:sz="0" w:space="0" w:color="auto"/>
            <w:right w:val="none" w:sz="0" w:space="0" w:color="auto"/>
          </w:divBdr>
        </w:div>
        <w:div w:id="1302492877">
          <w:marLeft w:val="480"/>
          <w:marRight w:val="0"/>
          <w:marTop w:val="0"/>
          <w:marBottom w:val="0"/>
          <w:divBdr>
            <w:top w:val="none" w:sz="0" w:space="0" w:color="auto"/>
            <w:left w:val="none" w:sz="0" w:space="0" w:color="auto"/>
            <w:bottom w:val="none" w:sz="0" w:space="0" w:color="auto"/>
            <w:right w:val="none" w:sz="0" w:space="0" w:color="auto"/>
          </w:divBdr>
        </w:div>
        <w:div w:id="1149396258">
          <w:marLeft w:val="480"/>
          <w:marRight w:val="0"/>
          <w:marTop w:val="0"/>
          <w:marBottom w:val="0"/>
          <w:divBdr>
            <w:top w:val="none" w:sz="0" w:space="0" w:color="auto"/>
            <w:left w:val="none" w:sz="0" w:space="0" w:color="auto"/>
            <w:bottom w:val="none" w:sz="0" w:space="0" w:color="auto"/>
            <w:right w:val="none" w:sz="0" w:space="0" w:color="auto"/>
          </w:divBdr>
        </w:div>
        <w:div w:id="2130319631">
          <w:marLeft w:val="480"/>
          <w:marRight w:val="0"/>
          <w:marTop w:val="0"/>
          <w:marBottom w:val="0"/>
          <w:divBdr>
            <w:top w:val="none" w:sz="0" w:space="0" w:color="auto"/>
            <w:left w:val="none" w:sz="0" w:space="0" w:color="auto"/>
            <w:bottom w:val="none" w:sz="0" w:space="0" w:color="auto"/>
            <w:right w:val="none" w:sz="0" w:space="0" w:color="auto"/>
          </w:divBdr>
        </w:div>
        <w:div w:id="1779762119">
          <w:marLeft w:val="480"/>
          <w:marRight w:val="0"/>
          <w:marTop w:val="0"/>
          <w:marBottom w:val="0"/>
          <w:divBdr>
            <w:top w:val="none" w:sz="0" w:space="0" w:color="auto"/>
            <w:left w:val="none" w:sz="0" w:space="0" w:color="auto"/>
            <w:bottom w:val="none" w:sz="0" w:space="0" w:color="auto"/>
            <w:right w:val="none" w:sz="0" w:space="0" w:color="auto"/>
          </w:divBdr>
        </w:div>
        <w:div w:id="1827474982">
          <w:marLeft w:val="480"/>
          <w:marRight w:val="0"/>
          <w:marTop w:val="0"/>
          <w:marBottom w:val="0"/>
          <w:divBdr>
            <w:top w:val="none" w:sz="0" w:space="0" w:color="auto"/>
            <w:left w:val="none" w:sz="0" w:space="0" w:color="auto"/>
            <w:bottom w:val="none" w:sz="0" w:space="0" w:color="auto"/>
            <w:right w:val="none" w:sz="0" w:space="0" w:color="auto"/>
          </w:divBdr>
        </w:div>
        <w:div w:id="1118135739">
          <w:marLeft w:val="480"/>
          <w:marRight w:val="0"/>
          <w:marTop w:val="0"/>
          <w:marBottom w:val="0"/>
          <w:divBdr>
            <w:top w:val="none" w:sz="0" w:space="0" w:color="auto"/>
            <w:left w:val="none" w:sz="0" w:space="0" w:color="auto"/>
            <w:bottom w:val="none" w:sz="0" w:space="0" w:color="auto"/>
            <w:right w:val="none" w:sz="0" w:space="0" w:color="auto"/>
          </w:divBdr>
        </w:div>
        <w:div w:id="1470200719">
          <w:marLeft w:val="480"/>
          <w:marRight w:val="0"/>
          <w:marTop w:val="0"/>
          <w:marBottom w:val="0"/>
          <w:divBdr>
            <w:top w:val="none" w:sz="0" w:space="0" w:color="auto"/>
            <w:left w:val="none" w:sz="0" w:space="0" w:color="auto"/>
            <w:bottom w:val="none" w:sz="0" w:space="0" w:color="auto"/>
            <w:right w:val="none" w:sz="0" w:space="0" w:color="auto"/>
          </w:divBdr>
        </w:div>
        <w:div w:id="1347554621">
          <w:marLeft w:val="480"/>
          <w:marRight w:val="0"/>
          <w:marTop w:val="0"/>
          <w:marBottom w:val="0"/>
          <w:divBdr>
            <w:top w:val="none" w:sz="0" w:space="0" w:color="auto"/>
            <w:left w:val="none" w:sz="0" w:space="0" w:color="auto"/>
            <w:bottom w:val="none" w:sz="0" w:space="0" w:color="auto"/>
            <w:right w:val="none" w:sz="0" w:space="0" w:color="auto"/>
          </w:divBdr>
        </w:div>
        <w:div w:id="1996564128">
          <w:marLeft w:val="480"/>
          <w:marRight w:val="0"/>
          <w:marTop w:val="0"/>
          <w:marBottom w:val="0"/>
          <w:divBdr>
            <w:top w:val="none" w:sz="0" w:space="0" w:color="auto"/>
            <w:left w:val="none" w:sz="0" w:space="0" w:color="auto"/>
            <w:bottom w:val="none" w:sz="0" w:space="0" w:color="auto"/>
            <w:right w:val="none" w:sz="0" w:space="0" w:color="auto"/>
          </w:divBdr>
        </w:div>
        <w:div w:id="1452356448">
          <w:marLeft w:val="480"/>
          <w:marRight w:val="0"/>
          <w:marTop w:val="0"/>
          <w:marBottom w:val="0"/>
          <w:divBdr>
            <w:top w:val="none" w:sz="0" w:space="0" w:color="auto"/>
            <w:left w:val="none" w:sz="0" w:space="0" w:color="auto"/>
            <w:bottom w:val="none" w:sz="0" w:space="0" w:color="auto"/>
            <w:right w:val="none" w:sz="0" w:space="0" w:color="auto"/>
          </w:divBdr>
        </w:div>
        <w:div w:id="51660462">
          <w:marLeft w:val="480"/>
          <w:marRight w:val="0"/>
          <w:marTop w:val="0"/>
          <w:marBottom w:val="0"/>
          <w:divBdr>
            <w:top w:val="none" w:sz="0" w:space="0" w:color="auto"/>
            <w:left w:val="none" w:sz="0" w:space="0" w:color="auto"/>
            <w:bottom w:val="none" w:sz="0" w:space="0" w:color="auto"/>
            <w:right w:val="none" w:sz="0" w:space="0" w:color="auto"/>
          </w:divBdr>
        </w:div>
        <w:div w:id="504709390">
          <w:marLeft w:val="480"/>
          <w:marRight w:val="0"/>
          <w:marTop w:val="0"/>
          <w:marBottom w:val="0"/>
          <w:divBdr>
            <w:top w:val="none" w:sz="0" w:space="0" w:color="auto"/>
            <w:left w:val="none" w:sz="0" w:space="0" w:color="auto"/>
            <w:bottom w:val="none" w:sz="0" w:space="0" w:color="auto"/>
            <w:right w:val="none" w:sz="0" w:space="0" w:color="auto"/>
          </w:divBdr>
        </w:div>
        <w:div w:id="1330519069">
          <w:marLeft w:val="480"/>
          <w:marRight w:val="0"/>
          <w:marTop w:val="0"/>
          <w:marBottom w:val="0"/>
          <w:divBdr>
            <w:top w:val="none" w:sz="0" w:space="0" w:color="auto"/>
            <w:left w:val="none" w:sz="0" w:space="0" w:color="auto"/>
            <w:bottom w:val="none" w:sz="0" w:space="0" w:color="auto"/>
            <w:right w:val="none" w:sz="0" w:space="0" w:color="auto"/>
          </w:divBdr>
        </w:div>
        <w:div w:id="138811139">
          <w:marLeft w:val="480"/>
          <w:marRight w:val="0"/>
          <w:marTop w:val="0"/>
          <w:marBottom w:val="0"/>
          <w:divBdr>
            <w:top w:val="none" w:sz="0" w:space="0" w:color="auto"/>
            <w:left w:val="none" w:sz="0" w:space="0" w:color="auto"/>
            <w:bottom w:val="none" w:sz="0" w:space="0" w:color="auto"/>
            <w:right w:val="none" w:sz="0" w:space="0" w:color="auto"/>
          </w:divBdr>
        </w:div>
        <w:div w:id="1580017730">
          <w:marLeft w:val="480"/>
          <w:marRight w:val="0"/>
          <w:marTop w:val="0"/>
          <w:marBottom w:val="0"/>
          <w:divBdr>
            <w:top w:val="none" w:sz="0" w:space="0" w:color="auto"/>
            <w:left w:val="none" w:sz="0" w:space="0" w:color="auto"/>
            <w:bottom w:val="none" w:sz="0" w:space="0" w:color="auto"/>
            <w:right w:val="none" w:sz="0" w:space="0" w:color="auto"/>
          </w:divBdr>
        </w:div>
        <w:div w:id="2116319737">
          <w:marLeft w:val="480"/>
          <w:marRight w:val="0"/>
          <w:marTop w:val="0"/>
          <w:marBottom w:val="0"/>
          <w:divBdr>
            <w:top w:val="none" w:sz="0" w:space="0" w:color="auto"/>
            <w:left w:val="none" w:sz="0" w:space="0" w:color="auto"/>
            <w:bottom w:val="none" w:sz="0" w:space="0" w:color="auto"/>
            <w:right w:val="none" w:sz="0" w:space="0" w:color="auto"/>
          </w:divBdr>
        </w:div>
        <w:div w:id="2130471647">
          <w:marLeft w:val="480"/>
          <w:marRight w:val="0"/>
          <w:marTop w:val="0"/>
          <w:marBottom w:val="0"/>
          <w:divBdr>
            <w:top w:val="none" w:sz="0" w:space="0" w:color="auto"/>
            <w:left w:val="none" w:sz="0" w:space="0" w:color="auto"/>
            <w:bottom w:val="none" w:sz="0" w:space="0" w:color="auto"/>
            <w:right w:val="none" w:sz="0" w:space="0" w:color="auto"/>
          </w:divBdr>
        </w:div>
        <w:div w:id="608896682">
          <w:marLeft w:val="480"/>
          <w:marRight w:val="0"/>
          <w:marTop w:val="0"/>
          <w:marBottom w:val="0"/>
          <w:divBdr>
            <w:top w:val="none" w:sz="0" w:space="0" w:color="auto"/>
            <w:left w:val="none" w:sz="0" w:space="0" w:color="auto"/>
            <w:bottom w:val="none" w:sz="0" w:space="0" w:color="auto"/>
            <w:right w:val="none" w:sz="0" w:space="0" w:color="auto"/>
          </w:divBdr>
        </w:div>
        <w:div w:id="579484175">
          <w:marLeft w:val="480"/>
          <w:marRight w:val="0"/>
          <w:marTop w:val="0"/>
          <w:marBottom w:val="0"/>
          <w:divBdr>
            <w:top w:val="none" w:sz="0" w:space="0" w:color="auto"/>
            <w:left w:val="none" w:sz="0" w:space="0" w:color="auto"/>
            <w:bottom w:val="none" w:sz="0" w:space="0" w:color="auto"/>
            <w:right w:val="none" w:sz="0" w:space="0" w:color="auto"/>
          </w:divBdr>
        </w:div>
        <w:div w:id="1598907043">
          <w:marLeft w:val="480"/>
          <w:marRight w:val="0"/>
          <w:marTop w:val="0"/>
          <w:marBottom w:val="0"/>
          <w:divBdr>
            <w:top w:val="none" w:sz="0" w:space="0" w:color="auto"/>
            <w:left w:val="none" w:sz="0" w:space="0" w:color="auto"/>
            <w:bottom w:val="none" w:sz="0" w:space="0" w:color="auto"/>
            <w:right w:val="none" w:sz="0" w:space="0" w:color="auto"/>
          </w:divBdr>
        </w:div>
        <w:div w:id="889534228">
          <w:marLeft w:val="480"/>
          <w:marRight w:val="0"/>
          <w:marTop w:val="0"/>
          <w:marBottom w:val="0"/>
          <w:divBdr>
            <w:top w:val="none" w:sz="0" w:space="0" w:color="auto"/>
            <w:left w:val="none" w:sz="0" w:space="0" w:color="auto"/>
            <w:bottom w:val="none" w:sz="0" w:space="0" w:color="auto"/>
            <w:right w:val="none" w:sz="0" w:space="0" w:color="auto"/>
          </w:divBdr>
        </w:div>
        <w:div w:id="364137217">
          <w:marLeft w:val="480"/>
          <w:marRight w:val="0"/>
          <w:marTop w:val="0"/>
          <w:marBottom w:val="0"/>
          <w:divBdr>
            <w:top w:val="none" w:sz="0" w:space="0" w:color="auto"/>
            <w:left w:val="none" w:sz="0" w:space="0" w:color="auto"/>
            <w:bottom w:val="none" w:sz="0" w:space="0" w:color="auto"/>
            <w:right w:val="none" w:sz="0" w:space="0" w:color="auto"/>
          </w:divBdr>
        </w:div>
        <w:div w:id="1925382237">
          <w:marLeft w:val="480"/>
          <w:marRight w:val="0"/>
          <w:marTop w:val="0"/>
          <w:marBottom w:val="0"/>
          <w:divBdr>
            <w:top w:val="none" w:sz="0" w:space="0" w:color="auto"/>
            <w:left w:val="none" w:sz="0" w:space="0" w:color="auto"/>
            <w:bottom w:val="none" w:sz="0" w:space="0" w:color="auto"/>
            <w:right w:val="none" w:sz="0" w:space="0" w:color="auto"/>
          </w:divBdr>
        </w:div>
        <w:div w:id="2072345862">
          <w:marLeft w:val="480"/>
          <w:marRight w:val="0"/>
          <w:marTop w:val="0"/>
          <w:marBottom w:val="0"/>
          <w:divBdr>
            <w:top w:val="none" w:sz="0" w:space="0" w:color="auto"/>
            <w:left w:val="none" w:sz="0" w:space="0" w:color="auto"/>
            <w:bottom w:val="none" w:sz="0" w:space="0" w:color="auto"/>
            <w:right w:val="none" w:sz="0" w:space="0" w:color="auto"/>
          </w:divBdr>
        </w:div>
        <w:div w:id="2040624116">
          <w:marLeft w:val="480"/>
          <w:marRight w:val="0"/>
          <w:marTop w:val="0"/>
          <w:marBottom w:val="0"/>
          <w:divBdr>
            <w:top w:val="none" w:sz="0" w:space="0" w:color="auto"/>
            <w:left w:val="none" w:sz="0" w:space="0" w:color="auto"/>
            <w:bottom w:val="none" w:sz="0" w:space="0" w:color="auto"/>
            <w:right w:val="none" w:sz="0" w:space="0" w:color="auto"/>
          </w:divBdr>
        </w:div>
        <w:div w:id="231430494">
          <w:marLeft w:val="480"/>
          <w:marRight w:val="0"/>
          <w:marTop w:val="0"/>
          <w:marBottom w:val="0"/>
          <w:divBdr>
            <w:top w:val="none" w:sz="0" w:space="0" w:color="auto"/>
            <w:left w:val="none" w:sz="0" w:space="0" w:color="auto"/>
            <w:bottom w:val="none" w:sz="0" w:space="0" w:color="auto"/>
            <w:right w:val="none" w:sz="0" w:space="0" w:color="auto"/>
          </w:divBdr>
        </w:div>
        <w:div w:id="430397486">
          <w:marLeft w:val="480"/>
          <w:marRight w:val="0"/>
          <w:marTop w:val="0"/>
          <w:marBottom w:val="0"/>
          <w:divBdr>
            <w:top w:val="none" w:sz="0" w:space="0" w:color="auto"/>
            <w:left w:val="none" w:sz="0" w:space="0" w:color="auto"/>
            <w:bottom w:val="none" w:sz="0" w:space="0" w:color="auto"/>
            <w:right w:val="none" w:sz="0" w:space="0" w:color="auto"/>
          </w:divBdr>
        </w:div>
        <w:div w:id="1864900939">
          <w:marLeft w:val="480"/>
          <w:marRight w:val="0"/>
          <w:marTop w:val="0"/>
          <w:marBottom w:val="0"/>
          <w:divBdr>
            <w:top w:val="none" w:sz="0" w:space="0" w:color="auto"/>
            <w:left w:val="none" w:sz="0" w:space="0" w:color="auto"/>
            <w:bottom w:val="none" w:sz="0" w:space="0" w:color="auto"/>
            <w:right w:val="none" w:sz="0" w:space="0" w:color="auto"/>
          </w:divBdr>
        </w:div>
        <w:div w:id="1098985552">
          <w:marLeft w:val="480"/>
          <w:marRight w:val="0"/>
          <w:marTop w:val="0"/>
          <w:marBottom w:val="0"/>
          <w:divBdr>
            <w:top w:val="none" w:sz="0" w:space="0" w:color="auto"/>
            <w:left w:val="none" w:sz="0" w:space="0" w:color="auto"/>
            <w:bottom w:val="none" w:sz="0" w:space="0" w:color="auto"/>
            <w:right w:val="none" w:sz="0" w:space="0" w:color="auto"/>
          </w:divBdr>
        </w:div>
        <w:div w:id="225263092">
          <w:marLeft w:val="480"/>
          <w:marRight w:val="0"/>
          <w:marTop w:val="0"/>
          <w:marBottom w:val="0"/>
          <w:divBdr>
            <w:top w:val="none" w:sz="0" w:space="0" w:color="auto"/>
            <w:left w:val="none" w:sz="0" w:space="0" w:color="auto"/>
            <w:bottom w:val="none" w:sz="0" w:space="0" w:color="auto"/>
            <w:right w:val="none" w:sz="0" w:space="0" w:color="auto"/>
          </w:divBdr>
        </w:div>
        <w:div w:id="1160661208">
          <w:marLeft w:val="480"/>
          <w:marRight w:val="0"/>
          <w:marTop w:val="0"/>
          <w:marBottom w:val="0"/>
          <w:divBdr>
            <w:top w:val="none" w:sz="0" w:space="0" w:color="auto"/>
            <w:left w:val="none" w:sz="0" w:space="0" w:color="auto"/>
            <w:bottom w:val="none" w:sz="0" w:space="0" w:color="auto"/>
            <w:right w:val="none" w:sz="0" w:space="0" w:color="auto"/>
          </w:divBdr>
        </w:div>
        <w:div w:id="573323005">
          <w:marLeft w:val="480"/>
          <w:marRight w:val="0"/>
          <w:marTop w:val="0"/>
          <w:marBottom w:val="0"/>
          <w:divBdr>
            <w:top w:val="none" w:sz="0" w:space="0" w:color="auto"/>
            <w:left w:val="none" w:sz="0" w:space="0" w:color="auto"/>
            <w:bottom w:val="none" w:sz="0" w:space="0" w:color="auto"/>
            <w:right w:val="none" w:sz="0" w:space="0" w:color="auto"/>
          </w:divBdr>
        </w:div>
        <w:div w:id="737240760">
          <w:marLeft w:val="480"/>
          <w:marRight w:val="0"/>
          <w:marTop w:val="0"/>
          <w:marBottom w:val="0"/>
          <w:divBdr>
            <w:top w:val="none" w:sz="0" w:space="0" w:color="auto"/>
            <w:left w:val="none" w:sz="0" w:space="0" w:color="auto"/>
            <w:bottom w:val="none" w:sz="0" w:space="0" w:color="auto"/>
            <w:right w:val="none" w:sz="0" w:space="0" w:color="auto"/>
          </w:divBdr>
        </w:div>
        <w:div w:id="1242569816">
          <w:marLeft w:val="480"/>
          <w:marRight w:val="0"/>
          <w:marTop w:val="0"/>
          <w:marBottom w:val="0"/>
          <w:divBdr>
            <w:top w:val="none" w:sz="0" w:space="0" w:color="auto"/>
            <w:left w:val="none" w:sz="0" w:space="0" w:color="auto"/>
            <w:bottom w:val="none" w:sz="0" w:space="0" w:color="auto"/>
            <w:right w:val="none" w:sz="0" w:space="0" w:color="auto"/>
          </w:divBdr>
        </w:div>
        <w:div w:id="2055808772">
          <w:marLeft w:val="480"/>
          <w:marRight w:val="0"/>
          <w:marTop w:val="0"/>
          <w:marBottom w:val="0"/>
          <w:divBdr>
            <w:top w:val="none" w:sz="0" w:space="0" w:color="auto"/>
            <w:left w:val="none" w:sz="0" w:space="0" w:color="auto"/>
            <w:bottom w:val="none" w:sz="0" w:space="0" w:color="auto"/>
            <w:right w:val="none" w:sz="0" w:space="0" w:color="auto"/>
          </w:divBdr>
        </w:div>
        <w:div w:id="1575701539">
          <w:marLeft w:val="480"/>
          <w:marRight w:val="0"/>
          <w:marTop w:val="0"/>
          <w:marBottom w:val="0"/>
          <w:divBdr>
            <w:top w:val="none" w:sz="0" w:space="0" w:color="auto"/>
            <w:left w:val="none" w:sz="0" w:space="0" w:color="auto"/>
            <w:bottom w:val="none" w:sz="0" w:space="0" w:color="auto"/>
            <w:right w:val="none" w:sz="0" w:space="0" w:color="auto"/>
          </w:divBdr>
        </w:div>
        <w:div w:id="1766729346">
          <w:marLeft w:val="480"/>
          <w:marRight w:val="0"/>
          <w:marTop w:val="0"/>
          <w:marBottom w:val="0"/>
          <w:divBdr>
            <w:top w:val="none" w:sz="0" w:space="0" w:color="auto"/>
            <w:left w:val="none" w:sz="0" w:space="0" w:color="auto"/>
            <w:bottom w:val="none" w:sz="0" w:space="0" w:color="auto"/>
            <w:right w:val="none" w:sz="0" w:space="0" w:color="auto"/>
          </w:divBdr>
        </w:div>
        <w:div w:id="1265960599">
          <w:marLeft w:val="480"/>
          <w:marRight w:val="0"/>
          <w:marTop w:val="0"/>
          <w:marBottom w:val="0"/>
          <w:divBdr>
            <w:top w:val="none" w:sz="0" w:space="0" w:color="auto"/>
            <w:left w:val="none" w:sz="0" w:space="0" w:color="auto"/>
            <w:bottom w:val="none" w:sz="0" w:space="0" w:color="auto"/>
            <w:right w:val="none" w:sz="0" w:space="0" w:color="auto"/>
          </w:divBdr>
        </w:div>
        <w:div w:id="1754812479">
          <w:marLeft w:val="480"/>
          <w:marRight w:val="0"/>
          <w:marTop w:val="0"/>
          <w:marBottom w:val="0"/>
          <w:divBdr>
            <w:top w:val="none" w:sz="0" w:space="0" w:color="auto"/>
            <w:left w:val="none" w:sz="0" w:space="0" w:color="auto"/>
            <w:bottom w:val="none" w:sz="0" w:space="0" w:color="auto"/>
            <w:right w:val="none" w:sz="0" w:space="0" w:color="auto"/>
          </w:divBdr>
        </w:div>
        <w:div w:id="847523185">
          <w:marLeft w:val="480"/>
          <w:marRight w:val="0"/>
          <w:marTop w:val="0"/>
          <w:marBottom w:val="0"/>
          <w:divBdr>
            <w:top w:val="none" w:sz="0" w:space="0" w:color="auto"/>
            <w:left w:val="none" w:sz="0" w:space="0" w:color="auto"/>
            <w:bottom w:val="none" w:sz="0" w:space="0" w:color="auto"/>
            <w:right w:val="none" w:sz="0" w:space="0" w:color="auto"/>
          </w:divBdr>
        </w:div>
        <w:div w:id="1276865878">
          <w:marLeft w:val="480"/>
          <w:marRight w:val="0"/>
          <w:marTop w:val="0"/>
          <w:marBottom w:val="0"/>
          <w:divBdr>
            <w:top w:val="none" w:sz="0" w:space="0" w:color="auto"/>
            <w:left w:val="none" w:sz="0" w:space="0" w:color="auto"/>
            <w:bottom w:val="none" w:sz="0" w:space="0" w:color="auto"/>
            <w:right w:val="none" w:sz="0" w:space="0" w:color="auto"/>
          </w:divBdr>
        </w:div>
        <w:div w:id="317609884">
          <w:marLeft w:val="480"/>
          <w:marRight w:val="0"/>
          <w:marTop w:val="0"/>
          <w:marBottom w:val="0"/>
          <w:divBdr>
            <w:top w:val="none" w:sz="0" w:space="0" w:color="auto"/>
            <w:left w:val="none" w:sz="0" w:space="0" w:color="auto"/>
            <w:bottom w:val="none" w:sz="0" w:space="0" w:color="auto"/>
            <w:right w:val="none" w:sz="0" w:space="0" w:color="auto"/>
          </w:divBdr>
        </w:div>
      </w:divsChild>
    </w:div>
    <w:div w:id="502824261">
      <w:bodyDiv w:val="1"/>
      <w:marLeft w:val="0"/>
      <w:marRight w:val="0"/>
      <w:marTop w:val="0"/>
      <w:marBottom w:val="0"/>
      <w:divBdr>
        <w:top w:val="none" w:sz="0" w:space="0" w:color="auto"/>
        <w:left w:val="none" w:sz="0" w:space="0" w:color="auto"/>
        <w:bottom w:val="none" w:sz="0" w:space="0" w:color="auto"/>
        <w:right w:val="none" w:sz="0" w:space="0" w:color="auto"/>
      </w:divBdr>
    </w:div>
    <w:div w:id="520630758">
      <w:bodyDiv w:val="1"/>
      <w:marLeft w:val="0"/>
      <w:marRight w:val="0"/>
      <w:marTop w:val="0"/>
      <w:marBottom w:val="0"/>
      <w:divBdr>
        <w:top w:val="none" w:sz="0" w:space="0" w:color="auto"/>
        <w:left w:val="none" w:sz="0" w:space="0" w:color="auto"/>
        <w:bottom w:val="none" w:sz="0" w:space="0" w:color="auto"/>
        <w:right w:val="none" w:sz="0" w:space="0" w:color="auto"/>
      </w:divBdr>
      <w:divsChild>
        <w:div w:id="105125922">
          <w:marLeft w:val="480"/>
          <w:marRight w:val="0"/>
          <w:marTop w:val="0"/>
          <w:marBottom w:val="0"/>
          <w:divBdr>
            <w:top w:val="none" w:sz="0" w:space="0" w:color="auto"/>
            <w:left w:val="none" w:sz="0" w:space="0" w:color="auto"/>
            <w:bottom w:val="none" w:sz="0" w:space="0" w:color="auto"/>
            <w:right w:val="none" w:sz="0" w:space="0" w:color="auto"/>
          </w:divBdr>
        </w:div>
        <w:div w:id="1510562121">
          <w:marLeft w:val="480"/>
          <w:marRight w:val="0"/>
          <w:marTop w:val="0"/>
          <w:marBottom w:val="0"/>
          <w:divBdr>
            <w:top w:val="none" w:sz="0" w:space="0" w:color="auto"/>
            <w:left w:val="none" w:sz="0" w:space="0" w:color="auto"/>
            <w:bottom w:val="none" w:sz="0" w:space="0" w:color="auto"/>
            <w:right w:val="none" w:sz="0" w:space="0" w:color="auto"/>
          </w:divBdr>
        </w:div>
        <w:div w:id="1440023948">
          <w:marLeft w:val="480"/>
          <w:marRight w:val="0"/>
          <w:marTop w:val="0"/>
          <w:marBottom w:val="0"/>
          <w:divBdr>
            <w:top w:val="none" w:sz="0" w:space="0" w:color="auto"/>
            <w:left w:val="none" w:sz="0" w:space="0" w:color="auto"/>
            <w:bottom w:val="none" w:sz="0" w:space="0" w:color="auto"/>
            <w:right w:val="none" w:sz="0" w:space="0" w:color="auto"/>
          </w:divBdr>
        </w:div>
        <w:div w:id="1336566783">
          <w:marLeft w:val="480"/>
          <w:marRight w:val="0"/>
          <w:marTop w:val="0"/>
          <w:marBottom w:val="0"/>
          <w:divBdr>
            <w:top w:val="none" w:sz="0" w:space="0" w:color="auto"/>
            <w:left w:val="none" w:sz="0" w:space="0" w:color="auto"/>
            <w:bottom w:val="none" w:sz="0" w:space="0" w:color="auto"/>
            <w:right w:val="none" w:sz="0" w:space="0" w:color="auto"/>
          </w:divBdr>
        </w:div>
        <w:div w:id="1134373707">
          <w:marLeft w:val="480"/>
          <w:marRight w:val="0"/>
          <w:marTop w:val="0"/>
          <w:marBottom w:val="0"/>
          <w:divBdr>
            <w:top w:val="none" w:sz="0" w:space="0" w:color="auto"/>
            <w:left w:val="none" w:sz="0" w:space="0" w:color="auto"/>
            <w:bottom w:val="none" w:sz="0" w:space="0" w:color="auto"/>
            <w:right w:val="none" w:sz="0" w:space="0" w:color="auto"/>
          </w:divBdr>
        </w:div>
        <w:div w:id="45035645">
          <w:marLeft w:val="480"/>
          <w:marRight w:val="0"/>
          <w:marTop w:val="0"/>
          <w:marBottom w:val="0"/>
          <w:divBdr>
            <w:top w:val="none" w:sz="0" w:space="0" w:color="auto"/>
            <w:left w:val="none" w:sz="0" w:space="0" w:color="auto"/>
            <w:bottom w:val="none" w:sz="0" w:space="0" w:color="auto"/>
            <w:right w:val="none" w:sz="0" w:space="0" w:color="auto"/>
          </w:divBdr>
        </w:div>
        <w:div w:id="820462344">
          <w:marLeft w:val="480"/>
          <w:marRight w:val="0"/>
          <w:marTop w:val="0"/>
          <w:marBottom w:val="0"/>
          <w:divBdr>
            <w:top w:val="none" w:sz="0" w:space="0" w:color="auto"/>
            <w:left w:val="none" w:sz="0" w:space="0" w:color="auto"/>
            <w:bottom w:val="none" w:sz="0" w:space="0" w:color="auto"/>
            <w:right w:val="none" w:sz="0" w:space="0" w:color="auto"/>
          </w:divBdr>
        </w:div>
        <w:div w:id="409811540">
          <w:marLeft w:val="480"/>
          <w:marRight w:val="0"/>
          <w:marTop w:val="0"/>
          <w:marBottom w:val="0"/>
          <w:divBdr>
            <w:top w:val="none" w:sz="0" w:space="0" w:color="auto"/>
            <w:left w:val="none" w:sz="0" w:space="0" w:color="auto"/>
            <w:bottom w:val="none" w:sz="0" w:space="0" w:color="auto"/>
            <w:right w:val="none" w:sz="0" w:space="0" w:color="auto"/>
          </w:divBdr>
        </w:div>
        <w:div w:id="1172381296">
          <w:marLeft w:val="480"/>
          <w:marRight w:val="0"/>
          <w:marTop w:val="0"/>
          <w:marBottom w:val="0"/>
          <w:divBdr>
            <w:top w:val="none" w:sz="0" w:space="0" w:color="auto"/>
            <w:left w:val="none" w:sz="0" w:space="0" w:color="auto"/>
            <w:bottom w:val="none" w:sz="0" w:space="0" w:color="auto"/>
            <w:right w:val="none" w:sz="0" w:space="0" w:color="auto"/>
          </w:divBdr>
        </w:div>
        <w:div w:id="1356150292">
          <w:marLeft w:val="480"/>
          <w:marRight w:val="0"/>
          <w:marTop w:val="0"/>
          <w:marBottom w:val="0"/>
          <w:divBdr>
            <w:top w:val="none" w:sz="0" w:space="0" w:color="auto"/>
            <w:left w:val="none" w:sz="0" w:space="0" w:color="auto"/>
            <w:bottom w:val="none" w:sz="0" w:space="0" w:color="auto"/>
            <w:right w:val="none" w:sz="0" w:space="0" w:color="auto"/>
          </w:divBdr>
        </w:div>
        <w:div w:id="643315464">
          <w:marLeft w:val="480"/>
          <w:marRight w:val="0"/>
          <w:marTop w:val="0"/>
          <w:marBottom w:val="0"/>
          <w:divBdr>
            <w:top w:val="none" w:sz="0" w:space="0" w:color="auto"/>
            <w:left w:val="none" w:sz="0" w:space="0" w:color="auto"/>
            <w:bottom w:val="none" w:sz="0" w:space="0" w:color="auto"/>
            <w:right w:val="none" w:sz="0" w:space="0" w:color="auto"/>
          </w:divBdr>
        </w:div>
        <w:div w:id="1267151818">
          <w:marLeft w:val="480"/>
          <w:marRight w:val="0"/>
          <w:marTop w:val="0"/>
          <w:marBottom w:val="0"/>
          <w:divBdr>
            <w:top w:val="none" w:sz="0" w:space="0" w:color="auto"/>
            <w:left w:val="none" w:sz="0" w:space="0" w:color="auto"/>
            <w:bottom w:val="none" w:sz="0" w:space="0" w:color="auto"/>
            <w:right w:val="none" w:sz="0" w:space="0" w:color="auto"/>
          </w:divBdr>
        </w:div>
        <w:div w:id="1591769305">
          <w:marLeft w:val="480"/>
          <w:marRight w:val="0"/>
          <w:marTop w:val="0"/>
          <w:marBottom w:val="0"/>
          <w:divBdr>
            <w:top w:val="none" w:sz="0" w:space="0" w:color="auto"/>
            <w:left w:val="none" w:sz="0" w:space="0" w:color="auto"/>
            <w:bottom w:val="none" w:sz="0" w:space="0" w:color="auto"/>
            <w:right w:val="none" w:sz="0" w:space="0" w:color="auto"/>
          </w:divBdr>
        </w:div>
        <w:div w:id="1284967996">
          <w:marLeft w:val="480"/>
          <w:marRight w:val="0"/>
          <w:marTop w:val="0"/>
          <w:marBottom w:val="0"/>
          <w:divBdr>
            <w:top w:val="none" w:sz="0" w:space="0" w:color="auto"/>
            <w:left w:val="none" w:sz="0" w:space="0" w:color="auto"/>
            <w:bottom w:val="none" w:sz="0" w:space="0" w:color="auto"/>
            <w:right w:val="none" w:sz="0" w:space="0" w:color="auto"/>
          </w:divBdr>
        </w:div>
        <w:div w:id="411242611">
          <w:marLeft w:val="480"/>
          <w:marRight w:val="0"/>
          <w:marTop w:val="0"/>
          <w:marBottom w:val="0"/>
          <w:divBdr>
            <w:top w:val="none" w:sz="0" w:space="0" w:color="auto"/>
            <w:left w:val="none" w:sz="0" w:space="0" w:color="auto"/>
            <w:bottom w:val="none" w:sz="0" w:space="0" w:color="auto"/>
            <w:right w:val="none" w:sz="0" w:space="0" w:color="auto"/>
          </w:divBdr>
        </w:div>
        <w:div w:id="315492803">
          <w:marLeft w:val="480"/>
          <w:marRight w:val="0"/>
          <w:marTop w:val="0"/>
          <w:marBottom w:val="0"/>
          <w:divBdr>
            <w:top w:val="none" w:sz="0" w:space="0" w:color="auto"/>
            <w:left w:val="none" w:sz="0" w:space="0" w:color="auto"/>
            <w:bottom w:val="none" w:sz="0" w:space="0" w:color="auto"/>
            <w:right w:val="none" w:sz="0" w:space="0" w:color="auto"/>
          </w:divBdr>
        </w:div>
        <w:div w:id="47921191">
          <w:marLeft w:val="480"/>
          <w:marRight w:val="0"/>
          <w:marTop w:val="0"/>
          <w:marBottom w:val="0"/>
          <w:divBdr>
            <w:top w:val="none" w:sz="0" w:space="0" w:color="auto"/>
            <w:left w:val="none" w:sz="0" w:space="0" w:color="auto"/>
            <w:bottom w:val="none" w:sz="0" w:space="0" w:color="auto"/>
            <w:right w:val="none" w:sz="0" w:space="0" w:color="auto"/>
          </w:divBdr>
        </w:div>
        <w:div w:id="964769471">
          <w:marLeft w:val="480"/>
          <w:marRight w:val="0"/>
          <w:marTop w:val="0"/>
          <w:marBottom w:val="0"/>
          <w:divBdr>
            <w:top w:val="none" w:sz="0" w:space="0" w:color="auto"/>
            <w:left w:val="none" w:sz="0" w:space="0" w:color="auto"/>
            <w:bottom w:val="none" w:sz="0" w:space="0" w:color="auto"/>
            <w:right w:val="none" w:sz="0" w:space="0" w:color="auto"/>
          </w:divBdr>
        </w:div>
        <w:div w:id="1750231652">
          <w:marLeft w:val="480"/>
          <w:marRight w:val="0"/>
          <w:marTop w:val="0"/>
          <w:marBottom w:val="0"/>
          <w:divBdr>
            <w:top w:val="none" w:sz="0" w:space="0" w:color="auto"/>
            <w:left w:val="none" w:sz="0" w:space="0" w:color="auto"/>
            <w:bottom w:val="none" w:sz="0" w:space="0" w:color="auto"/>
            <w:right w:val="none" w:sz="0" w:space="0" w:color="auto"/>
          </w:divBdr>
        </w:div>
        <w:div w:id="391467635">
          <w:marLeft w:val="480"/>
          <w:marRight w:val="0"/>
          <w:marTop w:val="0"/>
          <w:marBottom w:val="0"/>
          <w:divBdr>
            <w:top w:val="none" w:sz="0" w:space="0" w:color="auto"/>
            <w:left w:val="none" w:sz="0" w:space="0" w:color="auto"/>
            <w:bottom w:val="none" w:sz="0" w:space="0" w:color="auto"/>
            <w:right w:val="none" w:sz="0" w:space="0" w:color="auto"/>
          </w:divBdr>
        </w:div>
        <w:div w:id="786437192">
          <w:marLeft w:val="480"/>
          <w:marRight w:val="0"/>
          <w:marTop w:val="0"/>
          <w:marBottom w:val="0"/>
          <w:divBdr>
            <w:top w:val="none" w:sz="0" w:space="0" w:color="auto"/>
            <w:left w:val="none" w:sz="0" w:space="0" w:color="auto"/>
            <w:bottom w:val="none" w:sz="0" w:space="0" w:color="auto"/>
            <w:right w:val="none" w:sz="0" w:space="0" w:color="auto"/>
          </w:divBdr>
        </w:div>
        <w:div w:id="170529316">
          <w:marLeft w:val="480"/>
          <w:marRight w:val="0"/>
          <w:marTop w:val="0"/>
          <w:marBottom w:val="0"/>
          <w:divBdr>
            <w:top w:val="none" w:sz="0" w:space="0" w:color="auto"/>
            <w:left w:val="none" w:sz="0" w:space="0" w:color="auto"/>
            <w:bottom w:val="none" w:sz="0" w:space="0" w:color="auto"/>
            <w:right w:val="none" w:sz="0" w:space="0" w:color="auto"/>
          </w:divBdr>
        </w:div>
        <w:div w:id="109010305">
          <w:marLeft w:val="480"/>
          <w:marRight w:val="0"/>
          <w:marTop w:val="0"/>
          <w:marBottom w:val="0"/>
          <w:divBdr>
            <w:top w:val="none" w:sz="0" w:space="0" w:color="auto"/>
            <w:left w:val="none" w:sz="0" w:space="0" w:color="auto"/>
            <w:bottom w:val="none" w:sz="0" w:space="0" w:color="auto"/>
            <w:right w:val="none" w:sz="0" w:space="0" w:color="auto"/>
          </w:divBdr>
        </w:div>
        <w:div w:id="1105687427">
          <w:marLeft w:val="480"/>
          <w:marRight w:val="0"/>
          <w:marTop w:val="0"/>
          <w:marBottom w:val="0"/>
          <w:divBdr>
            <w:top w:val="none" w:sz="0" w:space="0" w:color="auto"/>
            <w:left w:val="none" w:sz="0" w:space="0" w:color="auto"/>
            <w:bottom w:val="none" w:sz="0" w:space="0" w:color="auto"/>
            <w:right w:val="none" w:sz="0" w:space="0" w:color="auto"/>
          </w:divBdr>
        </w:div>
        <w:div w:id="394739731">
          <w:marLeft w:val="480"/>
          <w:marRight w:val="0"/>
          <w:marTop w:val="0"/>
          <w:marBottom w:val="0"/>
          <w:divBdr>
            <w:top w:val="none" w:sz="0" w:space="0" w:color="auto"/>
            <w:left w:val="none" w:sz="0" w:space="0" w:color="auto"/>
            <w:bottom w:val="none" w:sz="0" w:space="0" w:color="auto"/>
            <w:right w:val="none" w:sz="0" w:space="0" w:color="auto"/>
          </w:divBdr>
        </w:div>
        <w:div w:id="1127117564">
          <w:marLeft w:val="480"/>
          <w:marRight w:val="0"/>
          <w:marTop w:val="0"/>
          <w:marBottom w:val="0"/>
          <w:divBdr>
            <w:top w:val="none" w:sz="0" w:space="0" w:color="auto"/>
            <w:left w:val="none" w:sz="0" w:space="0" w:color="auto"/>
            <w:bottom w:val="none" w:sz="0" w:space="0" w:color="auto"/>
            <w:right w:val="none" w:sz="0" w:space="0" w:color="auto"/>
          </w:divBdr>
        </w:div>
        <w:div w:id="1242640087">
          <w:marLeft w:val="480"/>
          <w:marRight w:val="0"/>
          <w:marTop w:val="0"/>
          <w:marBottom w:val="0"/>
          <w:divBdr>
            <w:top w:val="none" w:sz="0" w:space="0" w:color="auto"/>
            <w:left w:val="none" w:sz="0" w:space="0" w:color="auto"/>
            <w:bottom w:val="none" w:sz="0" w:space="0" w:color="auto"/>
            <w:right w:val="none" w:sz="0" w:space="0" w:color="auto"/>
          </w:divBdr>
        </w:div>
        <w:div w:id="360402727">
          <w:marLeft w:val="480"/>
          <w:marRight w:val="0"/>
          <w:marTop w:val="0"/>
          <w:marBottom w:val="0"/>
          <w:divBdr>
            <w:top w:val="none" w:sz="0" w:space="0" w:color="auto"/>
            <w:left w:val="none" w:sz="0" w:space="0" w:color="auto"/>
            <w:bottom w:val="none" w:sz="0" w:space="0" w:color="auto"/>
            <w:right w:val="none" w:sz="0" w:space="0" w:color="auto"/>
          </w:divBdr>
        </w:div>
        <w:div w:id="1017081993">
          <w:marLeft w:val="480"/>
          <w:marRight w:val="0"/>
          <w:marTop w:val="0"/>
          <w:marBottom w:val="0"/>
          <w:divBdr>
            <w:top w:val="none" w:sz="0" w:space="0" w:color="auto"/>
            <w:left w:val="none" w:sz="0" w:space="0" w:color="auto"/>
            <w:bottom w:val="none" w:sz="0" w:space="0" w:color="auto"/>
            <w:right w:val="none" w:sz="0" w:space="0" w:color="auto"/>
          </w:divBdr>
        </w:div>
        <w:div w:id="1703284005">
          <w:marLeft w:val="480"/>
          <w:marRight w:val="0"/>
          <w:marTop w:val="0"/>
          <w:marBottom w:val="0"/>
          <w:divBdr>
            <w:top w:val="none" w:sz="0" w:space="0" w:color="auto"/>
            <w:left w:val="none" w:sz="0" w:space="0" w:color="auto"/>
            <w:bottom w:val="none" w:sz="0" w:space="0" w:color="auto"/>
            <w:right w:val="none" w:sz="0" w:space="0" w:color="auto"/>
          </w:divBdr>
        </w:div>
        <w:div w:id="1070927529">
          <w:marLeft w:val="480"/>
          <w:marRight w:val="0"/>
          <w:marTop w:val="0"/>
          <w:marBottom w:val="0"/>
          <w:divBdr>
            <w:top w:val="none" w:sz="0" w:space="0" w:color="auto"/>
            <w:left w:val="none" w:sz="0" w:space="0" w:color="auto"/>
            <w:bottom w:val="none" w:sz="0" w:space="0" w:color="auto"/>
            <w:right w:val="none" w:sz="0" w:space="0" w:color="auto"/>
          </w:divBdr>
        </w:div>
        <w:div w:id="1742487220">
          <w:marLeft w:val="480"/>
          <w:marRight w:val="0"/>
          <w:marTop w:val="0"/>
          <w:marBottom w:val="0"/>
          <w:divBdr>
            <w:top w:val="none" w:sz="0" w:space="0" w:color="auto"/>
            <w:left w:val="none" w:sz="0" w:space="0" w:color="auto"/>
            <w:bottom w:val="none" w:sz="0" w:space="0" w:color="auto"/>
            <w:right w:val="none" w:sz="0" w:space="0" w:color="auto"/>
          </w:divBdr>
        </w:div>
        <w:div w:id="707023600">
          <w:marLeft w:val="480"/>
          <w:marRight w:val="0"/>
          <w:marTop w:val="0"/>
          <w:marBottom w:val="0"/>
          <w:divBdr>
            <w:top w:val="none" w:sz="0" w:space="0" w:color="auto"/>
            <w:left w:val="none" w:sz="0" w:space="0" w:color="auto"/>
            <w:bottom w:val="none" w:sz="0" w:space="0" w:color="auto"/>
            <w:right w:val="none" w:sz="0" w:space="0" w:color="auto"/>
          </w:divBdr>
        </w:div>
        <w:div w:id="1358578903">
          <w:marLeft w:val="480"/>
          <w:marRight w:val="0"/>
          <w:marTop w:val="0"/>
          <w:marBottom w:val="0"/>
          <w:divBdr>
            <w:top w:val="none" w:sz="0" w:space="0" w:color="auto"/>
            <w:left w:val="none" w:sz="0" w:space="0" w:color="auto"/>
            <w:bottom w:val="none" w:sz="0" w:space="0" w:color="auto"/>
            <w:right w:val="none" w:sz="0" w:space="0" w:color="auto"/>
          </w:divBdr>
        </w:div>
        <w:div w:id="415513173">
          <w:marLeft w:val="480"/>
          <w:marRight w:val="0"/>
          <w:marTop w:val="0"/>
          <w:marBottom w:val="0"/>
          <w:divBdr>
            <w:top w:val="none" w:sz="0" w:space="0" w:color="auto"/>
            <w:left w:val="none" w:sz="0" w:space="0" w:color="auto"/>
            <w:bottom w:val="none" w:sz="0" w:space="0" w:color="auto"/>
            <w:right w:val="none" w:sz="0" w:space="0" w:color="auto"/>
          </w:divBdr>
        </w:div>
        <w:div w:id="1511720838">
          <w:marLeft w:val="480"/>
          <w:marRight w:val="0"/>
          <w:marTop w:val="0"/>
          <w:marBottom w:val="0"/>
          <w:divBdr>
            <w:top w:val="none" w:sz="0" w:space="0" w:color="auto"/>
            <w:left w:val="none" w:sz="0" w:space="0" w:color="auto"/>
            <w:bottom w:val="none" w:sz="0" w:space="0" w:color="auto"/>
            <w:right w:val="none" w:sz="0" w:space="0" w:color="auto"/>
          </w:divBdr>
        </w:div>
        <w:div w:id="596255572">
          <w:marLeft w:val="480"/>
          <w:marRight w:val="0"/>
          <w:marTop w:val="0"/>
          <w:marBottom w:val="0"/>
          <w:divBdr>
            <w:top w:val="none" w:sz="0" w:space="0" w:color="auto"/>
            <w:left w:val="none" w:sz="0" w:space="0" w:color="auto"/>
            <w:bottom w:val="none" w:sz="0" w:space="0" w:color="auto"/>
            <w:right w:val="none" w:sz="0" w:space="0" w:color="auto"/>
          </w:divBdr>
        </w:div>
        <w:div w:id="1684018657">
          <w:marLeft w:val="480"/>
          <w:marRight w:val="0"/>
          <w:marTop w:val="0"/>
          <w:marBottom w:val="0"/>
          <w:divBdr>
            <w:top w:val="none" w:sz="0" w:space="0" w:color="auto"/>
            <w:left w:val="none" w:sz="0" w:space="0" w:color="auto"/>
            <w:bottom w:val="none" w:sz="0" w:space="0" w:color="auto"/>
            <w:right w:val="none" w:sz="0" w:space="0" w:color="auto"/>
          </w:divBdr>
        </w:div>
        <w:div w:id="1893350518">
          <w:marLeft w:val="480"/>
          <w:marRight w:val="0"/>
          <w:marTop w:val="0"/>
          <w:marBottom w:val="0"/>
          <w:divBdr>
            <w:top w:val="none" w:sz="0" w:space="0" w:color="auto"/>
            <w:left w:val="none" w:sz="0" w:space="0" w:color="auto"/>
            <w:bottom w:val="none" w:sz="0" w:space="0" w:color="auto"/>
            <w:right w:val="none" w:sz="0" w:space="0" w:color="auto"/>
          </w:divBdr>
        </w:div>
        <w:div w:id="63534104">
          <w:marLeft w:val="480"/>
          <w:marRight w:val="0"/>
          <w:marTop w:val="0"/>
          <w:marBottom w:val="0"/>
          <w:divBdr>
            <w:top w:val="none" w:sz="0" w:space="0" w:color="auto"/>
            <w:left w:val="none" w:sz="0" w:space="0" w:color="auto"/>
            <w:bottom w:val="none" w:sz="0" w:space="0" w:color="auto"/>
            <w:right w:val="none" w:sz="0" w:space="0" w:color="auto"/>
          </w:divBdr>
        </w:div>
        <w:div w:id="2024237329">
          <w:marLeft w:val="480"/>
          <w:marRight w:val="0"/>
          <w:marTop w:val="0"/>
          <w:marBottom w:val="0"/>
          <w:divBdr>
            <w:top w:val="none" w:sz="0" w:space="0" w:color="auto"/>
            <w:left w:val="none" w:sz="0" w:space="0" w:color="auto"/>
            <w:bottom w:val="none" w:sz="0" w:space="0" w:color="auto"/>
            <w:right w:val="none" w:sz="0" w:space="0" w:color="auto"/>
          </w:divBdr>
        </w:div>
        <w:div w:id="1635595451">
          <w:marLeft w:val="480"/>
          <w:marRight w:val="0"/>
          <w:marTop w:val="0"/>
          <w:marBottom w:val="0"/>
          <w:divBdr>
            <w:top w:val="none" w:sz="0" w:space="0" w:color="auto"/>
            <w:left w:val="none" w:sz="0" w:space="0" w:color="auto"/>
            <w:bottom w:val="none" w:sz="0" w:space="0" w:color="auto"/>
            <w:right w:val="none" w:sz="0" w:space="0" w:color="auto"/>
          </w:divBdr>
        </w:div>
        <w:div w:id="98795436">
          <w:marLeft w:val="480"/>
          <w:marRight w:val="0"/>
          <w:marTop w:val="0"/>
          <w:marBottom w:val="0"/>
          <w:divBdr>
            <w:top w:val="none" w:sz="0" w:space="0" w:color="auto"/>
            <w:left w:val="none" w:sz="0" w:space="0" w:color="auto"/>
            <w:bottom w:val="none" w:sz="0" w:space="0" w:color="auto"/>
            <w:right w:val="none" w:sz="0" w:space="0" w:color="auto"/>
          </w:divBdr>
        </w:div>
        <w:div w:id="382411689">
          <w:marLeft w:val="480"/>
          <w:marRight w:val="0"/>
          <w:marTop w:val="0"/>
          <w:marBottom w:val="0"/>
          <w:divBdr>
            <w:top w:val="none" w:sz="0" w:space="0" w:color="auto"/>
            <w:left w:val="none" w:sz="0" w:space="0" w:color="auto"/>
            <w:bottom w:val="none" w:sz="0" w:space="0" w:color="auto"/>
            <w:right w:val="none" w:sz="0" w:space="0" w:color="auto"/>
          </w:divBdr>
        </w:div>
        <w:div w:id="578297102">
          <w:marLeft w:val="480"/>
          <w:marRight w:val="0"/>
          <w:marTop w:val="0"/>
          <w:marBottom w:val="0"/>
          <w:divBdr>
            <w:top w:val="none" w:sz="0" w:space="0" w:color="auto"/>
            <w:left w:val="none" w:sz="0" w:space="0" w:color="auto"/>
            <w:bottom w:val="none" w:sz="0" w:space="0" w:color="auto"/>
            <w:right w:val="none" w:sz="0" w:space="0" w:color="auto"/>
          </w:divBdr>
        </w:div>
        <w:div w:id="992372350">
          <w:marLeft w:val="480"/>
          <w:marRight w:val="0"/>
          <w:marTop w:val="0"/>
          <w:marBottom w:val="0"/>
          <w:divBdr>
            <w:top w:val="none" w:sz="0" w:space="0" w:color="auto"/>
            <w:left w:val="none" w:sz="0" w:space="0" w:color="auto"/>
            <w:bottom w:val="none" w:sz="0" w:space="0" w:color="auto"/>
            <w:right w:val="none" w:sz="0" w:space="0" w:color="auto"/>
          </w:divBdr>
        </w:div>
        <w:div w:id="246765683">
          <w:marLeft w:val="480"/>
          <w:marRight w:val="0"/>
          <w:marTop w:val="0"/>
          <w:marBottom w:val="0"/>
          <w:divBdr>
            <w:top w:val="none" w:sz="0" w:space="0" w:color="auto"/>
            <w:left w:val="none" w:sz="0" w:space="0" w:color="auto"/>
            <w:bottom w:val="none" w:sz="0" w:space="0" w:color="auto"/>
            <w:right w:val="none" w:sz="0" w:space="0" w:color="auto"/>
          </w:divBdr>
        </w:div>
        <w:div w:id="1486315532">
          <w:marLeft w:val="480"/>
          <w:marRight w:val="0"/>
          <w:marTop w:val="0"/>
          <w:marBottom w:val="0"/>
          <w:divBdr>
            <w:top w:val="none" w:sz="0" w:space="0" w:color="auto"/>
            <w:left w:val="none" w:sz="0" w:space="0" w:color="auto"/>
            <w:bottom w:val="none" w:sz="0" w:space="0" w:color="auto"/>
            <w:right w:val="none" w:sz="0" w:space="0" w:color="auto"/>
          </w:divBdr>
        </w:div>
        <w:div w:id="1673989667">
          <w:marLeft w:val="480"/>
          <w:marRight w:val="0"/>
          <w:marTop w:val="0"/>
          <w:marBottom w:val="0"/>
          <w:divBdr>
            <w:top w:val="none" w:sz="0" w:space="0" w:color="auto"/>
            <w:left w:val="none" w:sz="0" w:space="0" w:color="auto"/>
            <w:bottom w:val="none" w:sz="0" w:space="0" w:color="auto"/>
            <w:right w:val="none" w:sz="0" w:space="0" w:color="auto"/>
          </w:divBdr>
        </w:div>
        <w:div w:id="1668897295">
          <w:marLeft w:val="480"/>
          <w:marRight w:val="0"/>
          <w:marTop w:val="0"/>
          <w:marBottom w:val="0"/>
          <w:divBdr>
            <w:top w:val="none" w:sz="0" w:space="0" w:color="auto"/>
            <w:left w:val="none" w:sz="0" w:space="0" w:color="auto"/>
            <w:bottom w:val="none" w:sz="0" w:space="0" w:color="auto"/>
            <w:right w:val="none" w:sz="0" w:space="0" w:color="auto"/>
          </w:divBdr>
        </w:div>
      </w:divsChild>
    </w:div>
    <w:div w:id="520778970">
      <w:bodyDiv w:val="1"/>
      <w:marLeft w:val="0"/>
      <w:marRight w:val="0"/>
      <w:marTop w:val="0"/>
      <w:marBottom w:val="0"/>
      <w:divBdr>
        <w:top w:val="none" w:sz="0" w:space="0" w:color="auto"/>
        <w:left w:val="none" w:sz="0" w:space="0" w:color="auto"/>
        <w:bottom w:val="none" w:sz="0" w:space="0" w:color="auto"/>
        <w:right w:val="none" w:sz="0" w:space="0" w:color="auto"/>
      </w:divBdr>
    </w:div>
    <w:div w:id="521552564">
      <w:bodyDiv w:val="1"/>
      <w:marLeft w:val="0"/>
      <w:marRight w:val="0"/>
      <w:marTop w:val="0"/>
      <w:marBottom w:val="0"/>
      <w:divBdr>
        <w:top w:val="none" w:sz="0" w:space="0" w:color="auto"/>
        <w:left w:val="none" w:sz="0" w:space="0" w:color="auto"/>
        <w:bottom w:val="none" w:sz="0" w:space="0" w:color="auto"/>
        <w:right w:val="none" w:sz="0" w:space="0" w:color="auto"/>
      </w:divBdr>
    </w:div>
    <w:div w:id="525288224">
      <w:bodyDiv w:val="1"/>
      <w:marLeft w:val="0"/>
      <w:marRight w:val="0"/>
      <w:marTop w:val="0"/>
      <w:marBottom w:val="0"/>
      <w:divBdr>
        <w:top w:val="none" w:sz="0" w:space="0" w:color="auto"/>
        <w:left w:val="none" w:sz="0" w:space="0" w:color="auto"/>
        <w:bottom w:val="none" w:sz="0" w:space="0" w:color="auto"/>
        <w:right w:val="none" w:sz="0" w:space="0" w:color="auto"/>
      </w:divBdr>
    </w:div>
    <w:div w:id="527066773">
      <w:bodyDiv w:val="1"/>
      <w:marLeft w:val="0"/>
      <w:marRight w:val="0"/>
      <w:marTop w:val="0"/>
      <w:marBottom w:val="0"/>
      <w:divBdr>
        <w:top w:val="none" w:sz="0" w:space="0" w:color="auto"/>
        <w:left w:val="none" w:sz="0" w:space="0" w:color="auto"/>
        <w:bottom w:val="none" w:sz="0" w:space="0" w:color="auto"/>
        <w:right w:val="none" w:sz="0" w:space="0" w:color="auto"/>
      </w:divBdr>
      <w:divsChild>
        <w:div w:id="2063409706">
          <w:marLeft w:val="480"/>
          <w:marRight w:val="0"/>
          <w:marTop w:val="0"/>
          <w:marBottom w:val="0"/>
          <w:divBdr>
            <w:top w:val="none" w:sz="0" w:space="0" w:color="auto"/>
            <w:left w:val="none" w:sz="0" w:space="0" w:color="auto"/>
            <w:bottom w:val="none" w:sz="0" w:space="0" w:color="auto"/>
            <w:right w:val="none" w:sz="0" w:space="0" w:color="auto"/>
          </w:divBdr>
        </w:div>
        <w:div w:id="686445285">
          <w:marLeft w:val="480"/>
          <w:marRight w:val="0"/>
          <w:marTop w:val="0"/>
          <w:marBottom w:val="0"/>
          <w:divBdr>
            <w:top w:val="none" w:sz="0" w:space="0" w:color="auto"/>
            <w:left w:val="none" w:sz="0" w:space="0" w:color="auto"/>
            <w:bottom w:val="none" w:sz="0" w:space="0" w:color="auto"/>
            <w:right w:val="none" w:sz="0" w:space="0" w:color="auto"/>
          </w:divBdr>
        </w:div>
        <w:div w:id="724304173">
          <w:marLeft w:val="480"/>
          <w:marRight w:val="0"/>
          <w:marTop w:val="0"/>
          <w:marBottom w:val="0"/>
          <w:divBdr>
            <w:top w:val="none" w:sz="0" w:space="0" w:color="auto"/>
            <w:left w:val="none" w:sz="0" w:space="0" w:color="auto"/>
            <w:bottom w:val="none" w:sz="0" w:space="0" w:color="auto"/>
            <w:right w:val="none" w:sz="0" w:space="0" w:color="auto"/>
          </w:divBdr>
        </w:div>
        <w:div w:id="405998619">
          <w:marLeft w:val="480"/>
          <w:marRight w:val="0"/>
          <w:marTop w:val="0"/>
          <w:marBottom w:val="0"/>
          <w:divBdr>
            <w:top w:val="none" w:sz="0" w:space="0" w:color="auto"/>
            <w:left w:val="none" w:sz="0" w:space="0" w:color="auto"/>
            <w:bottom w:val="none" w:sz="0" w:space="0" w:color="auto"/>
            <w:right w:val="none" w:sz="0" w:space="0" w:color="auto"/>
          </w:divBdr>
        </w:div>
        <w:div w:id="1782991799">
          <w:marLeft w:val="480"/>
          <w:marRight w:val="0"/>
          <w:marTop w:val="0"/>
          <w:marBottom w:val="0"/>
          <w:divBdr>
            <w:top w:val="none" w:sz="0" w:space="0" w:color="auto"/>
            <w:left w:val="none" w:sz="0" w:space="0" w:color="auto"/>
            <w:bottom w:val="none" w:sz="0" w:space="0" w:color="auto"/>
            <w:right w:val="none" w:sz="0" w:space="0" w:color="auto"/>
          </w:divBdr>
        </w:div>
        <w:div w:id="1102722849">
          <w:marLeft w:val="480"/>
          <w:marRight w:val="0"/>
          <w:marTop w:val="0"/>
          <w:marBottom w:val="0"/>
          <w:divBdr>
            <w:top w:val="none" w:sz="0" w:space="0" w:color="auto"/>
            <w:left w:val="none" w:sz="0" w:space="0" w:color="auto"/>
            <w:bottom w:val="none" w:sz="0" w:space="0" w:color="auto"/>
            <w:right w:val="none" w:sz="0" w:space="0" w:color="auto"/>
          </w:divBdr>
        </w:div>
        <w:div w:id="163518636">
          <w:marLeft w:val="480"/>
          <w:marRight w:val="0"/>
          <w:marTop w:val="0"/>
          <w:marBottom w:val="0"/>
          <w:divBdr>
            <w:top w:val="none" w:sz="0" w:space="0" w:color="auto"/>
            <w:left w:val="none" w:sz="0" w:space="0" w:color="auto"/>
            <w:bottom w:val="none" w:sz="0" w:space="0" w:color="auto"/>
            <w:right w:val="none" w:sz="0" w:space="0" w:color="auto"/>
          </w:divBdr>
        </w:div>
        <w:div w:id="327099705">
          <w:marLeft w:val="480"/>
          <w:marRight w:val="0"/>
          <w:marTop w:val="0"/>
          <w:marBottom w:val="0"/>
          <w:divBdr>
            <w:top w:val="none" w:sz="0" w:space="0" w:color="auto"/>
            <w:left w:val="none" w:sz="0" w:space="0" w:color="auto"/>
            <w:bottom w:val="none" w:sz="0" w:space="0" w:color="auto"/>
            <w:right w:val="none" w:sz="0" w:space="0" w:color="auto"/>
          </w:divBdr>
        </w:div>
        <w:div w:id="484905952">
          <w:marLeft w:val="480"/>
          <w:marRight w:val="0"/>
          <w:marTop w:val="0"/>
          <w:marBottom w:val="0"/>
          <w:divBdr>
            <w:top w:val="none" w:sz="0" w:space="0" w:color="auto"/>
            <w:left w:val="none" w:sz="0" w:space="0" w:color="auto"/>
            <w:bottom w:val="none" w:sz="0" w:space="0" w:color="auto"/>
            <w:right w:val="none" w:sz="0" w:space="0" w:color="auto"/>
          </w:divBdr>
        </w:div>
        <w:div w:id="92213373">
          <w:marLeft w:val="480"/>
          <w:marRight w:val="0"/>
          <w:marTop w:val="0"/>
          <w:marBottom w:val="0"/>
          <w:divBdr>
            <w:top w:val="none" w:sz="0" w:space="0" w:color="auto"/>
            <w:left w:val="none" w:sz="0" w:space="0" w:color="auto"/>
            <w:bottom w:val="none" w:sz="0" w:space="0" w:color="auto"/>
            <w:right w:val="none" w:sz="0" w:space="0" w:color="auto"/>
          </w:divBdr>
        </w:div>
        <w:div w:id="718551124">
          <w:marLeft w:val="480"/>
          <w:marRight w:val="0"/>
          <w:marTop w:val="0"/>
          <w:marBottom w:val="0"/>
          <w:divBdr>
            <w:top w:val="none" w:sz="0" w:space="0" w:color="auto"/>
            <w:left w:val="none" w:sz="0" w:space="0" w:color="auto"/>
            <w:bottom w:val="none" w:sz="0" w:space="0" w:color="auto"/>
            <w:right w:val="none" w:sz="0" w:space="0" w:color="auto"/>
          </w:divBdr>
        </w:div>
        <w:div w:id="2033457741">
          <w:marLeft w:val="480"/>
          <w:marRight w:val="0"/>
          <w:marTop w:val="0"/>
          <w:marBottom w:val="0"/>
          <w:divBdr>
            <w:top w:val="none" w:sz="0" w:space="0" w:color="auto"/>
            <w:left w:val="none" w:sz="0" w:space="0" w:color="auto"/>
            <w:bottom w:val="none" w:sz="0" w:space="0" w:color="auto"/>
            <w:right w:val="none" w:sz="0" w:space="0" w:color="auto"/>
          </w:divBdr>
        </w:div>
        <w:div w:id="2103603685">
          <w:marLeft w:val="480"/>
          <w:marRight w:val="0"/>
          <w:marTop w:val="0"/>
          <w:marBottom w:val="0"/>
          <w:divBdr>
            <w:top w:val="none" w:sz="0" w:space="0" w:color="auto"/>
            <w:left w:val="none" w:sz="0" w:space="0" w:color="auto"/>
            <w:bottom w:val="none" w:sz="0" w:space="0" w:color="auto"/>
            <w:right w:val="none" w:sz="0" w:space="0" w:color="auto"/>
          </w:divBdr>
        </w:div>
        <w:div w:id="44766221">
          <w:marLeft w:val="480"/>
          <w:marRight w:val="0"/>
          <w:marTop w:val="0"/>
          <w:marBottom w:val="0"/>
          <w:divBdr>
            <w:top w:val="none" w:sz="0" w:space="0" w:color="auto"/>
            <w:left w:val="none" w:sz="0" w:space="0" w:color="auto"/>
            <w:bottom w:val="none" w:sz="0" w:space="0" w:color="auto"/>
            <w:right w:val="none" w:sz="0" w:space="0" w:color="auto"/>
          </w:divBdr>
        </w:div>
        <w:div w:id="1305769895">
          <w:marLeft w:val="480"/>
          <w:marRight w:val="0"/>
          <w:marTop w:val="0"/>
          <w:marBottom w:val="0"/>
          <w:divBdr>
            <w:top w:val="none" w:sz="0" w:space="0" w:color="auto"/>
            <w:left w:val="none" w:sz="0" w:space="0" w:color="auto"/>
            <w:bottom w:val="none" w:sz="0" w:space="0" w:color="auto"/>
            <w:right w:val="none" w:sz="0" w:space="0" w:color="auto"/>
          </w:divBdr>
        </w:div>
        <w:div w:id="1688674160">
          <w:marLeft w:val="480"/>
          <w:marRight w:val="0"/>
          <w:marTop w:val="0"/>
          <w:marBottom w:val="0"/>
          <w:divBdr>
            <w:top w:val="none" w:sz="0" w:space="0" w:color="auto"/>
            <w:left w:val="none" w:sz="0" w:space="0" w:color="auto"/>
            <w:bottom w:val="none" w:sz="0" w:space="0" w:color="auto"/>
            <w:right w:val="none" w:sz="0" w:space="0" w:color="auto"/>
          </w:divBdr>
        </w:div>
        <w:div w:id="482427837">
          <w:marLeft w:val="480"/>
          <w:marRight w:val="0"/>
          <w:marTop w:val="0"/>
          <w:marBottom w:val="0"/>
          <w:divBdr>
            <w:top w:val="none" w:sz="0" w:space="0" w:color="auto"/>
            <w:left w:val="none" w:sz="0" w:space="0" w:color="auto"/>
            <w:bottom w:val="none" w:sz="0" w:space="0" w:color="auto"/>
            <w:right w:val="none" w:sz="0" w:space="0" w:color="auto"/>
          </w:divBdr>
        </w:div>
        <w:div w:id="1240403166">
          <w:marLeft w:val="480"/>
          <w:marRight w:val="0"/>
          <w:marTop w:val="0"/>
          <w:marBottom w:val="0"/>
          <w:divBdr>
            <w:top w:val="none" w:sz="0" w:space="0" w:color="auto"/>
            <w:left w:val="none" w:sz="0" w:space="0" w:color="auto"/>
            <w:bottom w:val="none" w:sz="0" w:space="0" w:color="auto"/>
            <w:right w:val="none" w:sz="0" w:space="0" w:color="auto"/>
          </w:divBdr>
        </w:div>
        <w:div w:id="1048408020">
          <w:marLeft w:val="480"/>
          <w:marRight w:val="0"/>
          <w:marTop w:val="0"/>
          <w:marBottom w:val="0"/>
          <w:divBdr>
            <w:top w:val="none" w:sz="0" w:space="0" w:color="auto"/>
            <w:left w:val="none" w:sz="0" w:space="0" w:color="auto"/>
            <w:bottom w:val="none" w:sz="0" w:space="0" w:color="auto"/>
            <w:right w:val="none" w:sz="0" w:space="0" w:color="auto"/>
          </w:divBdr>
        </w:div>
        <w:div w:id="1182210054">
          <w:marLeft w:val="480"/>
          <w:marRight w:val="0"/>
          <w:marTop w:val="0"/>
          <w:marBottom w:val="0"/>
          <w:divBdr>
            <w:top w:val="none" w:sz="0" w:space="0" w:color="auto"/>
            <w:left w:val="none" w:sz="0" w:space="0" w:color="auto"/>
            <w:bottom w:val="none" w:sz="0" w:space="0" w:color="auto"/>
            <w:right w:val="none" w:sz="0" w:space="0" w:color="auto"/>
          </w:divBdr>
        </w:div>
        <w:div w:id="700977525">
          <w:marLeft w:val="480"/>
          <w:marRight w:val="0"/>
          <w:marTop w:val="0"/>
          <w:marBottom w:val="0"/>
          <w:divBdr>
            <w:top w:val="none" w:sz="0" w:space="0" w:color="auto"/>
            <w:left w:val="none" w:sz="0" w:space="0" w:color="auto"/>
            <w:bottom w:val="none" w:sz="0" w:space="0" w:color="auto"/>
            <w:right w:val="none" w:sz="0" w:space="0" w:color="auto"/>
          </w:divBdr>
        </w:div>
        <w:div w:id="988368527">
          <w:marLeft w:val="480"/>
          <w:marRight w:val="0"/>
          <w:marTop w:val="0"/>
          <w:marBottom w:val="0"/>
          <w:divBdr>
            <w:top w:val="none" w:sz="0" w:space="0" w:color="auto"/>
            <w:left w:val="none" w:sz="0" w:space="0" w:color="auto"/>
            <w:bottom w:val="none" w:sz="0" w:space="0" w:color="auto"/>
            <w:right w:val="none" w:sz="0" w:space="0" w:color="auto"/>
          </w:divBdr>
        </w:div>
        <w:div w:id="1760828514">
          <w:marLeft w:val="480"/>
          <w:marRight w:val="0"/>
          <w:marTop w:val="0"/>
          <w:marBottom w:val="0"/>
          <w:divBdr>
            <w:top w:val="none" w:sz="0" w:space="0" w:color="auto"/>
            <w:left w:val="none" w:sz="0" w:space="0" w:color="auto"/>
            <w:bottom w:val="none" w:sz="0" w:space="0" w:color="auto"/>
            <w:right w:val="none" w:sz="0" w:space="0" w:color="auto"/>
          </w:divBdr>
        </w:div>
        <w:div w:id="2036341528">
          <w:marLeft w:val="480"/>
          <w:marRight w:val="0"/>
          <w:marTop w:val="0"/>
          <w:marBottom w:val="0"/>
          <w:divBdr>
            <w:top w:val="none" w:sz="0" w:space="0" w:color="auto"/>
            <w:left w:val="none" w:sz="0" w:space="0" w:color="auto"/>
            <w:bottom w:val="none" w:sz="0" w:space="0" w:color="auto"/>
            <w:right w:val="none" w:sz="0" w:space="0" w:color="auto"/>
          </w:divBdr>
        </w:div>
        <w:div w:id="1976332980">
          <w:marLeft w:val="480"/>
          <w:marRight w:val="0"/>
          <w:marTop w:val="0"/>
          <w:marBottom w:val="0"/>
          <w:divBdr>
            <w:top w:val="none" w:sz="0" w:space="0" w:color="auto"/>
            <w:left w:val="none" w:sz="0" w:space="0" w:color="auto"/>
            <w:bottom w:val="none" w:sz="0" w:space="0" w:color="auto"/>
            <w:right w:val="none" w:sz="0" w:space="0" w:color="auto"/>
          </w:divBdr>
        </w:div>
        <w:div w:id="12151582">
          <w:marLeft w:val="480"/>
          <w:marRight w:val="0"/>
          <w:marTop w:val="0"/>
          <w:marBottom w:val="0"/>
          <w:divBdr>
            <w:top w:val="none" w:sz="0" w:space="0" w:color="auto"/>
            <w:left w:val="none" w:sz="0" w:space="0" w:color="auto"/>
            <w:bottom w:val="none" w:sz="0" w:space="0" w:color="auto"/>
            <w:right w:val="none" w:sz="0" w:space="0" w:color="auto"/>
          </w:divBdr>
        </w:div>
        <w:div w:id="270014657">
          <w:marLeft w:val="480"/>
          <w:marRight w:val="0"/>
          <w:marTop w:val="0"/>
          <w:marBottom w:val="0"/>
          <w:divBdr>
            <w:top w:val="none" w:sz="0" w:space="0" w:color="auto"/>
            <w:left w:val="none" w:sz="0" w:space="0" w:color="auto"/>
            <w:bottom w:val="none" w:sz="0" w:space="0" w:color="auto"/>
            <w:right w:val="none" w:sz="0" w:space="0" w:color="auto"/>
          </w:divBdr>
        </w:div>
        <w:div w:id="619918828">
          <w:marLeft w:val="480"/>
          <w:marRight w:val="0"/>
          <w:marTop w:val="0"/>
          <w:marBottom w:val="0"/>
          <w:divBdr>
            <w:top w:val="none" w:sz="0" w:space="0" w:color="auto"/>
            <w:left w:val="none" w:sz="0" w:space="0" w:color="auto"/>
            <w:bottom w:val="none" w:sz="0" w:space="0" w:color="auto"/>
            <w:right w:val="none" w:sz="0" w:space="0" w:color="auto"/>
          </w:divBdr>
        </w:div>
        <w:div w:id="1037658928">
          <w:marLeft w:val="480"/>
          <w:marRight w:val="0"/>
          <w:marTop w:val="0"/>
          <w:marBottom w:val="0"/>
          <w:divBdr>
            <w:top w:val="none" w:sz="0" w:space="0" w:color="auto"/>
            <w:left w:val="none" w:sz="0" w:space="0" w:color="auto"/>
            <w:bottom w:val="none" w:sz="0" w:space="0" w:color="auto"/>
            <w:right w:val="none" w:sz="0" w:space="0" w:color="auto"/>
          </w:divBdr>
        </w:div>
        <w:div w:id="993023729">
          <w:marLeft w:val="480"/>
          <w:marRight w:val="0"/>
          <w:marTop w:val="0"/>
          <w:marBottom w:val="0"/>
          <w:divBdr>
            <w:top w:val="none" w:sz="0" w:space="0" w:color="auto"/>
            <w:left w:val="none" w:sz="0" w:space="0" w:color="auto"/>
            <w:bottom w:val="none" w:sz="0" w:space="0" w:color="auto"/>
            <w:right w:val="none" w:sz="0" w:space="0" w:color="auto"/>
          </w:divBdr>
        </w:div>
        <w:div w:id="1814760762">
          <w:marLeft w:val="480"/>
          <w:marRight w:val="0"/>
          <w:marTop w:val="0"/>
          <w:marBottom w:val="0"/>
          <w:divBdr>
            <w:top w:val="none" w:sz="0" w:space="0" w:color="auto"/>
            <w:left w:val="none" w:sz="0" w:space="0" w:color="auto"/>
            <w:bottom w:val="none" w:sz="0" w:space="0" w:color="auto"/>
            <w:right w:val="none" w:sz="0" w:space="0" w:color="auto"/>
          </w:divBdr>
        </w:div>
        <w:div w:id="1774549604">
          <w:marLeft w:val="480"/>
          <w:marRight w:val="0"/>
          <w:marTop w:val="0"/>
          <w:marBottom w:val="0"/>
          <w:divBdr>
            <w:top w:val="none" w:sz="0" w:space="0" w:color="auto"/>
            <w:left w:val="none" w:sz="0" w:space="0" w:color="auto"/>
            <w:bottom w:val="none" w:sz="0" w:space="0" w:color="auto"/>
            <w:right w:val="none" w:sz="0" w:space="0" w:color="auto"/>
          </w:divBdr>
        </w:div>
        <w:div w:id="204607748">
          <w:marLeft w:val="480"/>
          <w:marRight w:val="0"/>
          <w:marTop w:val="0"/>
          <w:marBottom w:val="0"/>
          <w:divBdr>
            <w:top w:val="none" w:sz="0" w:space="0" w:color="auto"/>
            <w:left w:val="none" w:sz="0" w:space="0" w:color="auto"/>
            <w:bottom w:val="none" w:sz="0" w:space="0" w:color="auto"/>
            <w:right w:val="none" w:sz="0" w:space="0" w:color="auto"/>
          </w:divBdr>
        </w:div>
        <w:div w:id="1356613512">
          <w:marLeft w:val="480"/>
          <w:marRight w:val="0"/>
          <w:marTop w:val="0"/>
          <w:marBottom w:val="0"/>
          <w:divBdr>
            <w:top w:val="none" w:sz="0" w:space="0" w:color="auto"/>
            <w:left w:val="none" w:sz="0" w:space="0" w:color="auto"/>
            <w:bottom w:val="none" w:sz="0" w:space="0" w:color="auto"/>
            <w:right w:val="none" w:sz="0" w:space="0" w:color="auto"/>
          </w:divBdr>
        </w:div>
        <w:div w:id="915092786">
          <w:marLeft w:val="480"/>
          <w:marRight w:val="0"/>
          <w:marTop w:val="0"/>
          <w:marBottom w:val="0"/>
          <w:divBdr>
            <w:top w:val="none" w:sz="0" w:space="0" w:color="auto"/>
            <w:left w:val="none" w:sz="0" w:space="0" w:color="auto"/>
            <w:bottom w:val="none" w:sz="0" w:space="0" w:color="auto"/>
            <w:right w:val="none" w:sz="0" w:space="0" w:color="auto"/>
          </w:divBdr>
        </w:div>
        <w:div w:id="1683240867">
          <w:marLeft w:val="480"/>
          <w:marRight w:val="0"/>
          <w:marTop w:val="0"/>
          <w:marBottom w:val="0"/>
          <w:divBdr>
            <w:top w:val="none" w:sz="0" w:space="0" w:color="auto"/>
            <w:left w:val="none" w:sz="0" w:space="0" w:color="auto"/>
            <w:bottom w:val="none" w:sz="0" w:space="0" w:color="auto"/>
            <w:right w:val="none" w:sz="0" w:space="0" w:color="auto"/>
          </w:divBdr>
        </w:div>
        <w:div w:id="301428238">
          <w:marLeft w:val="480"/>
          <w:marRight w:val="0"/>
          <w:marTop w:val="0"/>
          <w:marBottom w:val="0"/>
          <w:divBdr>
            <w:top w:val="none" w:sz="0" w:space="0" w:color="auto"/>
            <w:left w:val="none" w:sz="0" w:space="0" w:color="auto"/>
            <w:bottom w:val="none" w:sz="0" w:space="0" w:color="auto"/>
            <w:right w:val="none" w:sz="0" w:space="0" w:color="auto"/>
          </w:divBdr>
        </w:div>
        <w:div w:id="1045064369">
          <w:marLeft w:val="480"/>
          <w:marRight w:val="0"/>
          <w:marTop w:val="0"/>
          <w:marBottom w:val="0"/>
          <w:divBdr>
            <w:top w:val="none" w:sz="0" w:space="0" w:color="auto"/>
            <w:left w:val="none" w:sz="0" w:space="0" w:color="auto"/>
            <w:bottom w:val="none" w:sz="0" w:space="0" w:color="auto"/>
            <w:right w:val="none" w:sz="0" w:space="0" w:color="auto"/>
          </w:divBdr>
        </w:div>
        <w:div w:id="622004603">
          <w:marLeft w:val="480"/>
          <w:marRight w:val="0"/>
          <w:marTop w:val="0"/>
          <w:marBottom w:val="0"/>
          <w:divBdr>
            <w:top w:val="none" w:sz="0" w:space="0" w:color="auto"/>
            <w:left w:val="none" w:sz="0" w:space="0" w:color="auto"/>
            <w:bottom w:val="none" w:sz="0" w:space="0" w:color="auto"/>
            <w:right w:val="none" w:sz="0" w:space="0" w:color="auto"/>
          </w:divBdr>
        </w:div>
        <w:div w:id="954479486">
          <w:marLeft w:val="480"/>
          <w:marRight w:val="0"/>
          <w:marTop w:val="0"/>
          <w:marBottom w:val="0"/>
          <w:divBdr>
            <w:top w:val="none" w:sz="0" w:space="0" w:color="auto"/>
            <w:left w:val="none" w:sz="0" w:space="0" w:color="auto"/>
            <w:bottom w:val="none" w:sz="0" w:space="0" w:color="auto"/>
            <w:right w:val="none" w:sz="0" w:space="0" w:color="auto"/>
          </w:divBdr>
        </w:div>
        <w:div w:id="2070806987">
          <w:marLeft w:val="480"/>
          <w:marRight w:val="0"/>
          <w:marTop w:val="0"/>
          <w:marBottom w:val="0"/>
          <w:divBdr>
            <w:top w:val="none" w:sz="0" w:space="0" w:color="auto"/>
            <w:left w:val="none" w:sz="0" w:space="0" w:color="auto"/>
            <w:bottom w:val="none" w:sz="0" w:space="0" w:color="auto"/>
            <w:right w:val="none" w:sz="0" w:space="0" w:color="auto"/>
          </w:divBdr>
        </w:div>
        <w:div w:id="1167356022">
          <w:marLeft w:val="480"/>
          <w:marRight w:val="0"/>
          <w:marTop w:val="0"/>
          <w:marBottom w:val="0"/>
          <w:divBdr>
            <w:top w:val="none" w:sz="0" w:space="0" w:color="auto"/>
            <w:left w:val="none" w:sz="0" w:space="0" w:color="auto"/>
            <w:bottom w:val="none" w:sz="0" w:space="0" w:color="auto"/>
            <w:right w:val="none" w:sz="0" w:space="0" w:color="auto"/>
          </w:divBdr>
        </w:div>
        <w:div w:id="312293977">
          <w:marLeft w:val="480"/>
          <w:marRight w:val="0"/>
          <w:marTop w:val="0"/>
          <w:marBottom w:val="0"/>
          <w:divBdr>
            <w:top w:val="none" w:sz="0" w:space="0" w:color="auto"/>
            <w:left w:val="none" w:sz="0" w:space="0" w:color="auto"/>
            <w:bottom w:val="none" w:sz="0" w:space="0" w:color="auto"/>
            <w:right w:val="none" w:sz="0" w:space="0" w:color="auto"/>
          </w:divBdr>
        </w:div>
        <w:div w:id="284848364">
          <w:marLeft w:val="480"/>
          <w:marRight w:val="0"/>
          <w:marTop w:val="0"/>
          <w:marBottom w:val="0"/>
          <w:divBdr>
            <w:top w:val="none" w:sz="0" w:space="0" w:color="auto"/>
            <w:left w:val="none" w:sz="0" w:space="0" w:color="auto"/>
            <w:bottom w:val="none" w:sz="0" w:space="0" w:color="auto"/>
            <w:right w:val="none" w:sz="0" w:space="0" w:color="auto"/>
          </w:divBdr>
        </w:div>
        <w:div w:id="746655694">
          <w:marLeft w:val="480"/>
          <w:marRight w:val="0"/>
          <w:marTop w:val="0"/>
          <w:marBottom w:val="0"/>
          <w:divBdr>
            <w:top w:val="none" w:sz="0" w:space="0" w:color="auto"/>
            <w:left w:val="none" w:sz="0" w:space="0" w:color="auto"/>
            <w:bottom w:val="none" w:sz="0" w:space="0" w:color="auto"/>
            <w:right w:val="none" w:sz="0" w:space="0" w:color="auto"/>
          </w:divBdr>
        </w:div>
        <w:div w:id="1328437578">
          <w:marLeft w:val="480"/>
          <w:marRight w:val="0"/>
          <w:marTop w:val="0"/>
          <w:marBottom w:val="0"/>
          <w:divBdr>
            <w:top w:val="none" w:sz="0" w:space="0" w:color="auto"/>
            <w:left w:val="none" w:sz="0" w:space="0" w:color="auto"/>
            <w:bottom w:val="none" w:sz="0" w:space="0" w:color="auto"/>
            <w:right w:val="none" w:sz="0" w:space="0" w:color="auto"/>
          </w:divBdr>
        </w:div>
        <w:div w:id="244270703">
          <w:marLeft w:val="480"/>
          <w:marRight w:val="0"/>
          <w:marTop w:val="0"/>
          <w:marBottom w:val="0"/>
          <w:divBdr>
            <w:top w:val="none" w:sz="0" w:space="0" w:color="auto"/>
            <w:left w:val="none" w:sz="0" w:space="0" w:color="auto"/>
            <w:bottom w:val="none" w:sz="0" w:space="0" w:color="auto"/>
            <w:right w:val="none" w:sz="0" w:space="0" w:color="auto"/>
          </w:divBdr>
        </w:div>
        <w:div w:id="451554965">
          <w:marLeft w:val="480"/>
          <w:marRight w:val="0"/>
          <w:marTop w:val="0"/>
          <w:marBottom w:val="0"/>
          <w:divBdr>
            <w:top w:val="none" w:sz="0" w:space="0" w:color="auto"/>
            <w:left w:val="none" w:sz="0" w:space="0" w:color="auto"/>
            <w:bottom w:val="none" w:sz="0" w:space="0" w:color="auto"/>
            <w:right w:val="none" w:sz="0" w:space="0" w:color="auto"/>
          </w:divBdr>
        </w:div>
        <w:div w:id="519973747">
          <w:marLeft w:val="480"/>
          <w:marRight w:val="0"/>
          <w:marTop w:val="0"/>
          <w:marBottom w:val="0"/>
          <w:divBdr>
            <w:top w:val="none" w:sz="0" w:space="0" w:color="auto"/>
            <w:left w:val="none" w:sz="0" w:space="0" w:color="auto"/>
            <w:bottom w:val="none" w:sz="0" w:space="0" w:color="auto"/>
            <w:right w:val="none" w:sz="0" w:space="0" w:color="auto"/>
          </w:divBdr>
        </w:div>
        <w:div w:id="1841039229">
          <w:marLeft w:val="480"/>
          <w:marRight w:val="0"/>
          <w:marTop w:val="0"/>
          <w:marBottom w:val="0"/>
          <w:divBdr>
            <w:top w:val="none" w:sz="0" w:space="0" w:color="auto"/>
            <w:left w:val="none" w:sz="0" w:space="0" w:color="auto"/>
            <w:bottom w:val="none" w:sz="0" w:space="0" w:color="auto"/>
            <w:right w:val="none" w:sz="0" w:space="0" w:color="auto"/>
          </w:divBdr>
        </w:div>
        <w:div w:id="1145507280">
          <w:marLeft w:val="480"/>
          <w:marRight w:val="0"/>
          <w:marTop w:val="0"/>
          <w:marBottom w:val="0"/>
          <w:divBdr>
            <w:top w:val="none" w:sz="0" w:space="0" w:color="auto"/>
            <w:left w:val="none" w:sz="0" w:space="0" w:color="auto"/>
            <w:bottom w:val="none" w:sz="0" w:space="0" w:color="auto"/>
            <w:right w:val="none" w:sz="0" w:space="0" w:color="auto"/>
          </w:divBdr>
        </w:div>
        <w:div w:id="32464984">
          <w:marLeft w:val="480"/>
          <w:marRight w:val="0"/>
          <w:marTop w:val="0"/>
          <w:marBottom w:val="0"/>
          <w:divBdr>
            <w:top w:val="none" w:sz="0" w:space="0" w:color="auto"/>
            <w:left w:val="none" w:sz="0" w:space="0" w:color="auto"/>
            <w:bottom w:val="none" w:sz="0" w:space="0" w:color="auto"/>
            <w:right w:val="none" w:sz="0" w:space="0" w:color="auto"/>
          </w:divBdr>
        </w:div>
        <w:div w:id="603155782">
          <w:marLeft w:val="480"/>
          <w:marRight w:val="0"/>
          <w:marTop w:val="0"/>
          <w:marBottom w:val="0"/>
          <w:divBdr>
            <w:top w:val="none" w:sz="0" w:space="0" w:color="auto"/>
            <w:left w:val="none" w:sz="0" w:space="0" w:color="auto"/>
            <w:bottom w:val="none" w:sz="0" w:space="0" w:color="auto"/>
            <w:right w:val="none" w:sz="0" w:space="0" w:color="auto"/>
          </w:divBdr>
        </w:div>
        <w:div w:id="1346323092">
          <w:marLeft w:val="480"/>
          <w:marRight w:val="0"/>
          <w:marTop w:val="0"/>
          <w:marBottom w:val="0"/>
          <w:divBdr>
            <w:top w:val="none" w:sz="0" w:space="0" w:color="auto"/>
            <w:left w:val="none" w:sz="0" w:space="0" w:color="auto"/>
            <w:bottom w:val="none" w:sz="0" w:space="0" w:color="auto"/>
            <w:right w:val="none" w:sz="0" w:space="0" w:color="auto"/>
          </w:divBdr>
        </w:div>
        <w:div w:id="1160118981">
          <w:marLeft w:val="480"/>
          <w:marRight w:val="0"/>
          <w:marTop w:val="0"/>
          <w:marBottom w:val="0"/>
          <w:divBdr>
            <w:top w:val="none" w:sz="0" w:space="0" w:color="auto"/>
            <w:left w:val="none" w:sz="0" w:space="0" w:color="auto"/>
            <w:bottom w:val="none" w:sz="0" w:space="0" w:color="auto"/>
            <w:right w:val="none" w:sz="0" w:space="0" w:color="auto"/>
          </w:divBdr>
        </w:div>
        <w:div w:id="978343585">
          <w:marLeft w:val="480"/>
          <w:marRight w:val="0"/>
          <w:marTop w:val="0"/>
          <w:marBottom w:val="0"/>
          <w:divBdr>
            <w:top w:val="none" w:sz="0" w:space="0" w:color="auto"/>
            <w:left w:val="none" w:sz="0" w:space="0" w:color="auto"/>
            <w:bottom w:val="none" w:sz="0" w:space="0" w:color="auto"/>
            <w:right w:val="none" w:sz="0" w:space="0" w:color="auto"/>
          </w:divBdr>
        </w:div>
        <w:div w:id="2017346387">
          <w:marLeft w:val="480"/>
          <w:marRight w:val="0"/>
          <w:marTop w:val="0"/>
          <w:marBottom w:val="0"/>
          <w:divBdr>
            <w:top w:val="none" w:sz="0" w:space="0" w:color="auto"/>
            <w:left w:val="none" w:sz="0" w:space="0" w:color="auto"/>
            <w:bottom w:val="none" w:sz="0" w:space="0" w:color="auto"/>
            <w:right w:val="none" w:sz="0" w:space="0" w:color="auto"/>
          </w:divBdr>
        </w:div>
        <w:div w:id="1811747083">
          <w:marLeft w:val="480"/>
          <w:marRight w:val="0"/>
          <w:marTop w:val="0"/>
          <w:marBottom w:val="0"/>
          <w:divBdr>
            <w:top w:val="none" w:sz="0" w:space="0" w:color="auto"/>
            <w:left w:val="none" w:sz="0" w:space="0" w:color="auto"/>
            <w:bottom w:val="none" w:sz="0" w:space="0" w:color="auto"/>
            <w:right w:val="none" w:sz="0" w:space="0" w:color="auto"/>
          </w:divBdr>
        </w:div>
        <w:div w:id="1502813133">
          <w:marLeft w:val="480"/>
          <w:marRight w:val="0"/>
          <w:marTop w:val="0"/>
          <w:marBottom w:val="0"/>
          <w:divBdr>
            <w:top w:val="none" w:sz="0" w:space="0" w:color="auto"/>
            <w:left w:val="none" w:sz="0" w:space="0" w:color="auto"/>
            <w:bottom w:val="none" w:sz="0" w:space="0" w:color="auto"/>
            <w:right w:val="none" w:sz="0" w:space="0" w:color="auto"/>
          </w:divBdr>
        </w:div>
      </w:divsChild>
    </w:div>
    <w:div w:id="527523969">
      <w:bodyDiv w:val="1"/>
      <w:marLeft w:val="0"/>
      <w:marRight w:val="0"/>
      <w:marTop w:val="0"/>
      <w:marBottom w:val="0"/>
      <w:divBdr>
        <w:top w:val="none" w:sz="0" w:space="0" w:color="auto"/>
        <w:left w:val="none" w:sz="0" w:space="0" w:color="auto"/>
        <w:bottom w:val="none" w:sz="0" w:space="0" w:color="auto"/>
        <w:right w:val="none" w:sz="0" w:space="0" w:color="auto"/>
      </w:divBdr>
    </w:div>
    <w:div w:id="537739534">
      <w:bodyDiv w:val="1"/>
      <w:marLeft w:val="0"/>
      <w:marRight w:val="0"/>
      <w:marTop w:val="0"/>
      <w:marBottom w:val="0"/>
      <w:divBdr>
        <w:top w:val="none" w:sz="0" w:space="0" w:color="auto"/>
        <w:left w:val="none" w:sz="0" w:space="0" w:color="auto"/>
        <w:bottom w:val="none" w:sz="0" w:space="0" w:color="auto"/>
        <w:right w:val="none" w:sz="0" w:space="0" w:color="auto"/>
      </w:divBdr>
    </w:div>
    <w:div w:id="544408871">
      <w:bodyDiv w:val="1"/>
      <w:marLeft w:val="0"/>
      <w:marRight w:val="0"/>
      <w:marTop w:val="0"/>
      <w:marBottom w:val="0"/>
      <w:divBdr>
        <w:top w:val="none" w:sz="0" w:space="0" w:color="auto"/>
        <w:left w:val="none" w:sz="0" w:space="0" w:color="auto"/>
        <w:bottom w:val="none" w:sz="0" w:space="0" w:color="auto"/>
        <w:right w:val="none" w:sz="0" w:space="0" w:color="auto"/>
      </w:divBdr>
    </w:div>
    <w:div w:id="547379932">
      <w:bodyDiv w:val="1"/>
      <w:marLeft w:val="0"/>
      <w:marRight w:val="0"/>
      <w:marTop w:val="0"/>
      <w:marBottom w:val="0"/>
      <w:divBdr>
        <w:top w:val="none" w:sz="0" w:space="0" w:color="auto"/>
        <w:left w:val="none" w:sz="0" w:space="0" w:color="auto"/>
        <w:bottom w:val="none" w:sz="0" w:space="0" w:color="auto"/>
        <w:right w:val="none" w:sz="0" w:space="0" w:color="auto"/>
      </w:divBdr>
    </w:div>
    <w:div w:id="548958551">
      <w:bodyDiv w:val="1"/>
      <w:marLeft w:val="0"/>
      <w:marRight w:val="0"/>
      <w:marTop w:val="0"/>
      <w:marBottom w:val="0"/>
      <w:divBdr>
        <w:top w:val="none" w:sz="0" w:space="0" w:color="auto"/>
        <w:left w:val="none" w:sz="0" w:space="0" w:color="auto"/>
        <w:bottom w:val="none" w:sz="0" w:space="0" w:color="auto"/>
        <w:right w:val="none" w:sz="0" w:space="0" w:color="auto"/>
      </w:divBdr>
    </w:div>
    <w:div w:id="556278416">
      <w:bodyDiv w:val="1"/>
      <w:marLeft w:val="0"/>
      <w:marRight w:val="0"/>
      <w:marTop w:val="0"/>
      <w:marBottom w:val="0"/>
      <w:divBdr>
        <w:top w:val="none" w:sz="0" w:space="0" w:color="auto"/>
        <w:left w:val="none" w:sz="0" w:space="0" w:color="auto"/>
        <w:bottom w:val="none" w:sz="0" w:space="0" w:color="auto"/>
        <w:right w:val="none" w:sz="0" w:space="0" w:color="auto"/>
      </w:divBdr>
    </w:div>
    <w:div w:id="569117619">
      <w:bodyDiv w:val="1"/>
      <w:marLeft w:val="0"/>
      <w:marRight w:val="0"/>
      <w:marTop w:val="0"/>
      <w:marBottom w:val="0"/>
      <w:divBdr>
        <w:top w:val="none" w:sz="0" w:space="0" w:color="auto"/>
        <w:left w:val="none" w:sz="0" w:space="0" w:color="auto"/>
        <w:bottom w:val="none" w:sz="0" w:space="0" w:color="auto"/>
        <w:right w:val="none" w:sz="0" w:space="0" w:color="auto"/>
      </w:divBdr>
    </w:div>
    <w:div w:id="573899467">
      <w:bodyDiv w:val="1"/>
      <w:marLeft w:val="0"/>
      <w:marRight w:val="0"/>
      <w:marTop w:val="0"/>
      <w:marBottom w:val="0"/>
      <w:divBdr>
        <w:top w:val="none" w:sz="0" w:space="0" w:color="auto"/>
        <w:left w:val="none" w:sz="0" w:space="0" w:color="auto"/>
        <w:bottom w:val="none" w:sz="0" w:space="0" w:color="auto"/>
        <w:right w:val="none" w:sz="0" w:space="0" w:color="auto"/>
      </w:divBdr>
    </w:div>
    <w:div w:id="574824172">
      <w:bodyDiv w:val="1"/>
      <w:marLeft w:val="0"/>
      <w:marRight w:val="0"/>
      <w:marTop w:val="0"/>
      <w:marBottom w:val="0"/>
      <w:divBdr>
        <w:top w:val="none" w:sz="0" w:space="0" w:color="auto"/>
        <w:left w:val="none" w:sz="0" w:space="0" w:color="auto"/>
        <w:bottom w:val="none" w:sz="0" w:space="0" w:color="auto"/>
        <w:right w:val="none" w:sz="0" w:space="0" w:color="auto"/>
      </w:divBdr>
      <w:divsChild>
        <w:div w:id="763960549">
          <w:marLeft w:val="480"/>
          <w:marRight w:val="0"/>
          <w:marTop w:val="0"/>
          <w:marBottom w:val="0"/>
          <w:divBdr>
            <w:top w:val="none" w:sz="0" w:space="0" w:color="auto"/>
            <w:left w:val="none" w:sz="0" w:space="0" w:color="auto"/>
            <w:bottom w:val="none" w:sz="0" w:space="0" w:color="auto"/>
            <w:right w:val="none" w:sz="0" w:space="0" w:color="auto"/>
          </w:divBdr>
        </w:div>
        <w:div w:id="536744024">
          <w:marLeft w:val="480"/>
          <w:marRight w:val="0"/>
          <w:marTop w:val="0"/>
          <w:marBottom w:val="0"/>
          <w:divBdr>
            <w:top w:val="none" w:sz="0" w:space="0" w:color="auto"/>
            <w:left w:val="none" w:sz="0" w:space="0" w:color="auto"/>
            <w:bottom w:val="none" w:sz="0" w:space="0" w:color="auto"/>
            <w:right w:val="none" w:sz="0" w:space="0" w:color="auto"/>
          </w:divBdr>
        </w:div>
        <w:div w:id="104271842">
          <w:marLeft w:val="480"/>
          <w:marRight w:val="0"/>
          <w:marTop w:val="0"/>
          <w:marBottom w:val="0"/>
          <w:divBdr>
            <w:top w:val="none" w:sz="0" w:space="0" w:color="auto"/>
            <w:left w:val="none" w:sz="0" w:space="0" w:color="auto"/>
            <w:bottom w:val="none" w:sz="0" w:space="0" w:color="auto"/>
            <w:right w:val="none" w:sz="0" w:space="0" w:color="auto"/>
          </w:divBdr>
        </w:div>
        <w:div w:id="1406293564">
          <w:marLeft w:val="480"/>
          <w:marRight w:val="0"/>
          <w:marTop w:val="0"/>
          <w:marBottom w:val="0"/>
          <w:divBdr>
            <w:top w:val="none" w:sz="0" w:space="0" w:color="auto"/>
            <w:left w:val="none" w:sz="0" w:space="0" w:color="auto"/>
            <w:bottom w:val="none" w:sz="0" w:space="0" w:color="auto"/>
            <w:right w:val="none" w:sz="0" w:space="0" w:color="auto"/>
          </w:divBdr>
        </w:div>
        <w:div w:id="1349335052">
          <w:marLeft w:val="480"/>
          <w:marRight w:val="0"/>
          <w:marTop w:val="0"/>
          <w:marBottom w:val="0"/>
          <w:divBdr>
            <w:top w:val="none" w:sz="0" w:space="0" w:color="auto"/>
            <w:left w:val="none" w:sz="0" w:space="0" w:color="auto"/>
            <w:bottom w:val="none" w:sz="0" w:space="0" w:color="auto"/>
            <w:right w:val="none" w:sz="0" w:space="0" w:color="auto"/>
          </w:divBdr>
        </w:div>
        <w:div w:id="842935529">
          <w:marLeft w:val="480"/>
          <w:marRight w:val="0"/>
          <w:marTop w:val="0"/>
          <w:marBottom w:val="0"/>
          <w:divBdr>
            <w:top w:val="none" w:sz="0" w:space="0" w:color="auto"/>
            <w:left w:val="none" w:sz="0" w:space="0" w:color="auto"/>
            <w:bottom w:val="none" w:sz="0" w:space="0" w:color="auto"/>
            <w:right w:val="none" w:sz="0" w:space="0" w:color="auto"/>
          </w:divBdr>
        </w:div>
        <w:div w:id="1772578591">
          <w:marLeft w:val="480"/>
          <w:marRight w:val="0"/>
          <w:marTop w:val="0"/>
          <w:marBottom w:val="0"/>
          <w:divBdr>
            <w:top w:val="none" w:sz="0" w:space="0" w:color="auto"/>
            <w:left w:val="none" w:sz="0" w:space="0" w:color="auto"/>
            <w:bottom w:val="none" w:sz="0" w:space="0" w:color="auto"/>
            <w:right w:val="none" w:sz="0" w:space="0" w:color="auto"/>
          </w:divBdr>
        </w:div>
        <w:div w:id="827139410">
          <w:marLeft w:val="480"/>
          <w:marRight w:val="0"/>
          <w:marTop w:val="0"/>
          <w:marBottom w:val="0"/>
          <w:divBdr>
            <w:top w:val="none" w:sz="0" w:space="0" w:color="auto"/>
            <w:left w:val="none" w:sz="0" w:space="0" w:color="auto"/>
            <w:bottom w:val="none" w:sz="0" w:space="0" w:color="auto"/>
            <w:right w:val="none" w:sz="0" w:space="0" w:color="auto"/>
          </w:divBdr>
        </w:div>
        <w:div w:id="1185367410">
          <w:marLeft w:val="480"/>
          <w:marRight w:val="0"/>
          <w:marTop w:val="0"/>
          <w:marBottom w:val="0"/>
          <w:divBdr>
            <w:top w:val="none" w:sz="0" w:space="0" w:color="auto"/>
            <w:left w:val="none" w:sz="0" w:space="0" w:color="auto"/>
            <w:bottom w:val="none" w:sz="0" w:space="0" w:color="auto"/>
            <w:right w:val="none" w:sz="0" w:space="0" w:color="auto"/>
          </w:divBdr>
        </w:div>
        <w:div w:id="1011686500">
          <w:marLeft w:val="480"/>
          <w:marRight w:val="0"/>
          <w:marTop w:val="0"/>
          <w:marBottom w:val="0"/>
          <w:divBdr>
            <w:top w:val="none" w:sz="0" w:space="0" w:color="auto"/>
            <w:left w:val="none" w:sz="0" w:space="0" w:color="auto"/>
            <w:bottom w:val="none" w:sz="0" w:space="0" w:color="auto"/>
            <w:right w:val="none" w:sz="0" w:space="0" w:color="auto"/>
          </w:divBdr>
        </w:div>
        <w:div w:id="1244678305">
          <w:marLeft w:val="480"/>
          <w:marRight w:val="0"/>
          <w:marTop w:val="0"/>
          <w:marBottom w:val="0"/>
          <w:divBdr>
            <w:top w:val="none" w:sz="0" w:space="0" w:color="auto"/>
            <w:left w:val="none" w:sz="0" w:space="0" w:color="auto"/>
            <w:bottom w:val="none" w:sz="0" w:space="0" w:color="auto"/>
            <w:right w:val="none" w:sz="0" w:space="0" w:color="auto"/>
          </w:divBdr>
        </w:div>
        <w:div w:id="2009017792">
          <w:marLeft w:val="480"/>
          <w:marRight w:val="0"/>
          <w:marTop w:val="0"/>
          <w:marBottom w:val="0"/>
          <w:divBdr>
            <w:top w:val="none" w:sz="0" w:space="0" w:color="auto"/>
            <w:left w:val="none" w:sz="0" w:space="0" w:color="auto"/>
            <w:bottom w:val="none" w:sz="0" w:space="0" w:color="auto"/>
            <w:right w:val="none" w:sz="0" w:space="0" w:color="auto"/>
          </w:divBdr>
        </w:div>
        <w:div w:id="812408617">
          <w:marLeft w:val="480"/>
          <w:marRight w:val="0"/>
          <w:marTop w:val="0"/>
          <w:marBottom w:val="0"/>
          <w:divBdr>
            <w:top w:val="none" w:sz="0" w:space="0" w:color="auto"/>
            <w:left w:val="none" w:sz="0" w:space="0" w:color="auto"/>
            <w:bottom w:val="none" w:sz="0" w:space="0" w:color="auto"/>
            <w:right w:val="none" w:sz="0" w:space="0" w:color="auto"/>
          </w:divBdr>
        </w:div>
        <w:div w:id="1167281975">
          <w:marLeft w:val="480"/>
          <w:marRight w:val="0"/>
          <w:marTop w:val="0"/>
          <w:marBottom w:val="0"/>
          <w:divBdr>
            <w:top w:val="none" w:sz="0" w:space="0" w:color="auto"/>
            <w:left w:val="none" w:sz="0" w:space="0" w:color="auto"/>
            <w:bottom w:val="none" w:sz="0" w:space="0" w:color="auto"/>
            <w:right w:val="none" w:sz="0" w:space="0" w:color="auto"/>
          </w:divBdr>
        </w:div>
        <w:div w:id="535848512">
          <w:marLeft w:val="480"/>
          <w:marRight w:val="0"/>
          <w:marTop w:val="0"/>
          <w:marBottom w:val="0"/>
          <w:divBdr>
            <w:top w:val="none" w:sz="0" w:space="0" w:color="auto"/>
            <w:left w:val="none" w:sz="0" w:space="0" w:color="auto"/>
            <w:bottom w:val="none" w:sz="0" w:space="0" w:color="auto"/>
            <w:right w:val="none" w:sz="0" w:space="0" w:color="auto"/>
          </w:divBdr>
        </w:div>
        <w:div w:id="1513371914">
          <w:marLeft w:val="480"/>
          <w:marRight w:val="0"/>
          <w:marTop w:val="0"/>
          <w:marBottom w:val="0"/>
          <w:divBdr>
            <w:top w:val="none" w:sz="0" w:space="0" w:color="auto"/>
            <w:left w:val="none" w:sz="0" w:space="0" w:color="auto"/>
            <w:bottom w:val="none" w:sz="0" w:space="0" w:color="auto"/>
            <w:right w:val="none" w:sz="0" w:space="0" w:color="auto"/>
          </w:divBdr>
        </w:div>
        <w:div w:id="1529105674">
          <w:marLeft w:val="480"/>
          <w:marRight w:val="0"/>
          <w:marTop w:val="0"/>
          <w:marBottom w:val="0"/>
          <w:divBdr>
            <w:top w:val="none" w:sz="0" w:space="0" w:color="auto"/>
            <w:left w:val="none" w:sz="0" w:space="0" w:color="auto"/>
            <w:bottom w:val="none" w:sz="0" w:space="0" w:color="auto"/>
            <w:right w:val="none" w:sz="0" w:space="0" w:color="auto"/>
          </w:divBdr>
        </w:div>
        <w:div w:id="641159524">
          <w:marLeft w:val="480"/>
          <w:marRight w:val="0"/>
          <w:marTop w:val="0"/>
          <w:marBottom w:val="0"/>
          <w:divBdr>
            <w:top w:val="none" w:sz="0" w:space="0" w:color="auto"/>
            <w:left w:val="none" w:sz="0" w:space="0" w:color="auto"/>
            <w:bottom w:val="none" w:sz="0" w:space="0" w:color="auto"/>
            <w:right w:val="none" w:sz="0" w:space="0" w:color="auto"/>
          </w:divBdr>
        </w:div>
        <w:div w:id="289212334">
          <w:marLeft w:val="480"/>
          <w:marRight w:val="0"/>
          <w:marTop w:val="0"/>
          <w:marBottom w:val="0"/>
          <w:divBdr>
            <w:top w:val="none" w:sz="0" w:space="0" w:color="auto"/>
            <w:left w:val="none" w:sz="0" w:space="0" w:color="auto"/>
            <w:bottom w:val="none" w:sz="0" w:space="0" w:color="auto"/>
            <w:right w:val="none" w:sz="0" w:space="0" w:color="auto"/>
          </w:divBdr>
        </w:div>
        <w:div w:id="896624220">
          <w:marLeft w:val="480"/>
          <w:marRight w:val="0"/>
          <w:marTop w:val="0"/>
          <w:marBottom w:val="0"/>
          <w:divBdr>
            <w:top w:val="none" w:sz="0" w:space="0" w:color="auto"/>
            <w:left w:val="none" w:sz="0" w:space="0" w:color="auto"/>
            <w:bottom w:val="none" w:sz="0" w:space="0" w:color="auto"/>
            <w:right w:val="none" w:sz="0" w:space="0" w:color="auto"/>
          </w:divBdr>
        </w:div>
        <w:div w:id="197740196">
          <w:marLeft w:val="480"/>
          <w:marRight w:val="0"/>
          <w:marTop w:val="0"/>
          <w:marBottom w:val="0"/>
          <w:divBdr>
            <w:top w:val="none" w:sz="0" w:space="0" w:color="auto"/>
            <w:left w:val="none" w:sz="0" w:space="0" w:color="auto"/>
            <w:bottom w:val="none" w:sz="0" w:space="0" w:color="auto"/>
            <w:right w:val="none" w:sz="0" w:space="0" w:color="auto"/>
          </w:divBdr>
        </w:div>
        <w:div w:id="192428096">
          <w:marLeft w:val="480"/>
          <w:marRight w:val="0"/>
          <w:marTop w:val="0"/>
          <w:marBottom w:val="0"/>
          <w:divBdr>
            <w:top w:val="none" w:sz="0" w:space="0" w:color="auto"/>
            <w:left w:val="none" w:sz="0" w:space="0" w:color="auto"/>
            <w:bottom w:val="none" w:sz="0" w:space="0" w:color="auto"/>
            <w:right w:val="none" w:sz="0" w:space="0" w:color="auto"/>
          </w:divBdr>
        </w:div>
        <w:div w:id="239364628">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1325235914">
          <w:marLeft w:val="480"/>
          <w:marRight w:val="0"/>
          <w:marTop w:val="0"/>
          <w:marBottom w:val="0"/>
          <w:divBdr>
            <w:top w:val="none" w:sz="0" w:space="0" w:color="auto"/>
            <w:left w:val="none" w:sz="0" w:space="0" w:color="auto"/>
            <w:bottom w:val="none" w:sz="0" w:space="0" w:color="auto"/>
            <w:right w:val="none" w:sz="0" w:space="0" w:color="auto"/>
          </w:divBdr>
        </w:div>
        <w:div w:id="771976474">
          <w:marLeft w:val="480"/>
          <w:marRight w:val="0"/>
          <w:marTop w:val="0"/>
          <w:marBottom w:val="0"/>
          <w:divBdr>
            <w:top w:val="none" w:sz="0" w:space="0" w:color="auto"/>
            <w:left w:val="none" w:sz="0" w:space="0" w:color="auto"/>
            <w:bottom w:val="none" w:sz="0" w:space="0" w:color="auto"/>
            <w:right w:val="none" w:sz="0" w:space="0" w:color="auto"/>
          </w:divBdr>
        </w:div>
        <w:div w:id="485247013">
          <w:marLeft w:val="480"/>
          <w:marRight w:val="0"/>
          <w:marTop w:val="0"/>
          <w:marBottom w:val="0"/>
          <w:divBdr>
            <w:top w:val="none" w:sz="0" w:space="0" w:color="auto"/>
            <w:left w:val="none" w:sz="0" w:space="0" w:color="auto"/>
            <w:bottom w:val="none" w:sz="0" w:space="0" w:color="auto"/>
            <w:right w:val="none" w:sz="0" w:space="0" w:color="auto"/>
          </w:divBdr>
        </w:div>
        <w:div w:id="1444962434">
          <w:marLeft w:val="480"/>
          <w:marRight w:val="0"/>
          <w:marTop w:val="0"/>
          <w:marBottom w:val="0"/>
          <w:divBdr>
            <w:top w:val="none" w:sz="0" w:space="0" w:color="auto"/>
            <w:left w:val="none" w:sz="0" w:space="0" w:color="auto"/>
            <w:bottom w:val="none" w:sz="0" w:space="0" w:color="auto"/>
            <w:right w:val="none" w:sz="0" w:space="0" w:color="auto"/>
          </w:divBdr>
        </w:div>
        <w:div w:id="1952857326">
          <w:marLeft w:val="480"/>
          <w:marRight w:val="0"/>
          <w:marTop w:val="0"/>
          <w:marBottom w:val="0"/>
          <w:divBdr>
            <w:top w:val="none" w:sz="0" w:space="0" w:color="auto"/>
            <w:left w:val="none" w:sz="0" w:space="0" w:color="auto"/>
            <w:bottom w:val="none" w:sz="0" w:space="0" w:color="auto"/>
            <w:right w:val="none" w:sz="0" w:space="0" w:color="auto"/>
          </w:divBdr>
        </w:div>
        <w:div w:id="174734889">
          <w:marLeft w:val="480"/>
          <w:marRight w:val="0"/>
          <w:marTop w:val="0"/>
          <w:marBottom w:val="0"/>
          <w:divBdr>
            <w:top w:val="none" w:sz="0" w:space="0" w:color="auto"/>
            <w:left w:val="none" w:sz="0" w:space="0" w:color="auto"/>
            <w:bottom w:val="none" w:sz="0" w:space="0" w:color="auto"/>
            <w:right w:val="none" w:sz="0" w:space="0" w:color="auto"/>
          </w:divBdr>
        </w:div>
        <w:div w:id="1411271212">
          <w:marLeft w:val="480"/>
          <w:marRight w:val="0"/>
          <w:marTop w:val="0"/>
          <w:marBottom w:val="0"/>
          <w:divBdr>
            <w:top w:val="none" w:sz="0" w:space="0" w:color="auto"/>
            <w:left w:val="none" w:sz="0" w:space="0" w:color="auto"/>
            <w:bottom w:val="none" w:sz="0" w:space="0" w:color="auto"/>
            <w:right w:val="none" w:sz="0" w:space="0" w:color="auto"/>
          </w:divBdr>
        </w:div>
        <w:div w:id="650334161">
          <w:marLeft w:val="480"/>
          <w:marRight w:val="0"/>
          <w:marTop w:val="0"/>
          <w:marBottom w:val="0"/>
          <w:divBdr>
            <w:top w:val="none" w:sz="0" w:space="0" w:color="auto"/>
            <w:left w:val="none" w:sz="0" w:space="0" w:color="auto"/>
            <w:bottom w:val="none" w:sz="0" w:space="0" w:color="auto"/>
            <w:right w:val="none" w:sz="0" w:space="0" w:color="auto"/>
          </w:divBdr>
        </w:div>
        <w:div w:id="845218647">
          <w:marLeft w:val="480"/>
          <w:marRight w:val="0"/>
          <w:marTop w:val="0"/>
          <w:marBottom w:val="0"/>
          <w:divBdr>
            <w:top w:val="none" w:sz="0" w:space="0" w:color="auto"/>
            <w:left w:val="none" w:sz="0" w:space="0" w:color="auto"/>
            <w:bottom w:val="none" w:sz="0" w:space="0" w:color="auto"/>
            <w:right w:val="none" w:sz="0" w:space="0" w:color="auto"/>
          </w:divBdr>
        </w:div>
        <w:div w:id="558174948">
          <w:marLeft w:val="480"/>
          <w:marRight w:val="0"/>
          <w:marTop w:val="0"/>
          <w:marBottom w:val="0"/>
          <w:divBdr>
            <w:top w:val="none" w:sz="0" w:space="0" w:color="auto"/>
            <w:left w:val="none" w:sz="0" w:space="0" w:color="auto"/>
            <w:bottom w:val="none" w:sz="0" w:space="0" w:color="auto"/>
            <w:right w:val="none" w:sz="0" w:space="0" w:color="auto"/>
          </w:divBdr>
        </w:div>
        <w:div w:id="1405569521">
          <w:marLeft w:val="480"/>
          <w:marRight w:val="0"/>
          <w:marTop w:val="0"/>
          <w:marBottom w:val="0"/>
          <w:divBdr>
            <w:top w:val="none" w:sz="0" w:space="0" w:color="auto"/>
            <w:left w:val="none" w:sz="0" w:space="0" w:color="auto"/>
            <w:bottom w:val="none" w:sz="0" w:space="0" w:color="auto"/>
            <w:right w:val="none" w:sz="0" w:space="0" w:color="auto"/>
          </w:divBdr>
        </w:div>
        <w:div w:id="1296135234">
          <w:marLeft w:val="480"/>
          <w:marRight w:val="0"/>
          <w:marTop w:val="0"/>
          <w:marBottom w:val="0"/>
          <w:divBdr>
            <w:top w:val="none" w:sz="0" w:space="0" w:color="auto"/>
            <w:left w:val="none" w:sz="0" w:space="0" w:color="auto"/>
            <w:bottom w:val="none" w:sz="0" w:space="0" w:color="auto"/>
            <w:right w:val="none" w:sz="0" w:space="0" w:color="auto"/>
          </w:divBdr>
        </w:div>
        <w:div w:id="905064980">
          <w:marLeft w:val="480"/>
          <w:marRight w:val="0"/>
          <w:marTop w:val="0"/>
          <w:marBottom w:val="0"/>
          <w:divBdr>
            <w:top w:val="none" w:sz="0" w:space="0" w:color="auto"/>
            <w:left w:val="none" w:sz="0" w:space="0" w:color="auto"/>
            <w:bottom w:val="none" w:sz="0" w:space="0" w:color="auto"/>
            <w:right w:val="none" w:sz="0" w:space="0" w:color="auto"/>
          </w:divBdr>
        </w:div>
        <w:div w:id="1180195049">
          <w:marLeft w:val="480"/>
          <w:marRight w:val="0"/>
          <w:marTop w:val="0"/>
          <w:marBottom w:val="0"/>
          <w:divBdr>
            <w:top w:val="none" w:sz="0" w:space="0" w:color="auto"/>
            <w:left w:val="none" w:sz="0" w:space="0" w:color="auto"/>
            <w:bottom w:val="none" w:sz="0" w:space="0" w:color="auto"/>
            <w:right w:val="none" w:sz="0" w:space="0" w:color="auto"/>
          </w:divBdr>
        </w:div>
        <w:div w:id="1955286282">
          <w:marLeft w:val="480"/>
          <w:marRight w:val="0"/>
          <w:marTop w:val="0"/>
          <w:marBottom w:val="0"/>
          <w:divBdr>
            <w:top w:val="none" w:sz="0" w:space="0" w:color="auto"/>
            <w:left w:val="none" w:sz="0" w:space="0" w:color="auto"/>
            <w:bottom w:val="none" w:sz="0" w:space="0" w:color="auto"/>
            <w:right w:val="none" w:sz="0" w:space="0" w:color="auto"/>
          </w:divBdr>
        </w:div>
        <w:div w:id="432089898">
          <w:marLeft w:val="480"/>
          <w:marRight w:val="0"/>
          <w:marTop w:val="0"/>
          <w:marBottom w:val="0"/>
          <w:divBdr>
            <w:top w:val="none" w:sz="0" w:space="0" w:color="auto"/>
            <w:left w:val="none" w:sz="0" w:space="0" w:color="auto"/>
            <w:bottom w:val="none" w:sz="0" w:space="0" w:color="auto"/>
            <w:right w:val="none" w:sz="0" w:space="0" w:color="auto"/>
          </w:divBdr>
        </w:div>
        <w:div w:id="1909144534">
          <w:marLeft w:val="480"/>
          <w:marRight w:val="0"/>
          <w:marTop w:val="0"/>
          <w:marBottom w:val="0"/>
          <w:divBdr>
            <w:top w:val="none" w:sz="0" w:space="0" w:color="auto"/>
            <w:left w:val="none" w:sz="0" w:space="0" w:color="auto"/>
            <w:bottom w:val="none" w:sz="0" w:space="0" w:color="auto"/>
            <w:right w:val="none" w:sz="0" w:space="0" w:color="auto"/>
          </w:divBdr>
        </w:div>
        <w:div w:id="713427368">
          <w:marLeft w:val="480"/>
          <w:marRight w:val="0"/>
          <w:marTop w:val="0"/>
          <w:marBottom w:val="0"/>
          <w:divBdr>
            <w:top w:val="none" w:sz="0" w:space="0" w:color="auto"/>
            <w:left w:val="none" w:sz="0" w:space="0" w:color="auto"/>
            <w:bottom w:val="none" w:sz="0" w:space="0" w:color="auto"/>
            <w:right w:val="none" w:sz="0" w:space="0" w:color="auto"/>
          </w:divBdr>
        </w:div>
        <w:div w:id="95952747">
          <w:marLeft w:val="480"/>
          <w:marRight w:val="0"/>
          <w:marTop w:val="0"/>
          <w:marBottom w:val="0"/>
          <w:divBdr>
            <w:top w:val="none" w:sz="0" w:space="0" w:color="auto"/>
            <w:left w:val="none" w:sz="0" w:space="0" w:color="auto"/>
            <w:bottom w:val="none" w:sz="0" w:space="0" w:color="auto"/>
            <w:right w:val="none" w:sz="0" w:space="0" w:color="auto"/>
          </w:divBdr>
        </w:div>
        <w:div w:id="1341084673">
          <w:marLeft w:val="480"/>
          <w:marRight w:val="0"/>
          <w:marTop w:val="0"/>
          <w:marBottom w:val="0"/>
          <w:divBdr>
            <w:top w:val="none" w:sz="0" w:space="0" w:color="auto"/>
            <w:left w:val="none" w:sz="0" w:space="0" w:color="auto"/>
            <w:bottom w:val="none" w:sz="0" w:space="0" w:color="auto"/>
            <w:right w:val="none" w:sz="0" w:space="0" w:color="auto"/>
          </w:divBdr>
        </w:div>
        <w:div w:id="1296448644">
          <w:marLeft w:val="480"/>
          <w:marRight w:val="0"/>
          <w:marTop w:val="0"/>
          <w:marBottom w:val="0"/>
          <w:divBdr>
            <w:top w:val="none" w:sz="0" w:space="0" w:color="auto"/>
            <w:left w:val="none" w:sz="0" w:space="0" w:color="auto"/>
            <w:bottom w:val="none" w:sz="0" w:space="0" w:color="auto"/>
            <w:right w:val="none" w:sz="0" w:space="0" w:color="auto"/>
          </w:divBdr>
        </w:div>
        <w:div w:id="932782780">
          <w:marLeft w:val="480"/>
          <w:marRight w:val="0"/>
          <w:marTop w:val="0"/>
          <w:marBottom w:val="0"/>
          <w:divBdr>
            <w:top w:val="none" w:sz="0" w:space="0" w:color="auto"/>
            <w:left w:val="none" w:sz="0" w:space="0" w:color="auto"/>
            <w:bottom w:val="none" w:sz="0" w:space="0" w:color="auto"/>
            <w:right w:val="none" w:sz="0" w:space="0" w:color="auto"/>
          </w:divBdr>
        </w:div>
      </w:divsChild>
    </w:div>
    <w:div w:id="581764353">
      <w:bodyDiv w:val="1"/>
      <w:marLeft w:val="0"/>
      <w:marRight w:val="0"/>
      <w:marTop w:val="0"/>
      <w:marBottom w:val="0"/>
      <w:divBdr>
        <w:top w:val="none" w:sz="0" w:space="0" w:color="auto"/>
        <w:left w:val="none" w:sz="0" w:space="0" w:color="auto"/>
        <w:bottom w:val="none" w:sz="0" w:space="0" w:color="auto"/>
        <w:right w:val="none" w:sz="0" w:space="0" w:color="auto"/>
      </w:divBdr>
    </w:div>
    <w:div w:id="584340337">
      <w:bodyDiv w:val="1"/>
      <w:marLeft w:val="0"/>
      <w:marRight w:val="0"/>
      <w:marTop w:val="0"/>
      <w:marBottom w:val="0"/>
      <w:divBdr>
        <w:top w:val="none" w:sz="0" w:space="0" w:color="auto"/>
        <w:left w:val="none" w:sz="0" w:space="0" w:color="auto"/>
        <w:bottom w:val="none" w:sz="0" w:space="0" w:color="auto"/>
        <w:right w:val="none" w:sz="0" w:space="0" w:color="auto"/>
      </w:divBdr>
      <w:divsChild>
        <w:div w:id="289284541">
          <w:marLeft w:val="480"/>
          <w:marRight w:val="0"/>
          <w:marTop w:val="0"/>
          <w:marBottom w:val="0"/>
          <w:divBdr>
            <w:top w:val="none" w:sz="0" w:space="0" w:color="auto"/>
            <w:left w:val="none" w:sz="0" w:space="0" w:color="auto"/>
            <w:bottom w:val="none" w:sz="0" w:space="0" w:color="auto"/>
            <w:right w:val="none" w:sz="0" w:space="0" w:color="auto"/>
          </w:divBdr>
        </w:div>
        <w:div w:id="1924534465">
          <w:marLeft w:val="480"/>
          <w:marRight w:val="0"/>
          <w:marTop w:val="0"/>
          <w:marBottom w:val="0"/>
          <w:divBdr>
            <w:top w:val="none" w:sz="0" w:space="0" w:color="auto"/>
            <w:left w:val="none" w:sz="0" w:space="0" w:color="auto"/>
            <w:bottom w:val="none" w:sz="0" w:space="0" w:color="auto"/>
            <w:right w:val="none" w:sz="0" w:space="0" w:color="auto"/>
          </w:divBdr>
        </w:div>
        <w:div w:id="1233079681">
          <w:marLeft w:val="480"/>
          <w:marRight w:val="0"/>
          <w:marTop w:val="0"/>
          <w:marBottom w:val="0"/>
          <w:divBdr>
            <w:top w:val="none" w:sz="0" w:space="0" w:color="auto"/>
            <w:left w:val="none" w:sz="0" w:space="0" w:color="auto"/>
            <w:bottom w:val="none" w:sz="0" w:space="0" w:color="auto"/>
            <w:right w:val="none" w:sz="0" w:space="0" w:color="auto"/>
          </w:divBdr>
        </w:div>
        <w:div w:id="1561668041">
          <w:marLeft w:val="480"/>
          <w:marRight w:val="0"/>
          <w:marTop w:val="0"/>
          <w:marBottom w:val="0"/>
          <w:divBdr>
            <w:top w:val="none" w:sz="0" w:space="0" w:color="auto"/>
            <w:left w:val="none" w:sz="0" w:space="0" w:color="auto"/>
            <w:bottom w:val="none" w:sz="0" w:space="0" w:color="auto"/>
            <w:right w:val="none" w:sz="0" w:space="0" w:color="auto"/>
          </w:divBdr>
        </w:div>
        <w:div w:id="172647900">
          <w:marLeft w:val="480"/>
          <w:marRight w:val="0"/>
          <w:marTop w:val="0"/>
          <w:marBottom w:val="0"/>
          <w:divBdr>
            <w:top w:val="none" w:sz="0" w:space="0" w:color="auto"/>
            <w:left w:val="none" w:sz="0" w:space="0" w:color="auto"/>
            <w:bottom w:val="none" w:sz="0" w:space="0" w:color="auto"/>
            <w:right w:val="none" w:sz="0" w:space="0" w:color="auto"/>
          </w:divBdr>
        </w:div>
        <w:div w:id="1205605985">
          <w:marLeft w:val="480"/>
          <w:marRight w:val="0"/>
          <w:marTop w:val="0"/>
          <w:marBottom w:val="0"/>
          <w:divBdr>
            <w:top w:val="none" w:sz="0" w:space="0" w:color="auto"/>
            <w:left w:val="none" w:sz="0" w:space="0" w:color="auto"/>
            <w:bottom w:val="none" w:sz="0" w:space="0" w:color="auto"/>
            <w:right w:val="none" w:sz="0" w:space="0" w:color="auto"/>
          </w:divBdr>
        </w:div>
        <w:div w:id="227615678">
          <w:marLeft w:val="480"/>
          <w:marRight w:val="0"/>
          <w:marTop w:val="0"/>
          <w:marBottom w:val="0"/>
          <w:divBdr>
            <w:top w:val="none" w:sz="0" w:space="0" w:color="auto"/>
            <w:left w:val="none" w:sz="0" w:space="0" w:color="auto"/>
            <w:bottom w:val="none" w:sz="0" w:space="0" w:color="auto"/>
            <w:right w:val="none" w:sz="0" w:space="0" w:color="auto"/>
          </w:divBdr>
        </w:div>
        <w:div w:id="984428983">
          <w:marLeft w:val="480"/>
          <w:marRight w:val="0"/>
          <w:marTop w:val="0"/>
          <w:marBottom w:val="0"/>
          <w:divBdr>
            <w:top w:val="none" w:sz="0" w:space="0" w:color="auto"/>
            <w:left w:val="none" w:sz="0" w:space="0" w:color="auto"/>
            <w:bottom w:val="none" w:sz="0" w:space="0" w:color="auto"/>
            <w:right w:val="none" w:sz="0" w:space="0" w:color="auto"/>
          </w:divBdr>
        </w:div>
        <w:div w:id="1109083208">
          <w:marLeft w:val="480"/>
          <w:marRight w:val="0"/>
          <w:marTop w:val="0"/>
          <w:marBottom w:val="0"/>
          <w:divBdr>
            <w:top w:val="none" w:sz="0" w:space="0" w:color="auto"/>
            <w:left w:val="none" w:sz="0" w:space="0" w:color="auto"/>
            <w:bottom w:val="none" w:sz="0" w:space="0" w:color="auto"/>
            <w:right w:val="none" w:sz="0" w:space="0" w:color="auto"/>
          </w:divBdr>
        </w:div>
        <w:div w:id="126319678">
          <w:marLeft w:val="480"/>
          <w:marRight w:val="0"/>
          <w:marTop w:val="0"/>
          <w:marBottom w:val="0"/>
          <w:divBdr>
            <w:top w:val="none" w:sz="0" w:space="0" w:color="auto"/>
            <w:left w:val="none" w:sz="0" w:space="0" w:color="auto"/>
            <w:bottom w:val="none" w:sz="0" w:space="0" w:color="auto"/>
            <w:right w:val="none" w:sz="0" w:space="0" w:color="auto"/>
          </w:divBdr>
        </w:div>
        <w:div w:id="1902981262">
          <w:marLeft w:val="480"/>
          <w:marRight w:val="0"/>
          <w:marTop w:val="0"/>
          <w:marBottom w:val="0"/>
          <w:divBdr>
            <w:top w:val="none" w:sz="0" w:space="0" w:color="auto"/>
            <w:left w:val="none" w:sz="0" w:space="0" w:color="auto"/>
            <w:bottom w:val="none" w:sz="0" w:space="0" w:color="auto"/>
            <w:right w:val="none" w:sz="0" w:space="0" w:color="auto"/>
          </w:divBdr>
        </w:div>
        <w:div w:id="1007102867">
          <w:marLeft w:val="480"/>
          <w:marRight w:val="0"/>
          <w:marTop w:val="0"/>
          <w:marBottom w:val="0"/>
          <w:divBdr>
            <w:top w:val="none" w:sz="0" w:space="0" w:color="auto"/>
            <w:left w:val="none" w:sz="0" w:space="0" w:color="auto"/>
            <w:bottom w:val="none" w:sz="0" w:space="0" w:color="auto"/>
            <w:right w:val="none" w:sz="0" w:space="0" w:color="auto"/>
          </w:divBdr>
        </w:div>
        <w:div w:id="876164027">
          <w:marLeft w:val="480"/>
          <w:marRight w:val="0"/>
          <w:marTop w:val="0"/>
          <w:marBottom w:val="0"/>
          <w:divBdr>
            <w:top w:val="none" w:sz="0" w:space="0" w:color="auto"/>
            <w:left w:val="none" w:sz="0" w:space="0" w:color="auto"/>
            <w:bottom w:val="none" w:sz="0" w:space="0" w:color="auto"/>
            <w:right w:val="none" w:sz="0" w:space="0" w:color="auto"/>
          </w:divBdr>
        </w:div>
        <w:div w:id="619726112">
          <w:marLeft w:val="480"/>
          <w:marRight w:val="0"/>
          <w:marTop w:val="0"/>
          <w:marBottom w:val="0"/>
          <w:divBdr>
            <w:top w:val="none" w:sz="0" w:space="0" w:color="auto"/>
            <w:left w:val="none" w:sz="0" w:space="0" w:color="auto"/>
            <w:bottom w:val="none" w:sz="0" w:space="0" w:color="auto"/>
            <w:right w:val="none" w:sz="0" w:space="0" w:color="auto"/>
          </w:divBdr>
        </w:div>
        <w:div w:id="181826175">
          <w:marLeft w:val="480"/>
          <w:marRight w:val="0"/>
          <w:marTop w:val="0"/>
          <w:marBottom w:val="0"/>
          <w:divBdr>
            <w:top w:val="none" w:sz="0" w:space="0" w:color="auto"/>
            <w:left w:val="none" w:sz="0" w:space="0" w:color="auto"/>
            <w:bottom w:val="none" w:sz="0" w:space="0" w:color="auto"/>
            <w:right w:val="none" w:sz="0" w:space="0" w:color="auto"/>
          </w:divBdr>
        </w:div>
        <w:div w:id="703560439">
          <w:marLeft w:val="480"/>
          <w:marRight w:val="0"/>
          <w:marTop w:val="0"/>
          <w:marBottom w:val="0"/>
          <w:divBdr>
            <w:top w:val="none" w:sz="0" w:space="0" w:color="auto"/>
            <w:left w:val="none" w:sz="0" w:space="0" w:color="auto"/>
            <w:bottom w:val="none" w:sz="0" w:space="0" w:color="auto"/>
            <w:right w:val="none" w:sz="0" w:space="0" w:color="auto"/>
          </w:divBdr>
        </w:div>
        <w:div w:id="143594802">
          <w:marLeft w:val="480"/>
          <w:marRight w:val="0"/>
          <w:marTop w:val="0"/>
          <w:marBottom w:val="0"/>
          <w:divBdr>
            <w:top w:val="none" w:sz="0" w:space="0" w:color="auto"/>
            <w:left w:val="none" w:sz="0" w:space="0" w:color="auto"/>
            <w:bottom w:val="none" w:sz="0" w:space="0" w:color="auto"/>
            <w:right w:val="none" w:sz="0" w:space="0" w:color="auto"/>
          </w:divBdr>
        </w:div>
        <w:div w:id="639772059">
          <w:marLeft w:val="480"/>
          <w:marRight w:val="0"/>
          <w:marTop w:val="0"/>
          <w:marBottom w:val="0"/>
          <w:divBdr>
            <w:top w:val="none" w:sz="0" w:space="0" w:color="auto"/>
            <w:left w:val="none" w:sz="0" w:space="0" w:color="auto"/>
            <w:bottom w:val="none" w:sz="0" w:space="0" w:color="auto"/>
            <w:right w:val="none" w:sz="0" w:space="0" w:color="auto"/>
          </w:divBdr>
        </w:div>
        <w:div w:id="827096315">
          <w:marLeft w:val="480"/>
          <w:marRight w:val="0"/>
          <w:marTop w:val="0"/>
          <w:marBottom w:val="0"/>
          <w:divBdr>
            <w:top w:val="none" w:sz="0" w:space="0" w:color="auto"/>
            <w:left w:val="none" w:sz="0" w:space="0" w:color="auto"/>
            <w:bottom w:val="none" w:sz="0" w:space="0" w:color="auto"/>
            <w:right w:val="none" w:sz="0" w:space="0" w:color="auto"/>
          </w:divBdr>
        </w:div>
        <w:div w:id="1682472062">
          <w:marLeft w:val="480"/>
          <w:marRight w:val="0"/>
          <w:marTop w:val="0"/>
          <w:marBottom w:val="0"/>
          <w:divBdr>
            <w:top w:val="none" w:sz="0" w:space="0" w:color="auto"/>
            <w:left w:val="none" w:sz="0" w:space="0" w:color="auto"/>
            <w:bottom w:val="none" w:sz="0" w:space="0" w:color="auto"/>
            <w:right w:val="none" w:sz="0" w:space="0" w:color="auto"/>
          </w:divBdr>
        </w:div>
        <w:div w:id="241763306">
          <w:marLeft w:val="480"/>
          <w:marRight w:val="0"/>
          <w:marTop w:val="0"/>
          <w:marBottom w:val="0"/>
          <w:divBdr>
            <w:top w:val="none" w:sz="0" w:space="0" w:color="auto"/>
            <w:left w:val="none" w:sz="0" w:space="0" w:color="auto"/>
            <w:bottom w:val="none" w:sz="0" w:space="0" w:color="auto"/>
            <w:right w:val="none" w:sz="0" w:space="0" w:color="auto"/>
          </w:divBdr>
        </w:div>
        <w:div w:id="830949874">
          <w:marLeft w:val="480"/>
          <w:marRight w:val="0"/>
          <w:marTop w:val="0"/>
          <w:marBottom w:val="0"/>
          <w:divBdr>
            <w:top w:val="none" w:sz="0" w:space="0" w:color="auto"/>
            <w:left w:val="none" w:sz="0" w:space="0" w:color="auto"/>
            <w:bottom w:val="none" w:sz="0" w:space="0" w:color="auto"/>
            <w:right w:val="none" w:sz="0" w:space="0" w:color="auto"/>
          </w:divBdr>
        </w:div>
        <w:div w:id="1520656869">
          <w:marLeft w:val="480"/>
          <w:marRight w:val="0"/>
          <w:marTop w:val="0"/>
          <w:marBottom w:val="0"/>
          <w:divBdr>
            <w:top w:val="none" w:sz="0" w:space="0" w:color="auto"/>
            <w:left w:val="none" w:sz="0" w:space="0" w:color="auto"/>
            <w:bottom w:val="none" w:sz="0" w:space="0" w:color="auto"/>
            <w:right w:val="none" w:sz="0" w:space="0" w:color="auto"/>
          </w:divBdr>
        </w:div>
        <w:div w:id="615797357">
          <w:marLeft w:val="480"/>
          <w:marRight w:val="0"/>
          <w:marTop w:val="0"/>
          <w:marBottom w:val="0"/>
          <w:divBdr>
            <w:top w:val="none" w:sz="0" w:space="0" w:color="auto"/>
            <w:left w:val="none" w:sz="0" w:space="0" w:color="auto"/>
            <w:bottom w:val="none" w:sz="0" w:space="0" w:color="auto"/>
            <w:right w:val="none" w:sz="0" w:space="0" w:color="auto"/>
          </w:divBdr>
        </w:div>
        <w:div w:id="1277058905">
          <w:marLeft w:val="480"/>
          <w:marRight w:val="0"/>
          <w:marTop w:val="0"/>
          <w:marBottom w:val="0"/>
          <w:divBdr>
            <w:top w:val="none" w:sz="0" w:space="0" w:color="auto"/>
            <w:left w:val="none" w:sz="0" w:space="0" w:color="auto"/>
            <w:bottom w:val="none" w:sz="0" w:space="0" w:color="auto"/>
            <w:right w:val="none" w:sz="0" w:space="0" w:color="auto"/>
          </w:divBdr>
        </w:div>
        <w:div w:id="1935940143">
          <w:marLeft w:val="480"/>
          <w:marRight w:val="0"/>
          <w:marTop w:val="0"/>
          <w:marBottom w:val="0"/>
          <w:divBdr>
            <w:top w:val="none" w:sz="0" w:space="0" w:color="auto"/>
            <w:left w:val="none" w:sz="0" w:space="0" w:color="auto"/>
            <w:bottom w:val="none" w:sz="0" w:space="0" w:color="auto"/>
            <w:right w:val="none" w:sz="0" w:space="0" w:color="auto"/>
          </w:divBdr>
        </w:div>
        <w:div w:id="372579327">
          <w:marLeft w:val="480"/>
          <w:marRight w:val="0"/>
          <w:marTop w:val="0"/>
          <w:marBottom w:val="0"/>
          <w:divBdr>
            <w:top w:val="none" w:sz="0" w:space="0" w:color="auto"/>
            <w:left w:val="none" w:sz="0" w:space="0" w:color="auto"/>
            <w:bottom w:val="none" w:sz="0" w:space="0" w:color="auto"/>
            <w:right w:val="none" w:sz="0" w:space="0" w:color="auto"/>
          </w:divBdr>
        </w:div>
        <w:div w:id="246379723">
          <w:marLeft w:val="480"/>
          <w:marRight w:val="0"/>
          <w:marTop w:val="0"/>
          <w:marBottom w:val="0"/>
          <w:divBdr>
            <w:top w:val="none" w:sz="0" w:space="0" w:color="auto"/>
            <w:left w:val="none" w:sz="0" w:space="0" w:color="auto"/>
            <w:bottom w:val="none" w:sz="0" w:space="0" w:color="auto"/>
            <w:right w:val="none" w:sz="0" w:space="0" w:color="auto"/>
          </w:divBdr>
        </w:div>
        <w:div w:id="890310392">
          <w:marLeft w:val="480"/>
          <w:marRight w:val="0"/>
          <w:marTop w:val="0"/>
          <w:marBottom w:val="0"/>
          <w:divBdr>
            <w:top w:val="none" w:sz="0" w:space="0" w:color="auto"/>
            <w:left w:val="none" w:sz="0" w:space="0" w:color="auto"/>
            <w:bottom w:val="none" w:sz="0" w:space="0" w:color="auto"/>
            <w:right w:val="none" w:sz="0" w:space="0" w:color="auto"/>
          </w:divBdr>
        </w:div>
        <w:div w:id="1515193046">
          <w:marLeft w:val="480"/>
          <w:marRight w:val="0"/>
          <w:marTop w:val="0"/>
          <w:marBottom w:val="0"/>
          <w:divBdr>
            <w:top w:val="none" w:sz="0" w:space="0" w:color="auto"/>
            <w:left w:val="none" w:sz="0" w:space="0" w:color="auto"/>
            <w:bottom w:val="none" w:sz="0" w:space="0" w:color="auto"/>
            <w:right w:val="none" w:sz="0" w:space="0" w:color="auto"/>
          </w:divBdr>
        </w:div>
        <w:div w:id="1449663435">
          <w:marLeft w:val="480"/>
          <w:marRight w:val="0"/>
          <w:marTop w:val="0"/>
          <w:marBottom w:val="0"/>
          <w:divBdr>
            <w:top w:val="none" w:sz="0" w:space="0" w:color="auto"/>
            <w:left w:val="none" w:sz="0" w:space="0" w:color="auto"/>
            <w:bottom w:val="none" w:sz="0" w:space="0" w:color="auto"/>
            <w:right w:val="none" w:sz="0" w:space="0" w:color="auto"/>
          </w:divBdr>
        </w:div>
        <w:div w:id="1288462887">
          <w:marLeft w:val="480"/>
          <w:marRight w:val="0"/>
          <w:marTop w:val="0"/>
          <w:marBottom w:val="0"/>
          <w:divBdr>
            <w:top w:val="none" w:sz="0" w:space="0" w:color="auto"/>
            <w:left w:val="none" w:sz="0" w:space="0" w:color="auto"/>
            <w:bottom w:val="none" w:sz="0" w:space="0" w:color="auto"/>
            <w:right w:val="none" w:sz="0" w:space="0" w:color="auto"/>
          </w:divBdr>
        </w:div>
        <w:div w:id="338628796">
          <w:marLeft w:val="480"/>
          <w:marRight w:val="0"/>
          <w:marTop w:val="0"/>
          <w:marBottom w:val="0"/>
          <w:divBdr>
            <w:top w:val="none" w:sz="0" w:space="0" w:color="auto"/>
            <w:left w:val="none" w:sz="0" w:space="0" w:color="auto"/>
            <w:bottom w:val="none" w:sz="0" w:space="0" w:color="auto"/>
            <w:right w:val="none" w:sz="0" w:space="0" w:color="auto"/>
          </w:divBdr>
        </w:div>
        <w:div w:id="2008944439">
          <w:marLeft w:val="480"/>
          <w:marRight w:val="0"/>
          <w:marTop w:val="0"/>
          <w:marBottom w:val="0"/>
          <w:divBdr>
            <w:top w:val="none" w:sz="0" w:space="0" w:color="auto"/>
            <w:left w:val="none" w:sz="0" w:space="0" w:color="auto"/>
            <w:bottom w:val="none" w:sz="0" w:space="0" w:color="auto"/>
            <w:right w:val="none" w:sz="0" w:space="0" w:color="auto"/>
          </w:divBdr>
        </w:div>
        <w:div w:id="796265014">
          <w:marLeft w:val="480"/>
          <w:marRight w:val="0"/>
          <w:marTop w:val="0"/>
          <w:marBottom w:val="0"/>
          <w:divBdr>
            <w:top w:val="none" w:sz="0" w:space="0" w:color="auto"/>
            <w:left w:val="none" w:sz="0" w:space="0" w:color="auto"/>
            <w:bottom w:val="none" w:sz="0" w:space="0" w:color="auto"/>
            <w:right w:val="none" w:sz="0" w:space="0" w:color="auto"/>
          </w:divBdr>
        </w:div>
        <w:div w:id="1101802413">
          <w:marLeft w:val="480"/>
          <w:marRight w:val="0"/>
          <w:marTop w:val="0"/>
          <w:marBottom w:val="0"/>
          <w:divBdr>
            <w:top w:val="none" w:sz="0" w:space="0" w:color="auto"/>
            <w:left w:val="none" w:sz="0" w:space="0" w:color="auto"/>
            <w:bottom w:val="none" w:sz="0" w:space="0" w:color="auto"/>
            <w:right w:val="none" w:sz="0" w:space="0" w:color="auto"/>
          </w:divBdr>
        </w:div>
        <w:div w:id="554240575">
          <w:marLeft w:val="480"/>
          <w:marRight w:val="0"/>
          <w:marTop w:val="0"/>
          <w:marBottom w:val="0"/>
          <w:divBdr>
            <w:top w:val="none" w:sz="0" w:space="0" w:color="auto"/>
            <w:left w:val="none" w:sz="0" w:space="0" w:color="auto"/>
            <w:bottom w:val="none" w:sz="0" w:space="0" w:color="auto"/>
            <w:right w:val="none" w:sz="0" w:space="0" w:color="auto"/>
          </w:divBdr>
        </w:div>
      </w:divsChild>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93781190">
      <w:bodyDiv w:val="1"/>
      <w:marLeft w:val="0"/>
      <w:marRight w:val="0"/>
      <w:marTop w:val="0"/>
      <w:marBottom w:val="0"/>
      <w:divBdr>
        <w:top w:val="none" w:sz="0" w:space="0" w:color="auto"/>
        <w:left w:val="none" w:sz="0" w:space="0" w:color="auto"/>
        <w:bottom w:val="none" w:sz="0" w:space="0" w:color="auto"/>
        <w:right w:val="none" w:sz="0" w:space="0" w:color="auto"/>
      </w:divBdr>
    </w:div>
    <w:div w:id="593784710">
      <w:bodyDiv w:val="1"/>
      <w:marLeft w:val="0"/>
      <w:marRight w:val="0"/>
      <w:marTop w:val="0"/>
      <w:marBottom w:val="0"/>
      <w:divBdr>
        <w:top w:val="none" w:sz="0" w:space="0" w:color="auto"/>
        <w:left w:val="none" w:sz="0" w:space="0" w:color="auto"/>
        <w:bottom w:val="none" w:sz="0" w:space="0" w:color="auto"/>
        <w:right w:val="none" w:sz="0" w:space="0" w:color="auto"/>
      </w:divBdr>
    </w:div>
    <w:div w:id="596212627">
      <w:bodyDiv w:val="1"/>
      <w:marLeft w:val="0"/>
      <w:marRight w:val="0"/>
      <w:marTop w:val="0"/>
      <w:marBottom w:val="0"/>
      <w:divBdr>
        <w:top w:val="none" w:sz="0" w:space="0" w:color="auto"/>
        <w:left w:val="none" w:sz="0" w:space="0" w:color="auto"/>
        <w:bottom w:val="none" w:sz="0" w:space="0" w:color="auto"/>
        <w:right w:val="none" w:sz="0" w:space="0" w:color="auto"/>
      </w:divBdr>
    </w:div>
    <w:div w:id="600450270">
      <w:bodyDiv w:val="1"/>
      <w:marLeft w:val="0"/>
      <w:marRight w:val="0"/>
      <w:marTop w:val="0"/>
      <w:marBottom w:val="0"/>
      <w:divBdr>
        <w:top w:val="none" w:sz="0" w:space="0" w:color="auto"/>
        <w:left w:val="none" w:sz="0" w:space="0" w:color="auto"/>
        <w:bottom w:val="none" w:sz="0" w:space="0" w:color="auto"/>
        <w:right w:val="none" w:sz="0" w:space="0" w:color="auto"/>
      </w:divBdr>
    </w:div>
    <w:div w:id="602960670">
      <w:bodyDiv w:val="1"/>
      <w:marLeft w:val="0"/>
      <w:marRight w:val="0"/>
      <w:marTop w:val="0"/>
      <w:marBottom w:val="0"/>
      <w:divBdr>
        <w:top w:val="none" w:sz="0" w:space="0" w:color="auto"/>
        <w:left w:val="none" w:sz="0" w:space="0" w:color="auto"/>
        <w:bottom w:val="none" w:sz="0" w:space="0" w:color="auto"/>
        <w:right w:val="none" w:sz="0" w:space="0" w:color="auto"/>
      </w:divBdr>
    </w:div>
    <w:div w:id="605847401">
      <w:bodyDiv w:val="1"/>
      <w:marLeft w:val="0"/>
      <w:marRight w:val="0"/>
      <w:marTop w:val="0"/>
      <w:marBottom w:val="0"/>
      <w:divBdr>
        <w:top w:val="none" w:sz="0" w:space="0" w:color="auto"/>
        <w:left w:val="none" w:sz="0" w:space="0" w:color="auto"/>
        <w:bottom w:val="none" w:sz="0" w:space="0" w:color="auto"/>
        <w:right w:val="none" w:sz="0" w:space="0" w:color="auto"/>
      </w:divBdr>
      <w:divsChild>
        <w:div w:id="1168978029">
          <w:marLeft w:val="480"/>
          <w:marRight w:val="0"/>
          <w:marTop w:val="0"/>
          <w:marBottom w:val="0"/>
          <w:divBdr>
            <w:top w:val="none" w:sz="0" w:space="0" w:color="auto"/>
            <w:left w:val="none" w:sz="0" w:space="0" w:color="auto"/>
            <w:bottom w:val="none" w:sz="0" w:space="0" w:color="auto"/>
            <w:right w:val="none" w:sz="0" w:space="0" w:color="auto"/>
          </w:divBdr>
        </w:div>
        <w:div w:id="1287741460">
          <w:marLeft w:val="480"/>
          <w:marRight w:val="0"/>
          <w:marTop w:val="0"/>
          <w:marBottom w:val="0"/>
          <w:divBdr>
            <w:top w:val="none" w:sz="0" w:space="0" w:color="auto"/>
            <w:left w:val="none" w:sz="0" w:space="0" w:color="auto"/>
            <w:bottom w:val="none" w:sz="0" w:space="0" w:color="auto"/>
            <w:right w:val="none" w:sz="0" w:space="0" w:color="auto"/>
          </w:divBdr>
        </w:div>
        <w:div w:id="381755028">
          <w:marLeft w:val="480"/>
          <w:marRight w:val="0"/>
          <w:marTop w:val="0"/>
          <w:marBottom w:val="0"/>
          <w:divBdr>
            <w:top w:val="none" w:sz="0" w:space="0" w:color="auto"/>
            <w:left w:val="none" w:sz="0" w:space="0" w:color="auto"/>
            <w:bottom w:val="none" w:sz="0" w:space="0" w:color="auto"/>
            <w:right w:val="none" w:sz="0" w:space="0" w:color="auto"/>
          </w:divBdr>
        </w:div>
        <w:div w:id="366221938">
          <w:marLeft w:val="480"/>
          <w:marRight w:val="0"/>
          <w:marTop w:val="0"/>
          <w:marBottom w:val="0"/>
          <w:divBdr>
            <w:top w:val="none" w:sz="0" w:space="0" w:color="auto"/>
            <w:left w:val="none" w:sz="0" w:space="0" w:color="auto"/>
            <w:bottom w:val="none" w:sz="0" w:space="0" w:color="auto"/>
            <w:right w:val="none" w:sz="0" w:space="0" w:color="auto"/>
          </w:divBdr>
        </w:div>
        <w:div w:id="280961578">
          <w:marLeft w:val="480"/>
          <w:marRight w:val="0"/>
          <w:marTop w:val="0"/>
          <w:marBottom w:val="0"/>
          <w:divBdr>
            <w:top w:val="none" w:sz="0" w:space="0" w:color="auto"/>
            <w:left w:val="none" w:sz="0" w:space="0" w:color="auto"/>
            <w:bottom w:val="none" w:sz="0" w:space="0" w:color="auto"/>
            <w:right w:val="none" w:sz="0" w:space="0" w:color="auto"/>
          </w:divBdr>
        </w:div>
        <w:div w:id="618878484">
          <w:marLeft w:val="480"/>
          <w:marRight w:val="0"/>
          <w:marTop w:val="0"/>
          <w:marBottom w:val="0"/>
          <w:divBdr>
            <w:top w:val="none" w:sz="0" w:space="0" w:color="auto"/>
            <w:left w:val="none" w:sz="0" w:space="0" w:color="auto"/>
            <w:bottom w:val="none" w:sz="0" w:space="0" w:color="auto"/>
            <w:right w:val="none" w:sz="0" w:space="0" w:color="auto"/>
          </w:divBdr>
        </w:div>
        <w:div w:id="1430128041">
          <w:marLeft w:val="480"/>
          <w:marRight w:val="0"/>
          <w:marTop w:val="0"/>
          <w:marBottom w:val="0"/>
          <w:divBdr>
            <w:top w:val="none" w:sz="0" w:space="0" w:color="auto"/>
            <w:left w:val="none" w:sz="0" w:space="0" w:color="auto"/>
            <w:bottom w:val="none" w:sz="0" w:space="0" w:color="auto"/>
            <w:right w:val="none" w:sz="0" w:space="0" w:color="auto"/>
          </w:divBdr>
        </w:div>
        <w:div w:id="586882683">
          <w:marLeft w:val="480"/>
          <w:marRight w:val="0"/>
          <w:marTop w:val="0"/>
          <w:marBottom w:val="0"/>
          <w:divBdr>
            <w:top w:val="none" w:sz="0" w:space="0" w:color="auto"/>
            <w:left w:val="none" w:sz="0" w:space="0" w:color="auto"/>
            <w:bottom w:val="none" w:sz="0" w:space="0" w:color="auto"/>
            <w:right w:val="none" w:sz="0" w:space="0" w:color="auto"/>
          </w:divBdr>
        </w:div>
        <w:div w:id="1401439605">
          <w:marLeft w:val="480"/>
          <w:marRight w:val="0"/>
          <w:marTop w:val="0"/>
          <w:marBottom w:val="0"/>
          <w:divBdr>
            <w:top w:val="none" w:sz="0" w:space="0" w:color="auto"/>
            <w:left w:val="none" w:sz="0" w:space="0" w:color="auto"/>
            <w:bottom w:val="none" w:sz="0" w:space="0" w:color="auto"/>
            <w:right w:val="none" w:sz="0" w:space="0" w:color="auto"/>
          </w:divBdr>
        </w:div>
        <w:div w:id="1135484163">
          <w:marLeft w:val="480"/>
          <w:marRight w:val="0"/>
          <w:marTop w:val="0"/>
          <w:marBottom w:val="0"/>
          <w:divBdr>
            <w:top w:val="none" w:sz="0" w:space="0" w:color="auto"/>
            <w:left w:val="none" w:sz="0" w:space="0" w:color="auto"/>
            <w:bottom w:val="none" w:sz="0" w:space="0" w:color="auto"/>
            <w:right w:val="none" w:sz="0" w:space="0" w:color="auto"/>
          </w:divBdr>
        </w:div>
        <w:div w:id="301691006">
          <w:marLeft w:val="480"/>
          <w:marRight w:val="0"/>
          <w:marTop w:val="0"/>
          <w:marBottom w:val="0"/>
          <w:divBdr>
            <w:top w:val="none" w:sz="0" w:space="0" w:color="auto"/>
            <w:left w:val="none" w:sz="0" w:space="0" w:color="auto"/>
            <w:bottom w:val="none" w:sz="0" w:space="0" w:color="auto"/>
            <w:right w:val="none" w:sz="0" w:space="0" w:color="auto"/>
          </w:divBdr>
        </w:div>
        <w:div w:id="926501389">
          <w:marLeft w:val="480"/>
          <w:marRight w:val="0"/>
          <w:marTop w:val="0"/>
          <w:marBottom w:val="0"/>
          <w:divBdr>
            <w:top w:val="none" w:sz="0" w:space="0" w:color="auto"/>
            <w:left w:val="none" w:sz="0" w:space="0" w:color="auto"/>
            <w:bottom w:val="none" w:sz="0" w:space="0" w:color="auto"/>
            <w:right w:val="none" w:sz="0" w:space="0" w:color="auto"/>
          </w:divBdr>
        </w:div>
        <w:div w:id="1894846825">
          <w:marLeft w:val="480"/>
          <w:marRight w:val="0"/>
          <w:marTop w:val="0"/>
          <w:marBottom w:val="0"/>
          <w:divBdr>
            <w:top w:val="none" w:sz="0" w:space="0" w:color="auto"/>
            <w:left w:val="none" w:sz="0" w:space="0" w:color="auto"/>
            <w:bottom w:val="none" w:sz="0" w:space="0" w:color="auto"/>
            <w:right w:val="none" w:sz="0" w:space="0" w:color="auto"/>
          </w:divBdr>
        </w:div>
        <w:div w:id="1786190456">
          <w:marLeft w:val="480"/>
          <w:marRight w:val="0"/>
          <w:marTop w:val="0"/>
          <w:marBottom w:val="0"/>
          <w:divBdr>
            <w:top w:val="none" w:sz="0" w:space="0" w:color="auto"/>
            <w:left w:val="none" w:sz="0" w:space="0" w:color="auto"/>
            <w:bottom w:val="none" w:sz="0" w:space="0" w:color="auto"/>
            <w:right w:val="none" w:sz="0" w:space="0" w:color="auto"/>
          </w:divBdr>
        </w:div>
        <w:div w:id="264725816">
          <w:marLeft w:val="480"/>
          <w:marRight w:val="0"/>
          <w:marTop w:val="0"/>
          <w:marBottom w:val="0"/>
          <w:divBdr>
            <w:top w:val="none" w:sz="0" w:space="0" w:color="auto"/>
            <w:left w:val="none" w:sz="0" w:space="0" w:color="auto"/>
            <w:bottom w:val="none" w:sz="0" w:space="0" w:color="auto"/>
            <w:right w:val="none" w:sz="0" w:space="0" w:color="auto"/>
          </w:divBdr>
        </w:div>
        <w:div w:id="1279141309">
          <w:marLeft w:val="480"/>
          <w:marRight w:val="0"/>
          <w:marTop w:val="0"/>
          <w:marBottom w:val="0"/>
          <w:divBdr>
            <w:top w:val="none" w:sz="0" w:space="0" w:color="auto"/>
            <w:left w:val="none" w:sz="0" w:space="0" w:color="auto"/>
            <w:bottom w:val="none" w:sz="0" w:space="0" w:color="auto"/>
            <w:right w:val="none" w:sz="0" w:space="0" w:color="auto"/>
          </w:divBdr>
        </w:div>
        <w:div w:id="1663047720">
          <w:marLeft w:val="480"/>
          <w:marRight w:val="0"/>
          <w:marTop w:val="0"/>
          <w:marBottom w:val="0"/>
          <w:divBdr>
            <w:top w:val="none" w:sz="0" w:space="0" w:color="auto"/>
            <w:left w:val="none" w:sz="0" w:space="0" w:color="auto"/>
            <w:bottom w:val="none" w:sz="0" w:space="0" w:color="auto"/>
            <w:right w:val="none" w:sz="0" w:space="0" w:color="auto"/>
          </w:divBdr>
        </w:div>
        <w:div w:id="1437627895">
          <w:marLeft w:val="480"/>
          <w:marRight w:val="0"/>
          <w:marTop w:val="0"/>
          <w:marBottom w:val="0"/>
          <w:divBdr>
            <w:top w:val="none" w:sz="0" w:space="0" w:color="auto"/>
            <w:left w:val="none" w:sz="0" w:space="0" w:color="auto"/>
            <w:bottom w:val="none" w:sz="0" w:space="0" w:color="auto"/>
            <w:right w:val="none" w:sz="0" w:space="0" w:color="auto"/>
          </w:divBdr>
        </w:div>
        <w:div w:id="966348591">
          <w:marLeft w:val="480"/>
          <w:marRight w:val="0"/>
          <w:marTop w:val="0"/>
          <w:marBottom w:val="0"/>
          <w:divBdr>
            <w:top w:val="none" w:sz="0" w:space="0" w:color="auto"/>
            <w:left w:val="none" w:sz="0" w:space="0" w:color="auto"/>
            <w:bottom w:val="none" w:sz="0" w:space="0" w:color="auto"/>
            <w:right w:val="none" w:sz="0" w:space="0" w:color="auto"/>
          </w:divBdr>
        </w:div>
        <w:div w:id="1315404609">
          <w:marLeft w:val="480"/>
          <w:marRight w:val="0"/>
          <w:marTop w:val="0"/>
          <w:marBottom w:val="0"/>
          <w:divBdr>
            <w:top w:val="none" w:sz="0" w:space="0" w:color="auto"/>
            <w:left w:val="none" w:sz="0" w:space="0" w:color="auto"/>
            <w:bottom w:val="none" w:sz="0" w:space="0" w:color="auto"/>
            <w:right w:val="none" w:sz="0" w:space="0" w:color="auto"/>
          </w:divBdr>
        </w:div>
        <w:div w:id="379481689">
          <w:marLeft w:val="480"/>
          <w:marRight w:val="0"/>
          <w:marTop w:val="0"/>
          <w:marBottom w:val="0"/>
          <w:divBdr>
            <w:top w:val="none" w:sz="0" w:space="0" w:color="auto"/>
            <w:left w:val="none" w:sz="0" w:space="0" w:color="auto"/>
            <w:bottom w:val="none" w:sz="0" w:space="0" w:color="auto"/>
            <w:right w:val="none" w:sz="0" w:space="0" w:color="auto"/>
          </w:divBdr>
        </w:div>
        <w:div w:id="2109422468">
          <w:marLeft w:val="480"/>
          <w:marRight w:val="0"/>
          <w:marTop w:val="0"/>
          <w:marBottom w:val="0"/>
          <w:divBdr>
            <w:top w:val="none" w:sz="0" w:space="0" w:color="auto"/>
            <w:left w:val="none" w:sz="0" w:space="0" w:color="auto"/>
            <w:bottom w:val="none" w:sz="0" w:space="0" w:color="auto"/>
            <w:right w:val="none" w:sz="0" w:space="0" w:color="auto"/>
          </w:divBdr>
        </w:div>
        <w:div w:id="1112437599">
          <w:marLeft w:val="480"/>
          <w:marRight w:val="0"/>
          <w:marTop w:val="0"/>
          <w:marBottom w:val="0"/>
          <w:divBdr>
            <w:top w:val="none" w:sz="0" w:space="0" w:color="auto"/>
            <w:left w:val="none" w:sz="0" w:space="0" w:color="auto"/>
            <w:bottom w:val="none" w:sz="0" w:space="0" w:color="auto"/>
            <w:right w:val="none" w:sz="0" w:space="0" w:color="auto"/>
          </w:divBdr>
        </w:div>
        <w:div w:id="718095937">
          <w:marLeft w:val="480"/>
          <w:marRight w:val="0"/>
          <w:marTop w:val="0"/>
          <w:marBottom w:val="0"/>
          <w:divBdr>
            <w:top w:val="none" w:sz="0" w:space="0" w:color="auto"/>
            <w:left w:val="none" w:sz="0" w:space="0" w:color="auto"/>
            <w:bottom w:val="none" w:sz="0" w:space="0" w:color="auto"/>
            <w:right w:val="none" w:sz="0" w:space="0" w:color="auto"/>
          </w:divBdr>
        </w:div>
        <w:div w:id="945769207">
          <w:marLeft w:val="480"/>
          <w:marRight w:val="0"/>
          <w:marTop w:val="0"/>
          <w:marBottom w:val="0"/>
          <w:divBdr>
            <w:top w:val="none" w:sz="0" w:space="0" w:color="auto"/>
            <w:left w:val="none" w:sz="0" w:space="0" w:color="auto"/>
            <w:bottom w:val="none" w:sz="0" w:space="0" w:color="auto"/>
            <w:right w:val="none" w:sz="0" w:space="0" w:color="auto"/>
          </w:divBdr>
        </w:div>
        <w:div w:id="1949387153">
          <w:marLeft w:val="480"/>
          <w:marRight w:val="0"/>
          <w:marTop w:val="0"/>
          <w:marBottom w:val="0"/>
          <w:divBdr>
            <w:top w:val="none" w:sz="0" w:space="0" w:color="auto"/>
            <w:left w:val="none" w:sz="0" w:space="0" w:color="auto"/>
            <w:bottom w:val="none" w:sz="0" w:space="0" w:color="auto"/>
            <w:right w:val="none" w:sz="0" w:space="0" w:color="auto"/>
          </w:divBdr>
        </w:div>
        <w:div w:id="1418553424">
          <w:marLeft w:val="480"/>
          <w:marRight w:val="0"/>
          <w:marTop w:val="0"/>
          <w:marBottom w:val="0"/>
          <w:divBdr>
            <w:top w:val="none" w:sz="0" w:space="0" w:color="auto"/>
            <w:left w:val="none" w:sz="0" w:space="0" w:color="auto"/>
            <w:bottom w:val="none" w:sz="0" w:space="0" w:color="auto"/>
            <w:right w:val="none" w:sz="0" w:space="0" w:color="auto"/>
          </w:divBdr>
        </w:div>
        <w:div w:id="1522431763">
          <w:marLeft w:val="480"/>
          <w:marRight w:val="0"/>
          <w:marTop w:val="0"/>
          <w:marBottom w:val="0"/>
          <w:divBdr>
            <w:top w:val="none" w:sz="0" w:space="0" w:color="auto"/>
            <w:left w:val="none" w:sz="0" w:space="0" w:color="auto"/>
            <w:bottom w:val="none" w:sz="0" w:space="0" w:color="auto"/>
            <w:right w:val="none" w:sz="0" w:space="0" w:color="auto"/>
          </w:divBdr>
        </w:div>
        <w:div w:id="1207182794">
          <w:marLeft w:val="480"/>
          <w:marRight w:val="0"/>
          <w:marTop w:val="0"/>
          <w:marBottom w:val="0"/>
          <w:divBdr>
            <w:top w:val="none" w:sz="0" w:space="0" w:color="auto"/>
            <w:left w:val="none" w:sz="0" w:space="0" w:color="auto"/>
            <w:bottom w:val="none" w:sz="0" w:space="0" w:color="auto"/>
            <w:right w:val="none" w:sz="0" w:space="0" w:color="auto"/>
          </w:divBdr>
        </w:div>
        <w:div w:id="1285230158">
          <w:marLeft w:val="480"/>
          <w:marRight w:val="0"/>
          <w:marTop w:val="0"/>
          <w:marBottom w:val="0"/>
          <w:divBdr>
            <w:top w:val="none" w:sz="0" w:space="0" w:color="auto"/>
            <w:left w:val="none" w:sz="0" w:space="0" w:color="auto"/>
            <w:bottom w:val="none" w:sz="0" w:space="0" w:color="auto"/>
            <w:right w:val="none" w:sz="0" w:space="0" w:color="auto"/>
          </w:divBdr>
        </w:div>
        <w:div w:id="1322269745">
          <w:marLeft w:val="480"/>
          <w:marRight w:val="0"/>
          <w:marTop w:val="0"/>
          <w:marBottom w:val="0"/>
          <w:divBdr>
            <w:top w:val="none" w:sz="0" w:space="0" w:color="auto"/>
            <w:left w:val="none" w:sz="0" w:space="0" w:color="auto"/>
            <w:bottom w:val="none" w:sz="0" w:space="0" w:color="auto"/>
            <w:right w:val="none" w:sz="0" w:space="0" w:color="auto"/>
          </w:divBdr>
        </w:div>
        <w:div w:id="1006127387">
          <w:marLeft w:val="480"/>
          <w:marRight w:val="0"/>
          <w:marTop w:val="0"/>
          <w:marBottom w:val="0"/>
          <w:divBdr>
            <w:top w:val="none" w:sz="0" w:space="0" w:color="auto"/>
            <w:left w:val="none" w:sz="0" w:space="0" w:color="auto"/>
            <w:bottom w:val="none" w:sz="0" w:space="0" w:color="auto"/>
            <w:right w:val="none" w:sz="0" w:space="0" w:color="auto"/>
          </w:divBdr>
        </w:div>
        <w:div w:id="626009241">
          <w:marLeft w:val="480"/>
          <w:marRight w:val="0"/>
          <w:marTop w:val="0"/>
          <w:marBottom w:val="0"/>
          <w:divBdr>
            <w:top w:val="none" w:sz="0" w:space="0" w:color="auto"/>
            <w:left w:val="none" w:sz="0" w:space="0" w:color="auto"/>
            <w:bottom w:val="none" w:sz="0" w:space="0" w:color="auto"/>
            <w:right w:val="none" w:sz="0" w:space="0" w:color="auto"/>
          </w:divBdr>
        </w:div>
        <w:div w:id="653729396">
          <w:marLeft w:val="480"/>
          <w:marRight w:val="0"/>
          <w:marTop w:val="0"/>
          <w:marBottom w:val="0"/>
          <w:divBdr>
            <w:top w:val="none" w:sz="0" w:space="0" w:color="auto"/>
            <w:left w:val="none" w:sz="0" w:space="0" w:color="auto"/>
            <w:bottom w:val="none" w:sz="0" w:space="0" w:color="auto"/>
            <w:right w:val="none" w:sz="0" w:space="0" w:color="auto"/>
          </w:divBdr>
        </w:div>
        <w:div w:id="1661226152">
          <w:marLeft w:val="480"/>
          <w:marRight w:val="0"/>
          <w:marTop w:val="0"/>
          <w:marBottom w:val="0"/>
          <w:divBdr>
            <w:top w:val="none" w:sz="0" w:space="0" w:color="auto"/>
            <w:left w:val="none" w:sz="0" w:space="0" w:color="auto"/>
            <w:bottom w:val="none" w:sz="0" w:space="0" w:color="auto"/>
            <w:right w:val="none" w:sz="0" w:space="0" w:color="auto"/>
          </w:divBdr>
        </w:div>
        <w:div w:id="1946839487">
          <w:marLeft w:val="480"/>
          <w:marRight w:val="0"/>
          <w:marTop w:val="0"/>
          <w:marBottom w:val="0"/>
          <w:divBdr>
            <w:top w:val="none" w:sz="0" w:space="0" w:color="auto"/>
            <w:left w:val="none" w:sz="0" w:space="0" w:color="auto"/>
            <w:bottom w:val="none" w:sz="0" w:space="0" w:color="auto"/>
            <w:right w:val="none" w:sz="0" w:space="0" w:color="auto"/>
          </w:divBdr>
        </w:div>
        <w:div w:id="1832521753">
          <w:marLeft w:val="480"/>
          <w:marRight w:val="0"/>
          <w:marTop w:val="0"/>
          <w:marBottom w:val="0"/>
          <w:divBdr>
            <w:top w:val="none" w:sz="0" w:space="0" w:color="auto"/>
            <w:left w:val="none" w:sz="0" w:space="0" w:color="auto"/>
            <w:bottom w:val="none" w:sz="0" w:space="0" w:color="auto"/>
            <w:right w:val="none" w:sz="0" w:space="0" w:color="auto"/>
          </w:divBdr>
        </w:div>
        <w:div w:id="652684464">
          <w:marLeft w:val="480"/>
          <w:marRight w:val="0"/>
          <w:marTop w:val="0"/>
          <w:marBottom w:val="0"/>
          <w:divBdr>
            <w:top w:val="none" w:sz="0" w:space="0" w:color="auto"/>
            <w:left w:val="none" w:sz="0" w:space="0" w:color="auto"/>
            <w:bottom w:val="none" w:sz="0" w:space="0" w:color="auto"/>
            <w:right w:val="none" w:sz="0" w:space="0" w:color="auto"/>
          </w:divBdr>
        </w:div>
        <w:div w:id="1876507080">
          <w:marLeft w:val="480"/>
          <w:marRight w:val="0"/>
          <w:marTop w:val="0"/>
          <w:marBottom w:val="0"/>
          <w:divBdr>
            <w:top w:val="none" w:sz="0" w:space="0" w:color="auto"/>
            <w:left w:val="none" w:sz="0" w:space="0" w:color="auto"/>
            <w:bottom w:val="none" w:sz="0" w:space="0" w:color="auto"/>
            <w:right w:val="none" w:sz="0" w:space="0" w:color="auto"/>
          </w:divBdr>
        </w:div>
        <w:div w:id="1086267901">
          <w:marLeft w:val="480"/>
          <w:marRight w:val="0"/>
          <w:marTop w:val="0"/>
          <w:marBottom w:val="0"/>
          <w:divBdr>
            <w:top w:val="none" w:sz="0" w:space="0" w:color="auto"/>
            <w:left w:val="none" w:sz="0" w:space="0" w:color="auto"/>
            <w:bottom w:val="none" w:sz="0" w:space="0" w:color="auto"/>
            <w:right w:val="none" w:sz="0" w:space="0" w:color="auto"/>
          </w:divBdr>
        </w:div>
        <w:div w:id="1801879187">
          <w:marLeft w:val="480"/>
          <w:marRight w:val="0"/>
          <w:marTop w:val="0"/>
          <w:marBottom w:val="0"/>
          <w:divBdr>
            <w:top w:val="none" w:sz="0" w:space="0" w:color="auto"/>
            <w:left w:val="none" w:sz="0" w:space="0" w:color="auto"/>
            <w:bottom w:val="none" w:sz="0" w:space="0" w:color="auto"/>
            <w:right w:val="none" w:sz="0" w:space="0" w:color="auto"/>
          </w:divBdr>
        </w:div>
        <w:div w:id="1775709392">
          <w:marLeft w:val="480"/>
          <w:marRight w:val="0"/>
          <w:marTop w:val="0"/>
          <w:marBottom w:val="0"/>
          <w:divBdr>
            <w:top w:val="none" w:sz="0" w:space="0" w:color="auto"/>
            <w:left w:val="none" w:sz="0" w:space="0" w:color="auto"/>
            <w:bottom w:val="none" w:sz="0" w:space="0" w:color="auto"/>
            <w:right w:val="none" w:sz="0" w:space="0" w:color="auto"/>
          </w:divBdr>
        </w:div>
        <w:div w:id="1127701726">
          <w:marLeft w:val="480"/>
          <w:marRight w:val="0"/>
          <w:marTop w:val="0"/>
          <w:marBottom w:val="0"/>
          <w:divBdr>
            <w:top w:val="none" w:sz="0" w:space="0" w:color="auto"/>
            <w:left w:val="none" w:sz="0" w:space="0" w:color="auto"/>
            <w:bottom w:val="none" w:sz="0" w:space="0" w:color="auto"/>
            <w:right w:val="none" w:sz="0" w:space="0" w:color="auto"/>
          </w:divBdr>
        </w:div>
        <w:div w:id="1538548593">
          <w:marLeft w:val="480"/>
          <w:marRight w:val="0"/>
          <w:marTop w:val="0"/>
          <w:marBottom w:val="0"/>
          <w:divBdr>
            <w:top w:val="none" w:sz="0" w:space="0" w:color="auto"/>
            <w:left w:val="none" w:sz="0" w:space="0" w:color="auto"/>
            <w:bottom w:val="none" w:sz="0" w:space="0" w:color="auto"/>
            <w:right w:val="none" w:sz="0" w:space="0" w:color="auto"/>
          </w:divBdr>
        </w:div>
        <w:div w:id="472530913">
          <w:marLeft w:val="480"/>
          <w:marRight w:val="0"/>
          <w:marTop w:val="0"/>
          <w:marBottom w:val="0"/>
          <w:divBdr>
            <w:top w:val="none" w:sz="0" w:space="0" w:color="auto"/>
            <w:left w:val="none" w:sz="0" w:space="0" w:color="auto"/>
            <w:bottom w:val="none" w:sz="0" w:space="0" w:color="auto"/>
            <w:right w:val="none" w:sz="0" w:space="0" w:color="auto"/>
          </w:divBdr>
        </w:div>
        <w:div w:id="897253639">
          <w:marLeft w:val="480"/>
          <w:marRight w:val="0"/>
          <w:marTop w:val="0"/>
          <w:marBottom w:val="0"/>
          <w:divBdr>
            <w:top w:val="none" w:sz="0" w:space="0" w:color="auto"/>
            <w:left w:val="none" w:sz="0" w:space="0" w:color="auto"/>
            <w:bottom w:val="none" w:sz="0" w:space="0" w:color="auto"/>
            <w:right w:val="none" w:sz="0" w:space="0" w:color="auto"/>
          </w:divBdr>
        </w:div>
        <w:div w:id="1837645161">
          <w:marLeft w:val="480"/>
          <w:marRight w:val="0"/>
          <w:marTop w:val="0"/>
          <w:marBottom w:val="0"/>
          <w:divBdr>
            <w:top w:val="none" w:sz="0" w:space="0" w:color="auto"/>
            <w:left w:val="none" w:sz="0" w:space="0" w:color="auto"/>
            <w:bottom w:val="none" w:sz="0" w:space="0" w:color="auto"/>
            <w:right w:val="none" w:sz="0" w:space="0" w:color="auto"/>
          </w:divBdr>
        </w:div>
        <w:div w:id="1968390801">
          <w:marLeft w:val="480"/>
          <w:marRight w:val="0"/>
          <w:marTop w:val="0"/>
          <w:marBottom w:val="0"/>
          <w:divBdr>
            <w:top w:val="none" w:sz="0" w:space="0" w:color="auto"/>
            <w:left w:val="none" w:sz="0" w:space="0" w:color="auto"/>
            <w:bottom w:val="none" w:sz="0" w:space="0" w:color="auto"/>
            <w:right w:val="none" w:sz="0" w:space="0" w:color="auto"/>
          </w:divBdr>
        </w:div>
        <w:div w:id="1087849060">
          <w:marLeft w:val="480"/>
          <w:marRight w:val="0"/>
          <w:marTop w:val="0"/>
          <w:marBottom w:val="0"/>
          <w:divBdr>
            <w:top w:val="none" w:sz="0" w:space="0" w:color="auto"/>
            <w:left w:val="none" w:sz="0" w:space="0" w:color="auto"/>
            <w:bottom w:val="none" w:sz="0" w:space="0" w:color="auto"/>
            <w:right w:val="none" w:sz="0" w:space="0" w:color="auto"/>
          </w:divBdr>
        </w:div>
        <w:div w:id="134491330">
          <w:marLeft w:val="480"/>
          <w:marRight w:val="0"/>
          <w:marTop w:val="0"/>
          <w:marBottom w:val="0"/>
          <w:divBdr>
            <w:top w:val="none" w:sz="0" w:space="0" w:color="auto"/>
            <w:left w:val="none" w:sz="0" w:space="0" w:color="auto"/>
            <w:bottom w:val="none" w:sz="0" w:space="0" w:color="auto"/>
            <w:right w:val="none" w:sz="0" w:space="0" w:color="auto"/>
          </w:divBdr>
        </w:div>
        <w:div w:id="916983198">
          <w:marLeft w:val="480"/>
          <w:marRight w:val="0"/>
          <w:marTop w:val="0"/>
          <w:marBottom w:val="0"/>
          <w:divBdr>
            <w:top w:val="none" w:sz="0" w:space="0" w:color="auto"/>
            <w:left w:val="none" w:sz="0" w:space="0" w:color="auto"/>
            <w:bottom w:val="none" w:sz="0" w:space="0" w:color="auto"/>
            <w:right w:val="none" w:sz="0" w:space="0" w:color="auto"/>
          </w:divBdr>
        </w:div>
        <w:div w:id="2019774428">
          <w:marLeft w:val="480"/>
          <w:marRight w:val="0"/>
          <w:marTop w:val="0"/>
          <w:marBottom w:val="0"/>
          <w:divBdr>
            <w:top w:val="none" w:sz="0" w:space="0" w:color="auto"/>
            <w:left w:val="none" w:sz="0" w:space="0" w:color="auto"/>
            <w:bottom w:val="none" w:sz="0" w:space="0" w:color="auto"/>
            <w:right w:val="none" w:sz="0" w:space="0" w:color="auto"/>
          </w:divBdr>
        </w:div>
        <w:div w:id="1485781647">
          <w:marLeft w:val="480"/>
          <w:marRight w:val="0"/>
          <w:marTop w:val="0"/>
          <w:marBottom w:val="0"/>
          <w:divBdr>
            <w:top w:val="none" w:sz="0" w:space="0" w:color="auto"/>
            <w:left w:val="none" w:sz="0" w:space="0" w:color="auto"/>
            <w:bottom w:val="none" w:sz="0" w:space="0" w:color="auto"/>
            <w:right w:val="none" w:sz="0" w:space="0" w:color="auto"/>
          </w:divBdr>
        </w:div>
      </w:divsChild>
    </w:div>
    <w:div w:id="612323547">
      <w:bodyDiv w:val="1"/>
      <w:marLeft w:val="0"/>
      <w:marRight w:val="0"/>
      <w:marTop w:val="0"/>
      <w:marBottom w:val="0"/>
      <w:divBdr>
        <w:top w:val="none" w:sz="0" w:space="0" w:color="auto"/>
        <w:left w:val="none" w:sz="0" w:space="0" w:color="auto"/>
        <w:bottom w:val="none" w:sz="0" w:space="0" w:color="auto"/>
        <w:right w:val="none" w:sz="0" w:space="0" w:color="auto"/>
      </w:divBdr>
    </w:div>
    <w:div w:id="619871811">
      <w:bodyDiv w:val="1"/>
      <w:marLeft w:val="0"/>
      <w:marRight w:val="0"/>
      <w:marTop w:val="0"/>
      <w:marBottom w:val="0"/>
      <w:divBdr>
        <w:top w:val="none" w:sz="0" w:space="0" w:color="auto"/>
        <w:left w:val="none" w:sz="0" w:space="0" w:color="auto"/>
        <w:bottom w:val="none" w:sz="0" w:space="0" w:color="auto"/>
        <w:right w:val="none" w:sz="0" w:space="0" w:color="auto"/>
      </w:divBdr>
      <w:divsChild>
        <w:div w:id="1603107814">
          <w:marLeft w:val="480"/>
          <w:marRight w:val="0"/>
          <w:marTop w:val="0"/>
          <w:marBottom w:val="0"/>
          <w:divBdr>
            <w:top w:val="none" w:sz="0" w:space="0" w:color="auto"/>
            <w:left w:val="none" w:sz="0" w:space="0" w:color="auto"/>
            <w:bottom w:val="none" w:sz="0" w:space="0" w:color="auto"/>
            <w:right w:val="none" w:sz="0" w:space="0" w:color="auto"/>
          </w:divBdr>
        </w:div>
        <w:div w:id="1689943308">
          <w:marLeft w:val="480"/>
          <w:marRight w:val="0"/>
          <w:marTop w:val="0"/>
          <w:marBottom w:val="0"/>
          <w:divBdr>
            <w:top w:val="none" w:sz="0" w:space="0" w:color="auto"/>
            <w:left w:val="none" w:sz="0" w:space="0" w:color="auto"/>
            <w:bottom w:val="none" w:sz="0" w:space="0" w:color="auto"/>
            <w:right w:val="none" w:sz="0" w:space="0" w:color="auto"/>
          </w:divBdr>
        </w:div>
        <w:div w:id="1896382220">
          <w:marLeft w:val="480"/>
          <w:marRight w:val="0"/>
          <w:marTop w:val="0"/>
          <w:marBottom w:val="0"/>
          <w:divBdr>
            <w:top w:val="none" w:sz="0" w:space="0" w:color="auto"/>
            <w:left w:val="none" w:sz="0" w:space="0" w:color="auto"/>
            <w:bottom w:val="none" w:sz="0" w:space="0" w:color="auto"/>
            <w:right w:val="none" w:sz="0" w:space="0" w:color="auto"/>
          </w:divBdr>
        </w:div>
        <w:div w:id="224343878">
          <w:marLeft w:val="480"/>
          <w:marRight w:val="0"/>
          <w:marTop w:val="0"/>
          <w:marBottom w:val="0"/>
          <w:divBdr>
            <w:top w:val="none" w:sz="0" w:space="0" w:color="auto"/>
            <w:left w:val="none" w:sz="0" w:space="0" w:color="auto"/>
            <w:bottom w:val="none" w:sz="0" w:space="0" w:color="auto"/>
            <w:right w:val="none" w:sz="0" w:space="0" w:color="auto"/>
          </w:divBdr>
        </w:div>
        <w:div w:id="369962411">
          <w:marLeft w:val="480"/>
          <w:marRight w:val="0"/>
          <w:marTop w:val="0"/>
          <w:marBottom w:val="0"/>
          <w:divBdr>
            <w:top w:val="none" w:sz="0" w:space="0" w:color="auto"/>
            <w:left w:val="none" w:sz="0" w:space="0" w:color="auto"/>
            <w:bottom w:val="none" w:sz="0" w:space="0" w:color="auto"/>
            <w:right w:val="none" w:sz="0" w:space="0" w:color="auto"/>
          </w:divBdr>
        </w:div>
        <w:div w:id="343558509">
          <w:marLeft w:val="480"/>
          <w:marRight w:val="0"/>
          <w:marTop w:val="0"/>
          <w:marBottom w:val="0"/>
          <w:divBdr>
            <w:top w:val="none" w:sz="0" w:space="0" w:color="auto"/>
            <w:left w:val="none" w:sz="0" w:space="0" w:color="auto"/>
            <w:bottom w:val="none" w:sz="0" w:space="0" w:color="auto"/>
            <w:right w:val="none" w:sz="0" w:space="0" w:color="auto"/>
          </w:divBdr>
        </w:div>
        <w:div w:id="1863126562">
          <w:marLeft w:val="480"/>
          <w:marRight w:val="0"/>
          <w:marTop w:val="0"/>
          <w:marBottom w:val="0"/>
          <w:divBdr>
            <w:top w:val="none" w:sz="0" w:space="0" w:color="auto"/>
            <w:left w:val="none" w:sz="0" w:space="0" w:color="auto"/>
            <w:bottom w:val="none" w:sz="0" w:space="0" w:color="auto"/>
            <w:right w:val="none" w:sz="0" w:space="0" w:color="auto"/>
          </w:divBdr>
        </w:div>
        <w:div w:id="1169172897">
          <w:marLeft w:val="480"/>
          <w:marRight w:val="0"/>
          <w:marTop w:val="0"/>
          <w:marBottom w:val="0"/>
          <w:divBdr>
            <w:top w:val="none" w:sz="0" w:space="0" w:color="auto"/>
            <w:left w:val="none" w:sz="0" w:space="0" w:color="auto"/>
            <w:bottom w:val="none" w:sz="0" w:space="0" w:color="auto"/>
            <w:right w:val="none" w:sz="0" w:space="0" w:color="auto"/>
          </w:divBdr>
        </w:div>
        <w:div w:id="192505230">
          <w:marLeft w:val="480"/>
          <w:marRight w:val="0"/>
          <w:marTop w:val="0"/>
          <w:marBottom w:val="0"/>
          <w:divBdr>
            <w:top w:val="none" w:sz="0" w:space="0" w:color="auto"/>
            <w:left w:val="none" w:sz="0" w:space="0" w:color="auto"/>
            <w:bottom w:val="none" w:sz="0" w:space="0" w:color="auto"/>
            <w:right w:val="none" w:sz="0" w:space="0" w:color="auto"/>
          </w:divBdr>
        </w:div>
        <w:div w:id="674578305">
          <w:marLeft w:val="480"/>
          <w:marRight w:val="0"/>
          <w:marTop w:val="0"/>
          <w:marBottom w:val="0"/>
          <w:divBdr>
            <w:top w:val="none" w:sz="0" w:space="0" w:color="auto"/>
            <w:left w:val="none" w:sz="0" w:space="0" w:color="auto"/>
            <w:bottom w:val="none" w:sz="0" w:space="0" w:color="auto"/>
            <w:right w:val="none" w:sz="0" w:space="0" w:color="auto"/>
          </w:divBdr>
        </w:div>
        <w:div w:id="1280334483">
          <w:marLeft w:val="480"/>
          <w:marRight w:val="0"/>
          <w:marTop w:val="0"/>
          <w:marBottom w:val="0"/>
          <w:divBdr>
            <w:top w:val="none" w:sz="0" w:space="0" w:color="auto"/>
            <w:left w:val="none" w:sz="0" w:space="0" w:color="auto"/>
            <w:bottom w:val="none" w:sz="0" w:space="0" w:color="auto"/>
            <w:right w:val="none" w:sz="0" w:space="0" w:color="auto"/>
          </w:divBdr>
        </w:div>
        <w:div w:id="1297493327">
          <w:marLeft w:val="480"/>
          <w:marRight w:val="0"/>
          <w:marTop w:val="0"/>
          <w:marBottom w:val="0"/>
          <w:divBdr>
            <w:top w:val="none" w:sz="0" w:space="0" w:color="auto"/>
            <w:left w:val="none" w:sz="0" w:space="0" w:color="auto"/>
            <w:bottom w:val="none" w:sz="0" w:space="0" w:color="auto"/>
            <w:right w:val="none" w:sz="0" w:space="0" w:color="auto"/>
          </w:divBdr>
        </w:div>
        <w:div w:id="1058482175">
          <w:marLeft w:val="480"/>
          <w:marRight w:val="0"/>
          <w:marTop w:val="0"/>
          <w:marBottom w:val="0"/>
          <w:divBdr>
            <w:top w:val="none" w:sz="0" w:space="0" w:color="auto"/>
            <w:left w:val="none" w:sz="0" w:space="0" w:color="auto"/>
            <w:bottom w:val="none" w:sz="0" w:space="0" w:color="auto"/>
            <w:right w:val="none" w:sz="0" w:space="0" w:color="auto"/>
          </w:divBdr>
        </w:div>
        <w:div w:id="1903832539">
          <w:marLeft w:val="480"/>
          <w:marRight w:val="0"/>
          <w:marTop w:val="0"/>
          <w:marBottom w:val="0"/>
          <w:divBdr>
            <w:top w:val="none" w:sz="0" w:space="0" w:color="auto"/>
            <w:left w:val="none" w:sz="0" w:space="0" w:color="auto"/>
            <w:bottom w:val="none" w:sz="0" w:space="0" w:color="auto"/>
            <w:right w:val="none" w:sz="0" w:space="0" w:color="auto"/>
          </w:divBdr>
        </w:div>
        <w:div w:id="976836542">
          <w:marLeft w:val="480"/>
          <w:marRight w:val="0"/>
          <w:marTop w:val="0"/>
          <w:marBottom w:val="0"/>
          <w:divBdr>
            <w:top w:val="none" w:sz="0" w:space="0" w:color="auto"/>
            <w:left w:val="none" w:sz="0" w:space="0" w:color="auto"/>
            <w:bottom w:val="none" w:sz="0" w:space="0" w:color="auto"/>
            <w:right w:val="none" w:sz="0" w:space="0" w:color="auto"/>
          </w:divBdr>
        </w:div>
        <w:div w:id="1079446388">
          <w:marLeft w:val="480"/>
          <w:marRight w:val="0"/>
          <w:marTop w:val="0"/>
          <w:marBottom w:val="0"/>
          <w:divBdr>
            <w:top w:val="none" w:sz="0" w:space="0" w:color="auto"/>
            <w:left w:val="none" w:sz="0" w:space="0" w:color="auto"/>
            <w:bottom w:val="none" w:sz="0" w:space="0" w:color="auto"/>
            <w:right w:val="none" w:sz="0" w:space="0" w:color="auto"/>
          </w:divBdr>
        </w:div>
        <w:div w:id="1902128391">
          <w:marLeft w:val="480"/>
          <w:marRight w:val="0"/>
          <w:marTop w:val="0"/>
          <w:marBottom w:val="0"/>
          <w:divBdr>
            <w:top w:val="none" w:sz="0" w:space="0" w:color="auto"/>
            <w:left w:val="none" w:sz="0" w:space="0" w:color="auto"/>
            <w:bottom w:val="none" w:sz="0" w:space="0" w:color="auto"/>
            <w:right w:val="none" w:sz="0" w:space="0" w:color="auto"/>
          </w:divBdr>
        </w:div>
        <w:div w:id="2067096387">
          <w:marLeft w:val="480"/>
          <w:marRight w:val="0"/>
          <w:marTop w:val="0"/>
          <w:marBottom w:val="0"/>
          <w:divBdr>
            <w:top w:val="none" w:sz="0" w:space="0" w:color="auto"/>
            <w:left w:val="none" w:sz="0" w:space="0" w:color="auto"/>
            <w:bottom w:val="none" w:sz="0" w:space="0" w:color="auto"/>
            <w:right w:val="none" w:sz="0" w:space="0" w:color="auto"/>
          </w:divBdr>
        </w:div>
        <w:div w:id="452292128">
          <w:marLeft w:val="480"/>
          <w:marRight w:val="0"/>
          <w:marTop w:val="0"/>
          <w:marBottom w:val="0"/>
          <w:divBdr>
            <w:top w:val="none" w:sz="0" w:space="0" w:color="auto"/>
            <w:left w:val="none" w:sz="0" w:space="0" w:color="auto"/>
            <w:bottom w:val="none" w:sz="0" w:space="0" w:color="auto"/>
            <w:right w:val="none" w:sz="0" w:space="0" w:color="auto"/>
          </w:divBdr>
        </w:div>
        <w:div w:id="1979725704">
          <w:marLeft w:val="480"/>
          <w:marRight w:val="0"/>
          <w:marTop w:val="0"/>
          <w:marBottom w:val="0"/>
          <w:divBdr>
            <w:top w:val="none" w:sz="0" w:space="0" w:color="auto"/>
            <w:left w:val="none" w:sz="0" w:space="0" w:color="auto"/>
            <w:bottom w:val="none" w:sz="0" w:space="0" w:color="auto"/>
            <w:right w:val="none" w:sz="0" w:space="0" w:color="auto"/>
          </w:divBdr>
        </w:div>
        <w:div w:id="129828246">
          <w:marLeft w:val="480"/>
          <w:marRight w:val="0"/>
          <w:marTop w:val="0"/>
          <w:marBottom w:val="0"/>
          <w:divBdr>
            <w:top w:val="none" w:sz="0" w:space="0" w:color="auto"/>
            <w:left w:val="none" w:sz="0" w:space="0" w:color="auto"/>
            <w:bottom w:val="none" w:sz="0" w:space="0" w:color="auto"/>
            <w:right w:val="none" w:sz="0" w:space="0" w:color="auto"/>
          </w:divBdr>
        </w:div>
        <w:div w:id="1292513442">
          <w:marLeft w:val="480"/>
          <w:marRight w:val="0"/>
          <w:marTop w:val="0"/>
          <w:marBottom w:val="0"/>
          <w:divBdr>
            <w:top w:val="none" w:sz="0" w:space="0" w:color="auto"/>
            <w:left w:val="none" w:sz="0" w:space="0" w:color="auto"/>
            <w:bottom w:val="none" w:sz="0" w:space="0" w:color="auto"/>
            <w:right w:val="none" w:sz="0" w:space="0" w:color="auto"/>
          </w:divBdr>
        </w:div>
        <w:div w:id="1588882615">
          <w:marLeft w:val="480"/>
          <w:marRight w:val="0"/>
          <w:marTop w:val="0"/>
          <w:marBottom w:val="0"/>
          <w:divBdr>
            <w:top w:val="none" w:sz="0" w:space="0" w:color="auto"/>
            <w:left w:val="none" w:sz="0" w:space="0" w:color="auto"/>
            <w:bottom w:val="none" w:sz="0" w:space="0" w:color="auto"/>
            <w:right w:val="none" w:sz="0" w:space="0" w:color="auto"/>
          </w:divBdr>
        </w:div>
        <w:div w:id="1142162472">
          <w:marLeft w:val="480"/>
          <w:marRight w:val="0"/>
          <w:marTop w:val="0"/>
          <w:marBottom w:val="0"/>
          <w:divBdr>
            <w:top w:val="none" w:sz="0" w:space="0" w:color="auto"/>
            <w:left w:val="none" w:sz="0" w:space="0" w:color="auto"/>
            <w:bottom w:val="none" w:sz="0" w:space="0" w:color="auto"/>
            <w:right w:val="none" w:sz="0" w:space="0" w:color="auto"/>
          </w:divBdr>
        </w:div>
        <w:div w:id="1764951405">
          <w:marLeft w:val="480"/>
          <w:marRight w:val="0"/>
          <w:marTop w:val="0"/>
          <w:marBottom w:val="0"/>
          <w:divBdr>
            <w:top w:val="none" w:sz="0" w:space="0" w:color="auto"/>
            <w:left w:val="none" w:sz="0" w:space="0" w:color="auto"/>
            <w:bottom w:val="none" w:sz="0" w:space="0" w:color="auto"/>
            <w:right w:val="none" w:sz="0" w:space="0" w:color="auto"/>
          </w:divBdr>
        </w:div>
        <w:div w:id="895703331">
          <w:marLeft w:val="480"/>
          <w:marRight w:val="0"/>
          <w:marTop w:val="0"/>
          <w:marBottom w:val="0"/>
          <w:divBdr>
            <w:top w:val="none" w:sz="0" w:space="0" w:color="auto"/>
            <w:left w:val="none" w:sz="0" w:space="0" w:color="auto"/>
            <w:bottom w:val="none" w:sz="0" w:space="0" w:color="auto"/>
            <w:right w:val="none" w:sz="0" w:space="0" w:color="auto"/>
          </w:divBdr>
        </w:div>
        <w:div w:id="866334609">
          <w:marLeft w:val="480"/>
          <w:marRight w:val="0"/>
          <w:marTop w:val="0"/>
          <w:marBottom w:val="0"/>
          <w:divBdr>
            <w:top w:val="none" w:sz="0" w:space="0" w:color="auto"/>
            <w:left w:val="none" w:sz="0" w:space="0" w:color="auto"/>
            <w:bottom w:val="none" w:sz="0" w:space="0" w:color="auto"/>
            <w:right w:val="none" w:sz="0" w:space="0" w:color="auto"/>
          </w:divBdr>
        </w:div>
        <w:div w:id="1102384955">
          <w:marLeft w:val="480"/>
          <w:marRight w:val="0"/>
          <w:marTop w:val="0"/>
          <w:marBottom w:val="0"/>
          <w:divBdr>
            <w:top w:val="none" w:sz="0" w:space="0" w:color="auto"/>
            <w:left w:val="none" w:sz="0" w:space="0" w:color="auto"/>
            <w:bottom w:val="none" w:sz="0" w:space="0" w:color="auto"/>
            <w:right w:val="none" w:sz="0" w:space="0" w:color="auto"/>
          </w:divBdr>
        </w:div>
        <w:div w:id="1346176442">
          <w:marLeft w:val="480"/>
          <w:marRight w:val="0"/>
          <w:marTop w:val="0"/>
          <w:marBottom w:val="0"/>
          <w:divBdr>
            <w:top w:val="none" w:sz="0" w:space="0" w:color="auto"/>
            <w:left w:val="none" w:sz="0" w:space="0" w:color="auto"/>
            <w:bottom w:val="none" w:sz="0" w:space="0" w:color="auto"/>
            <w:right w:val="none" w:sz="0" w:space="0" w:color="auto"/>
          </w:divBdr>
        </w:div>
        <w:div w:id="929973026">
          <w:marLeft w:val="480"/>
          <w:marRight w:val="0"/>
          <w:marTop w:val="0"/>
          <w:marBottom w:val="0"/>
          <w:divBdr>
            <w:top w:val="none" w:sz="0" w:space="0" w:color="auto"/>
            <w:left w:val="none" w:sz="0" w:space="0" w:color="auto"/>
            <w:bottom w:val="none" w:sz="0" w:space="0" w:color="auto"/>
            <w:right w:val="none" w:sz="0" w:space="0" w:color="auto"/>
          </w:divBdr>
        </w:div>
        <w:div w:id="462581633">
          <w:marLeft w:val="480"/>
          <w:marRight w:val="0"/>
          <w:marTop w:val="0"/>
          <w:marBottom w:val="0"/>
          <w:divBdr>
            <w:top w:val="none" w:sz="0" w:space="0" w:color="auto"/>
            <w:left w:val="none" w:sz="0" w:space="0" w:color="auto"/>
            <w:bottom w:val="none" w:sz="0" w:space="0" w:color="auto"/>
            <w:right w:val="none" w:sz="0" w:space="0" w:color="auto"/>
          </w:divBdr>
        </w:div>
        <w:div w:id="1347907420">
          <w:marLeft w:val="480"/>
          <w:marRight w:val="0"/>
          <w:marTop w:val="0"/>
          <w:marBottom w:val="0"/>
          <w:divBdr>
            <w:top w:val="none" w:sz="0" w:space="0" w:color="auto"/>
            <w:left w:val="none" w:sz="0" w:space="0" w:color="auto"/>
            <w:bottom w:val="none" w:sz="0" w:space="0" w:color="auto"/>
            <w:right w:val="none" w:sz="0" w:space="0" w:color="auto"/>
          </w:divBdr>
        </w:div>
        <w:div w:id="1317301140">
          <w:marLeft w:val="480"/>
          <w:marRight w:val="0"/>
          <w:marTop w:val="0"/>
          <w:marBottom w:val="0"/>
          <w:divBdr>
            <w:top w:val="none" w:sz="0" w:space="0" w:color="auto"/>
            <w:left w:val="none" w:sz="0" w:space="0" w:color="auto"/>
            <w:bottom w:val="none" w:sz="0" w:space="0" w:color="auto"/>
            <w:right w:val="none" w:sz="0" w:space="0" w:color="auto"/>
          </w:divBdr>
        </w:div>
        <w:div w:id="871770575">
          <w:marLeft w:val="480"/>
          <w:marRight w:val="0"/>
          <w:marTop w:val="0"/>
          <w:marBottom w:val="0"/>
          <w:divBdr>
            <w:top w:val="none" w:sz="0" w:space="0" w:color="auto"/>
            <w:left w:val="none" w:sz="0" w:space="0" w:color="auto"/>
            <w:bottom w:val="none" w:sz="0" w:space="0" w:color="auto"/>
            <w:right w:val="none" w:sz="0" w:space="0" w:color="auto"/>
          </w:divBdr>
        </w:div>
        <w:div w:id="2050032276">
          <w:marLeft w:val="480"/>
          <w:marRight w:val="0"/>
          <w:marTop w:val="0"/>
          <w:marBottom w:val="0"/>
          <w:divBdr>
            <w:top w:val="none" w:sz="0" w:space="0" w:color="auto"/>
            <w:left w:val="none" w:sz="0" w:space="0" w:color="auto"/>
            <w:bottom w:val="none" w:sz="0" w:space="0" w:color="auto"/>
            <w:right w:val="none" w:sz="0" w:space="0" w:color="auto"/>
          </w:divBdr>
        </w:div>
        <w:div w:id="2036035813">
          <w:marLeft w:val="480"/>
          <w:marRight w:val="0"/>
          <w:marTop w:val="0"/>
          <w:marBottom w:val="0"/>
          <w:divBdr>
            <w:top w:val="none" w:sz="0" w:space="0" w:color="auto"/>
            <w:left w:val="none" w:sz="0" w:space="0" w:color="auto"/>
            <w:bottom w:val="none" w:sz="0" w:space="0" w:color="auto"/>
            <w:right w:val="none" w:sz="0" w:space="0" w:color="auto"/>
          </w:divBdr>
        </w:div>
        <w:div w:id="759372530">
          <w:marLeft w:val="480"/>
          <w:marRight w:val="0"/>
          <w:marTop w:val="0"/>
          <w:marBottom w:val="0"/>
          <w:divBdr>
            <w:top w:val="none" w:sz="0" w:space="0" w:color="auto"/>
            <w:left w:val="none" w:sz="0" w:space="0" w:color="auto"/>
            <w:bottom w:val="none" w:sz="0" w:space="0" w:color="auto"/>
            <w:right w:val="none" w:sz="0" w:space="0" w:color="auto"/>
          </w:divBdr>
        </w:div>
        <w:div w:id="1143932596">
          <w:marLeft w:val="480"/>
          <w:marRight w:val="0"/>
          <w:marTop w:val="0"/>
          <w:marBottom w:val="0"/>
          <w:divBdr>
            <w:top w:val="none" w:sz="0" w:space="0" w:color="auto"/>
            <w:left w:val="none" w:sz="0" w:space="0" w:color="auto"/>
            <w:bottom w:val="none" w:sz="0" w:space="0" w:color="auto"/>
            <w:right w:val="none" w:sz="0" w:space="0" w:color="auto"/>
          </w:divBdr>
        </w:div>
        <w:div w:id="914510987">
          <w:marLeft w:val="480"/>
          <w:marRight w:val="0"/>
          <w:marTop w:val="0"/>
          <w:marBottom w:val="0"/>
          <w:divBdr>
            <w:top w:val="none" w:sz="0" w:space="0" w:color="auto"/>
            <w:left w:val="none" w:sz="0" w:space="0" w:color="auto"/>
            <w:bottom w:val="none" w:sz="0" w:space="0" w:color="auto"/>
            <w:right w:val="none" w:sz="0" w:space="0" w:color="auto"/>
          </w:divBdr>
        </w:div>
        <w:div w:id="81878593">
          <w:marLeft w:val="480"/>
          <w:marRight w:val="0"/>
          <w:marTop w:val="0"/>
          <w:marBottom w:val="0"/>
          <w:divBdr>
            <w:top w:val="none" w:sz="0" w:space="0" w:color="auto"/>
            <w:left w:val="none" w:sz="0" w:space="0" w:color="auto"/>
            <w:bottom w:val="none" w:sz="0" w:space="0" w:color="auto"/>
            <w:right w:val="none" w:sz="0" w:space="0" w:color="auto"/>
          </w:divBdr>
        </w:div>
        <w:div w:id="261307817">
          <w:marLeft w:val="480"/>
          <w:marRight w:val="0"/>
          <w:marTop w:val="0"/>
          <w:marBottom w:val="0"/>
          <w:divBdr>
            <w:top w:val="none" w:sz="0" w:space="0" w:color="auto"/>
            <w:left w:val="none" w:sz="0" w:space="0" w:color="auto"/>
            <w:bottom w:val="none" w:sz="0" w:space="0" w:color="auto"/>
            <w:right w:val="none" w:sz="0" w:space="0" w:color="auto"/>
          </w:divBdr>
        </w:div>
        <w:div w:id="293751639">
          <w:marLeft w:val="480"/>
          <w:marRight w:val="0"/>
          <w:marTop w:val="0"/>
          <w:marBottom w:val="0"/>
          <w:divBdr>
            <w:top w:val="none" w:sz="0" w:space="0" w:color="auto"/>
            <w:left w:val="none" w:sz="0" w:space="0" w:color="auto"/>
            <w:bottom w:val="none" w:sz="0" w:space="0" w:color="auto"/>
            <w:right w:val="none" w:sz="0" w:space="0" w:color="auto"/>
          </w:divBdr>
        </w:div>
        <w:div w:id="1921596506">
          <w:marLeft w:val="480"/>
          <w:marRight w:val="0"/>
          <w:marTop w:val="0"/>
          <w:marBottom w:val="0"/>
          <w:divBdr>
            <w:top w:val="none" w:sz="0" w:space="0" w:color="auto"/>
            <w:left w:val="none" w:sz="0" w:space="0" w:color="auto"/>
            <w:bottom w:val="none" w:sz="0" w:space="0" w:color="auto"/>
            <w:right w:val="none" w:sz="0" w:space="0" w:color="auto"/>
          </w:divBdr>
        </w:div>
        <w:div w:id="1373071056">
          <w:marLeft w:val="480"/>
          <w:marRight w:val="0"/>
          <w:marTop w:val="0"/>
          <w:marBottom w:val="0"/>
          <w:divBdr>
            <w:top w:val="none" w:sz="0" w:space="0" w:color="auto"/>
            <w:left w:val="none" w:sz="0" w:space="0" w:color="auto"/>
            <w:bottom w:val="none" w:sz="0" w:space="0" w:color="auto"/>
            <w:right w:val="none" w:sz="0" w:space="0" w:color="auto"/>
          </w:divBdr>
        </w:div>
        <w:div w:id="1314140326">
          <w:marLeft w:val="480"/>
          <w:marRight w:val="0"/>
          <w:marTop w:val="0"/>
          <w:marBottom w:val="0"/>
          <w:divBdr>
            <w:top w:val="none" w:sz="0" w:space="0" w:color="auto"/>
            <w:left w:val="none" w:sz="0" w:space="0" w:color="auto"/>
            <w:bottom w:val="none" w:sz="0" w:space="0" w:color="auto"/>
            <w:right w:val="none" w:sz="0" w:space="0" w:color="auto"/>
          </w:divBdr>
        </w:div>
        <w:div w:id="1570073244">
          <w:marLeft w:val="480"/>
          <w:marRight w:val="0"/>
          <w:marTop w:val="0"/>
          <w:marBottom w:val="0"/>
          <w:divBdr>
            <w:top w:val="none" w:sz="0" w:space="0" w:color="auto"/>
            <w:left w:val="none" w:sz="0" w:space="0" w:color="auto"/>
            <w:bottom w:val="none" w:sz="0" w:space="0" w:color="auto"/>
            <w:right w:val="none" w:sz="0" w:space="0" w:color="auto"/>
          </w:divBdr>
        </w:div>
        <w:div w:id="414478310">
          <w:marLeft w:val="480"/>
          <w:marRight w:val="0"/>
          <w:marTop w:val="0"/>
          <w:marBottom w:val="0"/>
          <w:divBdr>
            <w:top w:val="none" w:sz="0" w:space="0" w:color="auto"/>
            <w:left w:val="none" w:sz="0" w:space="0" w:color="auto"/>
            <w:bottom w:val="none" w:sz="0" w:space="0" w:color="auto"/>
            <w:right w:val="none" w:sz="0" w:space="0" w:color="auto"/>
          </w:divBdr>
        </w:div>
        <w:div w:id="83571853">
          <w:marLeft w:val="480"/>
          <w:marRight w:val="0"/>
          <w:marTop w:val="0"/>
          <w:marBottom w:val="0"/>
          <w:divBdr>
            <w:top w:val="none" w:sz="0" w:space="0" w:color="auto"/>
            <w:left w:val="none" w:sz="0" w:space="0" w:color="auto"/>
            <w:bottom w:val="none" w:sz="0" w:space="0" w:color="auto"/>
            <w:right w:val="none" w:sz="0" w:space="0" w:color="auto"/>
          </w:divBdr>
        </w:div>
        <w:div w:id="570190497">
          <w:marLeft w:val="480"/>
          <w:marRight w:val="0"/>
          <w:marTop w:val="0"/>
          <w:marBottom w:val="0"/>
          <w:divBdr>
            <w:top w:val="none" w:sz="0" w:space="0" w:color="auto"/>
            <w:left w:val="none" w:sz="0" w:space="0" w:color="auto"/>
            <w:bottom w:val="none" w:sz="0" w:space="0" w:color="auto"/>
            <w:right w:val="none" w:sz="0" w:space="0" w:color="auto"/>
          </w:divBdr>
        </w:div>
        <w:div w:id="1081101831">
          <w:marLeft w:val="480"/>
          <w:marRight w:val="0"/>
          <w:marTop w:val="0"/>
          <w:marBottom w:val="0"/>
          <w:divBdr>
            <w:top w:val="none" w:sz="0" w:space="0" w:color="auto"/>
            <w:left w:val="none" w:sz="0" w:space="0" w:color="auto"/>
            <w:bottom w:val="none" w:sz="0" w:space="0" w:color="auto"/>
            <w:right w:val="none" w:sz="0" w:space="0" w:color="auto"/>
          </w:divBdr>
        </w:div>
        <w:div w:id="2040618307">
          <w:marLeft w:val="480"/>
          <w:marRight w:val="0"/>
          <w:marTop w:val="0"/>
          <w:marBottom w:val="0"/>
          <w:divBdr>
            <w:top w:val="none" w:sz="0" w:space="0" w:color="auto"/>
            <w:left w:val="none" w:sz="0" w:space="0" w:color="auto"/>
            <w:bottom w:val="none" w:sz="0" w:space="0" w:color="auto"/>
            <w:right w:val="none" w:sz="0" w:space="0" w:color="auto"/>
          </w:divBdr>
        </w:div>
        <w:div w:id="1923444478">
          <w:marLeft w:val="480"/>
          <w:marRight w:val="0"/>
          <w:marTop w:val="0"/>
          <w:marBottom w:val="0"/>
          <w:divBdr>
            <w:top w:val="none" w:sz="0" w:space="0" w:color="auto"/>
            <w:left w:val="none" w:sz="0" w:space="0" w:color="auto"/>
            <w:bottom w:val="none" w:sz="0" w:space="0" w:color="auto"/>
            <w:right w:val="none" w:sz="0" w:space="0" w:color="auto"/>
          </w:divBdr>
        </w:div>
      </w:divsChild>
    </w:div>
    <w:div w:id="623970878">
      <w:bodyDiv w:val="1"/>
      <w:marLeft w:val="0"/>
      <w:marRight w:val="0"/>
      <w:marTop w:val="0"/>
      <w:marBottom w:val="0"/>
      <w:divBdr>
        <w:top w:val="none" w:sz="0" w:space="0" w:color="auto"/>
        <w:left w:val="none" w:sz="0" w:space="0" w:color="auto"/>
        <w:bottom w:val="none" w:sz="0" w:space="0" w:color="auto"/>
        <w:right w:val="none" w:sz="0" w:space="0" w:color="auto"/>
      </w:divBdr>
      <w:divsChild>
        <w:div w:id="1956716697">
          <w:marLeft w:val="480"/>
          <w:marRight w:val="0"/>
          <w:marTop w:val="0"/>
          <w:marBottom w:val="0"/>
          <w:divBdr>
            <w:top w:val="none" w:sz="0" w:space="0" w:color="auto"/>
            <w:left w:val="none" w:sz="0" w:space="0" w:color="auto"/>
            <w:bottom w:val="none" w:sz="0" w:space="0" w:color="auto"/>
            <w:right w:val="none" w:sz="0" w:space="0" w:color="auto"/>
          </w:divBdr>
        </w:div>
        <w:div w:id="504590939">
          <w:marLeft w:val="480"/>
          <w:marRight w:val="0"/>
          <w:marTop w:val="0"/>
          <w:marBottom w:val="0"/>
          <w:divBdr>
            <w:top w:val="none" w:sz="0" w:space="0" w:color="auto"/>
            <w:left w:val="none" w:sz="0" w:space="0" w:color="auto"/>
            <w:bottom w:val="none" w:sz="0" w:space="0" w:color="auto"/>
            <w:right w:val="none" w:sz="0" w:space="0" w:color="auto"/>
          </w:divBdr>
        </w:div>
        <w:div w:id="917636090">
          <w:marLeft w:val="480"/>
          <w:marRight w:val="0"/>
          <w:marTop w:val="0"/>
          <w:marBottom w:val="0"/>
          <w:divBdr>
            <w:top w:val="none" w:sz="0" w:space="0" w:color="auto"/>
            <w:left w:val="none" w:sz="0" w:space="0" w:color="auto"/>
            <w:bottom w:val="none" w:sz="0" w:space="0" w:color="auto"/>
            <w:right w:val="none" w:sz="0" w:space="0" w:color="auto"/>
          </w:divBdr>
        </w:div>
        <w:div w:id="450902410">
          <w:marLeft w:val="480"/>
          <w:marRight w:val="0"/>
          <w:marTop w:val="0"/>
          <w:marBottom w:val="0"/>
          <w:divBdr>
            <w:top w:val="none" w:sz="0" w:space="0" w:color="auto"/>
            <w:left w:val="none" w:sz="0" w:space="0" w:color="auto"/>
            <w:bottom w:val="none" w:sz="0" w:space="0" w:color="auto"/>
            <w:right w:val="none" w:sz="0" w:space="0" w:color="auto"/>
          </w:divBdr>
        </w:div>
        <w:div w:id="2122845640">
          <w:marLeft w:val="480"/>
          <w:marRight w:val="0"/>
          <w:marTop w:val="0"/>
          <w:marBottom w:val="0"/>
          <w:divBdr>
            <w:top w:val="none" w:sz="0" w:space="0" w:color="auto"/>
            <w:left w:val="none" w:sz="0" w:space="0" w:color="auto"/>
            <w:bottom w:val="none" w:sz="0" w:space="0" w:color="auto"/>
            <w:right w:val="none" w:sz="0" w:space="0" w:color="auto"/>
          </w:divBdr>
        </w:div>
        <w:div w:id="1116602666">
          <w:marLeft w:val="480"/>
          <w:marRight w:val="0"/>
          <w:marTop w:val="0"/>
          <w:marBottom w:val="0"/>
          <w:divBdr>
            <w:top w:val="none" w:sz="0" w:space="0" w:color="auto"/>
            <w:left w:val="none" w:sz="0" w:space="0" w:color="auto"/>
            <w:bottom w:val="none" w:sz="0" w:space="0" w:color="auto"/>
            <w:right w:val="none" w:sz="0" w:space="0" w:color="auto"/>
          </w:divBdr>
        </w:div>
        <w:div w:id="859780748">
          <w:marLeft w:val="480"/>
          <w:marRight w:val="0"/>
          <w:marTop w:val="0"/>
          <w:marBottom w:val="0"/>
          <w:divBdr>
            <w:top w:val="none" w:sz="0" w:space="0" w:color="auto"/>
            <w:left w:val="none" w:sz="0" w:space="0" w:color="auto"/>
            <w:bottom w:val="none" w:sz="0" w:space="0" w:color="auto"/>
            <w:right w:val="none" w:sz="0" w:space="0" w:color="auto"/>
          </w:divBdr>
        </w:div>
        <w:div w:id="744454131">
          <w:marLeft w:val="480"/>
          <w:marRight w:val="0"/>
          <w:marTop w:val="0"/>
          <w:marBottom w:val="0"/>
          <w:divBdr>
            <w:top w:val="none" w:sz="0" w:space="0" w:color="auto"/>
            <w:left w:val="none" w:sz="0" w:space="0" w:color="auto"/>
            <w:bottom w:val="none" w:sz="0" w:space="0" w:color="auto"/>
            <w:right w:val="none" w:sz="0" w:space="0" w:color="auto"/>
          </w:divBdr>
        </w:div>
        <w:div w:id="1535728814">
          <w:marLeft w:val="480"/>
          <w:marRight w:val="0"/>
          <w:marTop w:val="0"/>
          <w:marBottom w:val="0"/>
          <w:divBdr>
            <w:top w:val="none" w:sz="0" w:space="0" w:color="auto"/>
            <w:left w:val="none" w:sz="0" w:space="0" w:color="auto"/>
            <w:bottom w:val="none" w:sz="0" w:space="0" w:color="auto"/>
            <w:right w:val="none" w:sz="0" w:space="0" w:color="auto"/>
          </w:divBdr>
        </w:div>
        <w:div w:id="844398195">
          <w:marLeft w:val="480"/>
          <w:marRight w:val="0"/>
          <w:marTop w:val="0"/>
          <w:marBottom w:val="0"/>
          <w:divBdr>
            <w:top w:val="none" w:sz="0" w:space="0" w:color="auto"/>
            <w:left w:val="none" w:sz="0" w:space="0" w:color="auto"/>
            <w:bottom w:val="none" w:sz="0" w:space="0" w:color="auto"/>
            <w:right w:val="none" w:sz="0" w:space="0" w:color="auto"/>
          </w:divBdr>
        </w:div>
        <w:div w:id="1005743513">
          <w:marLeft w:val="480"/>
          <w:marRight w:val="0"/>
          <w:marTop w:val="0"/>
          <w:marBottom w:val="0"/>
          <w:divBdr>
            <w:top w:val="none" w:sz="0" w:space="0" w:color="auto"/>
            <w:left w:val="none" w:sz="0" w:space="0" w:color="auto"/>
            <w:bottom w:val="none" w:sz="0" w:space="0" w:color="auto"/>
            <w:right w:val="none" w:sz="0" w:space="0" w:color="auto"/>
          </w:divBdr>
        </w:div>
        <w:div w:id="748306056">
          <w:marLeft w:val="480"/>
          <w:marRight w:val="0"/>
          <w:marTop w:val="0"/>
          <w:marBottom w:val="0"/>
          <w:divBdr>
            <w:top w:val="none" w:sz="0" w:space="0" w:color="auto"/>
            <w:left w:val="none" w:sz="0" w:space="0" w:color="auto"/>
            <w:bottom w:val="none" w:sz="0" w:space="0" w:color="auto"/>
            <w:right w:val="none" w:sz="0" w:space="0" w:color="auto"/>
          </w:divBdr>
        </w:div>
        <w:div w:id="211577118">
          <w:marLeft w:val="480"/>
          <w:marRight w:val="0"/>
          <w:marTop w:val="0"/>
          <w:marBottom w:val="0"/>
          <w:divBdr>
            <w:top w:val="none" w:sz="0" w:space="0" w:color="auto"/>
            <w:left w:val="none" w:sz="0" w:space="0" w:color="auto"/>
            <w:bottom w:val="none" w:sz="0" w:space="0" w:color="auto"/>
            <w:right w:val="none" w:sz="0" w:space="0" w:color="auto"/>
          </w:divBdr>
        </w:div>
        <w:div w:id="1437947045">
          <w:marLeft w:val="480"/>
          <w:marRight w:val="0"/>
          <w:marTop w:val="0"/>
          <w:marBottom w:val="0"/>
          <w:divBdr>
            <w:top w:val="none" w:sz="0" w:space="0" w:color="auto"/>
            <w:left w:val="none" w:sz="0" w:space="0" w:color="auto"/>
            <w:bottom w:val="none" w:sz="0" w:space="0" w:color="auto"/>
            <w:right w:val="none" w:sz="0" w:space="0" w:color="auto"/>
          </w:divBdr>
        </w:div>
        <w:div w:id="1352612240">
          <w:marLeft w:val="480"/>
          <w:marRight w:val="0"/>
          <w:marTop w:val="0"/>
          <w:marBottom w:val="0"/>
          <w:divBdr>
            <w:top w:val="none" w:sz="0" w:space="0" w:color="auto"/>
            <w:left w:val="none" w:sz="0" w:space="0" w:color="auto"/>
            <w:bottom w:val="none" w:sz="0" w:space="0" w:color="auto"/>
            <w:right w:val="none" w:sz="0" w:space="0" w:color="auto"/>
          </w:divBdr>
        </w:div>
        <w:div w:id="1621106149">
          <w:marLeft w:val="480"/>
          <w:marRight w:val="0"/>
          <w:marTop w:val="0"/>
          <w:marBottom w:val="0"/>
          <w:divBdr>
            <w:top w:val="none" w:sz="0" w:space="0" w:color="auto"/>
            <w:left w:val="none" w:sz="0" w:space="0" w:color="auto"/>
            <w:bottom w:val="none" w:sz="0" w:space="0" w:color="auto"/>
            <w:right w:val="none" w:sz="0" w:space="0" w:color="auto"/>
          </w:divBdr>
        </w:div>
        <w:div w:id="1602369679">
          <w:marLeft w:val="480"/>
          <w:marRight w:val="0"/>
          <w:marTop w:val="0"/>
          <w:marBottom w:val="0"/>
          <w:divBdr>
            <w:top w:val="none" w:sz="0" w:space="0" w:color="auto"/>
            <w:left w:val="none" w:sz="0" w:space="0" w:color="auto"/>
            <w:bottom w:val="none" w:sz="0" w:space="0" w:color="auto"/>
            <w:right w:val="none" w:sz="0" w:space="0" w:color="auto"/>
          </w:divBdr>
        </w:div>
        <w:div w:id="1800102557">
          <w:marLeft w:val="480"/>
          <w:marRight w:val="0"/>
          <w:marTop w:val="0"/>
          <w:marBottom w:val="0"/>
          <w:divBdr>
            <w:top w:val="none" w:sz="0" w:space="0" w:color="auto"/>
            <w:left w:val="none" w:sz="0" w:space="0" w:color="auto"/>
            <w:bottom w:val="none" w:sz="0" w:space="0" w:color="auto"/>
            <w:right w:val="none" w:sz="0" w:space="0" w:color="auto"/>
          </w:divBdr>
        </w:div>
        <w:div w:id="1034624240">
          <w:marLeft w:val="480"/>
          <w:marRight w:val="0"/>
          <w:marTop w:val="0"/>
          <w:marBottom w:val="0"/>
          <w:divBdr>
            <w:top w:val="none" w:sz="0" w:space="0" w:color="auto"/>
            <w:left w:val="none" w:sz="0" w:space="0" w:color="auto"/>
            <w:bottom w:val="none" w:sz="0" w:space="0" w:color="auto"/>
            <w:right w:val="none" w:sz="0" w:space="0" w:color="auto"/>
          </w:divBdr>
        </w:div>
        <w:div w:id="1063988756">
          <w:marLeft w:val="480"/>
          <w:marRight w:val="0"/>
          <w:marTop w:val="0"/>
          <w:marBottom w:val="0"/>
          <w:divBdr>
            <w:top w:val="none" w:sz="0" w:space="0" w:color="auto"/>
            <w:left w:val="none" w:sz="0" w:space="0" w:color="auto"/>
            <w:bottom w:val="none" w:sz="0" w:space="0" w:color="auto"/>
            <w:right w:val="none" w:sz="0" w:space="0" w:color="auto"/>
          </w:divBdr>
        </w:div>
        <w:div w:id="1573077881">
          <w:marLeft w:val="480"/>
          <w:marRight w:val="0"/>
          <w:marTop w:val="0"/>
          <w:marBottom w:val="0"/>
          <w:divBdr>
            <w:top w:val="none" w:sz="0" w:space="0" w:color="auto"/>
            <w:left w:val="none" w:sz="0" w:space="0" w:color="auto"/>
            <w:bottom w:val="none" w:sz="0" w:space="0" w:color="auto"/>
            <w:right w:val="none" w:sz="0" w:space="0" w:color="auto"/>
          </w:divBdr>
        </w:div>
        <w:div w:id="658122194">
          <w:marLeft w:val="480"/>
          <w:marRight w:val="0"/>
          <w:marTop w:val="0"/>
          <w:marBottom w:val="0"/>
          <w:divBdr>
            <w:top w:val="none" w:sz="0" w:space="0" w:color="auto"/>
            <w:left w:val="none" w:sz="0" w:space="0" w:color="auto"/>
            <w:bottom w:val="none" w:sz="0" w:space="0" w:color="auto"/>
            <w:right w:val="none" w:sz="0" w:space="0" w:color="auto"/>
          </w:divBdr>
        </w:div>
        <w:div w:id="2133282235">
          <w:marLeft w:val="480"/>
          <w:marRight w:val="0"/>
          <w:marTop w:val="0"/>
          <w:marBottom w:val="0"/>
          <w:divBdr>
            <w:top w:val="none" w:sz="0" w:space="0" w:color="auto"/>
            <w:left w:val="none" w:sz="0" w:space="0" w:color="auto"/>
            <w:bottom w:val="none" w:sz="0" w:space="0" w:color="auto"/>
            <w:right w:val="none" w:sz="0" w:space="0" w:color="auto"/>
          </w:divBdr>
        </w:div>
        <w:div w:id="588541067">
          <w:marLeft w:val="480"/>
          <w:marRight w:val="0"/>
          <w:marTop w:val="0"/>
          <w:marBottom w:val="0"/>
          <w:divBdr>
            <w:top w:val="none" w:sz="0" w:space="0" w:color="auto"/>
            <w:left w:val="none" w:sz="0" w:space="0" w:color="auto"/>
            <w:bottom w:val="none" w:sz="0" w:space="0" w:color="auto"/>
            <w:right w:val="none" w:sz="0" w:space="0" w:color="auto"/>
          </w:divBdr>
        </w:div>
        <w:div w:id="1226572042">
          <w:marLeft w:val="480"/>
          <w:marRight w:val="0"/>
          <w:marTop w:val="0"/>
          <w:marBottom w:val="0"/>
          <w:divBdr>
            <w:top w:val="none" w:sz="0" w:space="0" w:color="auto"/>
            <w:left w:val="none" w:sz="0" w:space="0" w:color="auto"/>
            <w:bottom w:val="none" w:sz="0" w:space="0" w:color="auto"/>
            <w:right w:val="none" w:sz="0" w:space="0" w:color="auto"/>
          </w:divBdr>
        </w:div>
        <w:div w:id="1637447577">
          <w:marLeft w:val="480"/>
          <w:marRight w:val="0"/>
          <w:marTop w:val="0"/>
          <w:marBottom w:val="0"/>
          <w:divBdr>
            <w:top w:val="none" w:sz="0" w:space="0" w:color="auto"/>
            <w:left w:val="none" w:sz="0" w:space="0" w:color="auto"/>
            <w:bottom w:val="none" w:sz="0" w:space="0" w:color="auto"/>
            <w:right w:val="none" w:sz="0" w:space="0" w:color="auto"/>
          </w:divBdr>
        </w:div>
        <w:div w:id="1467623164">
          <w:marLeft w:val="480"/>
          <w:marRight w:val="0"/>
          <w:marTop w:val="0"/>
          <w:marBottom w:val="0"/>
          <w:divBdr>
            <w:top w:val="none" w:sz="0" w:space="0" w:color="auto"/>
            <w:left w:val="none" w:sz="0" w:space="0" w:color="auto"/>
            <w:bottom w:val="none" w:sz="0" w:space="0" w:color="auto"/>
            <w:right w:val="none" w:sz="0" w:space="0" w:color="auto"/>
          </w:divBdr>
        </w:div>
        <w:div w:id="574315535">
          <w:marLeft w:val="480"/>
          <w:marRight w:val="0"/>
          <w:marTop w:val="0"/>
          <w:marBottom w:val="0"/>
          <w:divBdr>
            <w:top w:val="none" w:sz="0" w:space="0" w:color="auto"/>
            <w:left w:val="none" w:sz="0" w:space="0" w:color="auto"/>
            <w:bottom w:val="none" w:sz="0" w:space="0" w:color="auto"/>
            <w:right w:val="none" w:sz="0" w:space="0" w:color="auto"/>
          </w:divBdr>
        </w:div>
        <w:div w:id="1072578588">
          <w:marLeft w:val="480"/>
          <w:marRight w:val="0"/>
          <w:marTop w:val="0"/>
          <w:marBottom w:val="0"/>
          <w:divBdr>
            <w:top w:val="none" w:sz="0" w:space="0" w:color="auto"/>
            <w:left w:val="none" w:sz="0" w:space="0" w:color="auto"/>
            <w:bottom w:val="none" w:sz="0" w:space="0" w:color="auto"/>
            <w:right w:val="none" w:sz="0" w:space="0" w:color="auto"/>
          </w:divBdr>
        </w:div>
        <w:div w:id="2079863677">
          <w:marLeft w:val="480"/>
          <w:marRight w:val="0"/>
          <w:marTop w:val="0"/>
          <w:marBottom w:val="0"/>
          <w:divBdr>
            <w:top w:val="none" w:sz="0" w:space="0" w:color="auto"/>
            <w:left w:val="none" w:sz="0" w:space="0" w:color="auto"/>
            <w:bottom w:val="none" w:sz="0" w:space="0" w:color="auto"/>
            <w:right w:val="none" w:sz="0" w:space="0" w:color="auto"/>
          </w:divBdr>
        </w:div>
        <w:div w:id="1638297443">
          <w:marLeft w:val="480"/>
          <w:marRight w:val="0"/>
          <w:marTop w:val="0"/>
          <w:marBottom w:val="0"/>
          <w:divBdr>
            <w:top w:val="none" w:sz="0" w:space="0" w:color="auto"/>
            <w:left w:val="none" w:sz="0" w:space="0" w:color="auto"/>
            <w:bottom w:val="none" w:sz="0" w:space="0" w:color="auto"/>
            <w:right w:val="none" w:sz="0" w:space="0" w:color="auto"/>
          </w:divBdr>
        </w:div>
        <w:div w:id="1218249229">
          <w:marLeft w:val="480"/>
          <w:marRight w:val="0"/>
          <w:marTop w:val="0"/>
          <w:marBottom w:val="0"/>
          <w:divBdr>
            <w:top w:val="none" w:sz="0" w:space="0" w:color="auto"/>
            <w:left w:val="none" w:sz="0" w:space="0" w:color="auto"/>
            <w:bottom w:val="none" w:sz="0" w:space="0" w:color="auto"/>
            <w:right w:val="none" w:sz="0" w:space="0" w:color="auto"/>
          </w:divBdr>
        </w:div>
        <w:div w:id="945960114">
          <w:marLeft w:val="480"/>
          <w:marRight w:val="0"/>
          <w:marTop w:val="0"/>
          <w:marBottom w:val="0"/>
          <w:divBdr>
            <w:top w:val="none" w:sz="0" w:space="0" w:color="auto"/>
            <w:left w:val="none" w:sz="0" w:space="0" w:color="auto"/>
            <w:bottom w:val="none" w:sz="0" w:space="0" w:color="auto"/>
            <w:right w:val="none" w:sz="0" w:space="0" w:color="auto"/>
          </w:divBdr>
        </w:div>
        <w:div w:id="957104646">
          <w:marLeft w:val="480"/>
          <w:marRight w:val="0"/>
          <w:marTop w:val="0"/>
          <w:marBottom w:val="0"/>
          <w:divBdr>
            <w:top w:val="none" w:sz="0" w:space="0" w:color="auto"/>
            <w:left w:val="none" w:sz="0" w:space="0" w:color="auto"/>
            <w:bottom w:val="none" w:sz="0" w:space="0" w:color="auto"/>
            <w:right w:val="none" w:sz="0" w:space="0" w:color="auto"/>
          </w:divBdr>
        </w:div>
        <w:div w:id="1809057012">
          <w:marLeft w:val="480"/>
          <w:marRight w:val="0"/>
          <w:marTop w:val="0"/>
          <w:marBottom w:val="0"/>
          <w:divBdr>
            <w:top w:val="none" w:sz="0" w:space="0" w:color="auto"/>
            <w:left w:val="none" w:sz="0" w:space="0" w:color="auto"/>
            <w:bottom w:val="none" w:sz="0" w:space="0" w:color="auto"/>
            <w:right w:val="none" w:sz="0" w:space="0" w:color="auto"/>
          </w:divBdr>
        </w:div>
        <w:div w:id="92870060">
          <w:marLeft w:val="480"/>
          <w:marRight w:val="0"/>
          <w:marTop w:val="0"/>
          <w:marBottom w:val="0"/>
          <w:divBdr>
            <w:top w:val="none" w:sz="0" w:space="0" w:color="auto"/>
            <w:left w:val="none" w:sz="0" w:space="0" w:color="auto"/>
            <w:bottom w:val="none" w:sz="0" w:space="0" w:color="auto"/>
            <w:right w:val="none" w:sz="0" w:space="0" w:color="auto"/>
          </w:divBdr>
        </w:div>
        <w:div w:id="1774587290">
          <w:marLeft w:val="480"/>
          <w:marRight w:val="0"/>
          <w:marTop w:val="0"/>
          <w:marBottom w:val="0"/>
          <w:divBdr>
            <w:top w:val="none" w:sz="0" w:space="0" w:color="auto"/>
            <w:left w:val="none" w:sz="0" w:space="0" w:color="auto"/>
            <w:bottom w:val="none" w:sz="0" w:space="0" w:color="auto"/>
            <w:right w:val="none" w:sz="0" w:space="0" w:color="auto"/>
          </w:divBdr>
        </w:div>
        <w:div w:id="1702589110">
          <w:marLeft w:val="480"/>
          <w:marRight w:val="0"/>
          <w:marTop w:val="0"/>
          <w:marBottom w:val="0"/>
          <w:divBdr>
            <w:top w:val="none" w:sz="0" w:space="0" w:color="auto"/>
            <w:left w:val="none" w:sz="0" w:space="0" w:color="auto"/>
            <w:bottom w:val="none" w:sz="0" w:space="0" w:color="auto"/>
            <w:right w:val="none" w:sz="0" w:space="0" w:color="auto"/>
          </w:divBdr>
        </w:div>
        <w:div w:id="1348213377">
          <w:marLeft w:val="480"/>
          <w:marRight w:val="0"/>
          <w:marTop w:val="0"/>
          <w:marBottom w:val="0"/>
          <w:divBdr>
            <w:top w:val="none" w:sz="0" w:space="0" w:color="auto"/>
            <w:left w:val="none" w:sz="0" w:space="0" w:color="auto"/>
            <w:bottom w:val="none" w:sz="0" w:space="0" w:color="auto"/>
            <w:right w:val="none" w:sz="0" w:space="0" w:color="auto"/>
          </w:divBdr>
        </w:div>
        <w:div w:id="1195001845">
          <w:marLeft w:val="480"/>
          <w:marRight w:val="0"/>
          <w:marTop w:val="0"/>
          <w:marBottom w:val="0"/>
          <w:divBdr>
            <w:top w:val="none" w:sz="0" w:space="0" w:color="auto"/>
            <w:left w:val="none" w:sz="0" w:space="0" w:color="auto"/>
            <w:bottom w:val="none" w:sz="0" w:space="0" w:color="auto"/>
            <w:right w:val="none" w:sz="0" w:space="0" w:color="auto"/>
          </w:divBdr>
        </w:div>
        <w:div w:id="352734127">
          <w:marLeft w:val="480"/>
          <w:marRight w:val="0"/>
          <w:marTop w:val="0"/>
          <w:marBottom w:val="0"/>
          <w:divBdr>
            <w:top w:val="none" w:sz="0" w:space="0" w:color="auto"/>
            <w:left w:val="none" w:sz="0" w:space="0" w:color="auto"/>
            <w:bottom w:val="none" w:sz="0" w:space="0" w:color="auto"/>
            <w:right w:val="none" w:sz="0" w:space="0" w:color="auto"/>
          </w:divBdr>
        </w:div>
        <w:div w:id="663359287">
          <w:marLeft w:val="480"/>
          <w:marRight w:val="0"/>
          <w:marTop w:val="0"/>
          <w:marBottom w:val="0"/>
          <w:divBdr>
            <w:top w:val="none" w:sz="0" w:space="0" w:color="auto"/>
            <w:left w:val="none" w:sz="0" w:space="0" w:color="auto"/>
            <w:bottom w:val="none" w:sz="0" w:space="0" w:color="auto"/>
            <w:right w:val="none" w:sz="0" w:space="0" w:color="auto"/>
          </w:divBdr>
        </w:div>
        <w:div w:id="727000275">
          <w:marLeft w:val="480"/>
          <w:marRight w:val="0"/>
          <w:marTop w:val="0"/>
          <w:marBottom w:val="0"/>
          <w:divBdr>
            <w:top w:val="none" w:sz="0" w:space="0" w:color="auto"/>
            <w:left w:val="none" w:sz="0" w:space="0" w:color="auto"/>
            <w:bottom w:val="none" w:sz="0" w:space="0" w:color="auto"/>
            <w:right w:val="none" w:sz="0" w:space="0" w:color="auto"/>
          </w:divBdr>
        </w:div>
        <w:div w:id="968895124">
          <w:marLeft w:val="480"/>
          <w:marRight w:val="0"/>
          <w:marTop w:val="0"/>
          <w:marBottom w:val="0"/>
          <w:divBdr>
            <w:top w:val="none" w:sz="0" w:space="0" w:color="auto"/>
            <w:left w:val="none" w:sz="0" w:space="0" w:color="auto"/>
            <w:bottom w:val="none" w:sz="0" w:space="0" w:color="auto"/>
            <w:right w:val="none" w:sz="0" w:space="0" w:color="auto"/>
          </w:divBdr>
        </w:div>
        <w:div w:id="1966694625">
          <w:marLeft w:val="480"/>
          <w:marRight w:val="0"/>
          <w:marTop w:val="0"/>
          <w:marBottom w:val="0"/>
          <w:divBdr>
            <w:top w:val="none" w:sz="0" w:space="0" w:color="auto"/>
            <w:left w:val="none" w:sz="0" w:space="0" w:color="auto"/>
            <w:bottom w:val="none" w:sz="0" w:space="0" w:color="auto"/>
            <w:right w:val="none" w:sz="0" w:space="0" w:color="auto"/>
          </w:divBdr>
        </w:div>
        <w:div w:id="1125584002">
          <w:marLeft w:val="480"/>
          <w:marRight w:val="0"/>
          <w:marTop w:val="0"/>
          <w:marBottom w:val="0"/>
          <w:divBdr>
            <w:top w:val="none" w:sz="0" w:space="0" w:color="auto"/>
            <w:left w:val="none" w:sz="0" w:space="0" w:color="auto"/>
            <w:bottom w:val="none" w:sz="0" w:space="0" w:color="auto"/>
            <w:right w:val="none" w:sz="0" w:space="0" w:color="auto"/>
          </w:divBdr>
        </w:div>
        <w:div w:id="1904481435">
          <w:marLeft w:val="480"/>
          <w:marRight w:val="0"/>
          <w:marTop w:val="0"/>
          <w:marBottom w:val="0"/>
          <w:divBdr>
            <w:top w:val="none" w:sz="0" w:space="0" w:color="auto"/>
            <w:left w:val="none" w:sz="0" w:space="0" w:color="auto"/>
            <w:bottom w:val="none" w:sz="0" w:space="0" w:color="auto"/>
            <w:right w:val="none" w:sz="0" w:space="0" w:color="auto"/>
          </w:divBdr>
        </w:div>
        <w:div w:id="448091920">
          <w:marLeft w:val="480"/>
          <w:marRight w:val="0"/>
          <w:marTop w:val="0"/>
          <w:marBottom w:val="0"/>
          <w:divBdr>
            <w:top w:val="none" w:sz="0" w:space="0" w:color="auto"/>
            <w:left w:val="none" w:sz="0" w:space="0" w:color="auto"/>
            <w:bottom w:val="none" w:sz="0" w:space="0" w:color="auto"/>
            <w:right w:val="none" w:sz="0" w:space="0" w:color="auto"/>
          </w:divBdr>
        </w:div>
      </w:divsChild>
    </w:div>
    <w:div w:id="628053947">
      <w:bodyDiv w:val="1"/>
      <w:marLeft w:val="0"/>
      <w:marRight w:val="0"/>
      <w:marTop w:val="0"/>
      <w:marBottom w:val="0"/>
      <w:divBdr>
        <w:top w:val="none" w:sz="0" w:space="0" w:color="auto"/>
        <w:left w:val="none" w:sz="0" w:space="0" w:color="auto"/>
        <w:bottom w:val="none" w:sz="0" w:space="0" w:color="auto"/>
        <w:right w:val="none" w:sz="0" w:space="0" w:color="auto"/>
      </w:divBdr>
    </w:div>
    <w:div w:id="645937985">
      <w:bodyDiv w:val="1"/>
      <w:marLeft w:val="0"/>
      <w:marRight w:val="0"/>
      <w:marTop w:val="0"/>
      <w:marBottom w:val="0"/>
      <w:divBdr>
        <w:top w:val="none" w:sz="0" w:space="0" w:color="auto"/>
        <w:left w:val="none" w:sz="0" w:space="0" w:color="auto"/>
        <w:bottom w:val="none" w:sz="0" w:space="0" w:color="auto"/>
        <w:right w:val="none" w:sz="0" w:space="0" w:color="auto"/>
      </w:divBdr>
    </w:div>
    <w:div w:id="653803202">
      <w:bodyDiv w:val="1"/>
      <w:marLeft w:val="0"/>
      <w:marRight w:val="0"/>
      <w:marTop w:val="0"/>
      <w:marBottom w:val="0"/>
      <w:divBdr>
        <w:top w:val="none" w:sz="0" w:space="0" w:color="auto"/>
        <w:left w:val="none" w:sz="0" w:space="0" w:color="auto"/>
        <w:bottom w:val="none" w:sz="0" w:space="0" w:color="auto"/>
        <w:right w:val="none" w:sz="0" w:space="0" w:color="auto"/>
      </w:divBdr>
    </w:div>
    <w:div w:id="655308118">
      <w:bodyDiv w:val="1"/>
      <w:marLeft w:val="0"/>
      <w:marRight w:val="0"/>
      <w:marTop w:val="0"/>
      <w:marBottom w:val="0"/>
      <w:divBdr>
        <w:top w:val="none" w:sz="0" w:space="0" w:color="auto"/>
        <w:left w:val="none" w:sz="0" w:space="0" w:color="auto"/>
        <w:bottom w:val="none" w:sz="0" w:space="0" w:color="auto"/>
        <w:right w:val="none" w:sz="0" w:space="0" w:color="auto"/>
      </w:divBdr>
    </w:div>
    <w:div w:id="659432130">
      <w:bodyDiv w:val="1"/>
      <w:marLeft w:val="0"/>
      <w:marRight w:val="0"/>
      <w:marTop w:val="0"/>
      <w:marBottom w:val="0"/>
      <w:divBdr>
        <w:top w:val="none" w:sz="0" w:space="0" w:color="auto"/>
        <w:left w:val="none" w:sz="0" w:space="0" w:color="auto"/>
        <w:bottom w:val="none" w:sz="0" w:space="0" w:color="auto"/>
        <w:right w:val="none" w:sz="0" w:space="0" w:color="auto"/>
      </w:divBdr>
      <w:divsChild>
        <w:div w:id="1807964152">
          <w:marLeft w:val="480"/>
          <w:marRight w:val="0"/>
          <w:marTop w:val="0"/>
          <w:marBottom w:val="0"/>
          <w:divBdr>
            <w:top w:val="none" w:sz="0" w:space="0" w:color="auto"/>
            <w:left w:val="none" w:sz="0" w:space="0" w:color="auto"/>
            <w:bottom w:val="none" w:sz="0" w:space="0" w:color="auto"/>
            <w:right w:val="none" w:sz="0" w:space="0" w:color="auto"/>
          </w:divBdr>
        </w:div>
        <w:div w:id="1518426694">
          <w:marLeft w:val="480"/>
          <w:marRight w:val="0"/>
          <w:marTop w:val="0"/>
          <w:marBottom w:val="0"/>
          <w:divBdr>
            <w:top w:val="none" w:sz="0" w:space="0" w:color="auto"/>
            <w:left w:val="none" w:sz="0" w:space="0" w:color="auto"/>
            <w:bottom w:val="none" w:sz="0" w:space="0" w:color="auto"/>
            <w:right w:val="none" w:sz="0" w:space="0" w:color="auto"/>
          </w:divBdr>
        </w:div>
        <w:div w:id="1677078502">
          <w:marLeft w:val="480"/>
          <w:marRight w:val="0"/>
          <w:marTop w:val="0"/>
          <w:marBottom w:val="0"/>
          <w:divBdr>
            <w:top w:val="none" w:sz="0" w:space="0" w:color="auto"/>
            <w:left w:val="none" w:sz="0" w:space="0" w:color="auto"/>
            <w:bottom w:val="none" w:sz="0" w:space="0" w:color="auto"/>
            <w:right w:val="none" w:sz="0" w:space="0" w:color="auto"/>
          </w:divBdr>
        </w:div>
      </w:divsChild>
    </w:div>
    <w:div w:id="665286750">
      <w:bodyDiv w:val="1"/>
      <w:marLeft w:val="0"/>
      <w:marRight w:val="0"/>
      <w:marTop w:val="0"/>
      <w:marBottom w:val="0"/>
      <w:divBdr>
        <w:top w:val="none" w:sz="0" w:space="0" w:color="auto"/>
        <w:left w:val="none" w:sz="0" w:space="0" w:color="auto"/>
        <w:bottom w:val="none" w:sz="0" w:space="0" w:color="auto"/>
        <w:right w:val="none" w:sz="0" w:space="0" w:color="auto"/>
      </w:divBdr>
      <w:divsChild>
        <w:div w:id="975986419">
          <w:marLeft w:val="480"/>
          <w:marRight w:val="0"/>
          <w:marTop w:val="0"/>
          <w:marBottom w:val="0"/>
          <w:divBdr>
            <w:top w:val="none" w:sz="0" w:space="0" w:color="auto"/>
            <w:left w:val="none" w:sz="0" w:space="0" w:color="auto"/>
            <w:bottom w:val="none" w:sz="0" w:space="0" w:color="auto"/>
            <w:right w:val="none" w:sz="0" w:space="0" w:color="auto"/>
          </w:divBdr>
        </w:div>
        <w:div w:id="1010566509">
          <w:marLeft w:val="480"/>
          <w:marRight w:val="0"/>
          <w:marTop w:val="0"/>
          <w:marBottom w:val="0"/>
          <w:divBdr>
            <w:top w:val="none" w:sz="0" w:space="0" w:color="auto"/>
            <w:left w:val="none" w:sz="0" w:space="0" w:color="auto"/>
            <w:bottom w:val="none" w:sz="0" w:space="0" w:color="auto"/>
            <w:right w:val="none" w:sz="0" w:space="0" w:color="auto"/>
          </w:divBdr>
        </w:div>
        <w:div w:id="1046295974">
          <w:marLeft w:val="480"/>
          <w:marRight w:val="0"/>
          <w:marTop w:val="0"/>
          <w:marBottom w:val="0"/>
          <w:divBdr>
            <w:top w:val="none" w:sz="0" w:space="0" w:color="auto"/>
            <w:left w:val="none" w:sz="0" w:space="0" w:color="auto"/>
            <w:bottom w:val="none" w:sz="0" w:space="0" w:color="auto"/>
            <w:right w:val="none" w:sz="0" w:space="0" w:color="auto"/>
          </w:divBdr>
        </w:div>
        <w:div w:id="1105004941">
          <w:marLeft w:val="480"/>
          <w:marRight w:val="0"/>
          <w:marTop w:val="0"/>
          <w:marBottom w:val="0"/>
          <w:divBdr>
            <w:top w:val="none" w:sz="0" w:space="0" w:color="auto"/>
            <w:left w:val="none" w:sz="0" w:space="0" w:color="auto"/>
            <w:bottom w:val="none" w:sz="0" w:space="0" w:color="auto"/>
            <w:right w:val="none" w:sz="0" w:space="0" w:color="auto"/>
          </w:divBdr>
        </w:div>
        <w:div w:id="40831985">
          <w:marLeft w:val="480"/>
          <w:marRight w:val="0"/>
          <w:marTop w:val="0"/>
          <w:marBottom w:val="0"/>
          <w:divBdr>
            <w:top w:val="none" w:sz="0" w:space="0" w:color="auto"/>
            <w:left w:val="none" w:sz="0" w:space="0" w:color="auto"/>
            <w:bottom w:val="none" w:sz="0" w:space="0" w:color="auto"/>
            <w:right w:val="none" w:sz="0" w:space="0" w:color="auto"/>
          </w:divBdr>
        </w:div>
        <w:div w:id="412823444">
          <w:marLeft w:val="480"/>
          <w:marRight w:val="0"/>
          <w:marTop w:val="0"/>
          <w:marBottom w:val="0"/>
          <w:divBdr>
            <w:top w:val="none" w:sz="0" w:space="0" w:color="auto"/>
            <w:left w:val="none" w:sz="0" w:space="0" w:color="auto"/>
            <w:bottom w:val="none" w:sz="0" w:space="0" w:color="auto"/>
            <w:right w:val="none" w:sz="0" w:space="0" w:color="auto"/>
          </w:divBdr>
        </w:div>
        <w:div w:id="1418751068">
          <w:marLeft w:val="480"/>
          <w:marRight w:val="0"/>
          <w:marTop w:val="0"/>
          <w:marBottom w:val="0"/>
          <w:divBdr>
            <w:top w:val="none" w:sz="0" w:space="0" w:color="auto"/>
            <w:left w:val="none" w:sz="0" w:space="0" w:color="auto"/>
            <w:bottom w:val="none" w:sz="0" w:space="0" w:color="auto"/>
            <w:right w:val="none" w:sz="0" w:space="0" w:color="auto"/>
          </w:divBdr>
        </w:div>
        <w:div w:id="486476419">
          <w:marLeft w:val="480"/>
          <w:marRight w:val="0"/>
          <w:marTop w:val="0"/>
          <w:marBottom w:val="0"/>
          <w:divBdr>
            <w:top w:val="none" w:sz="0" w:space="0" w:color="auto"/>
            <w:left w:val="none" w:sz="0" w:space="0" w:color="auto"/>
            <w:bottom w:val="none" w:sz="0" w:space="0" w:color="auto"/>
            <w:right w:val="none" w:sz="0" w:space="0" w:color="auto"/>
          </w:divBdr>
        </w:div>
        <w:div w:id="1296065285">
          <w:marLeft w:val="480"/>
          <w:marRight w:val="0"/>
          <w:marTop w:val="0"/>
          <w:marBottom w:val="0"/>
          <w:divBdr>
            <w:top w:val="none" w:sz="0" w:space="0" w:color="auto"/>
            <w:left w:val="none" w:sz="0" w:space="0" w:color="auto"/>
            <w:bottom w:val="none" w:sz="0" w:space="0" w:color="auto"/>
            <w:right w:val="none" w:sz="0" w:space="0" w:color="auto"/>
          </w:divBdr>
        </w:div>
        <w:div w:id="1606502683">
          <w:marLeft w:val="480"/>
          <w:marRight w:val="0"/>
          <w:marTop w:val="0"/>
          <w:marBottom w:val="0"/>
          <w:divBdr>
            <w:top w:val="none" w:sz="0" w:space="0" w:color="auto"/>
            <w:left w:val="none" w:sz="0" w:space="0" w:color="auto"/>
            <w:bottom w:val="none" w:sz="0" w:space="0" w:color="auto"/>
            <w:right w:val="none" w:sz="0" w:space="0" w:color="auto"/>
          </w:divBdr>
        </w:div>
        <w:div w:id="570239985">
          <w:marLeft w:val="480"/>
          <w:marRight w:val="0"/>
          <w:marTop w:val="0"/>
          <w:marBottom w:val="0"/>
          <w:divBdr>
            <w:top w:val="none" w:sz="0" w:space="0" w:color="auto"/>
            <w:left w:val="none" w:sz="0" w:space="0" w:color="auto"/>
            <w:bottom w:val="none" w:sz="0" w:space="0" w:color="auto"/>
            <w:right w:val="none" w:sz="0" w:space="0" w:color="auto"/>
          </w:divBdr>
        </w:div>
        <w:div w:id="1430585600">
          <w:marLeft w:val="480"/>
          <w:marRight w:val="0"/>
          <w:marTop w:val="0"/>
          <w:marBottom w:val="0"/>
          <w:divBdr>
            <w:top w:val="none" w:sz="0" w:space="0" w:color="auto"/>
            <w:left w:val="none" w:sz="0" w:space="0" w:color="auto"/>
            <w:bottom w:val="none" w:sz="0" w:space="0" w:color="auto"/>
            <w:right w:val="none" w:sz="0" w:space="0" w:color="auto"/>
          </w:divBdr>
        </w:div>
        <w:div w:id="1591088190">
          <w:marLeft w:val="480"/>
          <w:marRight w:val="0"/>
          <w:marTop w:val="0"/>
          <w:marBottom w:val="0"/>
          <w:divBdr>
            <w:top w:val="none" w:sz="0" w:space="0" w:color="auto"/>
            <w:left w:val="none" w:sz="0" w:space="0" w:color="auto"/>
            <w:bottom w:val="none" w:sz="0" w:space="0" w:color="auto"/>
            <w:right w:val="none" w:sz="0" w:space="0" w:color="auto"/>
          </w:divBdr>
        </w:div>
        <w:div w:id="757363664">
          <w:marLeft w:val="480"/>
          <w:marRight w:val="0"/>
          <w:marTop w:val="0"/>
          <w:marBottom w:val="0"/>
          <w:divBdr>
            <w:top w:val="none" w:sz="0" w:space="0" w:color="auto"/>
            <w:left w:val="none" w:sz="0" w:space="0" w:color="auto"/>
            <w:bottom w:val="none" w:sz="0" w:space="0" w:color="auto"/>
            <w:right w:val="none" w:sz="0" w:space="0" w:color="auto"/>
          </w:divBdr>
        </w:div>
        <w:div w:id="439842566">
          <w:marLeft w:val="480"/>
          <w:marRight w:val="0"/>
          <w:marTop w:val="0"/>
          <w:marBottom w:val="0"/>
          <w:divBdr>
            <w:top w:val="none" w:sz="0" w:space="0" w:color="auto"/>
            <w:left w:val="none" w:sz="0" w:space="0" w:color="auto"/>
            <w:bottom w:val="none" w:sz="0" w:space="0" w:color="auto"/>
            <w:right w:val="none" w:sz="0" w:space="0" w:color="auto"/>
          </w:divBdr>
        </w:div>
        <w:div w:id="1057439110">
          <w:marLeft w:val="480"/>
          <w:marRight w:val="0"/>
          <w:marTop w:val="0"/>
          <w:marBottom w:val="0"/>
          <w:divBdr>
            <w:top w:val="none" w:sz="0" w:space="0" w:color="auto"/>
            <w:left w:val="none" w:sz="0" w:space="0" w:color="auto"/>
            <w:bottom w:val="none" w:sz="0" w:space="0" w:color="auto"/>
            <w:right w:val="none" w:sz="0" w:space="0" w:color="auto"/>
          </w:divBdr>
        </w:div>
        <w:div w:id="1575122455">
          <w:marLeft w:val="480"/>
          <w:marRight w:val="0"/>
          <w:marTop w:val="0"/>
          <w:marBottom w:val="0"/>
          <w:divBdr>
            <w:top w:val="none" w:sz="0" w:space="0" w:color="auto"/>
            <w:left w:val="none" w:sz="0" w:space="0" w:color="auto"/>
            <w:bottom w:val="none" w:sz="0" w:space="0" w:color="auto"/>
            <w:right w:val="none" w:sz="0" w:space="0" w:color="auto"/>
          </w:divBdr>
        </w:div>
        <w:div w:id="177891582">
          <w:marLeft w:val="480"/>
          <w:marRight w:val="0"/>
          <w:marTop w:val="0"/>
          <w:marBottom w:val="0"/>
          <w:divBdr>
            <w:top w:val="none" w:sz="0" w:space="0" w:color="auto"/>
            <w:left w:val="none" w:sz="0" w:space="0" w:color="auto"/>
            <w:bottom w:val="none" w:sz="0" w:space="0" w:color="auto"/>
            <w:right w:val="none" w:sz="0" w:space="0" w:color="auto"/>
          </w:divBdr>
        </w:div>
        <w:div w:id="179665511">
          <w:marLeft w:val="480"/>
          <w:marRight w:val="0"/>
          <w:marTop w:val="0"/>
          <w:marBottom w:val="0"/>
          <w:divBdr>
            <w:top w:val="none" w:sz="0" w:space="0" w:color="auto"/>
            <w:left w:val="none" w:sz="0" w:space="0" w:color="auto"/>
            <w:bottom w:val="none" w:sz="0" w:space="0" w:color="auto"/>
            <w:right w:val="none" w:sz="0" w:space="0" w:color="auto"/>
          </w:divBdr>
        </w:div>
        <w:div w:id="1614556095">
          <w:marLeft w:val="480"/>
          <w:marRight w:val="0"/>
          <w:marTop w:val="0"/>
          <w:marBottom w:val="0"/>
          <w:divBdr>
            <w:top w:val="none" w:sz="0" w:space="0" w:color="auto"/>
            <w:left w:val="none" w:sz="0" w:space="0" w:color="auto"/>
            <w:bottom w:val="none" w:sz="0" w:space="0" w:color="auto"/>
            <w:right w:val="none" w:sz="0" w:space="0" w:color="auto"/>
          </w:divBdr>
        </w:div>
        <w:div w:id="1396506629">
          <w:marLeft w:val="480"/>
          <w:marRight w:val="0"/>
          <w:marTop w:val="0"/>
          <w:marBottom w:val="0"/>
          <w:divBdr>
            <w:top w:val="none" w:sz="0" w:space="0" w:color="auto"/>
            <w:left w:val="none" w:sz="0" w:space="0" w:color="auto"/>
            <w:bottom w:val="none" w:sz="0" w:space="0" w:color="auto"/>
            <w:right w:val="none" w:sz="0" w:space="0" w:color="auto"/>
          </w:divBdr>
        </w:div>
        <w:div w:id="1351561962">
          <w:marLeft w:val="480"/>
          <w:marRight w:val="0"/>
          <w:marTop w:val="0"/>
          <w:marBottom w:val="0"/>
          <w:divBdr>
            <w:top w:val="none" w:sz="0" w:space="0" w:color="auto"/>
            <w:left w:val="none" w:sz="0" w:space="0" w:color="auto"/>
            <w:bottom w:val="none" w:sz="0" w:space="0" w:color="auto"/>
            <w:right w:val="none" w:sz="0" w:space="0" w:color="auto"/>
          </w:divBdr>
        </w:div>
        <w:div w:id="1587687257">
          <w:marLeft w:val="480"/>
          <w:marRight w:val="0"/>
          <w:marTop w:val="0"/>
          <w:marBottom w:val="0"/>
          <w:divBdr>
            <w:top w:val="none" w:sz="0" w:space="0" w:color="auto"/>
            <w:left w:val="none" w:sz="0" w:space="0" w:color="auto"/>
            <w:bottom w:val="none" w:sz="0" w:space="0" w:color="auto"/>
            <w:right w:val="none" w:sz="0" w:space="0" w:color="auto"/>
          </w:divBdr>
        </w:div>
        <w:div w:id="2078428995">
          <w:marLeft w:val="480"/>
          <w:marRight w:val="0"/>
          <w:marTop w:val="0"/>
          <w:marBottom w:val="0"/>
          <w:divBdr>
            <w:top w:val="none" w:sz="0" w:space="0" w:color="auto"/>
            <w:left w:val="none" w:sz="0" w:space="0" w:color="auto"/>
            <w:bottom w:val="none" w:sz="0" w:space="0" w:color="auto"/>
            <w:right w:val="none" w:sz="0" w:space="0" w:color="auto"/>
          </w:divBdr>
        </w:div>
        <w:div w:id="1398669422">
          <w:marLeft w:val="480"/>
          <w:marRight w:val="0"/>
          <w:marTop w:val="0"/>
          <w:marBottom w:val="0"/>
          <w:divBdr>
            <w:top w:val="none" w:sz="0" w:space="0" w:color="auto"/>
            <w:left w:val="none" w:sz="0" w:space="0" w:color="auto"/>
            <w:bottom w:val="none" w:sz="0" w:space="0" w:color="auto"/>
            <w:right w:val="none" w:sz="0" w:space="0" w:color="auto"/>
          </w:divBdr>
        </w:div>
        <w:div w:id="21128025">
          <w:marLeft w:val="480"/>
          <w:marRight w:val="0"/>
          <w:marTop w:val="0"/>
          <w:marBottom w:val="0"/>
          <w:divBdr>
            <w:top w:val="none" w:sz="0" w:space="0" w:color="auto"/>
            <w:left w:val="none" w:sz="0" w:space="0" w:color="auto"/>
            <w:bottom w:val="none" w:sz="0" w:space="0" w:color="auto"/>
            <w:right w:val="none" w:sz="0" w:space="0" w:color="auto"/>
          </w:divBdr>
        </w:div>
        <w:div w:id="1816486302">
          <w:marLeft w:val="480"/>
          <w:marRight w:val="0"/>
          <w:marTop w:val="0"/>
          <w:marBottom w:val="0"/>
          <w:divBdr>
            <w:top w:val="none" w:sz="0" w:space="0" w:color="auto"/>
            <w:left w:val="none" w:sz="0" w:space="0" w:color="auto"/>
            <w:bottom w:val="none" w:sz="0" w:space="0" w:color="auto"/>
            <w:right w:val="none" w:sz="0" w:space="0" w:color="auto"/>
          </w:divBdr>
        </w:div>
        <w:div w:id="511802080">
          <w:marLeft w:val="480"/>
          <w:marRight w:val="0"/>
          <w:marTop w:val="0"/>
          <w:marBottom w:val="0"/>
          <w:divBdr>
            <w:top w:val="none" w:sz="0" w:space="0" w:color="auto"/>
            <w:left w:val="none" w:sz="0" w:space="0" w:color="auto"/>
            <w:bottom w:val="none" w:sz="0" w:space="0" w:color="auto"/>
            <w:right w:val="none" w:sz="0" w:space="0" w:color="auto"/>
          </w:divBdr>
        </w:div>
        <w:div w:id="563029065">
          <w:marLeft w:val="480"/>
          <w:marRight w:val="0"/>
          <w:marTop w:val="0"/>
          <w:marBottom w:val="0"/>
          <w:divBdr>
            <w:top w:val="none" w:sz="0" w:space="0" w:color="auto"/>
            <w:left w:val="none" w:sz="0" w:space="0" w:color="auto"/>
            <w:bottom w:val="none" w:sz="0" w:space="0" w:color="auto"/>
            <w:right w:val="none" w:sz="0" w:space="0" w:color="auto"/>
          </w:divBdr>
        </w:div>
        <w:div w:id="464471551">
          <w:marLeft w:val="480"/>
          <w:marRight w:val="0"/>
          <w:marTop w:val="0"/>
          <w:marBottom w:val="0"/>
          <w:divBdr>
            <w:top w:val="none" w:sz="0" w:space="0" w:color="auto"/>
            <w:left w:val="none" w:sz="0" w:space="0" w:color="auto"/>
            <w:bottom w:val="none" w:sz="0" w:space="0" w:color="auto"/>
            <w:right w:val="none" w:sz="0" w:space="0" w:color="auto"/>
          </w:divBdr>
        </w:div>
        <w:div w:id="1531338164">
          <w:marLeft w:val="480"/>
          <w:marRight w:val="0"/>
          <w:marTop w:val="0"/>
          <w:marBottom w:val="0"/>
          <w:divBdr>
            <w:top w:val="none" w:sz="0" w:space="0" w:color="auto"/>
            <w:left w:val="none" w:sz="0" w:space="0" w:color="auto"/>
            <w:bottom w:val="none" w:sz="0" w:space="0" w:color="auto"/>
            <w:right w:val="none" w:sz="0" w:space="0" w:color="auto"/>
          </w:divBdr>
        </w:div>
        <w:div w:id="1720469223">
          <w:marLeft w:val="480"/>
          <w:marRight w:val="0"/>
          <w:marTop w:val="0"/>
          <w:marBottom w:val="0"/>
          <w:divBdr>
            <w:top w:val="none" w:sz="0" w:space="0" w:color="auto"/>
            <w:left w:val="none" w:sz="0" w:space="0" w:color="auto"/>
            <w:bottom w:val="none" w:sz="0" w:space="0" w:color="auto"/>
            <w:right w:val="none" w:sz="0" w:space="0" w:color="auto"/>
          </w:divBdr>
        </w:div>
        <w:div w:id="408235730">
          <w:marLeft w:val="480"/>
          <w:marRight w:val="0"/>
          <w:marTop w:val="0"/>
          <w:marBottom w:val="0"/>
          <w:divBdr>
            <w:top w:val="none" w:sz="0" w:space="0" w:color="auto"/>
            <w:left w:val="none" w:sz="0" w:space="0" w:color="auto"/>
            <w:bottom w:val="none" w:sz="0" w:space="0" w:color="auto"/>
            <w:right w:val="none" w:sz="0" w:space="0" w:color="auto"/>
          </w:divBdr>
        </w:div>
        <w:div w:id="1328554782">
          <w:marLeft w:val="480"/>
          <w:marRight w:val="0"/>
          <w:marTop w:val="0"/>
          <w:marBottom w:val="0"/>
          <w:divBdr>
            <w:top w:val="none" w:sz="0" w:space="0" w:color="auto"/>
            <w:left w:val="none" w:sz="0" w:space="0" w:color="auto"/>
            <w:bottom w:val="none" w:sz="0" w:space="0" w:color="auto"/>
            <w:right w:val="none" w:sz="0" w:space="0" w:color="auto"/>
          </w:divBdr>
        </w:div>
        <w:div w:id="1081294638">
          <w:marLeft w:val="480"/>
          <w:marRight w:val="0"/>
          <w:marTop w:val="0"/>
          <w:marBottom w:val="0"/>
          <w:divBdr>
            <w:top w:val="none" w:sz="0" w:space="0" w:color="auto"/>
            <w:left w:val="none" w:sz="0" w:space="0" w:color="auto"/>
            <w:bottom w:val="none" w:sz="0" w:space="0" w:color="auto"/>
            <w:right w:val="none" w:sz="0" w:space="0" w:color="auto"/>
          </w:divBdr>
        </w:div>
        <w:div w:id="1352297226">
          <w:marLeft w:val="480"/>
          <w:marRight w:val="0"/>
          <w:marTop w:val="0"/>
          <w:marBottom w:val="0"/>
          <w:divBdr>
            <w:top w:val="none" w:sz="0" w:space="0" w:color="auto"/>
            <w:left w:val="none" w:sz="0" w:space="0" w:color="auto"/>
            <w:bottom w:val="none" w:sz="0" w:space="0" w:color="auto"/>
            <w:right w:val="none" w:sz="0" w:space="0" w:color="auto"/>
          </w:divBdr>
        </w:div>
        <w:div w:id="317809748">
          <w:marLeft w:val="480"/>
          <w:marRight w:val="0"/>
          <w:marTop w:val="0"/>
          <w:marBottom w:val="0"/>
          <w:divBdr>
            <w:top w:val="none" w:sz="0" w:space="0" w:color="auto"/>
            <w:left w:val="none" w:sz="0" w:space="0" w:color="auto"/>
            <w:bottom w:val="none" w:sz="0" w:space="0" w:color="auto"/>
            <w:right w:val="none" w:sz="0" w:space="0" w:color="auto"/>
          </w:divBdr>
        </w:div>
        <w:div w:id="373509704">
          <w:marLeft w:val="480"/>
          <w:marRight w:val="0"/>
          <w:marTop w:val="0"/>
          <w:marBottom w:val="0"/>
          <w:divBdr>
            <w:top w:val="none" w:sz="0" w:space="0" w:color="auto"/>
            <w:left w:val="none" w:sz="0" w:space="0" w:color="auto"/>
            <w:bottom w:val="none" w:sz="0" w:space="0" w:color="auto"/>
            <w:right w:val="none" w:sz="0" w:space="0" w:color="auto"/>
          </w:divBdr>
        </w:div>
        <w:div w:id="931663478">
          <w:marLeft w:val="480"/>
          <w:marRight w:val="0"/>
          <w:marTop w:val="0"/>
          <w:marBottom w:val="0"/>
          <w:divBdr>
            <w:top w:val="none" w:sz="0" w:space="0" w:color="auto"/>
            <w:left w:val="none" w:sz="0" w:space="0" w:color="auto"/>
            <w:bottom w:val="none" w:sz="0" w:space="0" w:color="auto"/>
            <w:right w:val="none" w:sz="0" w:space="0" w:color="auto"/>
          </w:divBdr>
        </w:div>
        <w:div w:id="1361124416">
          <w:marLeft w:val="480"/>
          <w:marRight w:val="0"/>
          <w:marTop w:val="0"/>
          <w:marBottom w:val="0"/>
          <w:divBdr>
            <w:top w:val="none" w:sz="0" w:space="0" w:color="auto"/>
            <w:left w:val="none" w:sz="0" w:space="0" w:color="auto"/>
            <w:bottom w:val="none" w:sz="0" w:space="0" w:color="auto"/>
            <w:right w:val="none" w:sz="0" w:space="0" w:color="auto"/>
          </w:divBdr>
        </w:div>
        <w:div w:id="1142505224">
          <w:marLeft w:val="480"/>
          <w:marRight w:val="0"/>
          <w:marTop w:val="0"/>
          <w:marBottom w:val="0"/>
          <w:divBdr>
            <w:top w:val="none" w:sz="0" w:space="0" w:color="auto"/>
            <w:left w:val="none" w:sz="0" w:space="0" w:color="auto"/>
            <w:bottom w:val="none" w:sz="0" w:space="0" w:color="auto"/>
            <w:right w:val="none" w:sz="0" w:space="0" w:color="auto"/>
          </w:divBdr>
        </w:div>
        <w:div w:id="669792089">
          <w:marLeft w:val="480"/>
          <w:marRight w:val="0"/>
          <w:marTop w:val="0"/>
          <w:marBottom w:val="0"/>
          <w:divBdr>
            <w:top w:val="none" w:sz="0" w:space="0" w:color="auto"/>
            <w:left w:val="none" w:sz="0" w:space="0" w:color="auto"/>
            <w:bottom w:val="none" w:sz="0" w:space="0" w:color="auto"/>
            <w:right w:val="none" w:sz="0" w:space="0" w:color="auto"/>
          </w:divBdr>
        </w:div>
        <w:div w:id="1872985859">
          <w:marLeft w:val="480"/>
          <w:marRight w:val="0"/>
          <w:marTop w:val="0"/>
          <w:marBottom w:val="0"/>
          <w:divBdr>
            <w:top w:val="none" w:sz="0" w:space="0" w:color="auto"/>
            <w:left w:val="none" w:sz="0" w:space="0" w:color="auto"/>
            <w:bottom w:val="none" w:sz="0" w:space="0" w:color="auto"/>
            <w:right w:val="none" w:sz="0" w:space="0" w:color="auto"/>
          </w:divBdr>
        </w:div>
        <w:div w:id="905186278">
          <w:marLeft w:val="480"/>
          <w:marRight w:val="0"/>
          <w:marTop w:val="0"/>
          <w:marBottom w:val="0"/>
          <w:divBdr>
            <w:top w:val="none" w:sz="0" w:space="0" w:color="auto"/>
            <w:left w:val="none" w:sz="0" w:space="0" w:color="auto"/>
            <w:bottom w:val="none" w:sz="0" w:space="0" w:color="auto"/>
            <w:right w:val="none" w:sz="0" w:space="0" w:color="auto"/>
          </w:divBdr>
        </w:div>
        <w:div w:id="1981307303">
          <w:marLeft w:val="480"/>
          <w:marRight w:val="0"/>
          <w:marTop w:val="0"/>
          <w:marBottom w:val="0"/>
          <w:divBdr>
            <w:top w:val="none" w:sz="0" w:space="0" w:color="auto"/>
            <w:left w:val="none" w:sz="0" w:space="0" w:color="auto"/>
            <w:bottom w:val="none" w:sz="0" w:space="0" w:color="auto"/>
            <w:right w:val="none" w:sz="0" w:space="0" w:color="auto"/>
          </w:divBdr>
        </w:div>
        <w:div w:id="2113235925">
          <w:marLeft w:val="480"/>
          <w:marRight w:val="0"/>
          <w:marTop w:val="0"/>
          <w:marBottom w:val="0"/>
          <w:divBdr>
            <w:top w:val="none" w:sz="0" w:space="0" w:color="auto"/>
            <w:left w:val="none" w:sz="0" w:space="0" w:color="auto"/>
            <w:bottom w:val="none" w:sz="0" w:space="0" w:color="auto"/>
            <w:right w:val="none" w:sz="0" w:space="0" w:color="auto"/>
          </w:divBdr>
        </w:div>
        <w:div w:id="1958442673">
          <w:marLeft w:val="480"/>
          <w:marRight w:val="0"/>
          <w:marTop w:val="0"/>
          <w:marBottom w:val="0"/>
          <w:divBdr>
            <w:top w:val="none" w:sz="0" w:space="0" w:color="auto"/>
            <w:left w:val="none" w:sz="0" w:space="0" w:color="auto"/>
            <w:bottom w:val="none" w:sz="0" w:space="0" w:color="auto"/>
            <w:right w:val="none" w:sz="0" w:space="0" w:color="auto"/>
          </w:divBdr>
        </w:div>
        <w:div w:id="409427239">
          <w:marLeft w:val="480"/>
          <w:marRight w:val="0"/>
          <w:marTop w:val="0"/>
          <w:marBottom w:val="0"/>
          <w:divBdr>
            <w:top w:val="none" w:sz="0" w:space="0" w:color="auto"/>
            <w:left w:val="none" w:sz="0" w:space="0" w:color="auto"/>
            <w:bottom w:val="none" w:sz="0" w:space="0" w:color="auto"/>
            <w:right w:val="none" w:sz="0" w:space="0" w:color="auto"/>
          </w:divBdr>
        </w:div>
        <w:div w:id="1399397557">
          <w:marLeft w:val="480"/>
          <w:marRight w:val="0"/>
          <w:marTop w:val="0"/>
          <w:marBottom w:val="0"/>
          <w:divBdr>
            <w:top w:val="none" w:sz="0" w:space="0" w:color="auto"/>
            <w:left w:val="none" w:sz="0" w:space="0" w:color="auto"/>
            <w:bottom w:val="none" w:sz="0" w:space="0" w:color="auto"/>
            <w:right w:val="none" w:sz="0" w:space="0" w:color="auto"/>
          </w:divBdr>
        </w:div>
        <w:div w:id="1809005248">
          <w:marLeft w:val="480"/>
          <w:marRight w:val="0"/>
          <w:marTop w:val="0"/>
          <w:marBottom w:val="0"/>
          <w:divBdr>
            <w:top w:val="none" w:sz="0" w:space="0" w:color="auto"/>
            <w:left w:val="none" w:sz="0" w:space="0" w:color="auto"/>
            <w:bottom w:val="none" w:sz="0" w:space="0" w:color="auto"/>
            <w:right w:val="none" w:sz="0" w:space="0" w:color="auto"/>
          </w:divBdr>
        </w:div>
        <w:div w:id="1959488987">
          <w:marLeft w:val="480"/>
          <w:marRight w:val="0"/>
          <w:marTop w:val="0"/>
          <w:marBottom w:val="0"/>
          <w:divBdr>
            <w:top w:val="none" w:sz="0" w:space="0" w:color="auto"/>
            <w:left w:val="none" w:sz="0" w:space="0" w:color="auto"/>
            <w:bottom w:val="none" w:sz="0" w:space="0" w:color="auto"/>
            <w:right w:val="none" w:sz="0" w:space="0" w:color="auto"/>
          </w:divBdr>
        </w:div>
        <w:div w:id="633489892">
          <w:marLeft w:val="480"/>
          <w:marRight w:val="0"/>
          <w:marTop w:val="0"/>
          <w:marBottom w:val="0"/>
          <w:divBdr>
            <w:top w:val="none" w:sz="0" w:space="0" w:color="auto"/>
            <w:left w:val="none" w:sz="0" w:space="0" w:color="auto"/>
            <w:bottom w:val="none" w:sz="0" w:space="0" w:color="auto"/>
            <w:right w:val="none" w:sz="0" w:space="0" w:color="auto"/>
          </w:divBdr>
        </w:div>
        <w:div w:id="1076517114">
          <w:marLeft w:val="480"/>
          <w:marRight w:val="0"/>
          <w:marTop w:val="0"/>
          <w:marBottom w:val="0"/>
          <w:divBdr>
            <w:top w:val="none" w:sz="0" w:space="0" w:color="auto"/>
            <w:left w:val="none" w:sz="0" w:space="0" w:color="auto"/>
            <w:bottom w:val="none" w:sz="0" w:space="0" w:color="auto"/>
            <w:right w:val="none" w:sz="0" w:space="0" w:color="auto"/>
          </w:divBdr>
        </w:div>
        <w:div w:id="77749781">
          <w:marLeft w:val="480"/>
          <w:marRight w:val="0"/>
          <w:marTop w:val="0"/>
          <w:marBottom w:val="0"/>
          <w:divBdr>
            <w:top w:val="none" w:sz="0" w:space="0" w:color="auto"/>
            <w:left w:val="none" w:sz="0" w:space="0" w:color="auto"/>
            <w:bottom w:val="none" w:sz="0" w:space="0" w:color="auto"/>
            <w:right w:val="none" w:sz="0" w:space="0" w:color="auto"/>
          </w:divBdr>
        </w:div>
        <w:div w:id="12534358">
          <w:marLeft w:val="480"/>
          <w:marRight w:val="0"/>
          <w:marTop w:val="0"/>
          <w:marBottom w:val="0"/>
          <w:divBdr>
            <w:top w:val="none" w:sz="0" w:space="0" w:color="auto"/>
            <w:left w:val="none" w:sz="0" w:space="0" w:color="auto"/>
            <w:bottom w:val="none" w:sz="0" w:space="0" w:color="auto"/>
            <w:right w:val="none" w:sz="0" w:space="0" w:color="auto"/>
          </w:divBdr>
        </w:div>
        <w:div w:id="73867081">
          <w:marLeft w:val="480"/>
          <w:marRight w:val="0"/>
          <w:marTop w:val="0"/>
          <w:marBottom w:val="0"/>
          <w:divBdr>
            <w:top w:val="none" w:sz="0" w:space="0" w:color="auto"/>
            <w:left w:val="none" w:sz="0" w:space="0" w:color="auto"/>
            <w:bottom w:val="none" w:sz="0" w:space="0" w:color="auto"/>
            <w:right w:val="none" w:sz="0" w:space="0" w:color="auto"/>
          </w:divBdr>
        </w:div>
        <w:div w:id="1299336697">
          <w:marLeft w:val="480"/>
          <w:marRight w:val="0"/>
          <w:marTop w:val="0"/>
          <w:marBottom w:val="0"/>
          <w:divBdr>
            <w:top w:val="none" w:sz="0" w:space="0" w:color="auto"/>
            <w:left w:val="none" w:sz="0" w:space="0" w:color="auto"/>
            <w:bottom w:val="none" w:sz="0" w:space="0" w:color="auto"/>
            <w:right w:val="none" w:sz="0" w:space="0" w:color="auto"/>
          </w:divBdr>
        </w:div>
        <w:div w:id="2044596997">
          <w:marLeft w:val="480"/>
          <w:marRight w:val="0"/>
          <w:marTop w:val="0"/>
          <w:marBottom w:val="0"/>
          <w:divBdr>
            <w:top w:val="none" w:sz="0" w:space="0" w:color="auto"/>
            <w:left w:val="none" w:sz="0" w:space="0" w:color="auto"/>
            <w:bottom w:val="none" w:sz="0" w:space="0" w:color="auto"/>
            <w:right w:val="none" w:sz="0" w:space="0" w:color="auto"/>
          </w:divBdr>
        </w:div>
      </w:divsChild>
    </w:div>
    <w:div w:id="668673399">
      <w:bodyDiv w:val="1"/>
      <w:marLeft w:val="0"/>
      <w:marRight w:val="0"/>
      <w:marTop w:val="0"/>
      <w:marBottom w:val="0"/>
      <w:divBdr>
        <w:top w:val="none" w:sz="0" w:space="0" w:color="auto"/>
        <w:left w:val="none" w:sz="0" w:space="0" w:color="auto"/>
        <w:bottom w:val="none" w:sz="0" w:space="0" w:color="auto"/>
        <w:right w:val="none" w:sz="0" w:space="0" w:color="auto"/>
      </w:divBdr>
    </w:div>
    <w:div w:id="671177711">
      <w:bodyDiv w:val="1"/>
      <w:marLeft w:val="0"/>
      <w:marRight w:val="0"/>
      <w:marTop w:val="0"/>
      <w:marBottom w:val="0"/>
      <w:divBdr>
        <w:top w:val="none" w:sz="0" w:space="0" w:color="auto"/>
        <w:left w:val="none" w:sz="0" w:space="0" w:color="auto"/>
        <w:bottom w:val="none" w:sz="0" w:space="0" w:color="auto"/>
        <w:right w:val="none" w:sz="0" w:space="0" w:color="auto"/>
      </w:divBdr>
    </w:div>
    <w:div w:id="671956606">
      <w:bodyDiv w:val="1"/>
      <w:marLeft w:val="0"/>
      <w:marRight w:val="0"/>
      <w:marTop w:val="0"/>
      <w:marBottom w:val="0"/>
      <w:divBdr>
        <w:top w:val="none" w:sz="0" w:space="0" w:color="auto"/>
        <w:left w:val="none" w:sz="0" w:space="0" w:color="auto"/>
        <w:bottom w:val="none" w:sz="0" w:space="0" w:color="auto"/>
        <w:right w:val="none" w:sz="0" w:space="0" w:color="auto"/>
      </w:divBdr>
    </w:div>
    <w:div w:id="673268631">
      <w:bodyDiv w:val="1"/>
      <w:marLeft w:val="0"/>
      <w:marRight w:val="0"/>
      <w:marTop w:val="0"/>
      <w:marBottom w:val="0"/>
      <w:divBdr>
        <w:top w:val="none" w:sz="0" w:space="0" w:color="auto"/>
        <w:left w:val="none" w:sz="0" w:space="0" w:color="auto"/>
        <w:bottom w:val="none" w:sz="0" w:space="0" w:color="auto"/>
        <w:right w:val="none" w:sz="0" w:space="0" w:color="auto"/>
      </w:divBdr>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395203619">
          <w:marLeft w:val="480"/>
          <w:marRight w:val="0"/>
          <w:marTop w:val="0"/>
          <w:marBottom w:val="0"/>
          <w:divBdr>
            <w:top w:val="none" w:sz="0" w:space="0" w:color="auto"/>
            <w:left w:val="none" w:sz="0" w:space="0" w:color="auto"/>
            <w:bottom w:val="none" w:sz="0" w:space="0" w:color="auto"/>
            <w:right w:val="none" w:sz="0" w:space="0" w:color="auto"/>
          </w:divBdr>
        </w:div>
        <w:div w:id="1894191117">
          <w:marLeft w:val="480"/>
          <w:marRight w:val="0"/>
          <w:marTop w:val="0"/>
          <w:marBottom w:val="0"/>
          <w:divBdr>
            <w:top w:val="none" w:sz="0" w:space="0" w:color="auto"/>
            <w:left w:val="none" w:sz="0" w:space="0" w:color="auto"/>
            <w:bottom w:val="none" w:sz="0" w:space="0" w:color="auto"/>
            <w:right w:val="none" w:sz="0" w:space="0" w:color="auto"/>
          </w:divBdr>
        </w:div>
        <w:div w:id="1462843169">
          <w:marLeft w:val="480"/>
          <w:marRight w:val="0"/>
          <w:marTop w:val="0"/>
          <w:marBottom w:val="0"/>
          <w:divBdr>
            <w:top w:val="none" w:sz="0" w:space="0" w:color="auto"/>
            <w:left w:val="none" w:sz="0" w:space="0" w:color="auto"/>
            <w:bottom w:val="none" w:sz="0" w:space="0" w:color="auto"/>
            <w:right w:val="none" w:sz="0" w:space="0" w:color="auto"/>
          </w:divBdr>
        </w:div>
        <w:div w:id="332993754">
          <w:marLeft w:val="480"/>
          <w:marRight w:val="0"/>
          <w:marTop w:val="0"/>
          <w:marBottom w:val="0"/>
          <w:divBdr>
            <w:top w:val="none" w:sz="0" w:space="0" w:color="auto"/>
            <w:left w:val="none" w:sz="0" w:space="0" w:color="auto"/>
            <w:bottom w:val="none" w:sz="0" w:space="0" w:color="auto"/>
            <w:right w:val="none" w:sz="0" w:space="0" w:color="auto"/>
          </w:divBdr>
        </w:div>
        <w:div w:id="1869218273">
          <w:marLeft w:val="480"/>
          <w:marRight w:val="0"/>
          <w:marTop w:val="0"/>
          <w:marBottom w:val="0"/>
          <w:divBdr>
            <w:top w:val="none" w:sz="0" w:space="0" w:color="auto"/>
            <w:left w:val="none" w:sz="0" w:space="0" w:color="auto"/>
            <w:bottom w:val="none" w:sz="0" w:space="0" w:color="auto"/>
            <w:right w:val="none" w:sz="0" w:space="0" w:color="auto"/>
          </w:divBdr>
        </w:div>
        <w:div w:id="805465421">
          <w:marLeft w:val="480"/>
          <w:marRight w:val="0"/>
          <w:marTop w:val="0"/>
          <w:marBottom w:val="0"/>
          <w:divBdr>
            <w:top w:val="none" w:sz="0" w:space="0" w:color="auto"/>
            <w:left w:val="none" w:sz="0" w:space="0" w:color="auto"/>
            <w:bottom w:val="none" w:sz="0" w:space="0" w:color="auto"/>
            <w:right w:val="none" w:sz="0" w:space="0" w:color="auto"/>
          </w:divBdr>
        </w:div>
        <w:div w:id="1355107684">
          <w:marLeft w:val="480"/>
          <w:marRight w:val="0"/>
          <w:marTop w:val="0"/>
          <w:marBottom w:val="0"/>
          <w:divBdr>
            <w:top w:val="none" w:sz="0" w:space="0" w:color="auto"/>
            <w:left w:val="none" w:sz="0" w:space="0" w:color="auto"/>
            <w:bottom w:val="none" w:sz="0" w:space="0" w:color="auto"/>
            <w:right w:val="none" w:sz="0" w:space="0" w:color="auto"/>
          </w:divBdr>
        </w:div>
        <w:div w:id="366028882">
          <w:marLeft w:val="480"/>
          <w:marRight w:val="0"/>
          <w:marTop w:val="0"/>
          <w:marBottom w:val="0"/>
          <w:divBdr>
            <w:top w:val="none" w:sz="0" w:space="0" w:color="auto"/>
            <w:left w:val="none" w:sz="0" w:space="0" w:color="auto"/>
            <w:bottom w:val="none" w:sz="0" w:space="0" w:color="auto"/>
            <w:right w:val="none" w:sz="0" w:space="0" w:color="auto"/>
          </w:divBdr>
        </w:div>
        <w:div w:id="1483081982">
          <w:marLeft w:val="480"/>
          <w:marRight w:val="0"/>
          <w:marTop w:val="0"/>
          <w:marBottom w:val="0"/>
          <w:divBdr>
            <w:top w:val="none" w:sz="0" w:space="0" w:color="auto"/>
            <w:left w:val="none" w:sz="0" w:space="0" w:color="auto"/>
            <w:bottom w:val="none" w:sz="0" w:space="0" w:color="auto"/>
            <w:right w:val="none" w:sz="0" w:space="0" w:color="auto"/>
          </w:divBdr>
        </w:div>
        <w:div w:id="1893688842">
          <w:marLeft w:val="480"/>
          <w:marRight w:val="0"/>
          <w:marTop w:val="0"/>
          <w:marBottom w:val="0"/>
          <w:divBdr>
            <w:top w:val="none" w:sz="0" w:space="0" w:color="auto"/>
            <w:left w:val="none" w:sz="0" w:space="0" w:color="auto"/>
            <w:bottom w:val="none" w:sz="0" w:space="0" w:color="auto"/>
            <w:right w:val="none" w:sz="0" w:space="0" w:color="auto"/>
          </w:divBdr>
        </w:div>
        <w:div w:id="591202009">
          <w:marLeft w:val="480"/>
          <w:marRight w:val="0"/>
          <w:marTop w:val="0"/>
          <w:marBottom w:val="0"/>
          <w:divBdr>
            <w:top w:val="none" w:sz="0" w:space="0" w:color="auto"/>
            <w:left w:val="none" w:sz="0" w:space="0" w:color="auto"/>
            <w:bottom w:val="none" w:sz="0" w:space="0" w:color="auto"/>
            <w:right w:val="none" w:sz="0" w:space="0" w:color="auto"/>
          </w:divBdr>
        </w:div>
        <w:div w:id="1082600483">
          <w:marLeft w:val="480"/>
          <w:marRight w:val="0"/>
          <w:marTop w:val="0"/>
          <w:marBottom w:val="0"/>
          <w:divBdr>
            <w:top w:val="none" w:sz="0" w:space="0" w:color="auto"/>
            <w:left w:val="none" w:sz="0" w:space="0" w:color="auto"/>
            <w:bottom w:val="none" w:sz="0" w:space="0" w:color="auto"/>
            <w:right w:val="none" w:sz="0" w:space="0" w:color="auto"/>
          </w:divBdr>
        </w:div>
        <w:div w:id="1631325366">
          <w:marLeft w:val="480"/>
          <w:marRight w:val="0"/>
          <w:marTop w:val="0"/>
          <w:marBottom w:val="0"/>
          <w:divBdr>
            <w:top w:val="none" w:sz="0" w:space="0" w:color="auto"/>
            <w:left w:val="none" w:sz="0" w:space="0" w:color="auto"/>
            <w:bottom w:val="none" w:sz="0" w:space="0" w:color="auto"/>
            <w:right w:val="none" w:sz="0" w:space="0" w:color="auto"/>
          </w:divBdr>
        </w:div>
        <w:div w:id="944000540">
          <w:marLeft w:val="480"/>
          <w:marRight w:val="0"/>
          <w:marTop w:val="0"/>
          <w:marBottom w:val="0"/>
          <w:divBdr>
            <w:top w:val="none" w:sz="0" w:space="0" w:color="auto"/>
            <w:left w:val="none" w:sz="0" w:space="0" w:color="auto"/>
            <w:bottom w:val="none" w:sz="0" w:space="0" w:color="auto"/>
            <w:right w:val="none" w:sz="0" w:space="0" w:color="auto"/>
          </w:divBdr>
        </w:div>
        <w:div w:id="482429110">
          <w:marLeft w:val="480"/>
          <w:marRight w:val="0"/>
          <w:marTop w:val="0"/>
          <w:marBottom w:val="0"/>
          <w:divBdr>
            <w:top w:val="none" w:sz="0" w:space="0" w:color="auto"/>
            <w:left w:val="none" w:sz="0" w:space="0" w:color="auto"/>
            <w:bottom w:val="none" w:sz="0" w:space="0" w:color="auto"/>
            <w:right w:val="none" w:sz="0" w:space="0" w:color="auto"/>
          </w:divBdr>
        </w:div>
        <w:div w:id="2070683715">
          <w:marLeft w:val="480"/>
          <w:marRight w:val="0"/>
          <w:marTop w:val="0"/>
          <w:marBottom w:val="0"/>
          <w:divBdr>
            <w:top w:val="none" w:sz="0" w:space="0" w:color="auto"/>
            <w:left w:val="none" w:sz="0" w:space="0" w:color="auto"/>
            <w:bottom w:val="none" w:sz="0" w:space="0" w:color="auto"/>
            <w:right w:val="none" w:sz="0" w:space="0" w:color="auto"/>
          </w:divBdr>
        </w:div>
        <w:div w:id="1252163137">
          <w:marLeft w:val="480"/>
          <w:marRight w:val="0"/>
          <w:marTop w:val="0"/>
          <w:marBottom w:val="0"/>
          <w:divBdr>
            <w:top w:val="none" w:sz="0" w:space="0" w:color="auto"/>
            <w:left w:val="none" w:sz="0" w:space="0" w:color="auto"/>
            <w:bottom w:val="none" w:sz="0" w:space="0" w:color="auto"/>
            <w:right w:val="none" w:sz="0" w:space="0" w:color="auto"/>
          </w:divBdr>
        </w:div>
        <w:div w:id="966086326">
          <w:marLeft w:val="480"/>
          <w:marRight w:val="0"/>
          <w:marTop w:val="0"/>
          <w:marBottom w:val="0"/>
          <w:divBdr>
            <w:top w:val="none" w:sz="0" w:space="0" w:color="auto"/>
            <w:left w:val="none" w:sz="0" w:space="0" w:color="auto"/>
            <w:bottom w:val="none" w:sz="0" w:space="0" w:color="auto"/>
            <w:right w:val="none" w:sz="0" w:space="0" w:color="auto"/>
          </w:divBdr>
        </w:div>
        <w:div w:id="678389623">
          <w:marLeft w:val="480"/>
          <w:marRight w:val="0"/>
          <w:marTop w:val="0"/>
          <w:marBottom w:val="0"/>
          <w:divBdr>
            <w:top w:val="none" w:sz="0" w:space="0" w:color="auto"/>
            <w:left w:val="none" w:sz="0" w:space="0" w:color="auto"/>
            <w:bottom w:val="none" w:sz="0" w:space="0" w:color="auto"/>
            <w:right w:val="none" w:sz="0" w:space="0" w:color="auto"/>
          </w:divBdr>
        </w:div>
        <w:div w:id="1794247926">
          <w:marLeft w:val="480"/>
          <w:marRight w:val="0"/>
          <w:marTop w:val="0"/>
          <w:marBottom w:val="0"/>
          <w:divBdr>
            <w:top w:val="none" w:sz="0" w:space="0" w:color="auto"/>
            <w:left w:val="none" w:sz="0" w:space="0" w:color="auto"/>
            <w:bottom w:val="none" w:sz="0" w:space="0" w:color="auto"/>
            <w:right w:val="none" w:sz="0" w:space="0" w:color="auto"/>
          </w:divBdr>
        </w:div>
        <w:div w:id="1427311747">
          <w:marLeft w:val="480"/>
          <w:marRight w:val="0"/>
          <w:marTop w:val="0"/>
          <w:marBottom w:val="0"/>
          <w:divBdr>
            <w:top w:val="none" w:sz="0" w:space="0" w:color="auto"/>
            <w:left w:val="none" w:sz="0" w:space="0" w:color="auto"/>
            <w:bottom w:val="none" w:sz="0" w:space="0" w:color="auto"/>
            <w:right w:val="none" w:sz="0" w:space="0" w:color="auto"/>
          </w:divBdr>
        </w:div>
        <w:div w:id="24720592">
          <w:marLeft w:val="480"/>
          <w:marRight w:val="0"/>
          <w:marTop w:val="0"/>
          <w:marBottom w:val="0"/>
          <w:divBdr>
            <w:top w:val="none" w:sz="0" w:space="0" w:color="auto"/>
            <w:left w:val="none" w:sz="0" w:space="0" w:color="auto"/>
            <w:bottom w:val="none" w:sz="0" w:space="0" w:color="auto"/>
            <w:right w:val="none" w:sz="0" w:space="0" w:color="auto"/>
          </w:divBdr>
        </w:div>
        <w:div w:id="898399223">
          <w:marLeft w:val="480"/>
          <w:marRight w:val="0"/>
          <w:marTop w:val="0"/>
          <w:marBottom w:val="0"/>
          <w:divBdr>
            <w:top w:val="none" w:sz="0" w:space="0" w:color="auto"/>
            <w:left w:val="none" w:sz="0" w:space="0" w:color="auto"/>
            <w:bottom w:val="none" w:sz="0" w:space="0" w:color="auto"/>
            <w:right w:val="none" w:sz="0" w:space="0" w:color="auto"/>
          </w:divBdr>
        </w:div>
        <w:div w:id="1742365819">
          <w:marLeft w:val="480"/>
          <w:marRight w:val="0"/>
          <w:marTop w:val="0"/>
          <w:marBottom w:val="0"/>
          <w:divBdr>
            <w:top w:val="none" w:sz="0" w:space="0" w:color="auto"/>
            <w:left w:val="none" w:sz="0" w:space="0" w:color="auto"/>
            <w:bottom w:val="none" w:sz="0" w:space="0" w:color="auto"/>
            <w:right w:val="none" w:sz="0" w:space="0" w:color="auto"/>
          </w:divBdr>
        </w:div>
        <w:div w:id="1663044688">
          <w:marLeft w:val="480"/>
          <w:marRight w:val="0"/>
          <w:marTop w:val="0"/>
          <w:marBottom w:val="0"/>
          <w:divBdr>
            <w:top w:val="none" w:sz="0" w:space="0" w:color="auto"/>
            <w:left w:val="none" w:sz="0" w:space="0" w:color="auto"/>
            <w:bottom w:val="none" w:sz="0" w:space="0" w:color="auto"/>
            <w:right w:val="none" w:sz="0" w:space="0" w:color="auto"/>
          </w:divBdr>
        </w:div>
        <w:div w:id="1475754158">
          <w:marLeft w:val="480"/>
          <w:marRight w:val="0"/>
          <w:marTop w:val="0"/>
          <w:marBottom w:val="0"/>
          <w:divBdr>
            <w:top w:val="none" w:sz="0" w:space="0" w:color="auto"/>
            <w:left w:val="none" w:sz="0" w:space="0" w:color="auto"/>
            <w:bottom w:val="none" w:sz="0" w:space="0" w:color="auto"/>
            <w:right w:val="none" w:sz="0" w:space="0" w:color="auto"/>
          </w:divBdr>
        </w:div>
        <w:div w:id="1969123254">
          <w:marLeft w:val="480"/>
          <w:marRight w:val="0"/>
          <w:marTop w:val="0"/>
          <w:marBottom w:val="0"/>
          <w:divBdr>
            <w:top w:val="none" w:sz="0" w:space="0" w:color="auto"/>
            <w:left w:val="none" w:sz="0" w:space="0" w:color="auto"/>
            <w:bottom w:val="none" w:sz="0" w:space="0" w:color="auto"/>
            <w:right w:val="none" w:sz="0" w:space="0" w:color="auto"/>
          </w:divBdr>
        </w:div>
        <w:div w:id="810945663">
          <w:marLeft w:val="480"/>
          <w:marRight w:val="0"/>
          <w:marTop w:val="0"/>
          <w:marBottom w:val="0"/>
          <w:divBdr>
            <w:top w:val="none" w:sz="0" w:space="0" w:color="auto"/>
            <w:left w:val="none" w:sz="0" w:space="0" w:color="auto"/>
            <w:bottom w:val="none" w:sz="0" w:space="0" w:color="auto"/>
            <w:right w:val="none" w:sz="0" w:space="0" w:color="auto"/>
          </w:divBdr>
        </w:div>
        <w:div w:id="1622683145">
          <w:marLeft w:val="480"/>
          <w:marRight w:val="0"/>
          <w:marTop w:val="0"/>
          <w:marBottom w:val="0"/>
          <w:divBdr>
            <w:top w:val="none" w:sz="0" w:space="0" w:color="auto"/>
            <w:left w:val="none" w:sz="0" w:space="0" w:color="auto"/>
            <w:bottom w:val="none" w:sz="0" w:space="0" w:color="auto"/>
            <w:right w:val="none" w:sz="0" w:space="0" w:color="auto"/>
          </w:divBdr>
        </w:div>
        <w:div w:id="584724959">
          <w:marLeft w:val="480"/>
          <w:marRight w:val="0"/>
          <w:marTop w:val="0"/>
          <w:marBottom w:val="0"/>
          <w:divBdr>
            <w:top w:val="none" w:sz="0" w:space="0" w:color="auto"/>
            <w:left w:val="none" w:sz="0" w:space="0" w:color="auto"/>
            <w:bottom w:val="none" w:sz="0" w:space="0" w:color="auto"/>
            <w:right w:val="none" w:sz="0" w:space="0" w:color="auto"/>
          </w:divBdr>
        </w:div>
        <w:div w:id="1102578330">
          <w:marLeft w:val="480"/>
          <w:marRight w:val="0"/>
          <w:marTop w:val="0"/>
          <w:marBottom w:val="0"/>
          <w:divBdr>
            <w:top w:val="none" w:sz="0" w:space="0" w:color="auto"/>
            <w:left w:val="none" w:sz="0" w:space="0" w:color="auto"/>
            <w:bottom w:val="none" w:sz="0" w:space="0" w:color="auto"/>
            <w:right w:val="none" w:sz="0" w:space="0" w:color="auto"/>
          </w:divBdr>
        </w:div>
        <w:div w:id="1697652395">
          <w:marLeft w:val="480"/>
          <w:marRight w:val="0"/>
          <w:marTop w:val="0"/>
          <w:marBottom w:val="0"/>
          <w:divBdr>
            <w:top w:val="none" w:sz="0" w:space="0" w:color="auto"/>
            <w:left w:val="none" w:sz="0" w:space="0" w:color="auto"/>
            <w:bottom w:val="none" w:sz="0" w:space="0" w:color="auto"/>
            <w:right w:val="none" w:sz="0" w:space="0" w:color="auto"/>
          </w:divBdr>
        </w:div>
        <w:div w:id="614756446">
          <w:marLeft w:val="480"/>
          <w:marRight w:val="0"/>
          <w:marTop w:val="0"/>
          <w:marBottom w:val="0"/>
          <w:divBdr>
            <w:top w:val="none" w:sz="0" w:space="0" w:color="auto"/>
            <w:left w:val="none" w:sz="0" w:space="0" w:color="auto"/>
            <w:bottom w:val="none" w:sz="0" w:space="0" w:color="auto"/>
            <w:right w:val="none" w:sz="0" w:space="0" w:color="auto"/>
          </w:divBdr>
        </w:div>
        <w:div w:id="1869563591">
          <w:marLeft w:val="480"/>
          <w:marRight w:val="0"/>
          <w:marTop w:val="0"/>
          <w:marBottom w:val="0"/>
          <w:divBdr>
            <w:top w:val="none" w:sz="0" w:space="0" w:color="auto"/>
            <w:left w:val="none" w:sz="0" w:space="0" w:color="auto"/>
            <w:bottom w:val="none" w:sz="0" w:space="0" w:color="auto"/>
            <w:right w:val="none" w:sz="0" w:space="0" w:color="auto"/>
          </w:divBdr>
        </w:div>
        <w:div w:id="1460731987">
          <w:marLeft w:val="480"/>
          <w:marRight w:val="0"/>
          <w:marTop w:val="0"/>
          <w:marBottom w:val="0"/>
          <w:divBdr>
            <w:top w:val="none" w:sz="0" w:space="0" w:color="auto"/>
            <w:left w:val="none" w:sz="0" w:space="0" w:color="auto"/>
            <w:bottom w:val="none" w:sz="0" w:space="0" w:color="auto"/>
            <w:right w:val="none" w:sz="0" w:space="0" w:color="auto"/>
          </w:divBdr>
        </w:div>
        <w:div w:id="1713724196">
          <w:marLeft w:val="480"/>
          <w:marRight w:val="0"/>
          <w:marTop w:val="0"/>
          <w:marBottom w:val="0"/>
          <w:divBdr>
            <w:top w:val="none" w:sz="0" w:space="0" w:color="auto"/>
            <w:left w:val="none" w:sz="0" w:space="0" w:color="auto"/>
            <w:bottom w:val="none" w:sz="0" w:space="0" w:color="auto"/>
            <w:right w:val="none" w:sz="0" w:space="0" w:color="auto"/>
          </w:divBdr>
        </w:div>
        <w:div w:id="505825962">
          <w:marLeft w:val="480"/>
          <w:marRight w:val="0"/>
          <w:marTop w:val="0"/>
          <w:marBottom w:val="0"/>
          <w:divBdr>
            <w:top w:val="none" w:sz="0" w:space="0" w:color="auto"/>
            <w:left w:val="none" w:sz="0" w:space="0" w:color="auto"/>
            <w:bottom w:val="none" w:sz="0" w:space="0" w:color="auto"/>
            <w:right w:val="none" w:sz="0" w:space="0" w:color="auto"/>
          </w:divBdr>
        </w:div>
        <w:div w:id="1890069206">
          <w:marLeft w:val="480"/>
          <w:marRight w:val="0"/>
          <w:marTop w:val="0"/>
          <w:marBottom w:val="0"/>
          <w:divBdr>
            <w:top w:val="none" w:sz="0" w:space="0" w:color="auto"/>
            <w:left w:val="none" w:sz="0" w:space="0" w:color="auto"/>
            <w:bottom w:val="none" w:sz="0" w:space="0" w:color="auto"/>
            <w:right w:val="none" w:sz="0" w:space="0" w:color="auto"/>
          </w:divBdr>
        </w:div>
        <w:div w:id="2033799404">
          <w:marLeft w:val="480"/>
          <w:marRight w:val="0"/>
          <w:marTop w:val="0"/>
          <w:marBottom w:val="0"/>
          <w:divBdr>
            <w:top w:val="none" w:sz="0" w:space="0" w:color="auto"/>
            <w:left w:val="none" w:sz="0" w:space="0" w:color="auto"/>
            <w:bottom w:val="none" w:sz="0" w:space="0" w:color="auto"/>
            <w:right w:val="none" w:sz="0" w:space="0" w:color="auto"/>
          </w:divBdr>
        </w:div>
        <w:div w:id="2145780181">
          <w:marLeft w:val="480"/>
          <w:marRight w:val="0"/>
          <w:marTop w:val="0"/>
          <w:marBottom w:val="0"/>
          <w:divBdr>
            <w:top w:val="none" w:sz="0" w:space="0" w:color="auto"/>
            <w:left w:val="none" w:sz="0" w:space="0" w:color="auto"/>
            <w:bottom w:val="none" w:sz="0" w:space="0" w:color="auto"/>
            <w:right w:val="none" w:sz="0" w:space="0" w:color="auto"/>
          </w:divBdr>
        </w:div>
        <w:div w:id="1232305112">
          <w:marLeft w:val="480"/>
          <w:marRight w:val="0"/>
          <w:marTop w:val="0"/>
          <w:marBottom w:val="0"/>
          <w:divBdr>
            <w:top w:val="none" w:sz="0" w:space="0" w:color="auto"/>
            <w:left w:val="none" w:sz="0" w:space="0" w:color="auto"/>
            <w:bottom w:val="none" w:sz="0" w:space="0" w:color="auto"/>
            <w:right w:val="none" w:sz="0" w:space="0" w:color="auto"/>
          </w:divBdr>
        </w:div>
        <w:div w:id="1173566194">
          <w:marLeft w:val="480"/>
          <w:marRight w:val="0"/>
          <w:marTop w:val="0"/>
          <w:marBottom w:val="0"/>
          <w:divBdr>
            <w:top w:val="none" w:sz="0" w:space="0" w:color="auto"/>
            <w:left w:val="none" w:sz="0" w:space="0" w:color="auto"/>
            <w:bottom w:val="none" w:sz="0" w:space="0" w:color="auto"/>
            <w:right w:val="none" w:sz="0" w:space="0" w:color="auto"/>
          </w:divBdr>
        </w:div>
        <w:div w:id="183635871">
          <w:marLeft w:val="480"/>
          <w:marRight w:val="0"/>
          <w:marTop w:val="0"/>
          <w:marBottom w:val="0"/>
          <w:divBdr>
            <w:top w:val="none" w:sz="0" w:space="0" w:color="auto"/>
            <w:left w:val="none" w:sz="0" w:space="0" w:color="auto"/>
            <w:bottom w:val="none" w:sz="0" w:space="0" w:color="auto"/>
            <w:right w:val="none" w:sz="0" w:space="0" w:color="auto"/>
          </w:divBdr>
        </w:div>
        <w:div w:id="1640258290">
          <w:marLeft w:val="480"/>
          <w:marRight w:val="0"/>
          <w:marTop w:val="0"/>
          <w:marBottom w:val="0"/>
          <w:divBdr>
            <w:top w:val="none" w:sz="0" w:space="0" w:color="auto"/>
            <w:left w:val="none" w:sz="0" w:space="0" w:color="auto"/>
            <w:bottom w:val="none" w:sz="0" w:space="0" w:color="auto"/>
            <w:right w:val="none" w:sz="0" w:space="0" w:color="auto"/>
          </w:divBdr>
        </w:div>
        <w:div w:id="666833477">
          <w:marLeft w:val="480"/>
          <w:marRight w:val="0"/>
          <w:marTop w:val="0"/>
          <w:marBottom w:val="0"/>
          <w:divBdr>
            <w:top w:val="none" w:sz="0" w:space="0" w:color="auto"/>
            <w:left w:val="none" w:sz="0" w:space="0" w:color="auto"/>
            <w:bottom w:val="none" w:sz="0" w:space="0" w:color="auto"/>
            <w:right w:val="none" w:sz="0" w:space="0" w:color="auto"/>
          </w:divBdr>
        </w:div>
        <w:div w:id="1577862579">
          <w:marLeft w:val="480"/>
          <w:marRight w:val="0"/>
          <w:marTop w:val="0"/>
          <w:marBottom w:val="0"/>
          <w:divBdr>
            <w:top w:val="none" w:sz="0" w:space="0" w:color="auto"/>
            <w:left w:val="none" w:sz="0" w:space="0" w:color="auto"/>
            <w:bottom w:val="none" w:sz="0" w:space="0" w:color="auto"/>
            <w:right w:val="none" w:sz="0" w:space="0" w:color="auto"/>
          </w:divBdr>
        </w:div>
        <w:div w:id="92241170">
          <w:marLeft w:val="480"/>
          <w:marRight w:val="0"/>
          <w:marTop w:val="0"/>
          <w:marBottom w:val="0"/>
          <w:divBdr>
            <w:top w:val="none" w:sz="0" w:space="0" w:color="auto"/>
            <w:left w:val="none" w:sz="0" w:space="0" w:color="auto"/>
            <w:bottom w:val="none" w:sz="0" w:space="0" w:color="auto"/>
            <w:right w:val="none" w:sz="0" w:space="0" w:color="auto"/>
          </w:divBdr>
        </w:div>
        <w:div w:id="1255552674">
          <w:marLeft w:val="480"/>
          <w:marRight w:val="0"/>
          <w:marTop w:val="0"/>
          <w:marBottom w:val="0"/>
          <w:divBdr>
            <w:top w:val="none" w:sz="0" w:space="0" w:color="auto"/>
            <w:left w:val="none" w:sz="0" w:space="0" w:color="auto"/>
            <w:bottom w:val="none" w:sz="0" w:space="0" w:color="auto"/>
            <w:right w:val="none" w:sz="0" w:space="0" w:color="auto"/>
          </w:divBdr>
        </w:div>
        <w:div w:id="2056809202">
          <w:marLeft w:val="480"/>
          <w:marRight w:val="0"/>
          <w:marTop w:val="0"/>
          <w:marBottom w:val="0"/>
          <w:divBdr>
            <w:top w:val="none" w:sz="0" w:space="0" w:color="auto"/>
            <w:left w:val="none" w:sz="0" w:space="0" w:color="auto"/>
            <w:bottom w:val="none" w:sz="0" w:space="0" w:color="auto"/>
            <w:right w:val="none" w:sz="0" w:space="0" w:color="auto"/>
          </w:divBdr>
        </w:div>
        <w:div w:id="1887788071">
          <w:marLeft w:val="480"/>
          <w:marRight w:val="0"/>
          <w:marTop w:val="0"/>
          <w:marBottom w:val="0"/>
          <w:divBdr>
            <w:top w:val="none" w:sz="0" w:space="0" w:color="auto"/>
            <w:left w:val="none" w:sz="0" w:space="0" w:color="auto"/>
            <w:bottom w:val="none" w:sz="0" w:space="0" w:color="auto"/>
            <w:right w:val="none" w:sz="0" w:space="0" w:color="auto"/>
          </w:divBdr>
        </w:div>
        <w:div w:id="1845052964">
          <w:marLeft w:val="480"/>
          <w:marRight w:val="0"/>
          <w:marTop w:val="0"/>
          <w:marBottom w:val="0"/>
          <w:divBdr>
            <w:top w:val="none" w:sz="0" w:space="0" w:color="auto"/>
            <w:left w:val="none" w:sz="0" w:space="0" w:color="auto"/>
            <w:bottom w:val="none" w:sz="0" w:space="0" w:color="auto"/>
            <w:right w:val="none" w:sz="0" w:space="0" w:color="auto"/>
          </w:divBdr>
        </w:div>
        <w:div w:id="1735396534">
          <w:marLeft w:val="480"/>
          <w:marRight w:val="0"/>
          <w:marTop w:val="0"/>
          <w:marBottom w:val="0"/>
          <w:divBdr>
            <w:top w:val="none" w:sz="0" w:space="0" w:color="auto"/>
            <w:left w:val="none" w:sz="0" w:space="0" w:color="auto"/>
            <w:bottom w:val="none" w:sz="0" w:space="0" w:color="auto"/>
            <w:right w:val="none" w:sz="0" w:space="0" w:color="auto"/>
          </w:divBdr>
        </w:div>
      </w:divsChild>
    </w:div>
    <w:div w:id="680549428">
      <w:bodyDiv w:val="1"/>
      <w:marLeft w:val="0"/>
      <w:marRight w:val="0"/>
      <w:marTop w:val="0"/>
      <w:marBottom w:val="0"/>
      <w:divBdr>
        <w:top w:val="none" w:sz="0" w:space="0" w:color="auto"/>
        <w:left w:val="none" w:sz="0" w:space="0" w:color="auto"/>
        <w:bottom w:val="none" w:sz="0" w:space="0" w:color="auto"/>
        <w:right w:val="none" w:sz="0" w:space="0" w:color="auto"/>
      </w:divBdr>
    </w:div>
    <w:div w:id="684406914">
      <w:bodyDiv w:val="1"/>
      <w:marLeft w:val="0"/>
      <w:marRight w:val="0"/>
      <w:marTop w:val="0"/>
      <w:marBottom w:val="0"/>
      <w:divBdr>
        <w:top w:val="none" w:sz="0" w:space="0" w:color="auto"/>
        <w:left w:val="none" w:sz="0" w:space="0" w:color="auto"/>
        <w:bottom w:val="none" w:sz="0" w:space="0" w:color="auto"/>
        <w:right w:val="none" w:sz="0" w:space="0" w:color="auto"/>
      </w:divBdr>
    </w:div>
    <w:div w:id="696590433">
      <w:bodyDiv w:val="1"/>
      <w:marLeft w:val="0"/>
      <w:marRight w:val="0"/>
      <w:marTop w:val="0"/>
      <w:marBottom w:val="0"/>
      <w:divBdr>
        <w:top w:val="none" w:sz="0" w:space="0" w:color="auto"/>
        <w:left w:val="none" w:sz="0" w:space="0" w:color="auto"/>
        <w:bottom w:val="none" w:sz="0" w:space="0" w:color="auto"/>
        <w:right w:val="none" w:sz="0" w:space="0" w:color="auto"/>
      </w:divBdr>
    </w:div>
    <w:div w:id="697512335">
      <w:bodyDiv w:val="1"/>
      <w:marLeft w:val="0"/>
      <w:marRight w:val="0"/>
      <w:marTop w:val="0"/>
      <w:marBottom w:val="0"/>
      <w:divBdr>
        <w:top w:val="none" w:sz="0" w:space="0" w:color="auto"/>
        <w:left w:val="none" w:sz="0" w:space="0" w:color="auto"/>
        <w:bottom w:val="none" w:sz="0" w:space="0" w:color="auto"/>
        <w:right w:val="none" w:sz="0" w:space="0" w:color="auto"/>
      </w:divBdr>
    </w:div>
    <w:div w:id="700863543">
      <w:bodyDiv w:val="1"/>
      <w:marLeft w:val="0"/>
      <w:marRight w:val="0"/>
      <w:marTop w:val="0"/>
      <w:marBottom w:val="0"/>
      <w:divBdr>
        <w:top w:val="none" w:sz="0" w:space="0" w:color="auto"/>
        <w:left w:val="none" w:sz="0" w:space="0" w:color="auto"/>
        <w:bottom w:val="none" w:sz="0" w:space="0" w:color="auto"/>
        <w:right w:val="none" w:sz="0" w:space="0" w:color="auto"/>
      </w:divBdr>
    </w:div>
    <w:div w:id="702362212">
      <w:bodyDiv w:val="1"/>
      <w:marLeft w:val="0"/>
      <w:marRight w:val="0"/>
      <w:marTop w:val="0"/>
      <w:marBottom w:val="0"/>
      <w:divBdr>
        <w:top w:val="none" w:sz="0" w:space="0" w:color="auto"/>
        <w:left w:val="none" w:sz="0" w:space="0" w:color="auto"/>
        <w:bottom w:val="none" w:sz="0" w:space="0" w:color="auto"/>
        <w:right w:val="none" w:sz="0" w:space="0" w:color="auto"/>
      </w:divBdr>
    </w:div>
    <w:div w:id="726495491">
      <w:bodyDiv w:val="1"/>
      <w:marLeft w:val="0"/>
      <w:marRight w:val="0"/>
      <w:marTop w:val="0"/>
      <w:marBottom w:val="0"/>
      <w:divBdr>
        <w:top w:val="none" w:sz="0" w:space="0" w:color="auto"/>
        <w:left w:val="none" w:sz="0" w:space="0" w:color="auto"/>
        <w:bottom w:val="none" w:sz="0" w:space="0" w:color="auto"/>
        <w:right w:val="none" w:sz="0" w:space="0" w:color="auto"/>
      </w:divBdr>
    </w:div>
    <w:div w:id="726609847">
      <w:bodyDiv w:val="1"/>
      <w:marLeft w:val="0"/>
      <w:marRight w:val="0"/>
      <w:marTop w:val="0"/>
      <w:marBottom w:val="0"/>
      <w:divBdr>
        <w:top w:val="none" w:sz="0" w:space="0" w:color="auto"/>
        <w:left w:val="none" w:sz="0" w:space="0" w:color="auto"/>
        <w:bottom w:val="none" w:sz="0" w:space="0" w:color="auto"/>
        <w:right w:val="none" w:sz="0" w:space="0" w:color="auto"/>
      </w:divBdr>
    </w:div>
    <w:div w:id="744256036">
      <w:bodyDiv w:val="1"/>
      <w:marLeft w:val="0"/>
      <w:marRight w:val="0"/>
      <w:marTop w:val="0"/>
      <w:marBottom w:val="0"/>
      <w:divBdr>
        <w:top w:val="none" w:sz="0" w:space="0" w:color="auto"/>
        <w:left w:val="none" w:sz="0" w:space="0" w:color="auto"/>
        <w:bottom w:val="none" w:sz="0" w:space="0" w:color="auto"/>
        <w:right w:val="none" w:sz="0" w:space="0" w:color="auto"/>
      </w:divBdr>
    </w:div>
    <w:div w:id="755246749">
      <w:bodyDiv w:val="1"/>
      <w:marLeft w:val="0"/>
      <w:marRight w:val="0"/>
      <w:marTop w:val="0"/>
      <w:marBottom w:val="0"/>
      <w:divBdr>
        <w:top w:val="none" w:sz="0" w:space="0" w:color="auto"/>
        <w:left w:val="none" w:sz="0" w:space="0" w:color="auto"/>
        <w:bottom w:val="none" w:sz="0" w:space="0" w:color="auto"/>
        <w:right w:val="none" w:sz="0" w:space="0" w:color="auto"/>
      </w:divBdr>
    </w:div>
    <w:div w:id="759719352">
      <w:bodyDiv w:val="1"/>
      <w:marLeft w:val="0"/>
      <w:marRight w:val="0"/>
      <w:marTop w:val="0"/>
      <w:marBottom w:val="0"/>
      <w:divBdr>
        <w:top w:val="none" w:sz="0" w:space="0" w:color="auto"/>
        <w:left w:val="none" w:sz="0" w:space="0" w:color="auto"/>
        <w:bottom w:val="none" w:sz="0" w:space="0" w:color="auto"/>
        <w:right w:val="none" w:sz="0" w:space="0" w:color="auto"/>
      </w:divBdr>
      <w:divsChild>
        <w:div w:id="2000766934">
          <w:marLeft w:val="480"/>
          <w:marRight w:val="0"/>
          <w:marTop w:val="0"/>
          <w:marBottom w:val="0"/>
          <w:divBdr>
            <w:top w:val="none" w:sz="0" w:space="0" w:color="auto"/>
            <w:left w:val="none" w:sz="0" w:space="0" w:color="auto"/>
            <w:bottom w:val="none" w:sz="0" w:space="0" w:color="auto"/>
            <w:right w:val="none" w:sz="0" w:space="0" w:color="auto"/>
          </w:divBdr>
        </w:div>
        <w:div w:id="60369837">
          <w:marLeft w:val="480"/>
          <w:marRight w:val="0"/>
          <w:marTop w:val="0"/>
          <w:marBottom w:val="0"/>
          <w:divBdr>
            <w:top w:val="none" w:sz="0" w:space="0" w:color="auto"/>
            <w:left w:val="none" w:sz="0" w:space="0" w:color="auto"/>
            <w:bottom w:val="none" w:sz="0" w:space="0" w:color="auto"/>
            <w:right w:val="none" w:sz="0" w:space="0" w:color="auto"/>
          </w:divBdr>
        </w:div>
        <w:div w:id="403652370">
          <w:marLeft w:val="480"/>
          <w:marRight w:val="0"/>
          <w:marTop w:val="0"/>
          <w:marBottom w:val="0"/>
          <w:divBdr>
            <w:top w:val="none" w:sz="0" w:space="0" w:color="auto"/>
            <w:left w:val="none" w:sz="0" w:space="0" w:color="auto"/>
            <w:bottom w:val="none" w:sz="0" w:space="0" w:color="auto"/>
            <w:right w:val="none" w:sz="0" w:space="0" w:color="auto"/>
          </w:divBdr>
        </w:div>
      </w:divsChild>
    </w:div>
    <w:div w:id="764692003">
      <w:bodyDiv w:val="1"/>
      <w:marLeft w:val="0"/>
      <w:marRight w:val="0"/>
      <w:marTop w:val="0"/>
      <w:marBottom w:val="0"/>
      <w:divBdr>
        <w:top w:val="none" w:sz="0" w:space="0" w:color="auto"/>
        <w:left w:val="none" w:sz="0" w:space="0" w:color="auto"/>
        <w:bottom w:val="none" w:sz="0" w:space="0" w:color="auto"/>
        <w:right w:val="none" w:sz="0" w:space="0" w:color="auto"/>
      </w:divBdr>
    </w:div>
    <w:div w:id="773355752">
      <w:bodyDiv w:val="1"/>
      <w:marLeft w:val="0"/>
      <w:marRight w:val="0"/>
      <w:marTop w:val="0"/>
      <w:marBottom w:val="0"/>
      <w:divBdr>
        <w:top w:val="none" w:sz="0" w:space="0" w:color="auto"/>
        <w:left w:val="none" w:sz="0" w:space="0" w:color="auto"/>
        <w:bottom w:val="none" w:sz="0" w:space="0" w:color="auto"/>
        <w:right w:val="none" w:sz="0" w:space="0" w:color="auto"/>
      </w:divBdr>
    </w:div>
    <w:div w:id="776565445">
      <w:bodyDiv w:val="1"/>
      <w:marLeft w:val="0"/>
      <w:marRight w:val="0"/>
      <w:marTop w:val="0"/>
      <w:marBottom w:val="0"/>
      <w:divBdr>
        <w:top w:val="none" w:sz="0" w:space="0" w:color="auto"/>
        <w:left w:val="none" w:sz="0" w:space="0" w:color="auto"/>
        <w:bottom w:val="none" w:sz="0" w:space="0" w:color="auto"/>
        <w:right w:val="none" w:sz="0" w:space="0" w:color="auto"/>
      </w:divBdr>
    </w:div>
    <w:div w:id="778456298">
      <w:bodyDiv w:val="1"/>
      <w:marLeft w:val="0"/>
      <w:marRight w:val="0"/>
      <w:marTop w:val="0"/>
      <w:marBottom w:val="0"/>
      <w:divBdr>
        <w:top w:val="none" w:sz="0" w:space="0" w:color="auto"/>
        <w:left w:val="none" w:sz="0" w:space="0" w:color="auto"/>
        <w:bottom w:val="none" w:sz="0" w:space="0" w:color="auto"/>
        <w:right w:val="none" w:sz="0" w:space="0" w:color="auto"/>
      </w:divBdr>
      <w:divsChild>
        <w:div w:id="212618584">
          <w:marLeft w:val="480"/>
          <w:marRight w:val="0"/>
          <w:marTop w:val="0"/>
          <w:marBottom w:val="0"/>
          <w:divBdr>
            <w:top w:val="none" w:sz="0" w:space="0" w:color="auto"/>
            <w:left w:val="none" w:sz="0" w:space="0" w:color="auto"/>
            <w:bottom w:val="none" w:sz="0" w:space="0" w:color="auto"/>
            <w:right w:val="none" w:sz="0" w:space="0" w:color="auto"/>
          </w:divBdr>
        </w:div>
        <w:div w:id="1167549068">
          <w:marLeft w:val="480"/>
          <w:marRight w:val="0"/>
          <w:marTop w:val="0"/>
          <w:marBottom w:val="0"/>
          <w:divBdr>
            <w:top w:val="none" w:sz="0" w:space="0" w:color="auto"/>
            <w:left w:val="none" w:sz="0" w:space="0" w:color="auto"/>
            <w:bottom w:val="none" w:sz="0" w:space="0" w:color="auto"/>
            <w:right w:val="none" w:sz="0" w:space="0" w:color="auto"/>
          </w:divBdr>
        </w:div>
        <w:div w:id="828978120">
          <w:marLeft w:val="480"/>
          <w:marRight w:val="0"/>
          <w:marTop w:val="0"/>
          <w:marBottom w:val="0"/>
          <w:divBdr>
            <w:top w:val="none" w:sz="0" w:space="0" w:color="auto"/>
            <w:left w:val="none" w:sz="0" w:space="0" w:color="auto"/>
            <w:bottom w:val="none" w:sz="0" w:space="0" w:color="auto"/>
            <w:right w:val="none" w:sz="0" w:space="0" w:color="auto"/>
          </w:divBdr>
        </w:div>
        <w:div w:id="531378120">
          <w:marLeft w:val="480"/>
          <w:marRight w:val="0"/>
          <w:marTop w:val="0"/>
          <w:marBottom w:val="0"/>
          <w:divBdr>
            <w:top w:val="none" w:sz="0" w:space="0" w:color="auto"/>
            <w:left w:val="none" w:sz="0" w:space="0" w:color="auto"/>
            <w:bottom w:val="none" w:sz="0" w:space="0" w:color="auto"/>
            <w:right w:val="none" w:sz="0" w:space="0" w:color="auto"/>
          </w:divBdr>
        </w:div>
        <w:div w:id="724567107">
          <w:marLeft w:val="480"/>
          <w:marRight w:val="0"/>
          <w:marTop w:val="0"/>
          <w:marBottom w:val="0"/>
          <w:divBdr>
            <w:top w:val="none" w:sz="0" w:space="0" w:color="auto"/>
            <w:left w:val="none" w:sz="0" w:space="0" w:color="auto"/>
            <w:bottom w:val="none" w:sz="0" w:space="0" w:color="auto"/>
            <w:right w:val="none" w:sz="0" w:space="0" w:color="auto"/>
          </w:divBdr>
        </w:div>
        <w:div w:id="2111123771">
          <w:marLeft w:val="480"/>
          <w:marRight w:val="0"/>
          <w:marTop w:val="0"/>
          <w:marBottom w:val="0"/>
          <w:divBdr>
            <w:top w:val="none" w:sz="0" w:space="0" w:color="auto"/>
            <w:left w:val="none" w:sz="0" w:space="0" w:color="auto"/>
            <w:bottom w:val="none" w:sz="0" w:space="0" w:color="auto"/>
            <w:right w:val="none" w:sz="0" w:space="0" w:color="auto"/>
          </w:divBdr>
        </w:div>
        <w:div w:id="936012909">
          <w:marLeft w:val="480"/>
          <w:marRight w:val="0"/>
          <w:marTop w:val="0"/>
          <w:marBottom w:val="0"/>
          <w:divBdr>
            <w:top w:val="none" w:sz="0" w:space="0" w:color="auto"/>
            <w:left w:val="none" w:sz="0" w:space="0" w:color="auto"/>
            <w:bottom w:val="none" w:sz="0" w:space="0" w:color="auto"/>
            <w:right w:val="none" w:sz="0" w:space="0" w:color="auto"/>
          </w:divBdr>
        </w:div>
        <w:div w:id="787090068">
          <w:marLeft w:val="480"/>
          <w:marRight w:val="0"/>
          <w:marTop w:val="0"/>
          <w:marBottom w:val="0"/>
          <w:divBdr>
            <w:top w:val="none" w:sz="0" w:space="0" w:color="auto"/>
            <w:left w:val="none" w:sz="0" w:space="0" w:color="auto"/>
            <w:bottom w:val="none" w:sz="0" w:space="0" w:color="auto"/>
            <w:right w:val="none" w:sz="0" w:space="0" w:color="auto"/>
          </w:divBdr>
        </w:div>
        <w:div w:id="1446385813">
          <w:marLeft w:val="480"/>
          <w:marRight w:val="0"/>
          <w:marTop w:val="0"/>
          <w:marBottom w:val="0"/>
          <w:divBdr>
            <w:top w:val="none" w:sz="0" w:space="0" w:color="auto"/>
            <w:left w:val="none" w:sz="0" w:space="0" w:color="auto"/>
            <w:bottom w:val="none" w:sz="0" w:space="0" w:color="auto"/>
            <w:right w:val="none" w:sz="0" w:space="0" w:color="auto"/>
          </w:divBdr>
        </w:div>
        <w:div w:id="218055573">
          <w:marLeft w:val="480"/>
          <w:marRight w:val="0"/>
          <w:marTop w:val="0"/>
          <w:marBottom w:val="0"/>
          <w:divBdr>
            <w:top w:val="none" w:sz="0" w:space="0" w:color="auto"/>
            <w:left w:val="none" w:sz="0" w:space="0" w:color="auto"/>
            <w:bottom w:val="none" w:sz="0" w:space="0" w:color="auto"/>
            <w:right w:val="none" w:sz="0" w:space="0" w:color="auto"/>
          </w:divBdr>
        </w:div>
        <w:div w:id="919602493">
          <w:marLeft w:val="480"/>
          <w:marRight w:val="0"/>
          <w:marTop w:val="0"/>
          <w:marBottom w:val="0"/>
          <w:divBdr>
            <w:top w:val="none" w:sz="0" w:space="0" w:color="auto"/>
            <w:left w:val="none" w:sz="0" w:space="0" w:color="auto"/>
            <w:bottom w:val="none" w:sz="0" w:space="0" w:color="auto"/>
            <w:right w:val="none" w:sz="0" w:space="0" w:color="auto"/>
          </w:divBdr>
        </w:div>
        <w:div w:id="5327504">
          <w:marLeft w:val="480"/>
          <w:marRight w:val="0"/>
          <w:marTop w:val="0"/>
          <w:marBottom w:val="0"/>
          <w:divBdr>
            <w:top w:val="none" w:sz="0" w:space="0" w:color="auto"/>
            <w:left w:val="none" w:sz="0" w:space="0" w:color="auto"/>
            <w:bottom w:val="none" w:sz="0" w:space="0" w:color="auto"/>
            <w:right w:val="none" w:sz="0" w:space="0" w:color="auto"/>
          </w:divBdr>
        </w:div>
        <w:div w:id="464398876">
          <w:marLeft w:val="480"/>
          <w:marRight w:val="0"/>
          <w:marTop w:val="0"/>
          <w:marBottom w:val="0"/>
          <w:divBdr>
            <w:top w:val="none" w:sz="0" w:space="0" w:color="auto"/>
            <w:left w:val="none" w:sz="0" w:space="0" w:color="auto"/>
            <w:bottom w:val="none" w:sz="0" w:space="0" w:color="auto"/>
            <w:right w:val="none" w:sz="0" w:space="0" w:color="auto"/>
          </w:divBdr>
        </w:div>
        <w:div w:id="366495519">
          <w:marLeft w:val="480"/>
          <w:marRight w:val="0"/>
          <w:marTop w:val="0"/>
          <w:marBottom w:val="0"/>
          <w:divBdr>
            <w:top w:val="none" w:sz="0" w:space="0" w:color="auto"/>
            <w:left w:val="none" w:sz="0" w:space="0" w:color="auto"/>
            <w:bottom w:val="none" w:sz="0" w:space="0" w:color="auto"/>
            <w:right w:val="none" w:sz="0" w:space="0" w:color="auto"/>
          </w:divBdr>
        </w:div>
        <w:div w:id="2124302524">
          <w:marLeft w:val="480"/>
          <w:marRight w:val="0"/>
          <w:marTop w:val="0"/>
          <w:marBottom w:val="0"/>
          <w:divBdr>
            <w:top w:val="none" w:sz="0" w:space="0" w:color="auto"/>
            <w:left w:val="none" w:sz="0" w:space="0" w:color="auto"/>
            <w:bottom w:val="none" w:sz="0" w:space="0" w:color="auto"/>
            <w:right w:val="none" w:sz="0" w:space="0" w:color="auto"/>
          </w:divBdr>
        </w:div>
        <w:div w:id="1771706591">
          <w:marLeft w:val="480"/>
          <w:marRight w:val="0"/>
          <w:marTop w:val="0"/>
          <w:marBottom w:val="0"/>
          <w:divBdr>
            <w:top w:val="none" w:sz="0" w:space="0" w:color="auto"/>
            <w:left w:val="none" w:sz="0" w:space="0" w:color="auto"/>
            <w:bottom w:val="none" w:sz="0" w:space="0" w:color="auto"/>
            <w:right w:val="none" w:sz="0" w:space="0" w:color="auto"/>
          </w:divBdr>
        </w:div>
        <w:div w:id="689373947">
          <w:marLeft w:val="480"/>
          <w:marRight w:val="0"/>
          <w:marTop w:val="0"/>
          <w:marBottom w:val="0"/>
          <w:divBdr>
            <w:top w:val="none" w:sz="0" w:space="0" w:color="auto"/>
            <w:left w:val="none" w:sz="0" w:space="0" w:color="auto"/>
            <w:bottom w:val="none" w:sz="0" w:space="0" w:color="auto"/>
            <w:right w:val="none" w:sz="0" w:space="0" w:color="auto"/>
          </w:divBdr>
        </w:div>
        <w:div w:id="1585725863">
          <w:marLeft w:val="480"/>
          <w:marRight w:val="0"/>
          <w:marTop w:val="0"/>
          <w:marBottom w:val="0"/>
          <w:divBdr>
            <w:top w:val="none" w:sz="0" w:space="0" w:color="auto"/>
            <w:left w:val="none" w:sz="0" w:space="0" w:color="auto"/>
            <w:bottom w:val="none" w:sz="0" w:space="0" w:color="auto"/>
            <w:right w:val="none" w:sz="0" w:space="0" w:color="auto"/>
          </w:divBdr>
        </w:div>
        <w:div w:id="1302267257">
          <w:marLeft w:val="480"/>
          <w:marRight w:val="0"/>
          <w:marTop w:val="0"/>
          <w:marBottom w:val="0"/>
          <w:divBdr>
            <w:top w:val="none" w:sz="0" w:space="0" w:color="auto"/>
            <w:left w:val="none" w:sz="0" w:space="0" w:color="auto"/>
            <w:bottom w:val="none" w:sz="0" w:space="0" w:color="auto"/>
            <w:right w:val="none" w:sz="0" w:space="0" w:color="auto"/>
          </w:divBdr>
        </w:div>
        <w:div w:id="2048673425">
          <w:marLeft w:val="480"/>
          <w:marRight w:val="0"/>
          <w:marTop w:val="0"/>
          <w:marBottom w:val="0"/>
          <w:divBdr>
            <w:top w:val="none" w:sz="0" w:space="0" w:color="auto"/>
            <w:left w:val="none" w:sz="0" w:space="0" w:color="auto"/>
            <w:bottom w:val="none" w:sz="0" w:space="0" w:color="auto"/>
            <w:right w:val="none" w:sz="0" w:space="0" w:color="auto"/>
          </w:divBdr>
        </w:div>
        <w:div w:id="935402530">
          <w:marLeft w:val="480"/>
          <w:marRight w:val="0"/>
          <w:marTop w:val="0"/>
          <w:marBottom w:val="0"/>
          <w:divBdr>
            <w:top w:val="none" w:sz="0" w:space="0" w:color="auto"/>
            <w:left w:val="none" w:sz="0" w:space="0" w:color="auto"/>
            <w:bottom w:val="none" w:sz="0" w:space="0" w:color="auto"/>
            <w:right w:val="none" w:sz="0" w:space="0" w:color="auto"/>
          </w:divBdr>
        </w:div>
        <w:div w:id="1516963739">
          <w:marLeft w:val="480"/>
          <w:marRight w:val="0"/>
          <w:marTop w:val="0"/>
          <w:marBottom w:val="0"/>
          <w:divBdr>
            <w:top w:val="none" w:sz="0" w:space="0" w:color="auto"/>
            <w:left w:val="none" w:sz="0" w:space="0" w:color="auto"/>
            <w:bottom w:val="none" w:sz="0" w:space="0" w:color="auto"/>
            <w:right w:val="none" w:sz="0" w:space="0" w:color="auto"/>
          </w:divBdr>
        </w:div>
        <w:div w:id="1454203456">
          <w:marLeft w:val="480"/>
          <w:marRight w:val="0"/>
          <w:marTop w:val="0"/>
          <w:marBottom w:val="0"/>
          <w:divBdr>
            <w:top w:val="none" w:sz="0" w:space="0" w:color="auto"/>
            <w:left w:val="none" w:sz="0" w:space="0" w:color="auto"/>
            <w:bottom w:val="none" w:sz="0" w:space="0" w:color="auto"/>
            <w:right w:val="none" w:sz="0" w:space="0" w:color="auto"/>
          </w:divBdr>
        </w:div>
        <w:div w:id="1170485738">
          <w:marLeft w:val="480"/>
          <w:marRight w:val="0"/>
          <w:marTop w:val="0"/>
          <w:marBottom w:val="0"/>
          <w:divBdr>
            <w:top w:val="none" w:sz="0" w:space="0" w:color="auto"/>
            <w:left w:val="none" w:sz="0" w:space="0" w:color="auto"/>
            <w:bottom w:val="none" w:sz="0" w:space="0" w:color="auto"/>
            <w:right w:val="none" w:sz="0" w:space="0" w:color="auto"/>
          </w:divBdr>
        </w:div>
        <w:div w:id="2007590856">
          <w:marLeft w:val="480"/>
          <w:marRight w:val="0"/>
          <w:marTop w:val="0"/>
          <w:marBottom w:val="0"/>
          <w:divBdr>
            <w:top w:val="none" w:sz="0" w:space="0" w:color="auto"/>
            <w:left w:val="none" w:sz="0" w:space="0" w:color="auto"/>
            <w:bottom w:val="none" w:sz="0" w:space="0" w:color="auto"/>
            <w:right w:val="none" w:sz="0" w:space="0" w:color="auto"/>
          </w:divBdr>
        </w:div>
        <w:div w:id="2102986031">
          <w:marLeft w:val="480"/>
          <w:marRight w:val="0"/>
          <w:marTop w:val="0"/>
          <w:marBottom w:val="0"/>
          <w:divBdr>
            <w:top w:val="none" w:sz="0" w:space="0" w:color="auto"/>
            <w:left w:val="none" w:sz="0" w:space="0" w:color="auto"/>
            <w:bottom w:val="none" w:sz="0" w:space="0" w:color="auto"/>
            <w:right w:val="none" w:sz="0" w:space="0" w:color="auto"/>
          </w:divBdr>
        </w:div>
        <w:div w:id="1569657241">
          <w:marLeft w:val="480"/>
          <w:marRight w:val="0"/>
          <w:marTop w:val="0"/>
          <w:marBottom w:val="0"/>
          <w:divBdr>
            <w:top w:val="none" w:sz="0" w:space="0" w:color="auto"/>
            <w:left w:val="none" w:sz="0" w:space="0" w:color="auto"/>
            <w:bottom w:val="none" w:sz="0" w:space="0" w:color="auto"/>
            <w:right w:val="none" w:sz="0" w:space="0" w:color="auto"/>
          </w:divBdr>
        </w:div>
        <w:div w:id="829563825">
          <w:marLeft w:val="480"/>
          <w:marRight w:val="0"/>
          <w:marTop w:val="0"/>
          <w:marBottom w:val="0"/>
          <w:divBdr>
            <w:top w:val="none" w:sz="0" w:space="0" w:color="auto"/>
            <w:left w:val="none" w:sz="0" w:space="0" w:color="auto"/>
            <w:bottom w:val="none" w:sz="0" w:space="0" w:color="auto"/>
            <w:right w:val="none" w:sz="0" w:space="0" w:color="auto"/>
          </w:divBdr>
        </w:div>
        <w:div w:id="1102605831">
          <w:marLeft w:val="480"/>
          <w:marRight w:val="0"/>
          <w:marTop w:val="0"/>
          <w:marBottom w:val="0"/>
          <w:divBdr>
            <w:top w:val="none" w:sz="0" w:space="0" w:color="auto"/>
            <w:left w:val="none" w:sz="0" w:space="0" w:color="auto"/>
            <w:bottom w:val="none" w:sz="0" w:space="0" w:color="auto"/>
            <w:right w:val="none" w:sz="0" w:space="0" w:color="auto"/>
          </w:divBdr>
        </w:div>
        <w:div w:id="785466370">
          <w:marLeft w:val="480"/>
          <w:marRight w:val="0"/>
          <w:marTop w:val="0"/>
          <w:marBottom w:val="0"/>
          <w:divBdr>
            <w:top w:val="none" w:sz="0" w:space="0" w:color="auto"/>
            <w:left w:val="none" w:sz="0" w:space="0" w:color="auto"/>
            <w:bottom w:val="none" w:sz="0" w:space="0" w:color="auto"/>
            <w:right w:val="none" w:sz="0" w:space="0" w:color="auto"/>
          </w:divBdr>
        </w:div>
        <w:div w:id="442654599">
          <w:marLeft w:val="480"/>
          <w:marRight w:val="0"/>
          <w:marTop w:val="0"/>
          <w:marBottom w:val="0"/>
          <w:divBdr>
            <w:top w:val="none" w:sz="0" w:space="0" w:color="auto"/>
            <w:left w:val="none" w:sz="0" w:space="0" w:color="auto"/>
            <w:bottom w:val="none" w:sz="0" w:space="0" w:color="auto"/>
            <w:right w:val="none" w:sz="0" w:space="0" w:color="auto"/>
          </w:divBdr>
        </w:div>
        <w:div w:id="1558541626">
          <w:marLeft w:val="480"/>
          <w:marRight w:val="0"/>
          <w:marTop w:val="0"/>
          <w:marBottom w:val="0"/>
          <w:divBdr>
            <w:top w:val="none" w:sz="0" w:space="0" w:color="auto"/>
            <w:left w:val="none" w:sz="0" w:space="0" w:color="auto"/>
            <w:bottom w:val="none" w:sz="0" w:space="0" w:color="auto"/>
            <w:right w:val="none" w:sz="0" w:space="0" w:color="auto"/>
          </w:divBdr>
        </w:div>
        <w:div w:id="1641574859">
          <w:marLeft w:val="480"/>
          <w:marRight w:val="0"/>
          <w:marTop w:val="0"/>
          <w:marBottom w:val="0"/>
          <w:divBdr>
            <w:top w:val="none" w:sz="0" w:space="0" w:color="auto"/>
            <w:left w:val="none" w:sz="0" w:space="0" w:color="auto"/>
            <w:bottom w:val="none" w:sz="0" w:space="0" w:color="auto"/>
            <w:right w:val="none" w:sz="0" w:space="0" w:color="auto"/>
          </w:divBdr>
        </w:div>
        <w:div w:id="278033060">
          <w:marLeft w:val="480"/>
          <w:marRight w:val="0"/>
          <w:marTop w:val="0"/>
          <w:marBottom w:val="0"/>
          <w:divBdr>
            <w:top w:val="none" w:sz="0" w:space="0" w:color="auto"/>
            <w:left w:val="none" w:sz="0" w:space="0" w:color="auto"/>
            <w:bottom w:val="none" w:sz="0" w:space="0" w:color="auto"/>
            <w:right w:val="none" w:sz="0" w:space="0" w:color="auto"/>
          </w:divBdr>
        </w:div>
        <w:div w:id="848326736">
          <w:marLeft w:val="480"/>
          <w:marRight w:val="0"/>
          <w:marTop w:val="0"/>
          <w:marBottom w:val="0"/>
          <w:divBdr>
            <w:top w:val="none" w:sz="0" w:space="0" w:color="auto"/>
            <w:left w:val="none" w:sz="0" w:space="0" w:color="auto"/>
            <w:bottom w:val="none" w:sz="0" w:space="0" w:color="auto"/>
            <w:right w:val="none" w:sz="0" w:space="0" w:color="auto"/>
          </w:divBdr>
        </w:div>
        <w:div w:id="1417674928">
          <w:marLeft w:val="480"/>
          <w:marRight w:val="0"/>
          <w:marTop w:val="0"/>
          <w:marBottom w:val="0"/>
          <w:divBdr>
            <w:top w:val="none" w:sz="0" w:space="0" w:color="auto"/>
            <w:left w:val="none" w:sz="0" w:space="0" w:color="auto"/>
            <w:bottom w:val="none" w:sz="0" w:space="0" w:color="auto"/>
            <w:right w:val="none" w:sz="0" w:space="0" w:color="auto"/>
          </w:divBdr>
        </w:div>
        <w:div w:id="1617172032">
          <w:marLeft w:val="480"/>
          <w:marRight w:val="0"/>
          <w:marTop w:val="0"/>
          <w:marBottom w:val="0"/>
          <w:divBdr>
            <w:top w:val="none" w:sz="0" w:space="0" w:color="auto"/>
            <w:left w:val="none" w:sz="0" w:space="0" w:color="auto"/>
            <w:bottom w:val="none" w:sz="0" w:space="0" w:color="auto"/>
            <w:right w:val="none" w:sz="0" w:space="0" w:color="auto"/>
          </w:divBdr>
        </w:div>
        <w:div w:id="907569412">
          <w:marLeft w:val="480"/>
          <w:marRight w:val="0"/>
          <w:marTop w:val="0"/>
          <w:marBottom w:val="0"/>
          <w:divBdr>
            <w:top w:val="none" w:sz="0" w:space="0" w:color="auto"/>
            <w:left w:val="none" w:sz="0" w:space="0" w:color="auto"/>
            <w:bottom w:val="none" w:sz="0" w:space="0" w:color="auto"/>
            <w:right w:val="none" w:sz="0" w:space="0" w:color="auto"/>
          </w:divBdr>
        </w:div>
        <w:div w:id="1608384901">
          <w:marLeft w:val="480"/>
          <w:marRight w:val="0"/>
          <w:marTop w:val="0"/>
          <w:marBottom w:val="0"/>
          <w:divBdr>
            <w:top w:val="none" w:sz="0" w:space="0" w:color="auto"/>
            <w:left w:val="none" w:sz="0" w:space="0" w:color="auto"/>
            <w:bottom w:val="none" w:sz="0" w:space="0" w:color="auto"/>
            <w:right w:val="none" w:sz="0" w:space="0" w:color="auto"/>
          </w:divBdr>
        </w:div>
        <w:div w:id="1447039306">
          <w:marLeft w:val="480"/>
          <w:marRight w:val="0"/>
          <w:marTop w:val="0"/>
          <w:marBottom w:val="0"/>
          <w:divBdr>
            <w:top w:val="none" w:sz="0" w:space="0" w:color="auto"/>
            <w:left w:val="none" w:sz="0" w:space="0" w:color="auto"/>
            <w:bottom w:val="none" w:sz="0" w:space="0" w:color="auto"/>
            <w:right w:val="none" w:sz="0" w:space="0" w:color="auto"/>
          </w:divBdr>
        </w:div>
        <w:div w:id="1164976339">
          <w:marLeft w:val="480"/>
          <w:marRight w:val="0"/>
          <w:marTop w:val="0"/>
          <w:marBottom w:val="0"/>
          <w:divBdr>
            <w:top w:val="none" w:sz="0" w:space="0" w:color="auto"/>
            <w:left w:val="none" w:sz="0" w:space="0" w:color="auto"/>
            <w:bottom w:val="none" w:sz="0" w:space="0" w:color="auto"/>
            <w:right w:val="none" w:sz="0" w:space="0" w:color="auto"/>
          </w:divBdr>
        </w:div>
        <w:div w:id="1231965290">
          <w:marLeft w:val="480"/>
          <w:marRight w:val="0"/>
          <w:marTop w:val="0"/>
          <w:marBottom w:val="0"/>
          <w:divBdr>
            <w:top w:val="none" w:sz="0" w:space="0" w:color="auto"/>
            <w:left w:val="none" w:sz="0" w:space="0" w:color="auto"/>
            <w:bottom w:val="none" w:sz="0" w:space="0" w:color="auto"/>
            <w:right w:val="none" w:sz="0" w:space="0" w:color="auto"/>
          </w:divBdr>
        </w:div>
        <w:div w:id="465245364">
          <w:marLeft w:val="480"/>
          <w:marRight w:val="0"/>
          <w:marTop w:val="0"/>
          <w:marBottom w:val="0"/>
          <w:divBdr>
            <w:top w:val="none" w:sz="0" w:space="0" w:color="auto"/>
            <w:left w:val="none" w:sz="0" w:space="0" w:color="auto"/>
            <w:bottom w:val="none" w:sz="0" w:space="0" w:color="auto"/>
            <w:right w:val="none" w:sz="0" w:space="0" w:color="auto"/>
          </w:divBdr>
        </w:div>
        <w:div w:id="957681484">
          <w:marLeft w:val="480"/>
          <w:marRight w:val="0"/>
          <w:marTop w:val="0"/>
          <w:marBottom w:val="0"/>
          <w:divBdr>
            <w:top w:val="none" w:sz="0" w:space="0" w:color="auto"/>
            <w:left w:val="none" w:sz="0" w:space="0" w:color="auto"/>
            <w:bottom w:val="none" w:sz="0" w:space="0" w:color="auto"/>
            <w:right w:val="none" w:sz="0" w:space="0" w:color="auto"/>
          </w:divBdr>
        </w:div>
        <w:div w:id="1505127027">
          <w:marLeft w:val="480"/>
          <w:marRight w:val="0"/>
          <w:marTop w:val="0"/>
          <w:marBottom w:val="0"/>
          <w:divBdr>
            <w:top w:val="none" w:sz="0" w:space="0" w:color="auto"/>
            <w:left w:val="none" w:sz="0" w:space="0" w:color="auto"/>
            <w:bottom w:val="none" w:sz="0" w:space="0" w:color="auto"/>
            <w:right w:val="none" w:sz="0" w:space="0" w:color="auto"/>
          </w:divBdr>
        </w:div>
        <w:div w:id="1949041557">
          <w:marLeft w:val="480"/>
          <w:marRight w:val="0"/>
          <w:marTop w:val="0"/>
          <w:marBottom w:val="0"/>
          <w:divBdr>
            <w:top w:val="none" w:sz="0" w:space="0" w:color="auto"/>
            <w:left w:val="none" w:sz="0" w:space="0" w:color="auto"/>
            <w:bottom w:val="none" w:sz="0" w:space="0" w:color="auto"/>
            <w:right w:val="none" w:sz="0" w:space="0" w:color="auto"/>
          </w:divBdr>
        </w:div>
        <w:div w:id="2100825947">
          <w:marLeft w:val="480"/>
          <w:marRight w:val="0"/>
          <w:marTop w:val="0"/>
          <w:marBottom w:val="0"/>
          <w:divBdr>
            <w:top w:val="none" w:sz="0" w:space="0" w:color="auto"/>
            <w:left w:val="none" w:sz="0" w:space="0" w:color="auto"/>
            <w:bottom w:val="none" w:sz="0" w:space="0" w:color="auto"/>
            <w:right w:val="none" w:sz="0" w:space="0" w:color="auto"/>
          </w:divBdr>
        </w:div>
        <w:div w:id="851723347">
          <w:marLeft w:val="480"/>
          <w:marRight w:val="0"/>
          <w:marTop w:val="0"/>
          <w:marBottom w:val="0"/>
          <w:divBdr>
            <w:top w:val="none" w:sz="0" w:space="0" w:color="auto"/>
            <w:left w:val="none" w:sz="0" w:space="0" w:color="auto"/>
            <w:bottom w:val="none" w:sz="0" w:space="0" w:color="auto"/>
            <w:right w:val="none" w:sz="0" w:space="0" w:color="auto"/>
          </w:divBdr>
        </w:div>
        <w:div w:id="962536131">
          <w:marLeft w:val="480"/>
          <w:marRight w:val="0"/>
          <w:marTop w:val="0"/>
          <w:marBottom w:val="0"/>
          <w:divBdr>
            <w:top w:val="none" w:sz="0" w:space="0" w:color="auto"/>
            <w:left w:val="none" w:sz="0" w:space="0" w:color="auto"/>
            <w:bottom w:val="none" w:sz="0" w:space="0" w:color="auto"/>
            <w:right w:val="none" w:sz="0" w:space="0" w:color="auto"/>
          </w:divBdr>
        </w:div>
        <w:div w:id="625163895">
          <w:marLeft w:val="480"/>
          <w:marRight w:val="0"/>
          <w:marTop w:val="0"/>
          <w:marBottom w:val="0"/>
          <w:divBdr>
            <w:top w:val="none" w:sz="0" w:space="0" w:color="auto"/>
            <w:left w:val="none" w:sz="0" w:space="0" w:color="auto"/>
            <w:bottom w:val="none" w:sz="0" w:space="0" w:color="auto"/>
            <w:right w:val="none" w:sz="0" w:space="0" w:color="auto"/>
          </w:divBdr>
        </w:div>
        <w:div w:id="1684237711">
          <w:marLeft w:val="480"/>
          <w:marRight w:val="0"/>
          <w:marTop w:val="0"/>
          <w:marBottom w:val="0"/>
          <w:divBdr>
            <w:top w:val="none" w:sz="0" w:space="0" w:color="auto"/>
            <w:left w:val="none" w:sz="0" w:space="0" w:color="auto"/>
            <w:bottom w:val="none" w:sz="0" w:space="0" w:color="auto"/>
            <w:right w:val="none" w:sz="0" w:space="0" w:color="auto"/>
          </w:divBdr>
        </w:div>
      </w:divsChild>
    </w:div>
    <w:div w:id="779759258">
      <w:bodyDiv w:val="1"/>
      <w:marLeft w:val="0"/>
      <w:marRight w:val="0"/>
      <w:marTop w:val="0"/>
      <w:marBottom w:val="0"/>
      <w:divBdr>
        <w:top w:val="none" w:sz="0" w:space="0" w:color="auto"/>
        <w:left w:val="none" w:sz="0" w:space="0" w:color="auto"/>
        <w:bottom w:val="none" w:sz="0" w:space="0" w:color="auto"/>
        <w:right w:val="none" w:sz="0" w:space="0" w:color="auto"/>
      </w:divBdr>
    </w:div>
    <w:div w:id="779956007">
      <w:bodyDiv w:val="1"/>
      <w:marLeft w:val="0"/>
      <w:marRight w:val="0"/>
      <w:marTop w:val="0"/>
      <w:marBottom w:val="0"/>
      <w:divBdr>
        <w:top w:val="none" w:sz="0" w:space="0" w:color="auto"/>
        <w:left w:val="none" w:sz="0" w:space="0" w:color="auto"/>
        <w:bottom w:val="none" w:sz="0" w:space="0" w:color="auto"/>
        <w:right w:val="none" w:sz="0" w:space="0" w:color="auto"/>
      </w:divBdr>
    </w:div>
    <w:div w:id="792098480">
      <w:bodyDiv w:val="1"/>
      <w:marLeft w:val="0"/>
      <w:marRight w:val="0"/>
      <w:marTop w:val="0"/>
      <w:marBottom w:val="0"/>
      <w:divBdr>
        <w:top w:val="none" w:sz="0" w:space="0" w:color="auto"/>
        <w:left w:val="none" w:sz="0" w:space="0" w:color="auto"/>
        <w:bottom w:val="none" w:sz="0" w:space="0" w:color="auto"/>
        <w:right w:val="none" w:sz="0" w:space="0" w:color="auto"/>
      </w:divBdr>
    </w:div>
    <w:div w:id="805320445">
      <w:bodyDiv w:val="1"/>
      <w:marLeft w:val="0"/>
      <w:marRight w:val="0"/>
      <w:marTop w:val="0"/>
      <w:marBottom w:val="0"/>
      <w:divBdr>
        <w:top w:val="none" w:sz="0" w:space="0" w:color="auto"/>
        <w:left w:val="none" w:sz="0" w:space="0" w:color="auto"/>
        <w:bottom w:val="none" w:sz="0" w:space="0" w:color="auto"/>
        <w:right w:val="none" w:sz="0" w:space="0" w:color="auto"/>
      </w:divBdr>
    </w:div>
    <w:div w:id="806162156">
      <w:bodyDiv w:val="1"/>
      <w:marLeft w:val="0"/>
      <w:marRight w:val="0"/>
      <w:marTop w:val="0"/>
      <w:marBottom w:val="0"/>
      <w:divBdr>
        <w:top w:val="none" w:sz="0" w:space="0" w:color="auto"/>
        <w:left w:val="none" w:sz="0" w:space="0" w:color="auto"/>
        <w:bottom w:val="none" w:sz="0" w:space="0" w:color="auto"/>
        <w:right w:val="none" w:sz="0" w:space="0" w:color="auto"/>
      </w:divBdr>
    </w:div>
    <w:div w:id="821699191">
      <w:bodyDiv w:val="1"/>
      <w:marLeft w:val="0"/>
      <w:marRight w:val="0"/>
      <w:marTop w:val="0"/>
      <w:marBottom w:val="0"/>
      <w:divBdr>
        <w:top w:val="none" w:sz="0" w:space="0" w:color="auto"/>
        <w:left w:val="none" w:sz="0" w:space="0" w:color="auto"/>
        <w:bottom w:val="none" w:sz="0" w:space="0" w:color="auto"/>
        <w:right w:val="none" w:sz="0" w:space="0" w:color="auto"/>
      </w:divBdr>
      <w:divsChild>
        <w:div w:id="1713844749">
          <w:marLeft w:val="480"/>
          <w:marRight w:val="0"/>
          <w:marTop w:val="0"/>
          <w:marBottom w:val="0"/>
          <w:divBdr>
            <w:top w:val="none" w:sz="0" w:space="0" w:color="auto"/>
            <w:left w:val="none" w:sz="0" w:space="0" w:color="auto"/>
            <w:bottom w:val="none" w:sz="0" w:space="0" w:color="auto"/>
            <w:right w:val="none" w:sz="0" w:space="0" w:color="auto"/>
          </w:divBdr>
        </w:div>
        <w:div w:id="638922730">
          <w:marLeft w:val="480"/>
          <w:marRight w:val="0"/>
          <w:marTop w:val="0"/>
          <w:marBottom w:val="0"/>
          <w:divBdr>
            <w:top w:val="none" w:sz="0" w:space="0" w:color="auto"/>
            <w:left w:val="none" w:sz="0" w:space="0" w:color="auto"/>
            <w:bottom w:val="none" w:sz="0" w:space="0" w:color="auto"/>
            <w:right w:val="none" w:sz="0" w:space="0" w:color="auto"/>
          </w:divBdr>
        </w:div>
        <w:div w:id="672104304">
          <w:marLeft w:val="480"/>
          <w:marRight w:val="0"/>
          <w:marTop w:val="0"/>
          <w:marBottom w:val="0"/>
          <w:divBdr>
            <w:top w:val="none" w:sz="0" w:space="0" w:color="auto"/>
            <w:left w:val="none" w:sz="0" w:space="0" w:color="auto"/>
            <w:bottom w:val="none" w:sz="0" w:space="0" w:color="auto"/>
            <w:right w:val="none" w:sz="0" w:space="0" w:color="auto"/>
          </w:divBdr>
        </w:div>
        <w:div w:id="738164629">
          <w:marLeft w:val="480"/>
          <w:marRight w:val="0"/>
          <w:marTop w:val="0"/>
          <w:marBottom w:val="0"/>
          <w:divBdr>
            <w:top w:val="none" w:sz="0" w:space="0" w:color="auto"/>
            <w:left w:val="none" w:sz="0" w:space="0" w:color="auto"/>
            <w:bottom w:val="none" w:sz="0" w:space="0" w:color="auto"/>
            <w:right w:val="none" w:sz="0" w:space="0" w:color="auto"/>
          </w:divBdr>
        </w:div>
        <w:div w:id="401367687">
          <w:marLeft w:val="480"/>
          <w:marRight w:val="0"/>
          <w:marTop w:val="0"/>
          <w:marBottom w:val="0"/>
          <w:divBdr>
            <w:top w:val="none" w:sz="0" w:space="0" w:color="auto"/>
            <w:left w:val="none" w:sz="0" w:space="0" w:color="auto"/>
            <w:bottom w:val="none" w:sz="0" w:space="0" w:color="auto"/>
            <w:right w:val="none" w:sz="0" w:space="0" w:color="auto"/>
          </w:divBdr>
        </w:div>
        <w:div w:id="126630373">
          <w:marLeft w:val="480"/>
          <w:marRight w:val="0"/>
          <w:marTop w:val="0"/>
          <w:marBottom w:val="0"/>
          <w:divBdr>
            <w:top w:val="none" w:sz="0" w:space="0" w:color="auto"/>
            <w:left w:val="none" w:sz="0" w:space="0" w:color="auto"/>
            <w:bottom w:val="none" w:sz="0" w:space="0" w:color="auto"/>
            <w:right w:val="none" w:sz="0" w:space="0" w:color="auto"/>
          </w:divBdr>
        </w:div>
        <w:div w:id="710804955">
          <w:marLeft w:val="480"/>
          <w:marRight w:val="0"/>
          <w:marTop w:val="0"/>
          <w:marBottom w:val="0"/>
          <w:divBdr>
            <w:top w:val="none" w:sz="0" w:space="0" w:color="auto"/>
            <w:left w:val="none" w:sz="0" w:space="0" w:color="auto"/>
            <w:bottom w:val="none" w:sz="0" w:space="0" w:color="auto"/>
            <w:right w:val="none" w:sz="0" w:space="0" w:color="auto"/>
          </w:divBdr>
        </w:div>
        <w:div w:id="533856388">
          <w:marLeft w:val="480"/>
          <w:marRight w:val="0"/>
          <w:marTop w:val="0"/>
          <w:marBottom w:val="0"/>
          <w:divBdr>
            <w:top w:val="none" w:sz="0" w:space="0" w:color="auto"/>
            <w:left w:val="none" w:sz="0" w:space="0" w:color="auto"/>
            <w:bottom w:val="none" w:sz="0" w:space="0" w:color="auto"/>
            <w:right w:val="none" w:sz="0" w:space="0" w:color="auto"/>
          </w:divBdr>
        </w:div>
        <w:div w:id="1198012067">
          <w:marLeft w:val="480"/>
          <w:marRight w:val="0"/>
          <w:marTop w:val="0"/>
          <w:marBottom w:val="0"/>
          <w:divBdr>
            <w:top w:val="none" w:sz="0" w:space="0" w:color="auto"/>
            <w:left w:val="none" w:sz="0" w:space="0" w:color="auto"/>
            <w:bottom w:val="none" w:sz="0" w:space="0" w:color="auto"/>
            <w:right w:val="none" w:sz="0" w:space="0" w:color="auto"/>
          </w:divBdr>
        </w:div>
        <w:div w:id="641422503">
          <w:marLeft w:val="480"/>
          <w:marRight w:val="0"/>
          <w:marTop w:val="0"/>
          <w:marBottom w:val="0"/>
          <w:divBdr>
            <w:top w:val="none" w:sz="0" w:space="0" w:color="auto"/>
            <w:left w:val="none" w:sz="0" w:space="0" w:color="auto"/>
            <w:bottom w:val="none" w:sz="0" w:space="0" w:color="auto"/>
            <w:right w:val="none" w:sz="0" w:space="0" w:color="auto"/>
          </w:divBdr>
        </w:div>
        <w:div w:id="465126598">
          <w:marLeft w:val="480"/>
          <w:marRight w:val="0"/>
          <w:marTop w:val="0"/>
          <w:marBottom w:val="0"/>
          <w:divBdr>
            <w:top w:val="none" w:sz="0" w:space="0" w:color="auto"/>
            <w:left w:val="none" w:sz="0" w:space="0" w:color="auto"/>
            <w:bottom w:val="none" w:sz="0" w:space="0" w:color="auto"/>
            <w:right w:val="none" w:sz="0" w:space="0" w:color="auto"/>
          </w:divBdr>
        </w:div>
        <w:div w:id="29688599">
          <w:marLeft w:val="480"/>
          <w:marRight w:val="0"/>
          <w:marTop w:val="0"/>
          <w:marBottom w:val="0"/>
          <w:divBdr>
            <w:top w:val="none" w:sz="0" w:space="0" w:color="auto"/>
            <w:left w:val="none" w:sz="0" w:space="0" w:color="auto"/>
            <w:bottom w:val="none" w:sz="0" w:space="0" w:color="auto"/>
            <w:right w:val="none" w:sz="0" w:space="0" w:color="auto"/>
          </w:divBdr>
        </w:div>
        <w:div w:id="344868489">
          <w:marLeft w:val="480"/>
          <w:marRight w:val="0"/>
          <w:marTop w:val="0"/>
          <w:marBottom w:val="0"/>
          <w:divBdr>
            <w:top w:val="none" w:sz="0" w:space="0" w:color="auto"/>
            <w:left w:val="none" w:sz="0" w:space="0" w:color="auto"/>
            <w:bottom w:val="none" w:sz="0" w:space="0" w:color="auto"/>
            <w:right w:val="none" w:sz="0" w:space="0" w:color="auto"/>
          </w:divBdr>
        </w:div>
        <w:div w:id="350765294">
          <w:marLeft w:val="480"/>
          <w:marRight w:val="0"/>
          <w:marTop w:val="0"/>
          <w:marBottom w:val="0"/>
          <w:divBdr>
            <w:top w:val="none" w:sz="0" w:space="0" w:color="auto"/>
            <w:left w:val="none" w:sz="0" w:space="0" w:color="auto"/>
            <w:bottom w:val="none" w:sz="0" w:space="0" w:color="auto"/>
            <w:right w:val="none" w:sz="0" w:space="0" w:color="auto"/>
          </w:divBdr>
        </w:div>
        <w:div w:id="82069810">
          <w:marLeft w:val="480"/>
          <w:marRight w:val="0"/>
          <w:marTop w:val="0"/>
          <w:marBottom w:val="0"/>
          <w:divBdr>
            <w:top w:val="none" w:sz="0" w:space="0" w:color="auto"/>
            <w:left w:val="none" w:sz="0" w:space="0" w:color="auto"/>
            <w:bottom w:val="none" w:sz="0" w:space="0" w:color="auto"/>
            <w:right w:val="none" w:sz="0" w:space="0" w:color="auto"/>
          </w:divBdr>
        </w:div>
        <w:div w:id="575751571">
          <w:marLeft w:val="480"/>
          <w:marRight w:val="0"/>
          <w:marTop w:val="0"/>
          <w:marBottom w:val="0"/>
          <w:divBdr>
            <w:top w:val="none" w:sz="0" w:space="0" w:color="auto"/>
            <w:left w:val="none" w:sz="0" w:space="0" w:color="auto"/>
            <w:bottom w:val="none" w:sz="0" w:space="0" w:color="auto"/>
            <w:right w:val="none" w:sz="0" w:space="0" w:color="auto"/>
          </w:divBdr>
        </w:div>
        <w:div w:id="727337320">
          <w:marLeft w:val="480"/>
          <w:marRight w:val="0"/>
          <w:marTop w:val="0"/>
          <w:marBottom w:val="0"/>
          <w:divBdr>
            <w:top w:val="none" w:sz="0" w:space="0" w:color="auto"/>
            <w:left w:val="none" w:sz="0" w:space="0" w:color="auto"/>
            <w:bottom w:val="none" w:sz="0" w:space="0" w:color="auto"/>
            <w:right w:val="none" w:sz="0" w:space="0" w:color="auto"/>
          </w:divBdr>
        </w:div>
        <w:div w:id="734280265">
          <w:marLeft w:val="480"/>
          <w:marRight w:val="0"/>
          <w:marTop w:val="0"/>
          <w:marBottom w:val="0"/>
          <w:divBdr>
            <w:top w:val="none" w:sz="0" w:space="0" w:color="auto"/>
            <w:left w:val="none" w:sz="0" w:space="0" w:color="auto"/>
            <w:bottom w:val="none" w:sz="0" w:space="0" w:color="auto"/>
            <w:right w:val="none" w:sz="0" w:space="0" w:color="auto"/>
          </w:divBdr>
        </w:div>
        <w:div w:id="506798095">
          <w:marLeft w:val="480"/>
          <w:marRight w:val="0"/>
          <w:marTop w:val="0"/>
          <w:marBottom w:val="0"/>
          <w:divBdr>
            <w:top w:val="none" w:sz="0" w:space="0" w:color="auto"/>
            <w:left w:val="none" w:sz="0" w:space="0" w:color="auto"/>
            <w:bottom w:val="none" w:sz="0" w:space="0" w:color="auto"/>
            <w:right w:val="none" w:sz="0" w:space="0" w:color="auto"/>
          </w:divBdr>
        </w:div>
        <w:div w:id="2033993194">
          <w:marLeft w:val="480"/>
          <w:marRight w:val="0"/>
          <w:marTop w:val="0"/>
          <w:marBottom w:val="0"/>
          <w:divBdr>
            <w:top w:val="none" w:sz="0" w:space="0" w:color="auto"/>
            <w:left w:val="none" w:sz="0" w:space="0" w:color="auto"/>
            <w:bottom w:val="none" w:sz="0" w:space="0" w:color="auto"/>
            <w:right w:val="none" w:sz="0" w:space="0" w:color="auto"/>
          </w:divBdr>
        </w:div>
        <w:div w:id="903951468">
          <w:marLeft w:val="480"/>
          <w:marRight w:val="0"/>
          <w:marTop w:val="0"/>
          <w:marBottom w:val="0"/>
          <w:divBdr>
            <w:top w:val="none" w:sz="0" w:space="0" w:color="auto"/>
            <w:left w:val="none" w:sz="0" w:space="0" w:color="auto"/>
            <w:bottom w:val="none" w:sz="0" w:space="0" w:color="auto"/>
            <w:right w:val="none" w:sz="0" w:space="0" w:color="auto"/>
          </w:divBdr>
        </w:div>
        <w:div w:id="470252946">
          <w:marLeft w:val="480"/>
          <w:marRight w:val="0"/>
          <w:marTop w:val="0"/>
          <w:marBottom w:val="0"/>
          <w:divBdr>
            <w:top w:val="none" w:sz="0" w:space="0" w:color="auto"/>
            <w:left w:val="none" w:sz="0" w:space="0" w:color="auto"/>
            <w:bottom w:val="none" w:sz="0" w:space="0" w:color="auto"/>
            <w:right w:val="none" w:sz="0" w:space="0" w:color="auto"/>
          </w:divBdr>
        </w:div>
        <w:div w:id="48186365">
          <w:marLeft w:val="480"/>
          <w:marRight w:val="0"/>
          <w:marTop w:val="0"/>
          <w:marBottom w:val="0"/>
          <w:divBdr>
            <w:top w:val="none" w:sz="0" w:space="0" w:color="auto"/>
            <w:left w:val="none" w:sz="0" w:space="0" w:color="auto"/>
            <w:bottom w:val="none" w:sz="0" w:space="0" w:color="auto"/>
            <w:right w:val="none" w:sz="0" w:space="0" w:color="auto"/>
          </w:divBdr>
        </w:div>
        <w:div w:id="1509517778">
          <w:marLeft w:val="480"/>
          <w:marRight w:val="0"/>
          <w:marTop w:val="0"/>
          <w:marBottom w:val="0"/>
          <w:divBdr>
            <w:top w:val="none" w:sz="0" w:space="0" w:color="auto"/>
            <w:left w:val="none" w:sz="0" w:space="0" w:color="auto"/>
            <w:bottom w:val="none" w:sz="0" w:space="0" w:color="auto"/>
            <w:right w:val="none" w:sz="0" w:space="0" w:color="auto"/>
          </w:divBdr>
        </w:div>
        <w:div w:id="945619927">
          <w:marLeft w:val="480"/>
          <w:marRight w:val="0"/>
          <w:marTop w:val="0"/>
          <w:marBottom w:val="0"/>
          <w:divBdr>
            <w:top w:val="none" w:sz="0" w:space="0" w:color="auto"/>
            <w:left w:val="none" w:sz="0" w:space="0" w:color="auto"/>
            <w:bottom w:val="none" w:sz="0" w:space="0" w:color="auto"/>
            <w:right w:val="none" w:sz="0" w:space="0" w:color="auto"/>
          </w:divBdr>
        </w:div>
        <w:div w:id="1312518435">
          <w:marLeft w:val="480"/>
          <w:marRight w:val="0"/>
          <w:marTop w:val="0"/>
          <w:marBottom w:val="0"/>
          <w:divBdr>
            <w:top w:val="none" w:sz="0" w:space="0" w:color="auto"/>
            <w:left w:val="none" w:sz="0" w:space="0" w:color="auto"/>
            <w:bottom w:val="none" w:sz="0" w:space="0" w:color="auto"/>
            <w:right w:val="none" w:sz="0" w:space="0" w:color="auto"/>
          </w:divBdr>
        </w:div>
        <w:div w:id="1836266267">
          <w:marLeft w:val="480"/>
          <w:marRight w:val="0"/>
          <w:marTop w:val="0"/>
          <w:marBottom w:val="0"/>
          <w:divBdr>
            <w:top w:val="none" w:sz="0" w:space="0" w:color="auto"/>
            <w:left w:val="none" w:sz="0" w:space="0" w:color="auto"/>
            <w:bottom w:val="none" w:sz="0" w:space="0" w:color="auto"/>
            <w:right w:val="none" w:sz="0" w:space="0" w:color="auto"/>
          </w:divBdr>
        </w:div>
        <w:div w:id="388648311">
          <w:marLeft w:val="480"/>
          <w:marRight w:val="0"/>
          <w:marTop w:val="0"/>
          <w:marBottom w:val="0"/>
          <w:divBdr>
            <w:top w:val="none" w:sz="0" w:space="0" w:color="auto"/>
            <w:left w:val="none" w:sz="0" w:space="0" w:color="auto"/>
            <w:bottom w:val="none" w:sz="0" w:space="0" w:color="auto"/>
            <w:right w:val="none" w:sz="0" w:space="0" w:color="auto"/>
          </w:divBdr>
        </w:div>
        <w:div w:id="1829789124">
          <w:marLeft w:val="480"/>
          <w:marRight w:val="0"/>
          <w:marTop w:val="0"/>
          <w:marBottom w:val="0"/>
          <w:divBdr>
            <w:top w:val="none" w:sz="0" w:space="0" w:color="auto"/>
            <w:left w:val="none" w:sz="0" w:space="0" w:color="auto"/>
            <w:bottom w:val="none" w:sz="0" w:space="0" w:color="auto"/>
            <w:right w:val="none" w:sz="0" w:space="0" w:color="auto"/>
          </w:divBdr>
        </w:div>
        <w:div w:id="1478644869">
          <w:marLeft w:val="480"/>
          <w:marRight w:val="0"/>
          <w:marTop w:val="0"/>
          <w:marBottom w:val="0"/>
          <w:divBdr>
            <w:top w:val="none" w:sz="0" w:space="0" w:color="auto"/>
            <w:left w:val="none" w:sz="0" w:space="0" w:color="auto"/>
            <w:bottom w:val="none" w:sz="0" w:space="0" w:color="auto"/>
            <w:right w:val="none" w:sz="0" w:space="0" w:color="auto"/>
          </w:divBdr>
        </w:div>
        <w:div w:id="107161512">
          <w:marLeft w:val="480"/>
          <w:marRight w:val="0"/>
          <w:marTop w:val="0"/>
          <w:marBottom w:val="0"/>
          <w:divBdr>
            <w:top w:val="none" w:sz="0" w:space="0" w:color="auto"/>
            <w:left w:val="none" w:sz="0" w:space="0" w:color="auto"/>
            <w:bottom w:val="none" w:sz="0" w:space="0" w:color="auto"/>
            <w:right w:val="none" w:sz="0" w:space="0" w:color="auto"/>
          </w:divBdr>
        </w:div>
        <w:div w:id="1819876071">
          <w:marLeft w:val="480"/>
          <w:marRight w:val="0"/>
          <w:marTop w:val="0"/>
          <w:marBottom w:val="0"/>
          <w:divBdr>
            <w:top w:val="none" w:sz="0" w:space="0" w:color="auto"/>
            <w:left w:val="none" w:sz="0" w:space="0" w:color="auto"/>
            <w:bottom w:val="none" w:sz="0" w:space="0" w:color="auto"/>
            <w:right w:val="none" w:sz="0" w:space="0" w:color="auto"/>
          </w:divBdr>
        </w:div>
        <w:div w:id="381100015">
          <w:marLeft w:val="480"/>
          <w:marRight w:val="0"/>
          <w:marTop w:val="0"/>
          <w:marBottom w:val="0"/>
          <w:divBdr>
            <w:top w:val="none" w:sz="0" w:space="0" w:color="auto"/>
            <w:left w:val="none" w:sz="0" w:space="0" w:color="auto"/>
            <w:bottom w:val="none" w:sz="0" w:space="0" w:color="auto"/>
            <w:right w:val="none" w:sz="0" w:space="0" w:color="auto"/>
          </w:divBdr>
        </w:div>
        <w:div w:id="921992786">
          <w:marLeft w:val="480"/>
          <w:marRight w:val="0"/>
          <w:marTop w:val="0"/>
          <w:marBottom w:val="0"/>
          <w:divBdr>
            <w:top w:val="none" w:sz="0" w:space="0" w:color="auto"/>
            <w:left w:val="none" w:sz="0" w:space="0" w:color="auto"/>
            <w:bottom w:val="none" w:sz="0" w:space="0" w:color="auto"/>
            <w:right w:val="none" w:sz="0" w:space="0" w:color="auto"/>
          </w:divBdr>
        </w:div>
        <w:div w:id="806704092">
          <w:marLeft w:val="480"/>
          <w:marRight w:val="0"/>
          <w:marTop w:val="0"/>
          <w:marBottom w:val="0"/>
          <w:divBdr>
            <w:top w:val="none" w:sz="0" w:space="0" w:color="auto"/>
            <w:left w:val="none" w:sz="0" w:space="0" w:color="auto"/>
            <w:bottom w:val="none" w:sz="0" w:space="0" w:color="auto"/>
            <w:right w:val="none" w:sz="0" w:space="0" w:color="auto"/>
          </w:divBdr>
        </w:div>
        <w:div w:id="808286452">
          <w:marLeft w:val="480"/>
          <w:marRight w:val="0"/>
          <w:marTop w:val="0"/>
          <w:marBottom w:val="0"/>
          <w:divBdr>
            <w:top w:val="none" w:sz="0" w:space="0" w:color="auto"/>
            <w:left w:val="none" w:sz="0" w:space="0" w:color="auto"/>
            <w:bottom w:val="none" w:sz="0" w:space="0" w:color="auto"/>
            <w:right w:val="none" w:sz="0" w:space="0" w:color="auto"/>
          </w:divBdr>
        </w:div>
        <w:div w:id="1389569742">
          <w:marLeft w:val="480"/>
          <w:marRight w:val="0"/>
          <w:marTop w:val="0"/>
          <w:marBottom w:val="0"/>
          <w:divBdr>
            <w:top w:val="none" w:sz="0" w:space="0" w:color="auto"/>
            <w:left w:val="none" w:sz="0" w:space="0" w:color="auto"/>
            <w:bottom w:val="none" w:sz="0" w:space="0" w:color="auto"/>
            <w:right w:val="none" w:sz="0" w:space="0" w:color="auto"/>
          </w:divBdr>
        </w:div>
      </w:divsChild>
    </w:div>
    <w:div w:id="826895266">
      <w:bodyDiv w:val="1"/>
      <w:marLeft w:val="0"/>
      <w:marRight w:val="0"/>
      <w:marTop w:val="0"/>
      <w:marBottom w:val="0"/>
      <w:divBdr>
        <w:top w:val="none" w:sz="0" w:space="0" w:color="auto"/>
        <w:left w:val="none" w:sz="0" w:space="0" w:color="auto"/>
        <w:bottom w:val="none" w:sz="0" w:space="0" w:color="auto"/>
        <w:right w:val="none" w:sz="0" w:space="0" w:color="auto"/>
      </w:divBdr>
    </w:div>
    <w:div w:id="829246602">
      <w:bodyDiv w:val="1"/>
      <w:marLeft w:val="0"/>
      <w:marRight w:val="0"/>
      <w:marTop w:val="0"/>
      <w:marBottom w:val="0"/>
      <w:divBdr>
        <w:top w:val="none" w:sz="0" w:space="0" w:color="auto"/>
        <w:left w:val="none" w:sz="0" w:space="0" w:color="auto"/>
        <w:bottom w:val="none" w:sz="0" w:space="0" w:color="auto"/>
        <w:right w:val="none" w:sz="0" w:space="0" w:color="auto"/>
      </w:divBdr>
      <w:divsChild>
        <w:div w:id="329530417">
          <w:marLeft w:val="480"/>
          <w:marRight w:val="0"/>
          <w:marTop w:val="0"/>
          <w:marBottom w:val="0"/>
          <w:divBdr>
            <w:top w:val="none" w:sz="0" w:space="0" w:color="auto"/>
            <w:left w:val="none" w:sz="0" w:space="0" w:color="auto"/>
            <w:bottom w:val="none" w:sz="0" w:space="0" w:color="auto"/>
            <w:right w:val="none" w:sz="0" w:space="0" w:color="auto"/>
          </w:divBdr>
        </w:div>
        <w:div w:id="1244684644">
          <w:marLeft w:val="480"/>
          <w:marRight w:val="0"/>
          <w:marTop w:val="0"/>
          <w:marBottom w:val="0"/>
          <w:divBdr>
            <w:top w:val="none" w:sz="0" w:space="0" w:color="auto"/>
            <w:left w:val="none" w:sz="0" w:space="0" w:color="auto"/>
            <w:bottom w:val="none" w:sz="0" w:space="0" w:color="auto"/>
            <w:right w:val="none" w:sz="0" w:space="0" w:color="auto"/>
          </w:divBdr>
        </w:div>
        <w:div w:id="1646817014">
          <w:marLeft w:val="480"/>
          <w:marRight w:val="0"/>
          <w:marTop w:val="0"/>
          <w:marBottom w:val="0"/>
          <w:divBdr>
            <w:top w:val="none" w:sz="0" w:space="0" w:color="auto"/>
            <w:left w:val="none" w:sz="0" w:space="0" w:color="auto"/>
            <w:bottom w:val="none" w:sz="0" w:space="0" w:color="auto"/>
            <w:right w:val="none" w:sz="0" w:space="0" w:color="auto"/>
          </w:divBdr>
        </w:div>
        <w:div w:id="1840120418">
          <w:marLeft w:val="480"/>
          <w:marRight w:val="0"/>
          <w:marTop w:val="0"/>
          <w:marBottom w:val="0"/>
          <w:divBdr>
            <w:top w:val="none" w:sz="0" w:space="0" w:color="auto"/>
            <w:left w:val="none" w:sz="0" w:space="0" w:color="auto"/>
            <w:bottom w:val="none" w:sz="0" w:space="0" w:color="auto"/>
            <w:right w:val="none" w:sz="0" w:space="0" w:color="auto"/>
          </w:divBdr>
        </w:div>
        <w:div w:id="1930187640">
          <w:marLeft w:val="480"/>
          <w:marRight w:val="0"/>
          <w:marTop w:val="0"/>
          <w:marBottom w:val="0"/>
          <w:divBdr>
            <w:top w:val="none" w:sz="0" w:space="0" w:color="auto"/>
            <w:left w:val="none" w:sz="0" w:space="0" w:color="auto"/>
            <w:bottom w:val="none" w:sz="0" w:space="0" w:color="auto"/>
            <w:right w:val="none" w:sz="0" w:space="0" w:color="auto"/>
          </w:divBdr>
        </w:div>
        <w:div w:id="1038355851">
          <w:marLeft w:val="480"/>
          <w:marRight w:val="0"/>
          <w:marTop w:val="0"/>
          <w:marBottom w:val="0"/>
          <w:divBdr>
            <w:top w:val="none" w:sz="0" w:space="0" w:color="auto"/>
            <w:left w:val="none" w:sz="0" w:space="0" w:color="auto"/>
            <w:bottom w:val="none" w:sz="0" w:space="0" w:color="auto"/>
            <w:right w:val="none" w:sz="0" w:space="0" w:color="auto"/>
          </w:divBdr>
        </w:div>
        <w:div w:id="516505908">
          <w:marLeft w:val="480"/>
          <w:marRight w:val="0"/>
          <w:marTop w:val="0"/>
          <w:marBottom w:val="0"/>
          <w:divBdr>
            <w:top w:val="none" w:sz="0" w:space="0" w:color="auto"/>
            <w:left w:val="none" w:sz="0" w:space="0" w:color="auto"/>
            <w:bottom w:val="none" w:sz="0" w:space="0" w:color="auto"/>
            <w:right w:val="none" w:sz="0" w:space="0" w:color="auto"/>
          </w:divBdr>
        </w:div>
        <w:div w:id="296763944">
          <w:marLeft w:val="480"/>
          <w:marRight w:val="0"/>
          <w:marTop w:val="0"/>
          <w:marBottom w:val="0"/>
          <w:divBdr>
            <w:top w:val="none" w:sz="0" w:space="0" w:color="auto"/>
            <w:left w:val="none" w:sz="0" w:space="0" w:color="auto"/>
            <w:bottom w:val="none" w:sz="0" w:space="0" w:color="auto"/>
            <w:right w:val="none" w:sz="0" w:space="0" w:color="auto"/>
          </w:divBdr>
        </w:div>
        <w:div w:id="41055896">
          <w:marLeft w:val="480"/>
          <w:marRight w:val="0"/>
          <w:marTop w:val="0"/>
          <w:marBottom w:val="0"/>
          <w:divBdr>
            <w:top w:val="none" w:sz="0" w:space="0" w:color="auto"/>
            <w:left w:val="none" w:sz="0" w:space="0" w:color="auto"/>
            <w:bottom w:val="none" w:sz="0" w:space="0" w:color="auto"/>
            <w:right w:val="none" w:sz="0" w:space="0" w:color="auto"/>
          </w:divBdr>
        </w:div>
        <w:div w:id="1405496595">
          <w:marLeft w:val="480"/>
          <w:marRight w:val="0"/>
          <w:marTop w:val="0"/>
          <w:marBottom w:val="0"/>
          <w:divBdr>
            <w:top w:val="none" w:sz="0" w:space="0" w:color="auto"/>
            <w:left w:val="none" w:sz="0" w:space="0" w:color="auto"/>
            <w:bottom w:val="none" w:sz="0" w:space="0" w:color="auto"/>
            <w:right w:val="none" w:sz="0" w:space="0" w:color="auto"/>
          </w:divBdr>
        </w:div>
        <w:div w:id="1432242719">
          <w:marLeft w:val="480"/>
          <w:marRight w:val="0"/>
          <w:marTop w:val="0"/>
          <w:marBottom w:val="0"/>
          <w:divBdr>
            <w:top w:val="none" w:sz="0" w:space="0" w:color="auto"/>
            <w:left w:val="none" w:sz="0" w:space="0" w:color="auto"/>
            <w:bottom w:val="none" w:sz="0" w:space="0" w:color="auto"/>
            <w:right w:val="none" w:sz="0" w:space="0" w:color="auto"/>
          </w:divBdr>
        </w:div>
        <w:div w:id="851067485">
          <w:marLeft w:val="480"/>
          <w:marRight w:val="0"/>
          <w:marTop w:val="0"/>
          <w:marBottom w:val="0"/>
          <w:divBdr>
            <w:top w:val="none" w:sz="0" w:space="0" w:color="auto"/>
            <w:left w:val="none" w:sz="0" w:space="0" w:color="auto"/>
            <w:bottom w:val="none" w:sz="0" w:space="0" w:color="auto"/>
            <w:right w:val="none" w:sz="0" w:space="0" w:color="auto"/>
          </w:divBdr>
        </w:div>
        <w:div w:id="414059598">
          <w:marLeft w:val="480"/>
          <w:marRight w:val="0"/>
          <w:marTop w:val="0"/>
          <w:marBottom w:val="0"/>
          <w:divBdr>
            <w:top w:val="none" w:sz="0" w:space="0" w:color="auto"/>
            <w:left w:val="none" w:sz="0" w:space="0" w:color="auto"/>
            <w:bottom w:val="none" w:sz="0" w:space="0" w:color="auto"/>
            <w:right w:val="none" w:sz="0" w:space="0" w:color="auto"/>
          </w:divBdr>
        </w:div>
        <w:div w:id="319774856">
          <w:marLeft w:val="480"/>
          <w:marRight w:val="0"/>
          <w:marTop w:val="0"/>
          <w:marBottom w:val="0"/>
          <w:divBdr>
            <w:top w:val="none" w:sz="0" w:space="0" w:color="auto"/>
            <w:left w:val="none" w:sz="0" w:space="0" w:color="auto"/>
            <w:bottom w:val="none" w:sz="0" w:space="0" w:color="auto"/>
            <w:right w:val="none" w:sz="0" w:space="0" w:color="auto"/>
          </w:divBdr>
        </w:div>
        <w:div w:id="1983120165">
          <w:marLeft w:val="480"/>
          <w:marRight w:val="0"/>
          <w:marTop w:val="0"/>
          <w:marBottom w:val="0"/>
          <w:divBdr>
            <w:top w:val="none" w:sz="0" w:space="0" w:color="auto"/>
            <w:left w:val="none" w:sz="0" w:space="0" w:color="auto"/>
            <w:bottom w:val="none" w:sz="0" w:space="0" w:color="auto"/>
            <w:right w:val="none" w:sz="0" w:space="0" w:color="auto"/>
          </w:divBdr>
        </w:div>
        <w:div w:id="941062313">
          <w:marLeft w:val="480"/>
          <w:marRight w:val="0"/>
          <w:marTop w:val="0"/>
          <w:marBottom w:val="0"/>
          <w:divBdr>
            <w:top w:val="none" w:sz="0" w:space="0" w:color="auto"/>
            <w:left w:val="none" w:sz="0" w:space="0" w:color="auto"/>
            <w:bottom w:val="none" w:sz="0" w:space="0" w:color="auto"/>
            <w:right w:val="none" w:sz="0" w:space="0" w:color="auto"/>
          </w:divBdr>
        </w:div>
        <w:div w:id="460849289">
          <w:marLeft w:val="480"/>
          <w:marRight w:val="0"/>
          <w:marTop w:val="0"/>
          <w:marBottom w:val="0"/>
          <w:divBdr>
            <w:top w:val="none" w:sz="0" w:space="0" w:color="auto"/>
            <w:left w:val="none" w:sz="0" w:space="0" w:color="auto"/>
            <w:bottom w:val="none" w:sz="0" w:space="0" w:color="auto"/>
            <w:right w:val="none" w:sz="0" w:space="0" w:color="auto"/>
          </w:divBdr>
        </w:div>
        <w:div w:id="83453781">
          <w:marLeft w:val="480"/>
          <w:marRight w:val="0"/>
          <w:marTop w:val="0"/>
          <w:marBottom w:val="0"/>
          <w:divBdr>
            <w:top w:val="none" w:sz="0" w:space="0" w:color="auto"/>
            <w:left w:val="none" w:sz="0" w:space="0" w:color="auto"/>
            <w:bottom w:val="none" w:sz="0" w:space="0" w:color="auto"/>
            <w:right w:val="none" w:sz="0" w:space="0" w:color="auto"/>
          </w:divBdr>
        </w:div>
        <w:div w:id="1261910340">
          <w:marLeft w:val="480"/>
          <w:marRight w:val="0"/>
          <w:marTop w:val="0"/>
          <w:marBottom w:val="0"/>
          <w:divBdr>
            <w:top w:val="none" w:sz="0" w:space="0" w:color="auto"/>
            <w:left w:val="none" w:sz="0" w:space="0" w:color="auto"/>
            <w:bottom w:val="none" w:sz="0" w:space="0" w:color="auto"/>
            <w:right w:val="none" w:sz="0" w:space="0" w:color="auto"/>
          </w:divBdr>
        </w:div>
        <w:div w:id="2024621223">
          <w:marLeft w:val="480"/>
          <w:marRight w:val="0"/>
          <w:marTop w:val="0"/>
          <w:marBottom w:val="0"/>
          <w:divBdr>
            <w:top w:val="none" w:sz="0" w:space="0" w:color="auto"/>
            <w:left w:val="none" w:sz="0" w:space="0" w:color="auto"/>
            <w:bottom w:val="none" w:sz="0" w:space="0" w:color="auto"/>
            <w:right w:val="none" w:sz="0" w:space="0" w:color="auto"/>
          </w:divBdr>
        </w:div>
        <w:div w:id="1240285456">
          <w:marLeft w:val="480"/>
          <w:marRight w:val="0"/>
          <w:marTop w:val="0"/>
          <w:marBottom w:val="0"/>
          <w:divBdr>
            <w:top w:val="none" w:sz="0" w:space="0" w:color="auto"/>
            <w:left w:val="none" w:sz="0" w:space="0" w:color="auto"/>
            <w:bottom w:val="none" w:sz="0" w:space="0" w:color="auto"/>
            <w:right w:val="none" w:sz="0" w:space="0" w:color="auto"/>
          </w:divBdr>
        </w:div>
        <w:div w:id="560166929">
          <w:marLeft w:val="480"/>
          <w:marRight w:val="0"/>
          <w:marTop w:val="0"/>
          <w:marBottom w:val="0"/>
          <w:divBdr>
            <w:top w:val="none" w:sz="0" w:space="0" w:color="auto"/>
            <w:left w:val="none" w:sz="0" w:space="0" w:color="auto"/>
            <w:bottom w:val="none" w:sz="0" w:space="0" w:color="auto"/>
            <w:right w:val="none" w:sz="0" w:space="0" w:color="auto"/>
          </w:divBdr>
        </w:div>
        <w:div w:id="1101219722">
          <w:marLeft w:val="480"/>
          <w:marRight w:val="0"/>
          <w:marTop w:val="0"/>
          <w:marBottom w:val="0"/>
          <w:divBdr>
            <w:top w:val="none" w:sz="0" w:space="0" w:color="auto"/>
            <w:left w:val="none" w:sz="0" w:space="0" w:color="auto"/>
            <w:bottom w:val="none" w:sz="0" w:space="0" w:color="auto"/>
            <w:right w:val="none" w:sz="0" w:space="0" w:color="auto"/>
          </w:divBdr>
        </w:div>
        <w:div w:id="101845399">
          <w:marLeft w:val="480"/>
          <w:marRight w:val="0"/>
          <w:marTop w:val="0"/>
          <w:marBottom w:val="0"/>
          <w:divBdr>
            <w:top w:val="none" w:sz="0" w:space="0" w:color="auto"/>
            <w:left w:val="none" w:sz="0" w:space="0" w:color="auto"/>
            <w:bottom w:val="none" w:sz="0" w:space="0" w:color="auto"/>
            <w:right w:val="none" w:sz="0" w:space="0" w:color="auto"/>
          </w:divBdr>
        </w:div>
        <w:div w:id="1923946914">
          <w:marLeft w:val="480"/>
          <w:marRight w:val="0"/>
          <w:marTop w:val="0"/>
          <w:marBottom w:val="0"/>
          <w:divBdr>
            <w:top w:val="none" w:sz="0" w:space="0" w:color="auto"/>
            <w:left w:val="none" w:sz="0" w:space="0" w:color="auto"/>
            <w:bottom w:val="none" w:sz="0" w:space="0" w:color="auto"/>
            <w:right w:val="none" w:sz="0" w:space="0" w:color="auto"/>
          </w:divBdr>
        </w:div>
        <w:div w:id="1995524088">
          <w:marLeft w:val="480"/>
          <w:marRight w:val="0"/>
          <w:marTop w:val="0"/>
          <w:marBottom w:val="0"/>
          <w:divBdr>
            <w:top w:val="none" w:sz="0" w:space="0" w:color="auto"/>
            <w:left w:val="none" w:sz="0" w:space="0" w:color="auto"/>
            <w:bottom w:val="none" w:sz="0" w:space="0" w:color="auto"/>
            <w:right w:val="none" w:sz="0" w:space="0" w:color="auto"/>
          </w:divBdr>
        </w:div>
        <w:div w:id="355664492">
          <w:marLeft w:val="480"/>
          <w:marRight w:val="0"/>
          <w:marTop w:val="0"/>
          <w:marBottom w:val="0"/>
          <w:divBdr>
            <w:top w:val="none" w:sz="0" w:space="0" w:color="auto"/>
            <w:left w:val="none" w:sz="0" w:space="0" w:color="auto"/>
            <w:bottom w:val="none" w:sz="0" w:space="0" w:color="auto"/>
            <w:right w:val="none" w:sz="0" w:space="0" w:color="auto"/>
          </w:divBdr>
        </w:div>
        <w:div w:id="1673797228">
          <w:marLeft w:val="480"/>
          <w:marRight w:val="0"/>
          <w:marTop w:val="0"/>
          <w:marBottom w:val="0"/>
          <w:divBdr>
            <w:top w:val="none" w:sz="0" w:space="0" w:color="auto"/>
            <w:left w:val="none" w:sz="0" w:space="0" w:color="auto"/>
            <w:bottom w:val="none" w:sz="0" w:space="0" w:color="auto"/>
            <w:right w:val="none" w:sz="0" w:space="0" w:color="auto"/>
          </w:divBdr>
        </w:div>
        <w:div w:id="643923792">
          <w:marLeft w:val="480"/>
          <w:marRight w:val="0"/>
          <w:marTop w:val="0"/>
          <w:marBottom w:val="0"/>
          <w:divBdr>
            <w:top w:val="none" w:sz="0" w:space="0" w:color="auto"/>
            <w:left w:val="none" w:sz="0" w:space="0" w:color="auto"/>
            <w:bottom w:val="none" w:sz="0" w:space="0" w:color="auto"/>
            <w:right w:val="none" w:sz="0" w:space="0" w:color="auto"/>
          </w:divBdr>
        </w:div>
        <w:div w:id="1491099671">
          <w:marLeft w:val="480"/>
          <w:marRight w:val="0"/>
          <w:marTop w:val="0"/>
          <w:marBottom w:val="0"/>
          <w:divBdr>
            <w:top w:val="none" w:sz="0" w:space="0" w:color="auto"/>
            <w:left w:val="none" w:sz="0" w:space="0" w:color="auto"/>
            <w:bottom w:val="none" w:sz="0" w:space="0" w:color="auto"/>
            <w:right w:val="none" w:sz="0" w:space="0" w:color="auto"/>
          </w:divBdr>
        </w:div>
        <w:div w:id="1800222721">
          <w:marLeft w:val="480"/>
          <w:marRight w:val="0"/>
          <w:marTop w:val="0"/>
          <w:marBottom w:val="0"/>
          <w:divBdr>
            <w:top w:val="none" w:sz="0" w:space="0" w:color="auto"/>
            <w:left w:val="none" w:sz="0" w:space="0" w:color="auto"/>
            <w:bottom w:val="none" w:sz="0" w:space="0" w:color="auto"/>
            <w:right w:val="none" w:sz="0" w:space="0" w:color="auto"/>
          </w:divBdr>
        </w:div>
        <w:div w:id="240216396">
          <w:marLeft w:val="480"/>
          <w:marRight w:val="0"/>
          <w:marTop w:val="0"/>
          <w:marBottom w:val="0"/>
          <w:divBdr>
            <w:top w:val="none" w:sz="0" w:space="0" w:color="auto"/>
            <w:left w:val="none" w:sz="0" w:space="0" w:color="auto"/>
            <w:bottom w:val="none" w:sz="0" w:space="0" w:color="auto"/>
            <w:right w:val="none" w:sz="0" w:space="0" w:color="auto"/>
          </w:divBdr>
        </w:div>
        <w:div w:id="584649700">
          <w:marLeft w:val="480"/>
          <w:marRight w:val="0"/>
          <w:marTop w:val="0"/>
          <w:marBottom w:val="0"/>
          <w:divBdr>
            <w:top w:val="none" w:sz="0" w:space="0" w:color="auto"/>
            <w:left w:val="none" w:sz="0" w:space="0" w:color="auto"/>
            <w:bottom w:val="none" w:sz="0" w:space="0" w:color="auto"/>
            <w:right w:val="none" w:sz="0" w:space="0" w:color="auto"/>
          </w:divBdr>
        </w:div>
        <w:div w:id="711348210">
          <w:marLeft w:val="480"/>
          <w:marRight w:val="0"/>
          <w:marTop w:val="0"/>
          <w:marBottom w:val="0"/>
          <w:divBdr>
            <w:top w:val="none" w:sz="0" w:space="0" w:color="auto"/>
            <w:left w:val="none" w:sz="0" w:space="0" w:color="auto"/>
            <w:bottom w:val="none" w:sz="0" w:space="0" w:color="auto"/>
            <w:right w:val="none" w:sz="0" w:space="0" w:color="auto"/>
          </w:divBdr>
        </w:div>
        <w:div w:id="624889735">
          <w:marLeft w:val="480"/>
          <w:marRight w:val="0"/>
          <w:marTop w:val="0"/>
          <w:marBottom w:val="0"/>
          <w:divBdr>
            <w:top w:val="none" w:sz="0" w:space="0" w:color="auto"/>
            <w:left w:val="none" w:sz="0" w:space="0" w:color="auto"/>
            <w:bottom w:val="none" w:sz="0" w:space="0" w:color="auto"/>
            <w:right w:val="none" w:sz="0" w:space="0" w:color="auto"/>
          </w:divBdr>
        </w:div>
        <w:div w:id="752430834">
          <w:marLeft w:val="480"/>
          <w:marRight w:val="0"/>
          <w:marTop w:val="0"/>
          <w:marBottom w:val="0"/>
          <w:divBdr>
            <w:top w:val="none" w:sz="0" w:space="0" w:color="auto"/>
            <w:left w:val="none" w:sz="0" w:space="0" w:color="auto"/>
            <w:bottom w:val="none" w:sz="0" w:space="0" w:color="auto"/>
            <w:right w:val="none" w:sz="0" w:space="0" w:color="auto"/>
          </w:divBdr>
        </w:div>
        <w:div w:id="465856739">
          <w:marLeft w:val="480"/>
          <w:marRight w:val="0"/>
          <w:marTop w:val="0"/>
          <w:marBottom w:val="0"/>
          <w:divBdr>
            <w:top w:val="none" w:sz="0" w:space="0" w:color="auto"/>
            <w:left w:val="none" w:sz="0" w:space="0" w:color="auto"/>
            <w:bottom w:val="none" w:sz="0" w:space="0" w:color="auto"/>
            <w:right w:val="none" w:sz="0" w:space="0" w:color="auto"/>
          </w:divBdr>
        </w:div>
        <w:div w:id="60177034">
          <w:marLeft w:val="480"/>
          <w:marRight w:val="0"/>
          <w:marTop w:val="0"/>
          <w:marBottom w:val="0"/>
          <w:divBdr>
            <w:top w:val="none" w:sz="0" w:space="0" w:color="auto"/>
            <w:left w:val="none" w:sz="0" w:space="0" w:color="auto"/>
            <w:bottom w:val="none" w:sz="0" w:space="0" w:color="auto"/>
            <w:right w:val="none" w:sz="0" w:space="0" w:color="auto"/>
          </w:divBdr>
        </w:div>
        <w:div w:id="1678338269">
          <w:marLeft w:val="480"/>
          <w:marRight w:val="0"/>
          <w:marTop w:val="0"/>
          <w:marBottom w:val="0"/>
          <w:divBdr>
            <w:top w:val="none" w:sz="0" w:space="0" w:color="auto"/>
            <w:left w:val="none" w:sz="0" w:space="0" w:color="auto"/>
            <w:bottom w:val="none" w:sz="0" w:space="0" w:color="auto"/>
            <w:right w:val="none" w:sz="0" w:space="0" w:color="auto"/>
          </w:divBdr>
        </w:div>
        <w:div w:id="50277904">
          <w:marLeft w:val="480"/>
          <w:marRight w:val="0"/>
          <w:marTop w:val="0"/>
          <w:marBottom w:val="0"/>
          <w:divBdr>
            <w:top w:val="none" w:sz="0" w:space="0" w:color="auto"/>
            <w:left w:val="none" w:sz="0" w:space="0" w:color="auto"/>
            <w:bottom w:val="none" w:sz="0" w:space="0" w:color="auto"/>
            <w:right w:val="none" w:sz="0" w:space="0" w:color="auto"/>
          </w:divBdr>
        </w:div>
        <w:div w:id="1093086620">
          <w:marLeft w:val="480"/>
          <w:marRight w:val="0"/>
          <w:marTop w:val="0"/>
          <w:marBottom w:val="0"/>
          <w:divBdr>
            <w:top w:val="none" w:sz="0" w:space="0" w:color="auto"/>
            <w:left w:val="none" w:sz="0" w:space="0" w:color="auto"/>
            <w:bottom w:val="none" w:sz="0" w:space="0" w:color="auto"/>
            <w:right w:val="none" w:sz="0" w:space="0" w:color="auto"/>
          </w:divBdr>
        </w:div>
        <w:div w:id="1169633648">
          <w:marLeft w:val="480"/>
          <w:marRight w:val="0"/>
          <w:marTop w:val="0"/>
          <w:marBottom w:val="0"/>
          <w:divBdr>
            <w:top w:val="none" w:sz="0" w:space="0" w:color="auto"/>
            <w:left w:val="none" w:sz="0" w:space="0" w:color="auto"/>
            <w:bottom w:val="none" w:sz="0" w:space="0" w:color="auto"/>
            <w:right w:val="none" w:sz="0" w:space="0" w:color="auto"/>
          </w:divBdr>
        </w:div>
        <w:div w:id="908614396">
          <w:marLeft w:val="480"/>
          <w:marRight w:val="0"/>
          <w:marTop w:val="0"/>
          <w:marBottom w:val="0"/>
          <w:divBdr>
            <w:top w:val="none" w:sz="0" w:space="0" w:color="auto"/>
            <w:left w:val="none" w:sz="0" w:space="0" w:color="auto"/>
            <w:bottom w:val="none" w:sz="0" w:space="0" w:color="auto"/>
            <w:right w:val="none" w:sz="0" w:space="0" w:color="auto"/>
          </w:divBdr>
        </w:div>
        <w:div w:id="400448238">
          <w:marLeft w:val="480"/>
          <w:marRight w:val="0"/>
          <w:marTop w:val="0"/>
          <w:marBottom w:val="0"/>
          <w:divBdr>
            <w:top w:val="none" w:sz="0" w:space="0" w:color="auto"/>
            <w:left w:val="none" w:sz="0" w:space="0" w:color="auto"/>
            <w:bottom w:val="none" w:sz="0" w:space="0" w:color="auto"/>
            <w:right w:val="none" w:sz="0" w:space="0" w:color="auto"/>
          </w:divBdr>
        </w:div>
        <w:div w:id="1979606432">
          <w:marLeft w:val="480"/>
          <w:marRight w:val="0"/>
          <w:marTop w:val="0"/>
          <w:marBottom w:val="0"/>
          <w:divBdr>
            <w:top w:val="none" w:sz="0" w:space="0" w:color="auto"/>
            <w:left w:val="none" w:sz="0" w:space="0" w:color="auto"/>
            <w:bottom w:val="none" w:sz="0" w:space="0" w:color="auto"/>
            <w:right w:val="none" w:sz="0" w:space="0" w:color="auto"/>
          </w:divBdr>
        </w:div>
        <w:div w:id="1223709126">
          <w:marLeft w:val="480"/>
          <w:marRight w:val="0"/>
          <w:marTop w:val="0"/>
          <w:marBottom w:val="0"/>
          <w:divBdr>
            <w:top w:val="none" w:sz="0" w:space="0" w:color="auto"/>
            <w:left w:val="none" w:sz="0" w:space="0" w:color="auto"/>
            <w:bottom w:val="none" w:sz="0" w:space="0" w:color="auto"/>
            <w:right w:val="none" w:sz="0" w:space="0" w:color="auto"/>
          </w:divBdr>
        </w:div>
        <w:div w:id="1210074795">
          <w:marLeft w:val="480"/>
          <w:marRight w:val="0"/>
          <w:marTop w:val="0"/>
          <w:marBottom w:val="0"/>
          <w:divBdr>
            <w:top w:val="none" w:sz="0" w:space="0" w:color="auto"/>
            <w:left w:val="none" w:sz="0" w:space="0" w:color="auto"/>
            <w:bottom w:val="none" w:sz="0" w:space="0" w:color="auto"/>
            <w:right w:val="none" w:sz="0" w:space="0" w:color="auto"/>
          </w:divBdr>
        </w:div>
        <w:div w:id="778180391">
          <w:marLeft w:val="480"/>
          <w:marRight w:val="0"/>
          <w:marTop w:val="0"/>
          <w:marBottom w:val="0"/>
          <w:divBdr>
            <w:top w:val="none" w:sz="0" w:space="0" w:color="auto"/>
            <w:left w:val="none" w:sz="0" w:space="0" w:color="auto"/>
            <w:bottom w:val="none" w:sz="0" w:space="0" w:color="auto"/>
            <w:right w:val="none" w:sz="0" w:space="0" w:color="auto"/>
          </w:divBdr>
        </w:div>
        <w:div w:id="1230388186">
          <w:marLeft w:val="480"/>
          <w:marRight w:val="0"/>
          <w:marTop w:val="0"/>
          <w:marBottom w:val="0"/>
          <w:divBdr>
            <w:top w:val="none" w:sz="0" w:space="0" w:color="auto"/>
            <w:left w:val="none" w:sz="0" w:space="0" w:color="auto"/>
            <w:bottom w:val="none" w:sz="0" w:space="0" w:color="auto"/>
            <w:right w:val="none" w:sz="0" w:space="0" w:color="auto"/>
          </w:divBdr>
        </w:div>
        <w:div w:id="933439355">
          <w:marLeft w:val="480"/>
          <w:marRight w:val="0"/>
          <w:marTop w:val="0"/>
          <w:marBottom w:val="0"/>
          <w:divBdr>
            <w:top w:val="none" w:sz="0" w:space="0" w:color="auto"/>
            <w:left w:val="none" w:sz="0" w:space="0" w:color="auto"/>
            <w:bottom w:val="none" w:sz="0" w:space="0" w:color="auto"/>
            <w:right w:val="none" w:sz="0" w:space="0" w:color="auto"/>
          </w:divBdr>
        </w:div>
        <w:div w:id="836073103">
          <w:marLeft w:val="480"/>
          <w:marRight w:val="0"/>
          <w:marTop w:val="0"/>
          <w:marBottom w:val="0"/>
          <w:divBdr>
            <w:top w:val="none" w:sz="0" w:space="0" w:color="auto"/>
            <w:left w:val="none" w:sz="0" w:space="0" w:color="auto"/>
            <w:bottom w:val="none" w:sz="0" w:space="0" w:color="auto"/>
            <w:right w:val="none" w:sz="0" w:space="0" w:color="auto"/>
          </w:divBdr>
        </w:div>
        <w:div w:id="2015571659">
          <w:marLeft w:val="480"/>
          <w:marRight w:val="0"/>
          <w:marTop w:val="0"/>
          <w:marBottom w:val="0"/>
          <w:divBdr>
            <w:top w:val="none" w:sz="0" w:space="0" w:color="auto"/>
            <w:left w:val="none" w:sz="0" w:space="0" w:color="auto"/>
            <w:bottom w:val="none" w:sz="0" w:space="0" w:color="auto"/>
            <w:right w:val="none" w:sz="0" w:space="0" w:color="auto"/>
          </w:divBdr>
        </w:div>
        <w:div w:id="811487010">
          <w:marLeft w:val="480"/>
          <w:marRight w:val="0"/>
          <w:marTop w:val="0"/>
          <w:marBottom w:val="0"/>
          <w:divBdr>
            <w:top w:val="none" w:sz="0" w:space="0" w:color="auto"/>
            <w:left w:val="none" w:sz="0" w:space="0" w:color="auto"/>
            <w:bottom w:val="none" w:sz="0" w:space="0" w:color="auto"/>
            <w:right w:val="none" w:sz="0" w:space="0" w:color="auto"/>
          </w:divBdr>
        </w:div>
        <w:div w:id="1983998045">
          <w:marLeft w:val="480"/>
          <w:marRight w:val="0"/>
          <w:marTop w:val="0"/>
          <w:marBottom w:val="0"/>
          <w:divBdr>
            <w:top w:val="none" w:sz="0" w:space="0" w:color="auto"/>
            <w:left w:val="none" w:sz="0" w:space="0" w:color="auto"/>
            <w:bottom w:val="none" w:sz="0" w:space="0" w:color="auto"/>
            <w:right w:val="none" w:sz="0" w:space="0" w:color="auto"/>
          </w:divBdr>
        </w:div>
        <w:div w:id="1896699358">
          <w:marLeft w:val="480"/>
          <w:marRight w:val="0"/>
          <w:marTop w:val="0"/>
          <w:marBottom w:val="0"/>
          <w:divBdr>
            <w:top w:val="none" w:sz="0" w:space="0" w:color="auto"/>
            <w:left w:val="none" w:sz="0" w:space="0" w:color="auto"/>
            <w:bottom w:val="none" w:sz="0" w:space="0" w:color="auto"/>
            <w:right w:val="none" w:sz="0" w:space="0" w:color="auto"/>
          </w:divBdr>
        </w:div>
        <w:div w:id="1330249918">
          <w:marLeft w:val="480"/>
          <w:marRight w:val="0"/>
          <w:marTop w:val="0"/>
          <w:marBottom w:val="0"/>
          <w:divBdr>
            <w:top w:val="none" w:sz="0" w:space="0" w:color="auto"/>
            <w:left w:val="none" w:sz="0" w:space="0" w:color="auto"/>
            <w:bottom w:val="none" w:sz="0" w:space="0" w:color="auto"/>
            <w:right w:val="none" w:sz="0" w:space="0" w:color="auto"/>
          </w:divBdr>
        </w:div>
        <w:div w:id="2013950344">
          <w:marLeft w:val="480"/>
          <w:marRight w:val="0"/>
          <w:marTop w:val="0"/>
          <w:marBottom w:val="0"/>
          <w:divBdr>
            <w:top w:val="none" w:sz="0" w:space="0" w:color="auto"/>
            <w:left w:val="none" w:sz="0" w:space="0" w:color="auto"/>
            <w:bottom w:val="none" w:sz="0" w:space="0" w:color="auto"/>
            <w:right w:val="none" w:sz="0" w:space="0" w:color="auto"/>
          </w:divBdr>
        </w:div>
        <w:div w:id="482745893">
          <w:marLeft w:val="480"/>
          <w:marRight w:val="0"/>
          <w:marTop w:val="0"/>
          <w:marBottom w:val="0"/>
          <w:divBdr>
            <w:top w:val="none" w:sz="0" w:space="0" w:color="auto"/>
            <w:left w:val="none" w:sz="0" w:space="0" w:color="auto"/>
            <w:bottom w:val="none" w:sz="0" w:space="0" w:color="auto"/>
            <w:right w:val="none" w:sz="0" w:space="0" w:color="auto"/>
          </w:divBdr>
        </w:div>
        <w:div w:id="1954364278">
          <w:marLeft w:val="480"/>
          <w:marRight w:val="0"/>
          <w:marTop w:val="0"/>
          <w:marBottom w:val="0"/>
          <w:divBdr>
            <w:top w:val="none" w:sz="0" w:space="0" w:color="auto"/>
            <w:left w:val="none" w:sz="0" w:space="0" w:color="auto"/>
            <w:bottom w:val="none" w:sz="0" w:space="0" w:color="auto"/>
            <w:right w:val="none" w:sz="0" w:space="0" w:color="auto"/>
          </w:divBdr>
        </w:div>
      </w:divsChild>
    </w:div>
    <w:div w:id="832063571">
      <w:bodyDiv w:val="1"/>
      <w:marLeft w:val="0"/>
      <w:marRight w:val="0"/>
      <w:marTop w:val="0"/>
      <w:marBottom w:val="0"/>
      <w:divBdr>
        <w:top w:val="none" w:sz="0" w:space="0" w:color="auto"/>
        <w:left w:val="none" w:sz="0" w:space="0" w:color="auto"/>
        <w:bottom w:val="none" w:sz="0" w:space="0" w:color="auto"/>
        <w:right w:val="none" w:sz="0" w:space="0" w:color="auto"/>
      </w:divBdr>
    </w:div>
    <w:div w:id="843790122">
      <w:bodyDiv w:val="1"/>
      <w:marLeft w:val="0"/>
      <w:marRight w:val="0"/>
      <w:marTop w:val="0"/>
      <w:marBottom w:val="0"/>
      <w:divBdr>
        <w:top w:val="none" w:sz="0" w:space="0" w:color="auto"/>
        <w:left w:val="none" w:sz="0" w:space="0" w:color="auto"/>
        <w:bottom w:val="none" w:sz="0" w:space="0" w:color="auto"/>
        <w:right w:val="none" w:sz="0" w:space="0" w:color="auto"/>
      </w:divBdr>
    </w:div>
    <w:div w:id="843974160">
      <w:bodyDiv w:val="1"/>
      <w:marLeft w:val="0"/>
      <w:marRight w:val="0"/>
      <w:marTop w:val="0"/>
      <w:marBottom w:val="0"/>
      <w:divBdr>
        <w:top w:val="none" w:sz="0" w:space="0" w:color="auto"/>
        <w:left w:val="none" w:sz="0" w:space="0" w:color="auto"/>
        <w:bottom w:val="none" w:sz="0" w:space="0" w:color="auto"/>
        <w:right w:val="none" w:sz="0" w:space="0" w:color="auto"/>
      </w:divBdr>
    </w:div>
    <w:div w:id="844784551">
      <w:bodyDiv w:val="1"/>
      <w:marLeft w:val="0"/>
      <w:marRight w:val="0"/>
      <w:marTop w:val="0"/>
      <w:marBottom w:val="0"/>
      <w:divBdr>
        <w:top w:val="none" w:sz="0" w:space="0" w:color="auto"/>
        <w:left w:val="none" w:sz="0" w:space="0" w:color="auto"/>
        <w:bottom w:val="none" w:sz="0" w:space="0" w:color="auto"/>
        <w:right w:val="none" w:sz="0" w:space="0" w:color="auto"/>
      </w:divBdr>
    </w:div>
    <w:div w:id="845555711">
      <w:bodyDiv w:val="1"/>
      <w:marLeft w:val="0"/>
      <w:marRight w:val="0"/>
      <w:marTop w:val="0"/>
      <w:marBottom w:val="0"/>
      <w:divBdr>
        <w:top w:val="none" w:sz="0" w:space="0" w:color="auto"/>
        <w:left w:val="none" w:sz="0" w:space="0" w:color="auto"/>
        <w:bottom w:val="none" w:sz="0" w:space="0" w:color="auto"/>
        <w:right w:val="none" w:sz="0" w:space="0" w:color="auto"/>
      </w:divBdr>
    </w:div>
    <w:div w:id="847256853">
      <w:bodyDiv w:val="1"/>
      <w:marLeft w:val="0"/>
      <w:marRight w:val="0"/>
      <w:marTop w:val="0"/>
      <w:marBottom w:val="0"/>
      <w:divBdr>
        <w:top w:val="none" w:sz="0" w:space="0" w:color="auto"/>
        <w:left w:val="none" w:sz="0" w:space="0" w:color="auto"/>
        <w:bottom w:val="none" w:sz="0" w:space="0" w:color="auto"/>
        <w:right w:val="none" w:sz="0" w:space="0" w:color="auto"/>
      </w:divBdr>
    </w:div>
    <w:div w:id="858006908">
      <w:bodyDiv w:val="1"/>
      <w:marLeft w:val="0"/>
      <w:marRight w:val="0"/>
      <w:marTop w:val="0"/>
      <w:marBottom w:val="0"/>
      <w:divBdr>
        <w:top w:val="none" w:sz="0" w:space="0" w:color="auto"/>
        <w:left w:val="none" w:sz="0" w:space="0" w:color="auto"/>
        <w:bottom w:val="none" w:sz="0" w:space="0" w:color="auto"/>
        <w:right w:val="none" w:sz="0" w:space="0" w:color="auto"/>
      </w:divBdr>
    </w:div>
    <w:div w:id="861826388">
      <w:bodyDiv w:val="1"/>
      <w:marLeft w:val="0"/>
      <w:marRight w:val="0"/>
      <w:marTop w:val="0"/>
      <w:marBottom w:val="0"/>
      <w:divBdr>
        <w:top w:val="none" w:sz="0" w:space="0" w:color="auto"/>
        <w:left w:val="none" w:sz="0" w:space="0" w:color="auto"/>
        <w:bottom w:val="none" w:sz="0" w:space="0" w:color="auto"/>
        <w:right w:val="none" w:sz="0" w:space="0" w:color="auto"/>
      </w:divBdr>
    </w:div>
    <w:div w:id="862593573">
      <w:bodyDiv w:val="1"/>
      <w:marLeft w:val="0"/>
      <w:marRight w:val="0"/>
      <w:marTop w:val="0"/>
      <w:marBottom w:val="0"/>
      <w:divBdr>
        <w:top w:val="none" w:sz="0" w:space="0" w:color="auto"/>
        <w:left w:val="none" w:sz="0" w:space="0" w:color="auto"/>
        <w:bottom w:val="none" w:sz="0" w:space="0" w:color="auto"/>
        <w:right w:val="none" w:sz="0" w:space="0" w:color="auto"/>
      </w:divBdr>
    </w:div>
    <w:div w:id="870531956">
      <w:bodyDiv w:val="1"/>
      <w:marLeft w:val="0"/>
      <w:marRight w:val="0"/>
      <w:marTop w:val="0"/>
      <w:marBottom w:val="0"/>
      <w:divBdr>
        <w:top w:val="none" w:sz="0" w:space="0" w:color="auto"/>
        <w:left w:val="none" w:sz="0" w:space="0" w:color="auto"/>
        <w:bottom w:val="none" w:sz="0" w:space="0" w:color="auto"/>
        <w:right w:val="none" w:sz="0" w:space="0" w:color="auto"/>
      </w:divBdr>
    </w:div>
    <w:div w:id="895165246">
      <w:bodyDiv w:val="1"/>
      <w:marLeft w:val="0"/>
      <w:marRight w:val="0"/>
      <w:marTop w:val="0"/>
      <w:marBottom w:val="0"/>
      <w:divBdr>
        <w:top w:val="none" w:sz="0" w:space="0" w:color="auto"/>
        <w:left w:val="none" w:sz="0" w:space="0" w:color="auto"/>
        <w:bottom w:val="none" w:sz="0" w:space="0" w:color="auto"/>
        <w:right w:val="none" w:sz="0" w:space="0" w:color="auto"/>
      </w:divBdr>
    </w:div>
    <w:div w:id="899943792">
      <w:bodyDiv w:val="1"/>
      <w:marLeft w:val="0"/>
      <w:marRight w:val="0"/>
      <w:marTop w:val="0"/>
      <w:marBottom w:val="0"/>
      <w:divBdr>
        <w:top w:val="none" w:sz="0" w:space="0" w:color="auto"/>
        <w:left w:val="none" w:sz="0" w:space="0" w:color="auto"/>
        <w:bottom w:val="none" w:sz="0" w:space="0" w:color="auto"/>
        <w:right w:val="none" w:sz="0" w:space="0" w:color="auto"/>
      </w:divBdr>
      <w:divsChild>
        <w:div w:id="574972420">
          <w:marLeft w:val="480"/>
          <w:marRight w:val="0"/>
          <w:marTop w:val="0"/>
          <w:marBottom w:val="0"/>
          <w:divBdr>
            <w:top w:val="none" w:sz="0" w:space="0" w:color="auto"/>
            <w:left w:val="none" w:sz="0" w:space="0" w:color="auto"/>
            <w:bottom w:val="none" w:sz="0" w:space="0" w:color="auto"/>
            <w:right w:val="none" w:sz="0" w:space="0" w:color="auto"/>
          </w:divBdr>
        </w:div>
        <w:div w:id="1346597610">
          <w:marLeft w:val="480"/>
          <w:marRight w:val="0"/>
          <w:marTop w:val="0"/>
          <w:marBottom w:val="0"/>
          <w:divBdr>
            <w:top w:val="none" w:sz="0" w:space="0" w:color="auto"/>
            <w:left w:val="none" w:sz="0" w:space="0" w:color="auto"/>
            <w:bottom w:val="none" w:sz="0" w:space="0" w:color="auto"/>
            <w:right w:val="none" w:sz="0" w:space="0" w:color="auto"/>
          </w:divBdr>
        </w:div>
        <w:div w:id="866867548">
          <w:marLeft w:val="480"/>
          <w:marRight w:val="0"/>
          <w:marTop w:val="0"/>
          <w:marBottom w:val="0"/>
          <w:divBdr>
            <w:top w:val="none" w:sz="0" w:space="0" w:color="auto"/>
            <w:left w:val="none" w:sz="0" w:space="0" w:color="auto"/>
            <w:bottom w:val="none" w:sz="0" w:space="0" w:color="auto"/>
            <w:right w:val="none" w:sz="0" w:space="0" w:color="auto"/>
          </w:divBdr>
        </w:div>
      </w:divsChild>
    </w:div>
    <w:div w:id="902763966">
      <w:bodyDiv w:val="1"/>
      <w:marLeft w:val="0"/>
      <w:marRight w:val="0"/>
      <w:marTop w:val="0"/>
      <w:marBottom w:val="0"/>
      <w:divBdr>
        <w:top w:val="none" w:sz="0" w:space="0" w:color="auto"/>
        <w:left w:val="none" w:sz="0" w:space="0" w:color="auto"/>
        <w:bottom w:val="none" w:sz="0" w:space="0" w:color="auto"/>
        <w:right w:val="none" w:sz="0" w:space="0" w:color="auto"/>
      </w:divBdr>
    </w:div>
    <w:div w:id="903028378">
      <w:bodyDiv w:val="1"/>
      <w:marLeft w:val="0"/>
      <w:marRight w:val="0"/>
      <w:marTop w:val="0"/>
      <w:marBottom w:val="0"/>
      <w:divBdr>
        <w:top w:val="none" w:sz="0" w:space="0" w:color="auto"/>
        <w:left w:val="none" w:sz="0" w:space="0" w:color="auto"/>
        <w:bottom w:val="none" w:sz="0" w:space="0" w:color="auto"/>
        <w:right w:val="none" w:sz="0" w:space="0" w:color="auto"/>
      </w:divBdr>
      <w:divsChild>
        <w:div w:id="943876629">
          <w:marLeft w:val="480"/>
          <w:marRight w:val="0"/>
          <w:marTop w:val="0"/>
          <w:marBottom w:val="0"/>
          <w:divBdr>
            <w:top w:val="none" w:sz="0" w:space="0" w:color="auto"/>
            <w:left w:val="none" w:sz="0" w:space="0" w:color="auto"/>
            <w:bottom w:val="none" w:sz="0" w:space="0" w:color="auto"/>
            <w:right w:val="none" w:sz="0" w:space="0" w:color="auto"/>
          </w:divBdr>
        </w:div>
        <w:div w:id="1303849522">
          <w:marLeft w:val="480"/>
          <w:marRight w:val="0"/>
          <w:marTop w:val="0"/>
          <w:marBottom w:val="0"/>
          <w:divBdr>
            <w:top w:val="none" w:sz="0" w:space="0" w:color="auto"/>
            <w:left w:val="none" w:sz="0" w:space="0" w:color="auto"/>
            <w:bottom w:val="none" w:sz="0" w:space="0" w:color="auto"/>
            <w:right w:val="none" w:sz="0" w:space="0" w:color="auto"/>
          </w:divBdr>
        </w:div>
        <w:div w:id="1724333704">
          <w:marLeft w:val="480"/>
          <w:marRight w:val="0"/>
          <w:marTop w:val="0"/>
          <w:marBottom w:val="0"/>
          <w:divBdr>
            <w:top w:val="none" w:sz="0" w:space="0" w:color="auto"/>
            <w:left w:val="none" w:sz="0" w:space="0" w:color="auto"/>
            <w:bottom w:val="none" w:sz="0" w:space="0" w:color="auto"/>
            <w:right w:val="none" w:sz="0" w:space="0" w:color="auto"/>
          </w:divBdr>
        </w:div>
        <w:div w:id="2120371244">
          <w:marLeft w:val="480"/>
          <w:marRight w:val="0"/>
          <w:marTop w:val="0"/>
          <w:marBottom w:val="0"/>
          <w:divBdr>
            <w:top w:val="none" w:sz="0" w:space="0" w:color="auto"/>
            <w:left w:val="none" w:sz="0" w:space="0" w:color="auto"/>
            <w:bottom w:val="none" w:sz="0" w:space="0" w:color="auto"/>
            <w:right w:val="none" w:sz="0" w:space="0" w:color="auto"/>
          </w:divBdr>
        </w:div>
        <w:div w:id="1421291928">
          <w:marLeft w:val="480"/>
          <w:marRight w:val="0"/>
          <w:marTop w:val="0"/>
          <w:marBottom w:val="0"/>
          <w:divBdr>
            <w:top w:val="none" w:sz="0" w:space="0" w:color="auto"/>
            <w:left w:val="none" w:sz="0" w:space="0" w:color="auto"/>
            <w:bottom w:val="none" w:sz="0" w:space="0" w:color="auto"/>
            <w:right w:val="none" w:sz="0" w:space="0" w:color="auto"/>
          </w:divBdr>
        </w:div>
        <w:div w:id="666402420">
          <w:marLeft w:val="480"/>
          <w:marRight w:val="0"/>
          <w:marTop w:val="0"/>
          <w:marBottom w:val="0"/>
          <w:divBdr>
            <w:top w:val="none" w:sz="0" w:space="0" w:color="auto"/>
            <w:left w:val="none" w:sz="0" w:space="0" w:color="auto"/>
            <w:bottom w:val="none" w:sz="0" w:space="0" w:color="auto"/>
            <w:right w:val="none" w:sz="0" w:space="0" w:color="auto"/>
          </w:divBdr>
        </w:div>
        <w:div w:id="1463187834">
          <w:marLeft w:val="480"/>
          <w:marRight w:val="0"/>
          <w:marTop w:val="0"/>
          <w:marBottom w:val="0"/>
          <w:divBdr>
            <w:top w:val="none" w:sz="0" w:space="0" w:color="auto"/>
            <w:left w:val="none" w:sz="0" w:space="0" w:color="auto"/>
            <w:bottom w:val="none" w:sz="0" w:space="0" w:color="auto"/>
            <w:right w:val="none" w:sz="0" w:space="0" w:color="auto"/>
          </w:divBdr>
        </w:div>
        <w:div w:id="2072149658">
          <w:marLeft w:val="480"/>
          <w:marRight w:val="0"/>
          <w:marTop w:val="0"/>
          <w:marBottom w:val="0"/>
          <w:divBdr>
            <w:top w:val="none" w:sz="0" w:space="0" w:color="auto"/>
            <w:left w:val="none" w:sz="0" w:space="0" w:color="auto"/>
            <w:bottom w:val="none" w:sz="0" w:space="0" w:color="auto"/>
            <w:right w:val="none" w:sz="0" w:space="0" w:color="auto"/>
          </w:divBdr>
        </w:div>
        <w:div w:id="350490991">
          <w:marLeft w:val="480"/>
          <w:marRight w:val="0"/>
          <w:marTop w:val="0"/>
          <w:marBottom w:val="0"/>
          <w:divBdr>
            <w:top w:val="none" w:sz="0" w:space="0" w:color="auto"/>
            <w:left w:val="none" w:sz="0" w:space="0" w:color="auto"/>
            <w:bottom w:val="none" w:sz="0" w:space="0" w:color="auto"/>
            <w:right w:val="none" w:sz="0" w:space="0" w:color="auto"/>
          </w:divBdr>
        </w:div>
        <w:div w:id="1798451658">
          <w:marLeft w:val="480"/>
          <w:marRight w:val="0"/>
          <w:marTop w:val="0"/>
          <w:marBottom w:val="0"/>
          <w:divBdr>
            <w:top w:val="none" w:sz="0" w:space="0" w:color="auto"/>
            <w:left w:val="none" w:sz="0" w:space="0" w:color="auto"/>
            <w:bottom w:val="none" w:sz="0" w:space="0" w:color="auto"/>
            <w:right w:val="none" w:sz="0" w:space="0" w:color="auto"/>
          </w:divBdr>
        </w:div>
        <w:div w:id="883560333">
          <w:marLeft w:val="480"/>
          <w:marRight w:val="0"/>
          <w:marTop w:val="0"/>
          <w:marBottom w:val="0"/>
          <w:divBdr>
            <w:top w:val="none" w:sz="0" w:space="0" w:color="auto"/>
            <w:left w:val="none" w:sz="0" w:space="0" w:color="auto"/>
            <w:bottom w:val="none" w:sz="0" w:space="0" w:color="auto"/>
            <w:right w:val="none" w:sz="0" w:space="0" w:color="auto"/>
          </w:divBdr>
        </w:div>
        <w:div w:id="807475218">
          <w:marLeft w:val="480"/>
          <w:marRight w:val="0"/>
          <w:marTop w:val="0"/>
          <w:marBottom w:val="0"/>
          <w:divBdr>
            <w:top w:val="none" w:sz="0" w:space="0" w:color="auto"/>
            <w:left w:val="none" w:sz="0" w:space="0" w:color="auto"/>
            <w:bottom w:val="none" w:sz="0" w:space="0" w:color="auto"/>
            <w:right w:val="none" w:sz="0" w:space="0" w:color="auto"/>
          </w:divBdr>
        </w:div>
        <w:div w:id="1857499762">
          <w:marLeft w:val="480"/>
          <w:marRight w:val="0"/>
          <w:marTop w:val="0"/>
          <w:marBottom w:val="0"/>
          <w:divBdr>
            <w:top w:val="none" w:sz="0" w:space="0" w:color="auto"/>
            <w:left w:val="none" w:sz="0" w:space="0" w:color="auto"/>
            <w:bottom w:val="none" w:sz="0" w:space="0" w:color="auto"/>
            <w:right w:val="none" w:sz="0" w:space="0" w:color="auto"/>
          </w:divBdr>
        </w:div>
        <w:div w:id="1138567711">
          <w:marLeft w:val="480"/>
          <w:marRight w:val="0"/>
          <w:marTop w:val="0"/>
          <w:marBottom w:val="0"/>
          <w:divBdr>
            <w:top w:val="none" w:sz="0" w:space="0" w:color="auto"/>
            <w:left w:val="none" w:sz="0" w:space="0" w:color="auto"/>
            <w:bottom w:val="none" w:sz="0" w:space="0" w:color="auto"/>
            <w:right w:val="none" w:sz="0" w:space="0" w:color="auto"/>
          </w:divBdr>
        </w:div>
        <w:div w:id="1904172593">
          <w:marLeft w:val="480"/>
          <w:marRight w:val="0"/>
          <w:marTop w:val="0"/>
          <w:marBottom w:val="0"/>
          <w:divBdr>
            <w:top w:val="none" w:sz="0" w:space="0" w:color="auto"/>
            <w:left w:val="none" w:sz="0" w:space="0" w:color="auto"/>
            <w:bottom w:val="none" w:sz="0" w:space="0" w:color="auto"/>
            <w:right w:val="none" w:sz="0" w:space="0" w:color="auto"/>
          </w:divBdr>
        </w:div>
        <w:div w:id="547498944">
          <w:marLeft w:val="480"/>
          <w:marRight w:val="0"/>
          <w:marTop w:val="0"/>
          <w:marBottom w:val="0"/>
          <w:divBdr>
            <w:top w:val="none" w:sz="0" w:space="0" w:color="auto"/>
            <w:left w:val="none" w:sz="0" w:space="0" w:color="auto"/>
            <w:bottom w:val="none" w:sz="0" w:space="0" w:color="auto"/>
            <w:right w:val="none" w:sz="0" w:space="0" w:color="auto"/>
          </w:divBdr>
        </w:div>
        <w:div w:id="1852838051">
          <w:marLeft w:val="480"/>
          <w:marRight w:val="0"/>
          <w:marTop w:val="0"/>
          <w:marBottom w:val="0"/>
          <w:divBdr>
            <w:top w:val="none" w:sz="0" w:space="0" w:color="auto"/>
            <w:left w:val="none" w:sz="0" w:space="0" w:color="auto"/>
            <w:bottom w:val="none" w:sz="0" w:space="0" w:color="auto"/>
            <w:right w:val="none" w:sz="0" w:space="0" w:color="auto"/>
          </w:divBdr>
        </w:div>
        <w:div w:id="1443570554">
          <w:marLeft w:val="480"/>
          <w:marRight w:val="0"/>
          <w:marTop w:val="0"/>
          <w:marBottom w:val="0"/>
          <w:divBdr>
            <w:top w:val="none" w:sz="0" w:space="0" w:color="auto"/>
            <w:left w:val="none" w:sz="0" w:space="0" w:color="auto"/>
            <w:bottom w:val="none" w:sz="0" w:space="0" w:color="auto"/>
            <w:right w:val="none" w:sz="0" w:space="0" w:color="auto"/>
          </w:divBdr>
        </w:div>
        <w:div w:id="162596656">
          <w:marLeft w:val="480"/>
          <w:marRight w:val="0"/>
          <w:marTop w:val="0"/>
          <w:marBottom w:val="0"/>
          <w:divBdr>
            <w:top w:val="none" w:sz="0" w:space="0" w:color="auto"/>
            <w:left w:val="none" w:sz="0" w:space="0" w:color="auto"/>
            <w:bottom w:val="none" w:sz="0" w:space="0" w:color="auto"/>
            <w:right w:val="none" w:sz="0" w:space="0" w:color="auto"/>
          </w:divBdr>
        </w:div>
        <w:div w:id="1072387411">
          <w:marLeft w:val="480"/>
          <w:marRight w:val="0"/>
          <w:marTop w:val="0"/>
          <w:marBottom w:val="0"/>
          <w:divBdr>
            <w:top w:val="none" w:sz="0" w:space="0" w:color="auto"/>
            <w:left w:val="none" w:sz="0" w:space="0" w:color="auto"/>
            <w:bottom w:val="none" w:sz="0" w:space="0" w:color="auto"/>
            <w:right w:val="none" w:sz="0" w:space="0" w:color="auto"/>
          </w:divBdr>
        </w:div>
        <w:div w:id="1708023192">
          <w:marLeft w:val="480"/>
          <w:marRight w:val="0"/>
          <w:marTop w:val="0"/>
          <w:marBottom w:val="0"/>
          <w:divBdr>
            <w:top w:val="none" w:sz="0" w:space="0" w:color="auto"/>
            <w:left w:val="none" w:sz="0" w:space="0" w:color="auto"/>
            <w:bottom w:val="none" w:sz="0" w:space="0" w:color="auto"/>
            <w:right w:val="none" w:sz="0" w:space="0" w:color="auto"/>
          </w:divBdr>
        </w:div>
        <w:div w:id="894396443">
          <w:marLeft w:val="480"/>
          <w:marRight w:val="0"/>
          <w:marTop w:val="0"/>
          <w:marBottom w:val="0"/>
          <w:divBdr>
            <w:top w:val="none" w:sz="0" w:space="0" w:color="auto"/>
            <w:left w:val="none" w:sz="0" w:space="0" w:color="auto"/>
            <w:bottom w:val="none" w:sz="0" w:space="0" w:color="auto"/>
            <w:right w:val="none" w:sz="0" w:space="0" w:color="auto"/>
          </w:divBdr>
        </w:div>
        <w:div w:id="1798334026">
          <w:marLeft w:val="480"/>
          <w:marRight w:val="0"/>
          <w:marTop w:val="0"/>
          <w:marBottom w:val="0"/>
          <w:divBdr>
            <w:top w:val="none" w:sz="0" w:space="0" w:color="auto"/>
            <w:left w:val="none" w:sz="0" w:space="0" w:color="auto"/>
            <w:bottom w:val="none" w:sz="0" w:space="0" w:color="auto"/>
            <w:right w:val="none" w:sz="0" w:space="0" w:color="auto"/>
          </w:divBdr>
        </w:div>
        <w:div w:id="1492790900">
          <w:marLeft w:val="480"/>
          <w:marRight w:val="0"/>
          <w:marTop w:val="0"/>
          <w:marBottom w:val="0"/>
          <w:divBdr>
            <w:top w:val="none" w:sz="0" w:space="0" w:color="auto"/>
            <w:left w:val="none" w:sz="0" w:space="0" w:color="auto"/>
            <w:bottom w:val="none" w:sz="0" w:space="0" w:color="auto"/>
            <w:right w:val="none" w:sz="0" w:space="0" w:color="auto"/>
          </w:divBdr>
        </w:div>
        <w:div w:id="608512783">
          <w:marLeft w:val="480"/>
          <w:marRight w:val="0"/>
          <w:marTop w:val="0"/>
          <w:marBottom w:val="0"/>
          <w:divBdr>
            <w:top w:val="none" w:sz="0" w:space="0" w:color="auto"/>
            <w:left w:val="none" w:sz="0" w:space="0" w:color="auto"/>
            <w:bottom w:val="none" w:sz="0" w:space="0" w:color="auto"/>
            <w:right w:val="none" w:sz="0" w:space="0" w:color="auto"/>
          </w:divBdr>
        </w:div>
        <w:div w:id="2040275069">
          <w:marLeft w:val="480"/>
          <w:marRight w:val="0"/>
          <w:marTop w:val="0"/>
          <w:marBottom w:val="0"/>
          <w:divBdr>
            <w:top w:val="none" w:sz="0" w:space="0" w:color="auto"/>
            <w:left w:val="none" w:sz="0" w:space="0" w:color="auto"/>
            <w:bottom w:val="none" w:sz="0" w:space="0" w:color="auto"/>
            <w:right w:val="none" w:sz="0" w:space="0" w:color="auto"/>
          </w:divBdr>
        </w:div>
        <w:div w:id="1753157007">
          <w:marLeft w:val="480"/>
          <w:marRight w:val="0"/>
          <w:marTop w:val="0"/>
          <w:marBottom w:val="0"/>
          <w:divBdr>
            <w:top w:val="none" w:sz="0" w:space="0" w:color="auto"/>
            <w:left w:val="none" w:sz="0" w:space="0" w:color="auto"/>
            <w:bottom w:val="none" w:sz="0" w:space="0" w:color="auto"/>
            <w:right w:val="none" w:sz="0" w:space="0" w:color="auto"/>
          </w:divBdr>
        </w:div>
        <w:div w:id="785350460">
          <w:marLeft w:val="480"/>
          <w:marRight w:val="0"/>
          <w:marTop w:val="0"/>
          <w:marBottom w:val="0"/>
          <w:divBdr>
            <w:top w:val="none" w:sz="0" w:space="0" w:color="auto"/>
            <w:left w:val="none" w:sz="0" w:space="0" w:color="auto"/>
            <w:bottom w:val="none" w:sz="0" w:space="0" w:color="auto"/>
            <w:right w:val="none" w:sz="0" w:space="0" w:color="auto"/>
          </w:divBdr>
        </w:div>
        <w:div w:id="1218935396">
          <w:marLeft w:val="480"/>
          <w:marRight w:val="0"/>
          <w:marTop w:val="0"/>
          <w:marBottom w:val="0"/>
          <w:divBdr>
            <w:top w:val="none" w:sz="0" w:space="0" w:color="auto"/>
            <w:left w:val="none" w:sz="0" w:space="0" w:color="auto"/>
            <w:bottom w:val="none" w:sz="0" w:space="0" w:color="auto"/>
            <w:right w:val="none" w:sz="0" w:space="0" w:color="auto"/>
          </w:divBdr>
        </w:div>
        <w:div w:id="1839153697">
          <w:marLeft w:val="480"/>
          <w:marRight w:val="0"/>
          <w:marTop w:val="0"/>
          <w:marBottom w:val="0"/>
          <w:divBdr>
            <w:top w:val="none" w:sz="0" w:space="0" w:color="auto"/>
            <w:left w:val="none" w:sz="0" w:space="0" w:color="auto"/>
            <w:bottom w:val="none" w:sz="0" w:space="0" w:color="auto"/>
            <w:right w:val="none" w:sz="0" w:space="0" w:color="auto"/>
          </w:divBdr>
        </w:div>
        <w:div w:id="236401461">
          <w:marLeft w:val="480"/>
          <w:marRight w:val="0"/>
          <w:marTop w:val="0"/>
          <w:marBottom w:val="0"/>
          <w:divBdr>
            <w:top w:val="none" w:sz="0" w:space="0" w:color="auto"/>
            <w:left w:val="none" w:sz="0" w:space="0" w:color="auto"/>
            <w:bottom w:val="none" w:sz="0" w:space="0" w:color="auto"/>
            <w:right w:val="none" w:sz="0" w:space="0" w:color="auto"/>
          </w:divBdr>
        </w:div>
        <w:div w:id="2136945529">
          <w:marLeft w:val="480"/>
          <w:marRight w:val="0"/>
          <w:marTop w:val="0"/>
          <w:marBottom w:val="0"/>
          <w:divBdr>
            <w:top w:val="none" w:sz="0" w:space="0" w:color="auto"/>
            <w:left w:val="none" w:sz="0" w:space="0" w:color="auto"/>
            <w:bottom w:val="none" w:sz="0" w:space="0" w:color="auto"/>
            <w:right w:val="none" w:sz="0" w:space="0" w:color="auto"/>
          </w:divBdr>
        </w:div>
        <w:div w:id="855578520">
          <w:marLeft w:val="480"/>
          <w:marRight w:val="0"/>
          <w:marTop w:val="0"/>
          <w:marBottom w:val="0"/>
          <w:divBdr>
            <w:top w:val="none" w:sz="0" w:space="0" w:color="auto"/>
            <w:left w:val="none" w:sz="0" w:space="0" w:color="auto"/>
            <w:bottom w:val="none" w:sz="0" w:space="0" w:color="auto"/>
            <w:right w:val="none" w:sz="0" w:space="0" w:color="auto"/>
          </w:divBdr>
        </w:div>
        <w:div w:id="749234553">
          <w:marLeft w:val="480"/>
          <w:marRight w:val="0"/>
          <w:marTop w:val="0"/>
          <w:marBottom w:val="0"/>
          <w:divBdr>
            <w:top w:val="none" w:sz="0" w:space="0" w:color="auto"/>
            <w:left w:val="none" w:sz="0" w:space="0" w:color="auto"/>
            <w:bottom w:val="none" w:sz="0" w:space="0" w:color="auto"/>
            <w:right w:val="none" w:sz="0" w:space="0" w:color="auto"/>
          </w:divBdr>
        </w:div>
        <w:div w:id="1540437765">
          <w:marLeft w:val="480"/>
          <w:marRight w:val="0"/>
          <w:marTop w:val="0"/>
          <w:marBottom w:val="0"/>
          <w:divBdr>
            <w:top w:val="none" w:sz="0" w:space="0" w:color="auto"/>
            <w:left w:val="none" w:sz="0" w:space="0" w:color="auto"/>
            <w:bottom w:val="none" w:sz="0" w:space="0" w:color="auto"/>
            <w:right w:val="none" w:sz="0" w:space="0" w:color="auto"/>
          </w:divBdr>
        </w:div>
        <w:div w:id="1221138445">
          <w:marLeft w:val="480"/>
          <w:marRight w:val="0"/>
          <w:marTop w:val="0"/>
          <w:marBottom w:val="0"/>
          <w:divBdr>
            <w:top w:val="none" w:sz="0" w:space="0" w:color="auto"/>
            <w:left w:val="none" w:sz="0" w:space="0" w:color="auto"/>
            <w:bottom w:val="none" w:sz="0" w:space="0" w:color="auto"/>
            <w:right w:val="none" w:sz="0" w:space="0" w:color="auto"/>
          </w:divBdr>
        </w:div>
        <w:div w:id="715351124">
          <w:marLeft w:val="480"/>
          <w:marRight w:val="0"/>
          <w:marTop w:val="0"/>
          <w:marBottom w:val="0"/>
          <w:divBdr>
            <w:top w:val="none" w:sz="0" w:space="0" w:color="auto"/>
            <w:left w:val="none" w:sz="0" w:space="0" w:color="auto"/>
            <w:bottom w:val="none" w:sz="0" w:space="0" w:color="auto"/>
            <w:right w:val="none" w:sz="0" w:space="0" w:color="auto"/>
          </w:divBdr>
        </w:div>
        <w:div w:id="369889725">
          <w:marLeft w:val="480"/>
          <w:marRight w:val="0"/>
          <w:marTop w:val="0"/>
          <w:marBottom w:val="0"/>
          <w:divBdr>
            <w:top w:val="none" w:sz="0" w:space="0" w:color="auto"/>
            <w:left w:val="none" w:sz="0" w:space="0" w:color="auto"/>
            <w:bottom w:val="none" w:sz="0" w:space="0" w:color="auto"/>
            <w:right w:val="none" w:sz="0" w:space="0" w:color="auto"/>
          </w:divBdr>
        </w:div>
        <w:div w:id="380061946">
          <w:marLeft w:val="480"/>
          <w:marRight w:val="0"/>
          <w:marTop w:val="0"/>
          <w:marBottom w:val="0"/>
          <w:divBdr>
            <w:top w:val="none" w:sz="0" w:space="0" w:color="auto"/>
            <w:left w:val="none" w:sz="0" w:space="0" w:color="auto"/>
            <w:bottom w:val="none" w:sz="0" w:space="0" w:color="auto"/>
            <w:right w:val="none" w:sz="0" w:space="0" w:color="auto"/>
          </w:divBdr>
        </w:div>
        <w:div w:id="1013190643">
          <w:marLeft w:val="480"/>
          <w:marRight w:val="0"/>
          <w:marTop w:val="0"/>
          <w:marBottom w:val="0"/>
          <w:divBdr>
            <w:top w:val="none" w:sz="0" w:space="0" w:color="auto"/>
            <w:left w:val="none" w:sz="0" w:space="0" w:color="auto"/>
            <w:bottom w:val="none" w:sz="0" w:space="0" w:color="auto"/>
            <w:right w:val="none" w:sz="0" w:space="0" w:color="auto"/>
          </w:divBdr>
        </w:div>
        <w:div w:id="2077045124">
          <w:marLeft w:val="480"/>
          <w:marRight w:val="0"/>
          <w:marTop w:val="0"/>
          <w:marBottom w:val="0"/>
          <w:divBdr>
            <w:top w:val="none" w:sz="0" w:space="0" w:color="auto"/>
            <w:left w:val="none" w:sz="0" w:space="0" w:color="auto"/>
            <w:bottom w:val="none" w:sz="0" w:space="0" w:color="auto"/>
            <w:right w:val="none" w:sz="0" w:space="0" w:color="auto"/>
          </w:divBdr>
        </w:div>
        <w:div w:id="540749382">
          <w:marLeft w:val="480"/>
          <w:marRight w:val="0"/>
          <w:marTop w:val="0"/>
          <w:marBottom w:val="0"/>
          <w:divBdr>
            <w:top w:val="none" w:sz="0" w:space="0" w:color="auto"/>
            <w:left w:val="none" w:sz="0" w:space="0" w:color="auto"/>
            <w:bottom w:val="none" w:sz="0" w:space="0" w:color="auto"/>
            <w:right w:val="none" w:sz="0" w:space="0" w:color="auto"/>
          </w:divBdr>
        </w:div>
        <w:div w:id="1272736243">
          <w:marLeft w:val="480"/>
          <w:marRight w:val="0"/>
          <w:marTop w:val="0"/>
          <w:marBottom w:val="0"/>
          <w:divBdr>
            <w:top w:val="none" w:sz="0" w:space="0" w:color="auto"/>
            <w:left w:val="none" w:sz="0" w:space="0" w:color="auto"/>
            <w:bottom w:val="none" w:sz="0" w:space="0" w:color="auto"/>
            <w:right w:val="none" w:sz="0" w:space="0" w:color="auto"/>
          </w:divBdr>
        </w:div>
        <w:div w:id="984895571">
          <w:marLeft w:val="480"/>
          <w:marRight w:val="0"/>
          <w:marTop w:val="0"/>
          <w:marBottom w:val="0"/>
          <w:divBdr>
            <w:top w:val="none" w:sz="0" w:space="0" w:color="auto"/>
            <w:left w:val="none" w:sz="0" w:space="0" w:color="auto"/>
            <w:bottom w:val="none" w:sz="0" w:space="0" w:color="auto"/>
            <w:right w:val="none" w:sz="0" w:space="0" w:color="auto"/>
          </w:divBdr>
        </w:div>
        <w:div w:id="363796169">
          <w:marLeft w:val="480"/>
          <w:marRight w:val="0"/>
          <w:marTop w:val="0"/>
          <w:marBottom w:val="0"/>
          <w:divBdr>
            <w:top w:val="none" w:sz="0" w:space="0" w:color="auto"/>
            <w:left w:val="none" w:sz="0" w:space="0" w:color="auto"/>
            <w:bottom w:val="none" w:sz="0" w:space="0" w:color="auto"/>
            <w:right w:val="none" w:sz="0" w:space="0" w:color="auto"/>
          </w:divBdr>
        </w:div>
        <w:div w:id="427389991">
          <w:marLeft w:val="480"/>
          <w:marRight w:val="0"/>
          <w:marTop w:val="0"/>
          <w:marBottom w:val="0"/>
          <w:divBdr>
            <w:top w:val="none" w:sz="0" w:space="0" w:color="auto"/>
            <w:left w:val="none" w:sz="0" w:space="0" w:color="auto"/>
            <w:bottom w:val="none" w:sz="0" w:space="0" w:color="auto"/>
            <w:right w:val="none" w:sz="0" w:space="0" w:color="auto"/>
          </w:divBdr>
        </w:div>
      </w:divsChild>
    </w:div>
    <w:div w:id="904028537">
      <w:bodyDiv w:val="1"/>
      <w:marLeft w:val="0"/>
      <w:marRight w:val="0"/>
      <w:marTop w:val="0"/>
      <w:marBottom w:val="0"/>
      <w:divBdr>
        <w:top w:val="none" w:sz="0" w:space="0" w:color="auto"/>
        <w:left w:val="none" w:sz="0" w:space="0" w:color="auto"/>
        <w:bottom w:val="none" w:sz="0" w:space="0" w:color="auto"/>
        <w:right w:val="none" w:sz="0" w:space="0" w:color="auto"/>
      </w:divBdr>
    </w:div>
    <w:div w:id="917327819">
      <w:bodyDiv w:val="1"/>
      <w:marLeft w:val="0"/>
      <w:marRight w:val="0"/>
      <w:marTop w:val="0"/>
      <w:marBottom w:val="0"/>
      <w:divBdr>
        <w:top w:val="none" w:sz="0" w:space="0" w:color="auto"/>
        <w:left w:val="none" w:sz="0" w:space="0" w:color="auto"/>
        <w:bottom w:val="none" w:sz="0" w:space="0" w:color="auto"/>
        <w:right w:val="none" w:sz="0" w:space="0" w:color="auto"/>
      </w:divBdr>
    </w:div>
    <w:div w:id="919678429">
      <w:bodyDiv w:val="1"/>
      <w:marLeft w:val="0"/>
      <w:marRight w:val="0"/>
      <w:marTop w:val="0"/>
      <w:marBottom w:val="0"/>
      <w:divBdr>
        <w:top w:val="none" w:sz="0" w:space="0" w:color="auto"/>
        <w:left w:val="none" w:sz="0" w:space="0" w:color="auto"/>
        <w:bottom w:val="none" w:sz="0" w:space="0" w:color="auto"/>
        <w:right w:val="none" w:sz="0" w:space="0" w:color="auto"/>
      </w:divBdr>
      <w:divsChild>
        <w:div w:id="1153060969">
          <w:marLeft w:val="480"/>
          <w:marRight w:val="0"/>
          <w:marTop w:val="0"/>
          <w:marBottom w:val="0"/>
          <w:divBdr>
            <w:top w:val="none" w:sz="0" w:space="0" w:color="auto"/>
            <w:left w:val="none" w:sz="0" w:space="0" w:color="auto"/>
            <w:bottom w:val="none" w:sz="0" w:space="0" w:color="auto"/>
            <w:right w:val="none" w:sz="0" w:space="0" w:color="auto"/>
          </w:divBdr>
        </w:div>
        <w:div w:id="2122869715">
          <w:marLeft w:val="480"/>
          <w:marRight w:val="0"/>
          <w:marTop w:val="0"/>
          <w:marBottom w:val="0"/>
          <w:divBdr>
            <w:top w:val="none" w:sz="0" w:space="0" w:color="auto"/>
            <w:left w:val="none" w:sz="0" w:space="0" w:color="auto"/>
            <w:bottom w:val="none" w:sz="0" w:space="0" w:color="auto"/>
            <w:right w:val="none" w:sz="0" w:space="0" w:color="auto"/>
          </w:divBdr>
        </w:div>
        <w:div w:id="514618567">
          <w:marLeft w:val="480"/>
          <w:marRight w:val="0"/>
          <w:marTop w:val="0"/>
          <w:marBottom w:val="0"/>
          <w:divBdr>
            <w:top w:val="none" w:sz="0" w:space="0" w:color="auto"/>
            <w:left w:val="none" w:sz="0" w:space="0" w:color="auto"/>
            <w:bottom w:val="none" w:sz="0" w:space="0" w:color="auto"/>
            <w:right w:val="none" w:sz="0" w:space="0" w:color="auto"/>
          </w:divBdr>
        </w:div>
        <w:div w:id="456224659">
          <w:marLeft w:val="480"/>
          <w:marRight w:val="0"/>
          <w:marTop w:val="0"/>
          <w:marBottom w:val="0"/>
          <w:divBdr>
            <w:top w:val="none" w:sz="0" w:space="0" w:color="auto"/>
            <w:left w:val="none" w:sz="0" w:space="0" w:color="auto"/>
            <w:bottom w:val="none" w:sz="0" w:space="0" w:color="auto"/>
            <w:right w:val="none" w:sz="0" w:space="0" w:color="auto"/>
          </w:divBdr>
        </w:div>
        <w:div w:id="110822885">
          <w:marLeft w:val="480"/>
          <w:marRight w:val="0"/>
          <w:marTop w:val="0"/>
          <w:marBottom w:val="0"/>
          <w:divBdr>
            <w:top w:val="none" w:sz="0" w:space="0" w:color="auto"/>
            <w:left w:val="none" w:sz="0" w:space="0" w:color="auto"/>
            <w:bottom w:val="none" w:sz="0" w:space="0" w:color="auto"/>
            <w:right w:val="none" w:sz="0" w:space="0" w:color="auto"/>
          </w:divBdr>
        </w:div>
        <w:div w:id="563419568">
          <w:marLeft w:val="480"/>
          <w:marRight w:val="0"/>
          <w:marTop w:val="0"/>
          <w:marBottom w:val="0"/>
          <w:divBdr>
            <w:top w:val="none" w:sz="0" w:space="0" w:color="auto"/>
            <w:left w:val="none" w:sz="0" w:space="0" w:color="auto"/>
            <w:bottom w:val="none" w:sz="0" w:space="0" w:color="auto"/>
            <w:right w:val="none" w:sz="0" w:space="0" w:color="auto"/>
          </w:divBdr>
        </w:div>
        <w:div w:id="2070230863">
          <w:marLeft w:val="480"/>
          <w:marRight w:val="0"/>
          <w:marTop w:val="0"/>
          <w:marBottom w:val="0"/>
          <w:divBdr>
            <w:top w:val="none" w:sz="0" w:space="0" w:color="auto"/>
            <w:left w:val="none" w:sz="0" w:space="0" w:color="auto"/>
            <w:bottom w:val="none" w:sz="0" w:space="0" w:color="auto"/>
            <w:right w:val="none" w:sz="0" w:space="0" w:color="auto"/>
          </w:divBdr>
        </w:div>
        <w:div w:id="1554459878">
          <w:marLeft w:val="480"/>
          <w:marRight w:val="0"/>
          <w:marTop w:val="0"/>
          <w:marBottom w:val="0"/>
          <w:divBdr>
            <w:top w:val="none" w:sz="0" w:space="0" w:color="auto"/>
            <w:left w:val="none" w:sz="0" w:space="0" w:color="auto"/>
            <w:bottom w:val="none" w:sz="0" w:space="0" w:color="auto"/>
            <w:right w:val="none" w:sz="0" w:space="0" w:color="auto"/>
          </w:divBdr>
        </w:div>
        <w:div w:id="2094354802">
          <w:marLeft w:val="480"/>
          <w:marRight w:val="0"/>
          <w:marTop w:val="0"/>
          <w:marBottom w:val="0"/>
          <w:divBdr>
            <w:top w:val="none" w:sz="0" w:space="0" w:color="auto"/>
            <w:left w:val="none" w:sz="0" w:space="0" w:color="auto"/>
            <w:bottom w:val="none" w:sz="0" w:space="0" w:color="auto"/>
            <w:right w:val="none" w:sz="0" w:space="0" w:color="auto"/>
          </w:divBdr>
        </w:div>
        <w:div w:id="691498026">
          <w:marLeft w:val="480"/>
          <w:marRight w:val="0"/>
          <w:marTop w:val="0"/>
          <w:marBottom w:val="0"/>
          <w:divBdr>
            <w:top w:val="none" w:sz="0" w:space="0" w:color="auto"/>
            <w:left w:val="none" w:sz="0" w:space="0" w:color="auto"/>
            <w:bottom w:val="none" w:sz="0" w:space="0" w:color="auto"/>
            <w:right w:val="none" w:sz="0" w:space="0" w:color="auto"/>
          </w:divBdr>
        </w:div>
        <w:div w:id="1053965772">
          <w:marLeft w:val="480"/>
          <w:marRight w:val="0"/>
          <w:marTop w:val="0"/>
          <w:marBottom w:val="0"/>
          <w:divBdr>
            <w:top w:val="none" w:sz="0" w:space="0" w:color="auto"/>
            <w:left w:val="none" w:sz="0" w:space="0" w:color="auto"/>
            <w:bottom w:val="none" w:sz="0" w:space="0" w:color="auto"/>
            <w:right w:val="none" w:sz="0" w:space="0" w:color="auto"/>
          </w:divBdr>
        </w:div>
        <w:div w:id="1241595416">
          <w:marLeft w:val="480"/>
          <w:marRight w:val="0"/>
          <w:marTop w:val="0"/>
          <w:marBottom w:val="0"/>
          <w:divBdr>
            <w:top w:val="none" w:sz="0" w:space="0" w:color="auto"/>
            <w:left w:val="none" w:sz="0" w:space="0" w:color="auto"/>
            <w:bottom w:val="none" w:sz="0" w:space="0" w:color="auto"/>
            <w:right w:val="none" w:sz="0" w:space="0" w:color="auto"/>
          </w:divBdr>
        </w:div>
        <w:div w:id="702096089">
          <w:marLeft w:val="480"/>
          <w:marRight w:val="0"/>
          <w:marTop w:val="0"/>
          <w:marBottom w:val="0"/>
          <w:divBdr>
            <w:top w:val="none" w:sz="0" w:space="0" w:color="auto"/>
            <w:left w:val="none" w:sz="0" w:space="0" w:color="auto"/>
            <w:bottom w:val="none" w:sz="0" w:space="0" w:color="auto"/>
            <w:right w:val="none" w:sz="0" w:space="0" w:color="auto"/>
          </w:divBdr>
        </w:div>
        <w:div w:id="2074810150">
          <w:marLeft w:val="480"/>
          <w:marRight w:val="0"/>
          <w:marTop w:val="0"/>
          <w:marBottom w:val="0"/>
          <w:divBdr>
            <w:top w:val="none" w:sz="0" w:space="0" w:color="auto"/>
            <w:left w:val="none" w:sz="0" w:space="0" w:color="auto"/>
            <w:bottom w:val="none" w:sz="0" w:space="0" w:color="auto"/>
            <w:right w:val="none" w:sz="0" w:space="0" w:color="auto"/>
          </w:divBdr>
        </w:div>
        <w:div w:id="143858227">
          <w:marLeft w:val="480"/>
          <w:marRight w:val="0"/>
          <w:marTop w:val="0"/>
          <w:marBottom w:val="0"/>
          <w:divBdr>
            <w:top w:val="none" w:sz="0" w:space="0" w:color="auto"/>
            <w:left w:val="none" w:sz="0" w:space="0" w:color="auto"/>
            <w:bottom w:val="none" w:sz="0" w:space="0" w:color="auto"/>
            <w:right w:val="none" w:sz="0" w:space="0" w:color="auto"/>
          </w:divBdr>
        </w:div>
        <w:div w:id="622610990">
          <w:marLeft w:val="480"/>
          <w:marRight w:val="0"/>
          <w:marTop w:val="0"/>
          <w:marBottom w:val="0"/>
          <w:divBdr>
            <w:top w:val="none" w:sz="0" w:space="0" w:color="auto"/>
            <w:left w:val="none" w:sz="0" w:space="0" w:color="auto"/>
            <w:bottom w:val="none" w:sz="0" w:space="0" w:color="auto"/>
            <w:right w:val="none" w:sz="0" w:space="0" w:color="auto"/>
          </w:divBdr>
        </w:div>
        <w:div w:id="1770080610">
          <w:marLeft w:val="480"/>
          <w:marRight w:val="0"/>
          <w:marTop w:val="0"/>
          <w:marBottom w:val="0"/>
          <w:divBdr>
            <w:top w:val="none" w:sz="0" w:space="0" w:color="auto"/>
            <w:left w:val="none" w:sz="0" w:space="0" w:color="auto"/>
            <w:bottom w:val="none" w:sz="0" w:space="0" w:color="auto"/>
            <w:right w:val="none" w:sz="0" w:space="0" w:color="auto"/>
          </w:divBdr>
        </w:div>
        <w:div w:id="1226574425">
          <w:marLeft w:val="480"/>
          <w:marRight w:val="0"/>
          <w:marTop w:val="0"/>
          <w:marBottom w:val="0"/>
          <w:divBdr>
            <w:top w:val="none" w:sz="0" w:space="0" w:color="auto"/>
            <w:left w:val="none" w:sz="0" w:space="0" w:color="auto"/>
            <w:bottom w:val="none" w:sz="0" w:space="0" w:color="auto"/>
            <w:right w:val="none" w:sz="0" w:space="0" w:color="auto"/>
          </w:divBdr>
        </w:div>
        <w:div w:id="2073577772">
          <w:marLeft w:val="480"/>
          <w:marRight w:val="0"/>
          <w:marTop w:val="0"/>
          <w:marBottom w:val="0"/>
          <w:divBdr>
            <w:top w:val="none" w:sz="0" w:space="0" w:color="auto"/>
            <w:left w:val="none" w:sz="0" w:space="0" w:color="auto"/>
            <w:bottom w:val="none" w:sz="0" w:space="0" w:color="auto"/>
            <w:right w:val="none" w:sz="0" w:space="0" w:color="auto"/>
          </w:divBdr>
        </w:div>
        <w:div w:id="1203440431">
          <w:marLeft w:val="480"/>
          <w:marRight w:val="0"/>
          <w:marTop w:val="0"/>
          <w:marBottom w:val="0"/>
          <w:divBdr>
            <w:top w:val="none" w:sz="0" w:space="0" w:color="auto"/>
            <w:left w:val="none" w:sz="0" w:space="0" w:color="auto"/>
            <w:bottom w:val="none" w:sz="0" w:space="0" w:color="auto"/>
            <w:right w:val="none" w:sz="0" w:space="0" w:color="auto"/>
          </w:divBdr>
        </w:div>
        <w:div w:id="404035423">
          <w:marLeft w:val="480"/>
          <w:marRight w:val="0"/>
          <w:marTop w:val="0"/>
          <w:marBottom w:val="0"/>
          <w:divBdr>
            <w:top w:val="none" w:sz="0" w:space="0" w:color="auto"/>
            <w:left w:val="none" w:sz="0" w:space="0" w:color="auto"/>
            <w:bottom w:val="none" w:sz="0" w:space="0" w:color="auto"/>
            <w:right w:val="none" w:sz="0" w:space="0" w:color="auto"/>
          </w:divBdr>
        </w:div>
        <w:div w:id="578253620">
          <w:marLeft w:val="480"/>
          <w:marRight w:val="0"/>
          <w:marTop w:val="0"/>
          <w:marBottom w:val="0"/>
          <w:divBdr>
            <w:top w:val="none" w:sz="0" w:space="0" w:color="auto"/>
            <w:left w:val="none" w:sz="0" w:space="0" w:color="auto"/>
            <w:bottom w:val="none" w:sz="0" w:space="0" w:color="auto"/>
            <w:right w:val="none" w:sz="0" w:space="0" w:color="auto"/>
          </w:divBdr>
        </w:div>
        <w:div w:id="1139105090">
          <w:marLeft w:val="480"/>
          <w:marRight w:val="0"/>
          <w:marTop w:val="0"/>
          <w:marBottom w:val="0"/>
          <w:divBdr>
            <w:top w:val="none" w:sz="0" w:space="0" w:color="auto"/>
            <w:left w:val="none" w:sz="0" w:space="0" w:color="auto"/>
            <w:bottom w:val="none" w:sz="0" w:space="0" w:color="auto"/>
            <w:right w:val="none" w:sz="0" w:space="0" w:color="auto"/>
          </w:divBdr>
        </w:div>
        <w:div w:id="1365522108">
          <w:marLeft w:val="480"/>
          <w:marRight w:val="0"/>
          <w:marTop w:val="0"/>
          <w:marBottom w:val="0"/>
          <w:divBdr>
            <w:top w:val="none" w:sz="0" w:space="0" w:color="auto"/>
            <w:left w:val="none" w:sz="0" w:space="0" w:color="auto"/>
            <w:bottom w:val="none" w:sz="0" w:space="0" w:color="auto"/>
            <w:right w:val="none" w:sz="0" w:space="0" w:color="auto"/>
          </w:divBdr>
        </w:div>
        <w:div w:id="1707683747">
          <w:marLeft w:val="480"/>
          <w:marRight w:val="0"/>
          <w:marTop w:val="0"/>
          <w:marBottom w:val="0"/>
          <w:divBdr>
            <w:top w:val="none" w:sz="0" w:space="0" w:color="auto"/>
            <w:left w:val="none" w:sz="0" w:space="0" w:color="auto"/>
            <w:bottom w:val="none" w:sz="0" w:space="0" w:color="auto"/>
            <w:right w:val="none" w:sz="0" w:space="0" w:color="auto"/>
          </w:divBdr>
        </w:div>
        <w:div w:id="355497655">
          <w:marLeft w:val="480"/>
          <w:marRight w:val="0"/>
          <w:marTop w:val="0"/>
          <w:marBottom w:val="0"/>
          <w:divBdr>
            <w:top w:val="none" w:sz="0" w:space="0" w:color="auto"/>
            <w:left w:val="none" w:sz="0" w:space="0" w:color="auto"/>
            <w:bottom w:val="none" w:sz="0" w:space="0" w:color="auto"/>
            <w:right w:val="none" w:sz="0" w:space="0" w:color="auto"/>
          </w:divBdr>
        </w:div>
        <w:div w:id="1845893862">
          <w:marLeft w:val="480"/>
          <w:marRight w:val="0"/>
          <w:marTop w:val="0"/>
          <w:marBottom w:val="0"/>
          <w:divBdr>
            <w:top w:val="none" w:sz="0" w:space="0" w:color="auto"/>
            <w:left w:val="none" w:sz="0" w:space="0" w:color="auto"/>
            <w:bottom w:val="none" w:sz="0" w:space="0" w:color="auto"/>
            <w:right w:val="none" w:sz="0" w:space="0" w:color="auto"/>
          </w:divBdr>
        </w:div>
        <w:div w:id="2108772796">
          <w:marLeft w:val="480"/>
          <w:marRight w:val="0"/>
          <w:marTop w:val="0"/>
          <w:marBottom w:val="0"/>
          <w:divBdr>
            <w:top w:val="none" w:sz="0" w:space="0" w:color="auto"/>
            <w:left w:val="none" w:sz="0" w:space="0" w:color="auto"/>
            <w:bottom w:val="none" w:sz="0" w:space="0" w:color="auto"/>
            <w:right w:val="none" w:sz="0" w:space="0" w:color="auto"/>
          </w:divBdr>
        </w:div>
        <w:div w:id="822238480">
          <w:marLeft w:val="480"/>
          <w:marRight w:val="0"/>
          <w:marTop w:val="0"/>
          <w:marBottom w:val="0"/>
          <w:divBdr>
            <w:top w:val="none" w:sz="0" w:space="0" w:color="auto"/>
            <w:left w:val="none" w:sz="0" w:space="0" w:color="auto"/>
            <w:bottom w:val="none" w:sz="0" w:space="0" w:color="auto"/>
            <w:right w:val="none" w:sz="0" w:space="0" w:color="auto"/>
          </w:divBdr>
        </w:div>
        <w:div w:id="1577934719">
          <w:marLeft w:val="480"/>
          <w:marRight w:val="0"/>
          <w:marTop w:val="0"/>
          <w:marBottom w:val="0"/>
          <w:divBdr>
            <w:top w:val="none" w:sz="0" w:space="0" w:color="auto"/>
            <w:left w:val="none" w:sz="0" w:space="0" w:color="auto"/>
            <w:bottom w:val="none" w:sz="0" w:space="0" w:color="auto"/>
            <w:right w:val="none" w:sz="0" w:space="0" w:color="auto"/>
          </w:divBdr>
        </w:div>
        <w:div w:id="931475505">
          <w:marLeft w:val="480"/>
          <w:marRight w:val="0"/>
          <w:marTop w:val="0"/>
          <w:marBottom w:val="0"/>
          <w:divBdr>
            <w:top w:val="none" w:sz="0" w:space="0" w:color="auto"/>
            <w:left w:val="none" w:sz="0" w:space="0" w:color="auto"/>
            <w:bottom w:val="none" w:sz="0" w:space="0" w:color="auto"/>
            <w:right w:val="none" w:sz="0" w:space="0" w:color="auto"/>
          </w:divBdr>
        </w:div>
        <w:div w:id="1594046033">
          <w:marLeft w:val="480"/>
          <w:marRight w:val="0"/>
          <w:marTop w:val="0"/>
          <w:marBottom w:val="0"/>
          <w:divBdr>
            <w:top w:val="none" w:sz="0" w:space="0" w:color="auto"/>
            <w:left w:val="none" w:sz="0" w:space="0" w:color="auto"/>
            <w:bottom w:val="none" w:sz="0" w:space="0" w:color="auto"/>
            <w:right w:val="none" w:sz="0" w:space="0" w:color="auto"/>
          </w:divBdr>
        </w:div>
        <w:div w:id="1450858851">
          <w:marLeft w:val="480"/>
          <w:marRight w:val="0"/>
          <w:marTop w:val="0"/>
          <w:marBottom w:val="0"/>
          <w:divBdr>
            <w:top w:val="none" w:sz="0" w:space="0" w:color="auto"/>
            <w:left w:val="none" w:sz="0" w:space="0" w:color="auto"/>
            <w:bottom w:val="none" w:sz="0" w:space="0" w:color="auto"/>
            <w:right w:val="none" w:sz="0" w:space="0" w:color="auto"/>
          </w:divBdr>
        </w:div>
        <w:div w:id="1317148114">
          <w:marLeft w:val="480"/>
          <w:marRight w:val="0"/>
          <w:marTop w:val="0"/>
          <w:marBottom w:val="0"/>
          <w:divBdr>
            <w:top w:val="none" w:sz="0" w:space="0" w:color="auto"/>
            <w:left w:val="none" w:sz="0" w:space="0" w:color="auto"/>
            <w:bottom w:val="none" w:sz="0" w:space="0" w:color="auto"/>
            <w:right w:val="none" w:sz="0" w:space="0" w:color="auto"/>
          </w:divBdr>
        </w:div>
        <w:div w:id="350450816">
          <w:marLeft w:val="480"/>
          <w:marRight w:val="0"/>
          <w:marTop w:val="0"/>
          <w:marBottom w:val="0"/>
          <w:divBdr>
            <w:top w:val="none" w:sz="0" w:space="0" w:color="auto"/>
            <w:left w:val="none" w:sz="0" w:space="0" w:color="auto"/>
            <w:bottom w:val="none" w:sz="0" w:space="0" w:color="auto"/>
            <w:right w:val="none" w:sz="0" w:space="0" w:color="auto"/>
          </w:divBdr>
        </w:div>
        <w:div w:id="1878464564">
          <w:marLeft w:val="480"/>
          <w:marRight w:val="0"/>
          <w:marTop w:val="0"/>
          <w:marBottom w:val="0"/>
          <w:divBdr>
            <w:top w:val="none" w:sz="0" w:space="0" w:color="auto"/>
            <w:left w:val="none" w:sz="0" w:space="0" w:color="auto"/>
            <w:bottom w:val="none" w:sz="0" w:space="0" w:color="auto"/>
            <w:right w:val="none" w:sz="0" w:space="0" w:color="auto"/>
          </w:divBdr>
        </w:div>
        <w:div w:id="160894931">
          <w:marLeft w:val="480"/>
          <w:marRight w:val="0"/>
          <w:marTop w:val="0"/>
          <w:marBottom w:val="0"/>
          <w:divBdr>
            <w:top w:val="none" w:sz="0" w:space="0" w:color="auto"/>
            <w:left w:val="none" w:sz="0" w:space="0" w:color="auto"/>
            <w:bottom w:val="none" w:sz="0" w:space="0" w:color="auto"/>
            <w:right w:val="none" w:sz="0" w:space="0" w:color="auto"/>
          </w:divBdr>
        </w:div>
        <w:div w:id="510143519">
          <w:marLeft w:val="480"/>
          <w:marRight w:val="0"/>
          <w:marTop w:val="0"/>
          <w:marBottom w:val="0"/>
          <w:divBdr>
            <w:top w:val="none" w:sz="0" w:space="0" w:color="auto"/>
            <w:left w:val="none" w:sz="0" w:space="0" w:color="auto"/>
            <w:bottom w:val="none" w:sz="0" w:space="0" w:color="auto"/>
            <w:right w:val="none" w:sz="0" w:space="0" w:color="auto"/>
          </w:divBdr>
        </w:div>
        <w:div w:id="881790974">
          <w:marLeft w:val="480"/>
          <w:marRight w:val="0"/>
          <w:marTop w:val="0"/>
          <w:marBottom w:val="0"/>
          <w:divBdr>
            <w:top w:val="none" w:sz="0" w:space="0" w:color="auto"/>
            <w:left w:val="none" w:sz="0" w:space="0" w:color="auto"/>
            <w:bottom w:val="none" w:sz="0" w:space="0" w:color="auto"/>
            <w:right w:val="none" w:sz="0" w:space="0" w:color="auto"/>
          </w:divBdr>
        </w:div>
        <w:div w:id="437453134">
          <w:marLeft w:val="480"/>
          <w:marRight w:val="0"/>
          <w:marTop w:val="0"/>
          <w:marBottom w:val="0"/>
          <w:divBdr>
            <w:top w:val="none" w:sz="0" w:space="0" w:color="auto"/>
            <w:left w:val="none" w:sz="0" w:space="0" w:color="auto"/>
            <w:bottom w:val="none" w:sz="0" w:space="0" w:color="auto"/>
            <w:right w:val="none" w:sz="0" w:space="0" w:color="auto"/>
          </w:divBdr>
        </w:div>
        <w:div w:id="526451471">
          <w:marLeft w:val="480"/>
          <w:marRight w:val="0"/>
          <w:marTop w:val="0"/>
          <w:marBottom w:val="0"/>
          <w:divBdr>
            <w:top w:val="none" w:sz="0" w:space="0" w:color="auto"/>
            <w:left w:val="none" w:sz="0" w:space="0" w:color="auto"/>
            <w:bottom w:val="none" w:sz="0" w:space="0" w:color="auto"/>
            <w:right w:val="none" w:sz="0" w:space="0" w:color="auto"/>
          </w:divBdr>
        </w:div>
        <w:div w:id="1748913696">
          <w:marLeft w:val="480"/>
          <w:marRight w:val="0"/>
          <w:marTop w:val="0"/>
          <w:marBottom w:val="0"/>
          <w:divBdr>
            <w:top w:val="none" w:sz="0" w:space="0" w:color="auto"/>
            <w:left w:val="none" w:sz="0" w:space="0" w:color="auto"/>
            <w:bottom w:val="none" w:sz="0" w:space="0" w:color="auto"/>
            <w:right w:val="none" w:sz="0" w:space="0" w:color="auto"/>
          </w:divBdr>
        </w:div>
        <w:div w:id="1062866911">
          <w:marLeft w:val="480"/>
          <w:marRight w:val="0"/>
          <w:marTop w:val="0"/>
          <w:marBottom w:val="0"/>
          <w:divBdr>
            <w:top w:val="none" w:sz="0" w:space="0" w:color="auto"/>
            <w:left w:val="none" w:sz="0" w:space="0" w:color="auto"/>
            <w:bottom w:val="none" w:sz="0" w:space="0" w:color="auto"/>
            <w:right w:val="none" w:sz="0" w:space="0" w:color="auto"/>
          </w:divBdr>
        </w:div>
        <w:div w:id="2099016827">
          <w:marLeft w:val="480"/>
          <w:marRight w:val="0"/>
          <w:marTop w:val="0"/>
          <w:marBottom w:val="0"/>
          <w:divBdr>
            <w:top w:val="none" w:sz="0" w:space="0" w:color="auto"/>
            <w:left w:val="none" w:sz="0" w:space="0" w:color="auto"/>
            <w:bottom w:val="none" w:sz="0" w:space="0" w:color="auto"/>
            <w:right w:val="none" w:sz="0" w:space="0" w:color="auto"/>
          </w:divBdr>
        </w:div>
        <w:div w:id="883559552">
          <w:marLeft w:val="480"/>
          <w:marRight w:val="0"/>
          <w:marTop w:val="0"/>
          <w:marBottom w:val="0"/>
          <w:divBdr>
            <w:top w:val="none" w:sz="0" w:space="0" w:color="auto"/>
            <w:left w:val="none" w:sz="0" w:space="0" w:color="auto"/>
            <w:bottom w:val="none" w:sz="0" w:space="0" w:color="auto"/>
            <w:right w:val="none" w:sz="0" w:space="0" w:color="auto"/>
          </w:divBdr>
        </w:div>
        <w:div w:id="508716423">
          <w:marLeft w:val="480"/>
          <w:marRight w:val="0"/>
          <w:marTop w:val="0"/>
          <w:marBottom w:val="0"/>
          <w:divBdr>
            <w:top w:val="none" w:sz="0" w:space="0" w:color="auto"/>
            <w:left w:val="none" w:sz="0" w:space="0" w:color="auto"/>
            <w:bottom w:val="none" w:sz="0" w:space="0" w:color="auto"/>
            <w:right w:val="none" w:sz="0" w:space="0" w:color="auto"/>
          </w:divBdr>
        </w:div>
        <w:div w:id="347172603">
          <w:marLeft w:val="480"/>
          <w:marRight w:val="0"/>
          <w:marTop w:val="0"/>
          <w:marBottom w:val="0"/>
          <w:divBdr>
            <w:top w:val="none" w:sz="0" w:space="0" w:color="auto"/>
            <w:left w:val="none" w:sz="0" w:space="0" w:color="auto"/>
            <w:bottom w:val="none" w:sz="0" w:space="0" w:color="auto"/>
            <w:right w:val="none" w:sz="0" w:space="0" w:color="auto"/>
          </w:divBdr>
        </w:div>
        <w:div w:id="1332223739">
          <w:marLeft w:val="480"/>
          <w:marRight w:val="0"/>
          <w:marTop w:val="0"/>
          <w:marBottom w:val="0"/>
          <w:divBdr>
            <w:top w:val="none" w:sz="0" w:space="0" w:color="auto"/>
            <w:left w:val="none" w:sz="0" w:space="0" w:color="auto"/>
            <w:bottom w:val="none" w:sz="0" w:space="0" w:color="auto"/>
            <w:right w:val="none" w:sz="0" w:space="0" w:color="auto"/>
          </w:divBdr>
        </w:div>
        <w:div w:id="137302360">
          <w:marLeft w:val="480"/>
          <w:marRight w:val="0"/>
          <w:marTop w:val="0"/>
          <w:marBottom w:val="0"/>
          <w:divBdr>
            <w:top w:val="none" w:sz="0" w:space="0" w:color="auto"/>
            <w:left w:val="none" w:sz="0" w:space="0" w:color="auto"/>
            <w:bottom w:val="none" w:sz="0" w:space="0" w:color="auto"/>
            <w:right w:val="none" w:sz="0" w:space="0" w:color="auto"/>
          </w:divBdr>
        </w:div>
        <w:div w:id="1908412742">
          <w:marLeft w:val="480"/>
          <w:marRight w:val="0"/>
          <w:marTop w:val="0"/>
          <w:marBottom w:val="0"/>
          <w:divBdr>
            <w:top w:val="none" w:sz="0" w:space="0" w:color="auto"/>
            <w:left w:val="none" w:sz="0" w:space="0" w:color="auto"/>
            <w:bottom w:val="none" w:sz="0" w:space="0" w:color="auto"/>
            <w:right w:val="none" w:sz="0" w:space="0" w:color="auto"/>
          </w:divBdr>
        </w:div>
        <w:div w:id="1239317944">
          <w:marLeft w:val="480"/>
          <w:marRight w:val="0"/>
          <w:marTop w:val="0"/>
          <w:marBottom w:val="0"/>
          <w:divBdr>
            <w:top w:val="none" w:sz="0" w:space="0" w:color="auto"/>
            <w:left w:val="none" w:sz="0" w:space="0" w:color="auto"/>
            <w:bottom w:val="none" w:sz="0" w:space="0" w:color="auto"/>
            <w:right w:val="none" w:sz="0" w:space="0" w:color="auto"/>
          </w:divBdr>
        </w:div>
        <w:div w:id="831020582">
          <w:marLeft w:val="480"/>
          <w:marRight w:val="0"/>
          <w:marTop w:val="0"/>
          <w:marBottom w:val="0"/>
          <w:divBdr>
            <w:top w:val="none" w:sz="0" w:space="0" w:color="auto"/>
            <w:left w:val="none" w:sz="0" w:space="0" w:color="auto"/>
            <w:bottom w:val="none" w:sz="0" w:space="0" w:color="auto"/>
            <w:right w:val="none" w:sz="0" w:space="0" w:color="auto"/>
          </w:divBdr>
        </w:div>
        <w:div w:id="17700353">
          <w:marLeft w:val="480"/>
          <w:marRight w:val="0"/>
          <w:marTop w:val="0"/>
          <w:marBottom w:val="0"/>
          <w:divBdr>
            <w:top w:val="none" w:sz="0" w:space="0" w:color="auto"/>
            <w:left w:val="none" w:sz="0" w:space="0" w:color="auto"/>
            <w:bottom w:val="none" w:sz="0" w:space="0" w:color="auto"/>
            <w:right w:val="none" w:sz="0" w:space="0" w:color="auto"/>
          </w:divBdr>
        </w:div>
      </w:divsChild>
    </w:div>
    <w:div w:id="921526890">
      <w:bodyDiv w:val="1"/>
      <w:marLeft w:val="0"/>
      <w:marRight w:val="0"/>
      <w:marTop w:val="0"/>
      <w:marBottom w:val="0"/>
      <w:divBdr>
        <w:top w:val="none" w:sz="0" w:space="0" w:color="auto"/>
        <w:left w:val="none" w:sz="0" w:space="0" w:color="auto"/>
        <w:bottom w:val="none" w:sz="0" w:space="0" w:color="auto"/>
        <w:right w:val="none" w:sz="0" w:space="0" w:color="auto"/>
      </w:divBdr>
    </w:div>
    <w:div w:id="922372683">
      <w:bodyDiv w:val="1"/>
      <w:marLeft w:val="0"/>
      <w:marRight w:val="0"/>
      <w:marTop w:val="0"/>
      <w:marBottom w:val="0"/>
      <w:divBdr>
        <w:top w:val="none" w:sz="0" w:space="0" w:color="auto"/>
        <w:left w:val="none" w:sz="0" w:space="0" w:color="auto"/>
        <w:bottom w:val="none" w:sz="0" w:space="0" w:color="auto"/>
        <w:right w:val="none" w:sz="0" w:space="0" w:color="auto"/>
      </w:divBdr>
      <w:divsChild>
        <w:div w:id="655258679">
          <w:marLeft w:val="480"/>
          <w:marRight w:val="0"/>
          <w:marTop w:val="0"/>
          <w:marBottom w:val="0"/>
          <w:divBdr>
            <w:top w:val="none" w:sz="0" w:space="0" w:color="auto"/>
            <w:left w:val="none" w:sz="0" w:space="0" w:color="auto"/>
            <w:bottom w:val="none" w:sz="0" w:space="0" w:color="auto"/>
            <w:right w:val="none" w:sz="0" w:space="0" w:color="auto"/>
          </w:divBdr>
        </w:div>
        <w:div w:id="289286628">
          <w:marLeft w:val="480"/>
          <w:marRight w:val="0"/>
          <w:marTop w:val="0"/>
          <w:marBottom w:val="0"/>
          <w:divBdr>
            <w:top w:val="none" w:sz="0" w:space="0" w:color="auto"/>
            <w:left w:val="none" w:sz="0" w:space="0" w:color="auto"/>
            <w:bottom w:val="none" w:sz="0" w:space="0" w:color="auto"/>
            <w:right w:val="none" w:sz="0" w:space="0" w:color="auto"/>
          </w:divBdr>
        </w:div>
        <w:div w:id="567764323">
          <w:marLeft w:val="480"/>
          <w:marRight w:val="0"/>
          <w:marTop w:val="0"/>
          <w:marBottom w:val="0"/>
          <w:divBdr>
            <w:top w:val="none" w:sz="0" w:space="0" w:color="auto"/>
            <w:left w:val="none" w:sz="0" w:space="0" w:color="auto"/>
            <w:bottom w:val="none" w:sz="0" w:space="0" w:color="auto"/>
            <w:right w:val="none" w:sz="0" w:space="0" w:color="auto"/>
          </w:divBdr>
        </w:div>
        <w:div w:id="722413167">
          <w:marLeft w:val="480"/>
          <w:marRight w:val="0"/>
          <w:marTop w:val="0"/>
          <w:marBottom w:val="0"/>
          <w:divBdr>
            <w:top w:val="none" w:sz="0" w:space="0" w:color="auto"/>
            <w:left w:val="none" w:sz="0" w:space="0" w:color="auto"/>
            <w:bottom w:val="none" w:sz="0" w:space="0" w:color="auto"/>
            <w:right w:val="none" w:sz="0" w:space="0" w:color="auto"/>
          </w:divBdr>
        </w:div>
        <w:div w:id="375587313">
          <w:marLeft w:val="480"/>
          <w:marRight w:val="0"/>
          <w:marTop w:val="0"/>
          <w:marBottom w:val="0"/>
          <w:divBdr>
            <w:top w:val="none" w:sz="0" w:space="0" w:color="auto"/>
            <w:left w:val="none" w:sz="0" w:space="0" w:color="auto"/>
            <w:bottom w:val="none" w:sz="0" w:space="0" w:color="auto"/>
            <w:right w:val="none" w:sz="0" w:space="0" w:color="auto"/>
          </w:divBdr>
        </w:div>
        <w:div w:id="2062944341">
          <w:marLeft w:val="480"/>
          <w:marRight w:val="0"/>
          <w:marTop w:val="0"/>
          <w:marBottom w:val="0"/>
          <w:divBdr>
            <w:top w:val="none" w:sz="0" w:space="0" w:color="auto"/>
            <w:left w:val="none" w:sz="0" w:space="0" w:color="auto"/>
            <w:bottom w:val="none" w:sz="0" w:space="0" w:color="auto"/>
            <w:right w:val="none" w:sz="0" w:space="0" w:color="auto"/>
          </w:divBdr>
        </w:div>
        <w:div w:id="1066337948">
          <w:marLeft w:val="480"/>
          <w:marRight w:val="0"/>
          <w:marTop w:val="0"/>
          <w:marBottom w:val="0"/>
          <w:divBdr>
            <w:top w:val="none" w:sz="0" w:space="0" w:color="auto"/>
            <w:left w:val="none" w:sz="0" w:space="0" w:color="auto"/>
            <w:bottom w:val="none" w:sz="0" w:space="0" w:color="auto"/>
            <w:right w:val="none" w:sz="0" w:space="0" w:color="auto"/>
          </w:divBdr>
        </w:div>
        <w:div w:id="465242222">
          <w:marLeft w:val="480"/>
          <w:marRight w:val="0"/>
          <w:marTop w:val="0"/>
          <w:marBottom w:val="0"/>
          <w:divBdr>
            <w:top w:val="none" w:sz="0" w:space="0" w:color="auto"/>
            <w:left w:val="none" w:sz="0" w:space="0" w:color="auto"/>
            <w:bottom w:val="none" w:sz="0" w:space="0" w:color="auto"/>
            <w:right w:val="none" w:sz="0" w:space="0" w:color="auto"/>
          </w:divBdr>
        </w:div>
        <w:div w:id="1595058">
          <w:marLeft w:val="480"/>
          <w:marRight w:val="0"/>
          <w:marTop w:val="0"/>
          <w:marBottom w:val="0"/>
          <w:divBdr>
            <w:top w:val="none" w:sz="0" w:space="0" w:color="auto"/>
            <w:left w:val="none" w:sz="0" w:space="0" w:color="auto"/>
            <w:bottom w:val="none" w:sz="0" w:space="0" w:color="auto"/>
            <w:right w:val="none" w:sz="0" w:space="0" w:color="auto"/>
          </w:divBdr>
        </w:div>
        <w:div w:id="2044358873">
          <w:marLeft w:val="480"/>
          <w:marRight w:val="0"/>
          <w:marTop w:val="0"/>
          <w:marBottom w:val="0"/>
          <w:divBdr>
            <w:top w:val="none" w:sz="0" w:space="0" w:color="auto"/>
            <w:left w:val="none" w:sz="0" w:space="0" w:color="auto"/>
            <w:bottom w:val="none" w:sz="0" w:space="0" w:color="auto"/>
            <w:right w:val="none" w:sz="0" w:space="0" w:color="auto"/>
          </w:divBdr>
        </w:div>
        <w:div w:id="1727794394">
          <w:marLeft w:val="480"/>
          <w:marRight w:val="0"/>
          <w:marTop w:val="0"/>
          <w:marBottom w:val="0"/>
          <w:divBdr>
            <w:top w:val="none" w:sz="0" w:space="0" w:color="auto"/>
            <w:left w:val="none" w:sz="0" w:space="0" w:color="auto"/>
            <w:bottom w:val="none" w:sz="0" w:space="0" w:color="auto"/>
            <w:right w:val="none" w:sz="0" w:space="0" w:color="auto"/>
          </w:divBdr>
        </w:div>
        <w:div w:id="11958105">
          <w:marLeft w:val="480"/>
          <w:marRight w:val="0"/>
          <w:marTop w:val="0"/>
          <w:marBottom w:val="0"/>
          <w:divBdr>
            <w:top w:val="none" w:sz="0" w:space="0" w:color="auto"/>
            <w:left w:val="none" w:sz="0" w:space="0" w:color="auto"/>
            <w:bottom w:val="none" w:sz="0" w:space="0" w:color="auto"/>
            <w:right w:val="none" w:sz="0" w:space="0" w:color="auto"/>
          </w:divBdr>
        </w:div>
        <w:div w:id="1329989769">
          <w:marLeft w:val="480"/>
          <w:marRight w:val="0"/>
          <w:marTop w:val="0"/>
          <w:marBottom w:val="0"/>
          <w:divBdr>
            <w:top w:val="none" w:sz="0" w:space="0" w:color="auto"/>
            <w:left w:val="none" w:sz="0" w:space="0" w:color="auto"/>
            <w:bottom w:val="none" w:sz="0" w:space="0" w:color="auto"/>
            <w:right w:val="none" w:sz="0" w:space="0" w:color="auto"/>
          </w:divBdr>
        </w:div>
        <w:div w:id="2133278639">
          <w:marLeft w:val="480"/>
          <w:marRight w:val="0"/>
          <w:marTop w:val="0"/>
          <w:marBottom w:val="0"/>
          <w:divBdr>
            <w:top w:val="none" w:sz="0" w:space="0" w:color="auto"/>
            <w:left w:val="none" w:sz="0" w:space="0" w:color="auto"/>
            <w:bottom w:val="none" w:sz="0" w:space="0" w:color="auto"/>
            <w:right w:val="none" w:sz="0" w:space="0" w:color="auto"/>
          </w:divBdr>
        </w:div>
        <w:div w:id="1042825549">
          <w:marLeft w:val="480"/>
          <w:marRight w:val="0"/>
          <w:marTop w:val="0"/>
          <w:marBottom w:val="0"/>
          <w:divBdr>
            <w:top w:val="none" w:sz="0" w:space="0" w:color="auto"/>
            <w:left w:val="none" w:sz="0" w:space="0" w:color="auto"/>
            <w:bottom w:val="none" w:sz="0" w:space="0" w:color="auto"/>
            <w:right w:val="none" w:sz="0" w:space="0" w:color="auto"/>
          </w:divBdr>
        </w:div>
        <w:div w:id="934947760">
          <w:marLeft w:val="480"/>
          <w:marRight w:val="0"/>
          <w:marTop w:val="0"/>
          <w:marBottom w:val="0"/>
          <w:divBdr>
            <w:top w:val="none" w:sz="0" w:space="0" w:color="auto"/>
            <w:left w:val="none" w:sz="0" w:space="0" w:color="auto"/>
            <w:bottom w:val="none" w:sz="0" w:space="0" w:color="auto"/>
            <w:right w:val="none" w:sz="0" w:space="0" w:color="auto"/>
          </w:divBdr>
        </w:div>
        <w:div w:id="535120614">
          <w:marLeft w:val="480"/>
          <w:marRight w:val="0"/>
          <w:marTop w:val="0"/>
          <w:marBottom w:val="0"/>
          <w:divBdr>
            <w:top w:val="none" w:sz="0" w:space="0" w:color="auto"/>
            <w:left w:val="none" w:sz="0" w:space="0" w:color="auto"/>
            <w:bottom w:val="none" w:sz="0" w:space="0" w:color="auto"/>
            <w:right w:val="none" w:sz="0" w:space="0" w:color="auto"/>
          </w:divBdr>
        </w:div>
        <w:div w:id="1739791625">
          <w:marLeft w:val="480"/>
          <w:marRight w:val="0"/>
          <w:marTop w:val="0"/>
          <w:marBottom w:val="0"/>
          <w:divBdr>
            <w:top w:val="none" w:sz="0" w:space="0" w:color="auto"/>
            <w:left w:val="none" w:sz="0" w:space="0" w:color="auto"/>
            <w:bottom w:val="none" w:sz="0" w:space="0" w:color="auto"/>
            <w:right w:val="none" w:sz="0" w:space="0" w:color="auto"/>
          </w:divBdr>
        </w:div>
        <w:div w:id="2098557171">
          <w:marLeft w:val="480"/>
          <w:marRight w:val="0"/>
          <w:marTop w:val="0"/>
          <w:marBottom w:val="0"/>
          <w:divBdr>
            <w:top w:val="none" w:sz="0" w:space="0" w:color="auto"/>
            <w:left w:val="none" w:sz="0" w:space="0" w:color="auto"/>
            <w:bottom w:val="none" w:sz="0" w:space="0" w:color="auto"/>
            <w:right w:val="none" w:sz="0" w:space="0" w:color="auto"/>
          </w:divBdr>
        </w:div>
        <w:div w:id="1018309527">
          <w:marLeft w:val="480"/>
          <w:marRight w:val="0"/>
          <w:marTop w:val="0"/>
          <w:marBottom w:val="0"/>
          <w:divBdr>
            <w:top w:val="none" w:sz="0" w:space="0" w:color="auto"/>
            <w:left w:val="none" w:sz="0" w:space="0" w:color="auto"/>
            <w:bottom w:val="none" w:sz="0" w:space="0" w:color="auto"/>
            <w:right w:val="none" w:sz="0" w:space="0" w:color="auto"/>
          </w:divBdr>
        </w:div>
        <w:div w:id="1725790432">
          <w:marLeft w:val="480"/>
          <w:marRight w:val="0"/>
          <w:marTop w:val="0"/>
          <w:marBottom w:val="0"/>
          <w:divBdr>
            <w:top w:val="none" w:sz="0" w:space="0" w:color="auto"/>
            <w:left w:val="none" w:sz="0" w:space="0" w:color="auto"/>
            <w:bottom w:val="none" w:sz="0" w:space="0" w:color="auto"/>
            <w:right w:val="none" w:sz="0" w:space="0" w:color="auto"/>
          </w:divBdr>
        </w:div>
        <w:div w:id="1300694031">
          <w:marLeft w:val="480"/>
          <w:marRight w:val="0"/>
          <w:marTop w:val="0"/>
          <w:marBottom w:val="0"/>
          <w:divBdr>
            <w:top w:val="none" w:sz="0" w:space="0" w:color="auto"/>
            <w:left w:val="none" w:sz="0" w:space="0" w:color="auto"/>
            <w:bottom w:val="none" w:sz="0" w:space="0" w:color="auto"/>
            <w:right w:val="none" w:sz="0" w:space="0" w:color="auto"/>
          </w:divBdr>
        </w:div>
        <w:div w:id="1018309733">
          <w:marLeft w:val="480"/>
          <w:marRight w:val="0"/>
          <w:marTop w:val="0"/>
          <w:marBottom w:val="0"/>
          <w:divBdr>
            <w:top w:val="none" w:sz="0" w:space="0" w:color="auto"/>
            <w:left w:val="none" w:sz="0" w:space="0" w:color="auto"/>
            <w:bottom w:val="none" w:sz="0" w:space="0" w:color="auto"/>
            <w:right w:val="none" w:sz="0" w:space="0" w:color="auto"/>
          </w:divBdr>
        </w:div>
        <w:div w:id="1106539775">
          <w:marLeft w:val="480"/>
          <w:marRight w:val="0"/>
          <w:marTop w:val="0"/>
          <w:marBottom w:val="0"/>
          <w:divBdr>
            <w:top w:val="none" w:sz="0" w:space="0" w:color="auto"/>
            <w:left w:val="none" w:sz="0" w:space="0" w:color="auto"/>
            <w:bottom w:val="none" w:sz="0" w:space="0" w:color="auto"/>
            <w:right w:val="none" w:sz="0" w:space="0" w:color="auto"/>
          </w:divBdr>
        </w:div>
        <w:div w:id="1943830182">
          <w:marLeft w:val="480"/>
          <w:marRight w:val="0"/>
          <w:marTop w:val="0"/>
          <w:marBottom w:val="0"/>
          <w:divBdr>
            <w:top w:val="none" w:sz="0" w:space="0" w:color="auto"/>
            <w:left w:val="none" w:sz="0" w:space="0" w:color="auto"/>
            <w:bottom w:val="none" w:sz="0" w:space="0" w:color="auto"/>
            <w:right w:val="none" w:sz="0" w:space="0" w:color="auto"/>
          </w:divBdr>
        </w:div>
        <w:div w:id="1646154100">
          <w:marLeft w:val="480"/>
          <w:marRight w:val="0"/>
          <w:marTop w:val="0"/>
          <w:marBottom w:val="0"/>
          <w:divBdr>
            <w:top w:val="none" w:sz="0" w:space="0" w:color="auto"/>
            <w:left w:val="none" w:sz="0" w:space="0" w:color="auto"/>
            <w:bottom w:val="none" w:sz="0" w:space="0" w:color="auto"/>
            <w:right w:val="none" w:sz="0" w:space="0" w:color="auto"/>
          </w:divBdr>
        </w:div>
        <w:div w:id="1693414870">
          <w:marLeft w:val="480"/>
          <w:marRight w:val="0"/>
          <w:marTop w:val="0"/>
          <w:marBottom w:val="0"/>
          <w:divBdr>
            <w:top w:val="none" w:sz="0" w:space="0" w:color="auto"/>
            <w:left w:val="none" w:sz="0" w:space="0" w:color="auto"/>
            <w:bottom w:val="none" w:sz="0" w:space="0" w:color="auto"/>
            <w:right w:val="none" w:sz="0" w:space="0" w:color="auto"/>
          </w:divBdr>
        </w:div>
        <w:div w:id="768156894">
          <w:marLeft w:val="480"/>
          <w:marRight w:val="0"/>
          <w:marTop w:val="0"/>
          <w:marBottom w:val="0"/>
          <w:divBdr>
            <w:top w:val="none" w:sz="0" w:space="0" w:color="auto"/>
            <w:left w:val="none" w:sz="0" w:space="0" w:color="auto"/>
            <w:bottom w:val="none" w:sz="0" w:space="0" w:color="auto"/>
            <w:right w:val="none" w:sz="0" w:space="0" w:color="auto"/>
          </w:divBdr>
        </w:div>
        <w:div w:id="1708869592">
          <w:marLeft w:val="480"/>
          <w:marRight w:val="0"/>
          <w:marTop w:val="0"/>
          <w:marBottom w:val="0"/>
          <w:divBdr>
            <w:top w:val="none" w:sz="0" w:space="0" w:color="auto"/>
            <w:left w:val="none" w:sz="0" w:space="0" w:color="auto"/>
            <w:bottom w:val="none" w:sz="0" w:space="0" w:color="auto"/>
            <w:right w:val="none" w:sz="0" w:space="0" w:color="auto"/>
          </w:divBdr>
        </w:div>
        <w:div w:id="998384699">
          <w:marLeft w:val="480"/>
          <w:marRight w:val="0"/>
          <w:marTop w:val="0"/>
          <w:marBottom w:val="0"/>
          <w:divBdr>
            <w:top w:val="none" w:sz="0" w:space="0" w:color="auto"/>
            <w:left w:val="none" w:sz="0" w:space="0" w:color="auto"/>
            <w:bottom w:val="none" w:sz="0" w:space="0" w:color="auto"/>
            <w:right w:val="none" w:sz="0" w:space="0" w:color="auto"/>
          </w:divBdr>
        </w:div>
        <w:div w:id="87165984">
          <w:marLeft w:val="480"/>
          <w:marRight w:val="0"/>
          <w:marTop w:val="0"/>
          <w:marBottom w:val="0"/>
          <w:divBdr>
            <w:top w:val="none" w:sz="0" w:space="0" w:color="auto"/>
            <w:left w:val="none" w:sz="0" w:space="0" w:color="auto"/>
            <w:bottom w:val="none" w:sz="0" w:space="0" w:color="auto"/>
            <w:right w:val="none" w:sz="0" w:space="0" w:color="auto"/>
          </w:divBdr>
        </w:div>
        <w:div w:id="662129189">
          <w:marLeft w:val="480"/>
          <w:marRight w:val="0"/>
          <w:marTop w:val="0"/>
          <w:marBottom w:val="0"/>
          <w:divBdr>
            <w:top w:val="none" w:sz="0" w:space="0" w:color="auto"/>
            <w:left w:val="none" w:sz="0" w:space="0" w:color="auto"/>
            <w:bottom w:val="none" w:sz="0" w:space="0" w:color="auto"/>
            <w:right w:val="none" w:sz="0" w:space="0" w:color="auto"/>
          </w:divBdr>
        </w:div>
        <w:div w:id="247203391">
          <w:marLeft w:val="480"/>
          <w:marRight w:val="0"/>
          <w:marTop w:val="0"/>
          <w:marBottom w:val="0"/>
          <w:divBdr>
            <w:top w:val="none" w:sz="0" w:space="0" w:color="auto"/>
            <w:left w:val="none" w:sz="0" w:space="0" w:color="auto"/>
            <w:bottom w:val="none" w:sz="0" w:space="0" w:color="auto"/>
            <w:right w:val="none" w:sz="0" w:space="0" w:color="auto"/>
          </w:divBdr>
        </w:div>
        <w:div w:id="815804361">
          <w:marLeft w:val="480"/>
          <w:marRight w:val="0"/>
          <w:marTop w:val="0"/>
          <w:marBottom w:val="0"/>
          <w:divBdr>
            <w:top w:val="none" w:sz="0" w:space="0" w:color="auto"/>
            <w:left w:val="none" w:sz="0" w:space="0" w:color="auto"/>
            <w:bottom w:val="none" w:sz="0" w:space="0" w:color="auto"/>
            <w:right w:val="none" w:sz="0" w:space="0" w:color="auto"/>
          </w:divBdr>
        </w:div>
        <w:div w:id="1514145128">
          <w:marLeft w:val="480"/>
          <w:marRight w:val="0"/>
          <w:marTop w:val="0"/>
          <w:marBottom w:val="0"/>
          <w:divBdr>
            <w:top w:val="none" w:sz="0" w:space="0" w:color="auto"/>
            <w:left w:val="none" w:sz="0" w:space="0" w:color="auto"/>
            <w:bottom w:val="none" w:sz="0" w:space="0" w:color="auto"/>
            <w:right w:val="none" w:sz="0" w:space="0" w:color="auto"/>
          </w:divBdr>
        </w:div>
        <w:div w:id="1689284639">
          <w:marLeft w:val="480"/>
          <w:marRight w:val="0"/>
          <w:marTop w:val="0"/>
          <w:marBottom w:val="0"/>
          <w:divBdr>
            <w:top w:val="none" w:sz="0" w:space="0" w:color="auto"/>
            <w:left w:val="none" w:sz="0" w:space="0" w:color="auto"/>
            <w:bottom w:val="none" w:sz="0" w:space="0" w:color="auto"/>
            <w:right w:val="none" w:sz="0" w:space="0" w:color="auto"/>
          </w:divBdr>
        </w:div>
        <w:div w:id="1979676594">
          <w:marLeft w:val="480"/>
          <w:marRight w:val="0"/>
          <w:marTop w:val="0"/>
          <w:marBottom w:val="0"/>
          <w:divBdr>
            <w:top w:val="none" w:sz="0" w:space="0" w:color="auto"/>
            <w:left w:val="none" w:sz="0" w:space="0" w:color="auto"/>
            <w:bottom w:val="none" w:sz="0" w:space="0" w:color="auto"/>
            <w:right w:val="none" w:sz="0" w:space="0" w:color="auto"/>
          </w:divBdr>
        </w:div>
        <w:div w:id="528304380">
          <w:marLeft w:val="480"/>
          <w:marRight w:val="0"/>
          <w:marTop w:val="0"/>
          <w:marBottom w:val="0"/>
          <w:divBdr>
            <w:top w:val="none" w:sz="0" w:space="0" w:color="auto"/>
            <w:left w:val="none" w:sz="0" w:space="0" w:color="auto"/>
            <w:bottom w:val="none" w:sz="0" w:space="0" w:color="auto"/>
            <w:right w:val="none" w:sz="0" w:space="0" w:color="auto"/>
          </w:divBdr>
        </w:div>
        <w:div w:id="299577969">
          <w:marLeft w:val="480"/>
          <w:marRight w:val="0"/>
          <w:marTop w:val="0"/>
          <w:marBottom w:val="0"/>
          <w:divBdr>
            <w:top w:val="none" w:sz="0" w:space="0" w:color="auto"/>
            <w:left w:val="none" w:sz="0" w:space="0" w:color="auto"/>
            <w:bottom w:val="none" w:sz="0" w:space="0" w:color="auto"/>
            <w:right w:val="none" w:sz="0" w:space="0" w:color="auto"/>
          </w:divBdr>
        </w:div>
        <w:div w:id="746802642">
          <w:marLeft w:val="480"/>
          <w:marRight w:val="0"/>
          <w:marTop w:val="0"/>
          <w:marBottom w:val="0"/>
          <w:divBdr>
            <w:top w:val="none" w:sz="0" w:space="0" w:color="auto"/>
            <w:left w:val="none" w:sz="0" w:space="0" w:color="auto"/>
            <w:bottom w:val="none" w:sz="0" w:space="0" w:color="auto"/>
            <w:right w:val="none" w:sz="0" w:space="0" w:color="auto"/>
          </w:divBdr>
        </w:div>
        <w:div w:id="2125267679">
          <w:marLeft w:val="480"/>
          <w:marRight w:val="0"/>
          <w:marTop w:val="0"/>
          <w:marBottom w:val="0"/>
          <w:divBdr>
            <w:top w:val="none" w:sz="0" w:space="0" w:color="auto"/>
            <w:left w:val="none" w:sz="0" w:space="0" w:color="auto"/>
            <w:bottom w:val="none" w:sz="0" w:space="0" w:color="auto"/>
            <w:right w:val="none" w:sz="0" w:space="0" w:color="auto"/>
          </w:divBdr>
        </w:div>
        <w:div w:id="1001543379">
          <w:marLeft w:val="480"/>
          <w:marRight w:val="0"/>
          <w:marTop w:val="0"/>
          <w:marBottom w:val="0"/>
          <w:divBdr>
            <w:top w:val="none" w:sz="0" w:space="0" w:color="auto"/>
            <w:left w:val="none" w:sz="0" w:space="0" w:color="auto"/>
            <w:bottom w:val="none" w:sz="0" w:space="0" w:color="auto"/>
            <w:right w:val="none" w:sz="0" w:space="0" w:color="auto"/>
          </w:divBdr>
        </w:div>
        <w:div w:id="234704143">
          <w:marLeft w:val="480"/>
          <w:marRight w:val="0"/>
          <w:marTop w:val="0"/>
          <w:marBottom w:val="0"/>
          <w:divBdr>
            <w:top w:val="none" w:sz="0" w:space="0" w:color="auto"/>
            <w:left w:val="none" w:sz="0" w:space="0" w:color="auto"/>
            <w:bottom w:val="none" w:sz="0" w:space="0" w:color="auto"/>
            <w:right w:val="none" w:sz="0" w:space="0" w:color="auto"/>
          </w:divBdr>
        </w:div>
        <w:div w:id="1565143699">
          <w:marLeft w:val="480"/>
          <w:marRight w:val="0"/>
          <w:marTop w:val="0"/>
          <w:marBottom w:val="0"/>
          <w:divBdr>
            <w:top w:val="none" w:sz="0" w:space="0" w:color="auto"/>
            <w:left w:val="none" w:sz="0" w:space="0" w:color="auto"/>
            <w:bottom w:val="none" w:sz="0" w:space="0" w:color="auto"/>
            <w:right w:val="none" w:sz="0" w:space="0" w:color="auto"/>
          </w:divBdr>
        </w:div>
        <w:div w:id="1051153428">
          <w:marLeft w:val="480"/>
          <w:marRight w:val="0"/>
          <w:marTop w:val="0"/>
          <w:marBottom w:val="0"/>
          <w:divBdr>
            <w:top w:val="none" w:sz="0" w:space="0" w:color="auto"/>
            <w:left w:val="none" w:sz="0" w:space="0" w:color="auto"/>
            <w:bottom w:val="none" w:sz="0" w:space="0" w:color="auto"/>
            <w:right w:val="none" w:sz="0" w:space="0" w:color="auto"/>
          </w:divBdr>
        </w:div>
        <w:div w:id="626739146">
          <w:marLeft w:val="480"/>
          <w:marRight w:val="0"/>
          <w:marTop w:val="0"/>
          <w:marBottom w:val="0"/>
          <w:divBdr>
            <w:top w:val="none" w:sz="0" w:space="0" w:color="auto"/>
            <w:left w:val="none" w:sz="0" w:space="0" w:color="auto"/>
            <w:bottom w:val="none" w:sz="0" w:space="0" w:color="auto"/>
            <w:right w:val="none" w:sz="0" w:space="0" w:color="auto"/>
          </w:divBdr>
        </w:div>
        <w:div w:id="493110052">
          <w:marLeft w:val="480"/>
          <w:marRight w:val="0"/>
          <w:marTop w:val="0"/>
          <w:marBottom w:val="0"/>
          <w:divBdr>
            <w:top w:val="none" w:sz="0" w:space="0" w:color="auto"/>
            <w:left w:val="none" w:sz="0" w:space="0" w:color="auto"/>
            <w:bottom w:val="none" w:sz="0" w:space="0" w:color="auto"/>
            <w:right w:val="none" w:sz="0" w:space="0" w:color="auto"/>
          </w:divBdr>
        </w:div>
        <w:div w:id="1543515609">
          <w:marLeft w:val="480"/>
          <w:marRight w:val="0"/>
          <w:marTop w:val="0"/>
          <w:marBottom w:val="0"/>
          <w:divBdr>
            <w:top w:val="none" w:sz="0" w:space="0" w:color="auto"/>
            <w:left w:val="none" w:sz="0" w:space="0" w:color="auto"/>
            <w:bottom w:val="none" w:sz="0" w:space="0" w:color="auto"/>
            <w:right w:val="none" w:sz="0" w:space="0" w:color="auto"/>
          </w:divBdr>
        </w:div>
        <w:div w:id="1658799897">
          <w:marLeft w:val="480"/>
          <w:marRight w:val="0"/>
          <w:marTop w:val="0"/>
          <w:marBottom w:val="0"/>
          <w:divBdr>
            <w:top w:val="none" w:sz="0" w:space="0" w:color="auto"/>
            <w:left w:val="none" w:sz="0" w:space="0" w:color="auto"/>
            <w:bottom w:val="none" w:sz="0" w:space="0" w:color="auto"/>
            <w:right w:val="none" w:sz="0" w:space="0" w:color="auto"/>
          </w:divBdr>
        </w:div>
      </w:divsChild>
    </w:div>
    <w:div w:id="927932019">
      <w:bodyDiv w:val="1"/>
      <w:marLeft w:val="0"/>
      <w:marRight w:val="0"/>
      <w:marTop w:val="0"/>
      <w:marBottom w:val="0"/>
      <w:divBdr>
        <w:top w:val="none" w:sz="0" w:space="0" w:color="auto"/>
        <w:left w:val="none" w:sz="0" w:space="0" w:color="auto"/>
        <w:bottom w:val="none" w:sz="0" w:space="0" w:color="auto"/>
        <w:right w:val="none" w:sz="0" w:space="0" w:color="auto"/>
      </w:divBdr>
      <w:divsChild>
        <w:div w:id="993607912">
          <w:marLeft w:val="480"/>
          <w:marRight w:val="0"/>
          <w:marTop w:val="0"/>
          <w:marBottom w:val="0"/>
          <w:divBdr>
            <w:top w:val="none" w:sz="0" w:space="0" w:color="auto"/>
            <w:left w:val="none" w:sz="0" w:space="0" w:color="auto"/>
            <w:bottom w:val="none" w:sz="0" w:space="0" w:color="auto"/>
            <w:right w:val="none" w:sz="0" w:space="0" w:color="auto"/>
          </w:divBdr>
        </w:div>
        <w:div w:id="367268003">
          <w:marLeft w:val="480"/>
          <w:marRight w:val="0"/>
          <w:marTop w:val="0"/>
          <w:marBottom w:val="0"/>
          <w:divBdr>
            <w:top w:val="none" w:sz="0" w:space="0" w:color="auto"/>
            <w:left w:val="none" w:sz="0" w:space="0" w:color="auto"/>
            <w:bottom w:val="none" w:sz="0" w:space="0" w:color="auto"/>
            <w:right w:val="none" w:sz="0" w:space="0" w:color="auto"/>
          </w:divBdr>
        </w:div>
        <w:div w:id="1056006061">
          <w:marLeft w:val="480"/>
          <w:marRight w:val="0"/>
          <w:marTop w:val="0"/>
          <w:marBottom w:val="0"/>
          <w:divBdr>
            <w:top w:val="none" w:sz="0" w:space="0" w:color="auto"/>
            <w:left w:val="none" w:sz="0" w:space="0" w:color="auto"/>
            <w:bottom w:val="none" w:sz="0" w:space="0" w:color="auto"/>
            <w:right w:val="none" w:sz="0" w:space="0" w:color="auto"/>
          </w:divBdr>
        </w:div>
        <w:div w:id="425733665">
          <w:marLeft w:val="480"/>
          <w:marRight w:val="0"/>
          <w:marTop w:val="0"/>
          <w:marBottom w:val="0"/>
          <w:divBdr>
            <w:top w:val="none" w:sz="0" w:space="0" w:color="auto"/>
            <w:left w:val="none" w:sz="0" w:space="0" w:color="auto"/>
            <w:bottom w:val="none" w:sz="0" w:space="0" w:color="auto"/>
            <w:right w:val="none" w:sz="0" w:space="0" w:color="auto"/>
          </w:divBdr>
        </w:div>
        <w:div w:id="1269698434">
          <w:marLeft w:val="480"/>
          <w:marRight w:val="0"/>
          <w:marTop w:val="0"/>
          <w:marBottom w:val="0"/>
          <w:divBdr>
            <w:top w:val="none" w:sz="0" w:space="0" w:color="auto"/>
            <w:left w:val="none" w:sz="0" w:space="0" w:color="auto"/>
            <w:bottom w:val="none" w:sz="0" w:space="0" w:color="auto"/>
            <w:right w:val="none" w:sz="0" w:space="0" w:color="auto"/>
          </w:divBdr>
        </w:div>
        <w:div w:id="1849710929">
          <w:marLeft w:val="480"/>
          <w:marRight w:val="0"/>
          <w:marTop w:val="0"/>
          <w:marBottom w:val="0"/>
          <w:divBdr>
            <w:top w:val="none" w:sz="0" w:space="0" w:color="auto"/>
            <w:left w:val="none" w:sz="0" w:space="0" w:color="auto"/>
            <w:bottom w:val="none" w:sz="0" w:space="0" w:color="auto"/>
            <w:right w:val="none" w:sz="0" w:space="0" w:color="auto"/>
          </w:divBdr>
        </w:div>
        <w:div w:id="612596020">
          <w:marLeft w:val="480"/>
          <w:marRight w:val="0"/>
          <w:marTop w:val="0"/>
          <w:marBottom w:val="0"/>
          <w:divBdr>
            <w:top w:val="none" w:sz="0" w:space="0" w:color="auto"/>
            <w:left w:val="none" w:sz="0" w:space="0" w:color="auto"/>
            <w:bottom w:val="none" w:sz="0" w:space="0" w:color="auto"/>
            <w:right w:val="none" w:sz="0" w:space="0" w:color="auto"/>
          </w:divBdr>
        </w:div>
        <w:div w:id="1668752738">
          <w:marLeft w:val="480"/>
          <w:marRight w:val="0"/>
          <w:marTop w:val="0"/>
          <w:marBottom w:val="0"/>
          <w:divBdr>
            <w:top w:val="none" w:sz="0" w:space="0" w:color="auto"/>
            <w:left w:val="none" w:sz="0" w:space="0" w:color="auto"/>
            <w:bottom w:val="none" w:sz="0" w:space="0" w:color="auto"/>
            <w:right w:val="none" w:sz="0" w:space="0" w:color="auto"/>
          </w:divBdr>
        </w:div>
        <w:div w:id="966929704">
          <w:marLeft w:val="480"/>
          <w:marRight w:val="0"/>
          <w:marTop w:val="0"/>
          <w:marBottom w:val="0"/>
          <w:divBdr>
            <w:top w:val="none" w:sz="0" w:space="0" w:color="auto"/>
            <w:left w:val="none" w:sz="0" w:space="0" w:color="auto"/>
            <w:bottom w:val="none" w:sz="0" w:space="0" w:color="auto"/>
            <w:right w:val="none" w:sz="0" w:space="0" w:color="auto"/>
          </w:divBdr>
        </w:div>
        <w:div w:id="2132241419">
          <w:marLeft w:val="480"/>
          <w:marRight w:val="0"/>
          <w:marTop w:val="0"/>
          <w:marBottom w:val="0"/>
          <w:divBdr>
            <w:top w:val="none" w:sz="0" w:space="0" w:color="auto"/>
            <w:left w:val="none" w:sz="0" w:space="0" w:color="auto"/>
            <w:bottom w:val="none" w:sz="0" w:space="0" w:color="auto"/>
            <w:right w:val="none" w:sz="0" w:space="0" w:color="auto"/>
          </w:divBdr>
        </w:div>
        <w:div w:id="219288794">
          <w:marLeft w:val="480"/>
          <w:marRight w:val="0"/>
          <w:marTop w:val="0"/>
          <w:marBottom w:val="0"/>
          <w:divBdr>
            <w:top w:val="none" w:sz="0" w:space="0" w:color="auto"/>
            <w:left w:val="none" w:sz="0" w:space="0" w:color="auto"/>
            <w:bottom w:val="none" w:sz="0" w:space="0" w:color="auto"/>
            <w:right w:val="none" w:sz="0" w:space="0" w:color="auto"/>
          </w:divBdr>
        </w:div>
        <w:div w:id="2118987709">
          <w:marLeft w:val="480"/>
          <w:marRight w:val="0"/>
          <w:marTop w:val="0"/>
          <w:marBottom w:val="0"/>
          <w:divBdr>
            <w:top w:val="none" w:sz="0" w:space="0" w:color="auto"/>
            <w:left w:val="none" w:sz="0" w:space="0" w:color="auto"/>
            <w:bottom w:val="none" w:sz="0" w:space="0" w:color="auto"/>
            <w:right w:val="none" w:sz="0" w:space="0" w:color="auto"/>
          </w:divBdr>
        </w:div>
        <w:div w:id="1831172456">
          <w:marLeft w:val="480"/>
          <w:marRight w:val="0"/>
          <w:marTop w:val="0"/>
          <w:marBottom w:val="0"/>
          <w:divBdr>
            <w:top w:val="none" w:sz="0" w:space="0" w:color="auto"/>
            <w:left w:val="none" w:sz="0" w:space="0" w:color="auto"/>
            <w:bottom w:val="none" w:sz="0" w:space="0" w:color="auto"/>
            <w:right w:val="none" w:sz="0" w:space="0" w:color="auto"/>
          </w:divBdr>
        </w:div>
        <w:div w:id="646132962">
          <w:marLeft w:val="480"/>
          <w:marRight w:val="0"/>
          <w:marTop w:val="0"/>
          <w:marBottom w:val="0"/>
          <w:divBdr>
            <w:top w:val="none" w:sz="0" w:space="0" w:color="auto"/>
            <w:left w:val="none" w:sz="0" w:space="0" w:color="auto"/>
            <w:bottom w:val="none" w:sz="0" w:space="0" w:color="auto"/>
            <w:right w:val="none" w:sz="0" w:space="0" w:color="auto"/>
          </w:divBdr>
        </w:div>
        <w:div w:id="1813405091">
          <w:marLeft w:val="480"/>
          <w:marRight w:val="0"/>
          <w:marTop w:val="0"/>
          <w:marBottom w:val="0"/>
          <w:divBdr>
            <w:top w:val="none" w:sz="0" w:space="0" w:color="auto"/>
            <w:left w:val="none" w:sz="0" w:space="0" w:color="auto"/>
            <w:bottom w:val="none" w:sz="0" w:space="0" w:color="auto"/>
            <w:right w:val="none" w:sz="0" w:space="0" w:color="auto"/>
          </w:divBdr>
        </w:div>
        <w:div w:id="1763405025">
          <w:marLeft w:val="480"/>
          <w:marRight w:val="0"/>
          <w:marTop w:val="0"/>
          <w:marBottom w:val="0"/>
          <w:divBdr>
            <w:top w:val="none" w:sz="0" w:space="0" w:color="auto"/>
            <w:left w:val="none" w:sz="0" w:space="0" w:color="auto"/>
            <w:bottom w:val="none" w:sz="0" w:space="0" w:color="auto"/>
            <w:right w:val="none" w:sz="0" w:space="0" w:color="auto"/>
          </w:divBdr>
        </w:div>
        <w:div w:id="330378236">
          <w:marLeft w:val="480"/>
          <w:marRight w:val="0"/>
          <w:marTop w:val="0"/>
          <w:marBottom w:val="0"/>
          <w:divBdr>
            <w:top w:val="none" w:sz="0" w:space="0" w:color="auto"/>
            <w:left w:val="none" w:sz="0" w:space="0" w:color="auto"/>
            <w:bottom w:val="none" w:sz="0" w:space="0" w:color="auto"/>
            <w:right w:val="none" w:sz="0" w:space="0" w:color="auto"/>
          </w:divBdr>
        </w:div>
        <w:div w:id="1711953036">
          <w:marLeft w:val="480"/>
          <w:marRight w:val="0"/>
          <w:marTop w:val="0"/>
          <w:marBottom w:val="0"/>
          <w:divBdr>
            <w:top w:val="none" w:sz="0" w:space="0" w:color="auto"/>
            <w:left w:val="none" w:sz="0" w:space="0" w:color="auto"/>
            <w:bottom w:val="none" w:sz="0" w:space="0" w:color="auto"/>
            <w:right w:val="none" w:sz="0" w:space="0" w:color="auto"/>
          </w:divBdr>
        </w:div>
        <w:div w:id="268780065">
          <w:marLeft w:val="480"/>
          <w:marRight w:val="0"/>
          <w:marTop w:val="0"/>
          <w:marBottom w:val="0"/>
          <w:divBdr>
            <w:top w:val="none" w:sz="0" w:space="0" w:color="auto"/>
            <w:left w:val="none" w:sz="0" w:space="0" w:color="auto"/>
            <w:bottom w:val="none" w:sz="0" w:space="0" w:color="auto"/>
            <w:right w:val="none" w:sz="0" w:space="0" w:color="auto"/>
          </w:divBdr>
        </w:div>
        <w:div w:id="221986790">
          <w:marLeft w:val="480"/>
          <w:marRight w:val="0"/>
          <w:marTop w:val="0"/>
          <w:marBottom w:val="0"/>
          <w:divBdr>
            <w:top w:val="none" w:sz="0" w:space="0" w:color="auto"/>
            <w:left w:val="none" w:sz="0" w:space="0" w:color="auto"/>
            <w:bottom w:val="none" w:sz="0" w:space="0" w:color="auto"/>
            <w:right w:val="none" w:sz="0" w:space="0" w:color="auto"/>
          </w:divBdr>
        </w:div>
        <w:div w:id="2048217199">
          <w:marLeft w:val="480"/>
          <w:marRight w:val="0"/>
          <w:marTop w:val="0"/>
          <w:marBottom w:val="0"/>
          <w:divBdr>
            <w:top w:val="none" w:sz="0" w:space="0" w:color="auto"/>
            <w:left w:val="none" w:sz="0" w:space="0" w:color="auto"/>
            <w:bottom w:val="none" w:sz="0" w:space="0" w:color="auto"/>
            <w:right w:val="none" w:sz="0" w:space="0" w:color="auto"/>
          </w:divBdr>
        </w:div>
        <w:div w:id="1117214225">
          <w:marLeft w:val="480"/>
          <w:marRight w:val="0"/>
          <w:marTop w:val="0"/>
          <w:marBottom w:val="0"/>
          <w:divBdr>
            <w:top w:val="none" w:sz="0" w:space="0" w:color="auto"/>
            <w:left w:val="none" w:sz="0" w:space="0" w:color="auto"/>
            <w:bottom w:val="none" w:sz="0" w:space="0" w:color="auto"/>
            <w:right w:val="none" w:sz="0" w:space="0" w:color="auto"/>
          </w:divBdr>
        </w:div>
        <w:div w:id="1787697542">
          <w:marLeft w:val="480"/>
          <w:marRight w:val="0"/>
          <w:marTop w:val="0"/>
          <w:marBottom w:val="0"/>
          <w:divBdr>
            <w:top w:val="none" w:sz="0" w:space="0" w:color="auto"/>
            <w:left w:val="none" w:sz="0" w:space="0" w:color="auto"/>
            <w:bottom w:val="none" w:sz="0" w:space="0" w:color="auto"/>
            <w:right w:val="none" w:sz="0" w:space="0" w:color="auto"/>
          </w:divBdr>
        </w:div>
        <w:div w:id="654914896">
          <w:marLeft w:val="480"/>
          <w:marRight w:val="0"/>
          <w:marTop w:val="0"/>
          <w:marBottom w:val="0"/>
          <w:divBdr>
            <w:top w:val="none" w:sz="0" w:space="0" w:color="auto"/>
            <w:left w:val="none" w:sz="0" w:space="0" w:color="auto"/>
            <w:bottom w:val="none" w:sz="0" w:space="0" w:color="auto"/>
            <w:right w:val="none" w:sz="0" w:space="0" w:color="auto"/>
          </w:divBdr>
        </w:div>
        <w:div w:id="1263227152">
          <w:marLeft w:val="480"/>
          <w:marRight w:val="0"/>
          <w:marTop w:val="0"/>
          <w:marBottom w:val="0"/>
          <w:divBdr>
            <w:top w:val="none" w:sz="0" w:space="0" w:color="auto"/>
            <w:left w:val="none" w:sz="0" w:space="0" w:color="auto"/>
            <w:bottom w:val="none" w:sz="0" w:space="0" w:color="auto"/>
            <w:right w:val="none" w:sz="0" w:space="0" w:color="auto"/>
          </w:divBdr>
        </w:div>
        <w:div w:id="2058967961">
          <w:marLeft w:val="480"/>
          <w:marRight w:val="0"/>
          <w:marTop w:val="0"/>
          <w:marBottom w:val="0"/>
          <w:divBdr>
            <w:top w:val="none" w:sz="0" w:space="0" w:color="auto"/>
            <w:left w:val="none" w:sz="0" w:space="0" w:color="auto"/>
            <w:bottom w:val="none" w:sz="0" w:space="0" w:color="auto"/>
            <w:right w:val="none" w:sz="0" w:space="0" w:color="auto"/>
          </w:divBdr>
        </w:div>
        <w:div w:id="226886817">
          <w:marLeft w:val="480"/>
          <w:marRight w:val="0"/>
          <w:marTop w:val="0"/>
          <w:marBottom w:val="0"/>
          <w:divBdr>
            <w:top w:val="none" w:sz="0" w:space="0" w:color="auto"/>
            <w:left w:val="none" w:sz="0" w:space="0" w:color="auto"/>
            <w:bottom w:val="none" w:sz="0" w:space="0" w:color="auto"/>
            <w:right w:val="none" w:sz="0" w:space="0" w:color="auto"/>
          </w:divBdr>
        </w:div>
        <w:div w:id="304356707">
          <w:marLeft w:val="480"/>
          <w:marRight w:val="0"/>
          <w:marTop w:val="0"/>
          <w:marBottom w:val="0"/>
          <w:divBdr>
            <w:top w:val="none" w:sz="0" w:space="0" w:color="auto"/>
            <w:left w:val="none" w:sz="0" w:space="0" w:color="auto"/>
            <w:bottom w:val="none" w:sz="0" w:space="0" w:color="auto"/>
            <w:right w:val="none" w:sz="0" w:space="0" w:color="auto"/>
          </w:divBdr>
        </w:div>
        <w:div w:id="1620525389">
          <w:marLeft w:val="480"/>
          <w:marRight w:val="0"/>
          <w:marTop w:val="0"/>
          <w:marBottom w:val="0"/>
          <w:divBdr>
            <w:top w:val="none" w:sz="0" w:space="0" w:color="auto"/>
            <w:left w:val="none" w:sz="0" w:space="0" w:color="auto"/>
            <w:bottom w:val="none" w:sz="0" w:space="0" w:color="auto"/>
            <w:right w:val="none" w:sz="0" w:space="0" w:color="auto"/>
          </w:divBdr>
        </w:div>
        <w:div w:id="1065180143">
          <w:marLeft w:val="480"/>
          <w:marRight w:val="0"/>
          <w:marTop w:val="0"/>
          <w:marBottom w:val="0"/>
          <w:divBdr>
            <w:top w:val="none" w:sz="0" w:space="0" w:color="auto"/>
            <w:left w:val="none" w:sz="0" w:space="0" w:color="auto"/>
            <w:bottom w:val="none" w:sz="0" w:space="0" w:color="auto"/>
            <w:right w:val="none" w:sz="0" w:space="0" w:color="auto"/>
          </w:divBdr>
        </w:div>
        <w:div w:id="224727900">
          <w:marLeft w:val="480"/>
          <w:marRight w:val="0"/>
          <w:marTop w:val="0"/>
          <w:marBottom w:val="0"/>
          <w:divBdr>
            <w:top w:val="none" w:sz="0" w:space="0" w:color="auto"/>
            <w:left w:val="none" w:sz="0" w:space="0" w:color="auto"/>
            <w:bottom w:val="none" w:sz="0" w:space="0" w:color="auto"/>
            <w:right w:val="none" w:sz="0" w:space="0" w:color="auto"/>
          </w:divBdr>
        </w:div>
        <w:div w:id="868221249">
          <w:marLeft w:val="480"/>
          <w:marRight w:val="0"/>
          <w:marTop w:val="0"/>
          <w:marBottom w:val="0"/>
          <w:divBdr>
            <w:top w:val="none" w:sz="0" w:space="0" w:color="auto"/>
            <w:left w:val="none" w:sz="0" w:space="0" w:color="auto"/>
            <w:bottom w:val="none" w:sz="0" w:space="0" w:color="auto"/>
            <w:right w:val="none" w:sz="0" w:space="0" w:color="auto"/>
          </w:divBdr>
        </w:div>
        <w:div w:id="377320278">
          <w:marLeft w:val="480"/>
          <w:marRight w:val="0"/>
          <w:marTop w:val="0"/>
          <w:marBottom w:val="0"/>
          <w:divBdr>
            <w:top w:val="none" w:sz="0" w:space="0" w:color="auto"/>
            <w:left w:val="none" w:sz="0" w:space="0" w:color="auto"/>
            <w:bottom w:val="none" w:sz="0" w:space="0" w:color="auto"/>
            <w:right w:val="none" w:sz="0" w:space="0" w:color="auto"/>
          </w:divBdr>
        </w:div>
        <w:div w:id="1736776142">
          <w:marLeft w:val="480"/>
          <w:marRight w:val="0"/>
          <w:marTop w:val="0"/>
          <w:marBottom w:val="0"/>
          <w:divBdr>
            <w:top w:val="none" w:sz="0" w:space="0" w:color="auto"/>
            <w:left w:val="none" w:sz="0" w:space="0" w:color="auto"/>
            <w:bottom w:val="none" w:sz="0" w:space="0" w:color="auto"/>
            <w:right w:val="none" w:sz="0" w:space="0" w:color="auto"/>
          </w:divBdr>
        </w:div>
        <w:div w:id="1959944550">
          <w:marLeft w:val="480"/>
          <w:marRight w:val="0"/>
          <w:marTop w:val="0"/>
          <w:marBottom w:val="0"/>
          <w:divBdr>
            <w:top w:val="none" w:sz="0" w:space="0" w:color="auto"/>
            <w:left w:val="none" w:sz="0" w:space="0" w:color="auto"/>
            <w:bottom w:val="none" w:sz="0" w:space="0" w:color="auto"/>
            <w:right w:val="none" w:sz="0" w:space="0" w:color="auto"/>
          </w:divBdr>
        </w:div>
        <w:div w:id="659888051">
          <w:marLeft w:val="480"/>
          <w:marRight w:val="0"/>
          <w:marTop w:val="0"/>
          <w:marBottom w:val="0"/>
          <w:divBdr>
            <w:top w:val="none" w:sz="0" w:space="0" w:color="auto"/>
            <w:left w:val="none" w:sz="0" w:space="0" w:color="auto"/>
            <w:bottom w:val="none" w:sz="0" w:space="0" w:color="auto"/>
            <w:right w:val="none" w:sz="0" w:space="0" w:color="auto"/>
          </w:divBdr>
        </w:div>
        <w:div w:id="1188637067">
          <w:marLeft w:val="480"/>
          <w:marRight w:val="0"/>
          <w:marTop w:val="0"/>
          <w:marBottom w:val="0"/>
          <w:divBdr>
            <w:top w:val="none" w:sz="0" w:space="0" w:color="auto"/>
            <w:left w:val="none" w:sz="0" w:space="0" w:color="auto"/>
            <w:bottom w:val="none" w:sz="0" w:space="0" w:color="auto"/>
            <w:right w:val="none" w:sz="0" w:space="0" w:color="auto"/>
          </w:divBdr>
        </w:div>
        <w:div w:id="1522475910">
          <w:marLeft w:val="480"/>
          <w:marRight w:val="0"/>
          <w:marTop w:val="0"/>
          <w:marBottom w:val="0"/>
          <w:divBdr>
            <w:top w:val="none" w:sz="0" w:space="0" w:color="auto"/>
            <w:left w:val="none" w:sz="0" w:space="0" w:color="auto"/>
            <w:bottom w:val="none" w:sz="0" w:space="0" w:color="auto"/>
            <w:right w:val="none" w:sz="0" w:space="0" w:color="auto"/>
          </w:divBdr>
        </w:div>
        <w:div w:id="1710568553">
          <w:marLeft w:val="480"/>
          <w:marRight w:val="0"/>
          <w:marTop w:val="0"/>
          <w:marBottom w:val="0"/>
          <w:divBdr>
            <w:top w:val="none" w:sz="0" w:space="0" w:color="auto"/>
            <w:left w:val="none" w:sz="0" w:space="0" w:color="auto"/>
            <w:bottom w:val="none" w:sz="0" w:space="0" w:color="auto"/>
            <w:right w:val="none" w:sz="0" w:space="0" w:color="auto"/>
          </w:divBdr>
        </w:div>
        <w:div w:id="921916015">
          <w:marLeft w:val="480"/>
          <w:marRight w:val="0"/>
          <w:marTop w:val="0"/>
          <w:marBottom w:val="0"/>
          <w:divBdr>
            <w:top w:val="none" w:sz="0" w:space="0" w:color="auto"/>
            <w:left w:val="none" w:sz="0" w:space="0" w:color="auto"/>
            <w:bottom w:val="none" w:sz="0" w:space="0" w:color="auto"/>
            <w:right w:val="none" w:sz="0" w:space="0" w:color="auto"/>
          </w:divBdr>
        </w:div>
        <w:div w:id="220559967">
          <w:marLeft w:val="480"/>
          <w:marRight w:val="0"/>
          <w:marTop w:val="0"/>
          <w:marBottom w:val="0"/>
          <w:divBdr>
            <w:top w:val="none" w:sz="0" w:space="0" w:color="auto"/>
            <w:left w:val="none" w:sz="0" w:space="0" w:color="auto"/>
            <w:bottom w:val="none" w:sz="0" w:space="0" w:color="auto"/>
            <w:right w:val="none" w:sz="0" w:space="0" w:color="auto"/>
          </w:divBdr>
        </w:div>
      </w:divsChild>
    </w:div>
    <w:div w:id="943221530">
      <w:bodyDiv w:val="1"/>
      <w:marLeft w:val="0"/>
      <w:marRight w:val="0"/>
      <w:marTop w:val="0"/>
      <w:marBottom w:val="0"/>
      <w:divBdr>
        <w:top w:val="none" w:sz="0" w:space="0" w:color="auto"/>
        <w:left w:val="none" w:sz="0" w:space="0" w:color="auto"/>
        <w:bottom w:val="none" w:sz="0" w:space="0" w:color="auto"/>
        <w:right w:val="none" w:sz="0" w:space="0" w:color="auto"/>
      </w:divBdr>
      <w:divsChild>
        <w:div w:id="1750887601">
          <w:marLeft w:val="480"/>
          <w:marRight w:val="0"/>
          <w:marTop w:val="0"/>
          <w:marBottom w:val="0"/>
          <w:divBdr>
            <w:top w:val="none" w:sz="0" w:space="0" w:color="auto"/>
            <w:left w:val="none" w:sz="0" w:space="0" w:color="auto"/>
            <w:bottom w:val="none" w:sz="0" w:space="0" w:color="auto"/>
            <w:right w:val="none" w:sz="0" w:space="0" w:color="auto"/>
          </w:divBdr>
        </w:div>
        <w:div w:id="1947224673">
          <w:marLeft w:val="480"/>
          <w:marRight w:val="0"/>
          <w:marTop w:val="0"/>
          <w:marBottom w:val="0"/>
          <w:divBdr>
            <w:top w:val="none" w:sz="0" w:space="0" w:color="auto"/>
            <w:left w:val="none" w:sz="0" w:space="0" w:color="auto"/>
            <w:bottom w:val="none" w:sz="0" w:space="0" w:color="auto"/>
            <w:right w:val="none" w:sz="0" w:space="0" w:color="auto"/>
          </w:divBdr>
        </w:div>
        <w:div w:id="339241678">
          <w:marLeft w:val="480"/>
          <w:marRight w:val="0"/>
          <w:marTop w:val="0"/>
          <w:marBottom w:val="0"/>
          <w:divBdr>
            <w:top w:val="none" w:sz="0" w:space="0" w:color="auto"/>
            <w:left w:val="none" w:sz="0" w:space="0" w:color="auto"/>
            <w:bottom w:val="none" w:sz="0" w:space="0" w:color="auto"/>
            <w:right w:val="none" w:sz="0" w:space="0" w:color="auto"/>
          </w:divBdr>
        </w:div>
        <w:div w:id="2040086959">
          <w:marLeft w:val="480"/>
          <w:marRight w:val="0"/>
          <w:marTop w:val="0"/>
          <w:marBottom w:val="0"/>
          <w:divBdr>
            <w:top w:val="none" w:sz="0" w:space="0" w:color="auto"/>
            <w:left w:val="none" w:sz="0" w:space="0" w:color="auto"/>
            <w:bottom w:val="none" w:sz="0" w:space="0" w:color="auto"/>
            <w:right w:val="none" w:sz="0" w:space="0" w:color="auto"/>
          </w:divBdr>
        </w:div>
        <w:div w:id="1735548633">
          <w:marLeft w:val="480"/>
          <w:marRight w:val="0"/>
          <w:marTop w:val="0"/>
          <w:marBottom w:val="0"/>
          <w:divBdr>
            <w:top w:val="none" w:sz="0" w:space="0" w:color="auto"/>
            <w:left w:val="none" w:sz="0" w:space="0" w:color="auto"/>
            <w:bottom w:val="none" w:sz="0" w:space="0" w:color="auto"/>
            <w:right w:val="none" w:sz="0" w:space="0" w:color="auto"/>
          </w:divBdr>
        </w:div>
        <w:div w:id="1349406971">
          <w:marLeft w:val="480"/>
          <w:marRight w:val="0"/>
          <w:marTop w:val="0"/>
          <w:marBottom w:val="0"/>
          <w:divBdr>
            <w:top w:val="none" w:sz="0" w:space="0" w:color="auto"/>
            <w:left w:val="none" w:sz="0" w:space="0" w:color="auto"/>
            <w:bottom w:val="none" w:sz="0" w:space="0" w:color="auto"/>
            <w:right w:val="none" w:sz="0" w:space="0" w:color="auto"/>
          </w:divBdr>
        </w:div>
        <w:div w:id="1235890189">
          <w:marLeft w:val="480"/>
          <w:marRight w:val="0"/>
          <w:marTop w:val="0"/>
          <w:marBottom w:val="0"/>
          <w:divBdr>
            <w:top w:val="none" w:sz="0" w:space="0" w:color="auto"/>
            <w:left w:val="none" w:sz="0" w:space="0" w:color="auto"/>
            <w:bottom w:val="none" w:sz="0" w:space="0" w:color="auto"/>
            <w:right w:val="none" w:sz="0" w:space="0" w:color="auto"/>
          </w:divBdr>
        </w:div>
        <w:div w:id="57825126">
          <w:marLeft w:val="480"/>
          <w:marRight w:val="0"/>
          <w:marTop w:val="0"/>
          <w:marBottom w:val="0"/>
          <w:divBdr>
            <w:top w:val="none" w:sz="0" w:space="0" w:color="auto"/>
            <w:left w:val="none" w:sz="0" w:space="0" w:color="auto"/>
            <w:bottom w:val="none" w:sz="0" w:space="0" w:color="auto"/>
            <w:right w:val="none" w:sz="0" w:space="0" w:color="auto"/>
          </w:divBdr>
        </w:div>
        <w:div w:id="1972052912">
          <w:marLeft w:val="480"/>
          <w:marRight w:val="0"/>
          <w:marTop w:val="0"/>
          <w:marBottom w:val="0"/>
          <w:divBdr>
            <w:top w:val="none" w:sz="0" w:space="0" w:color="auto"/>
            <w:left w:val="none" w:sz="0" w:space="0" w:color="auto"/>
            <w:bottom w:val="none" w:sz="0" w:space="0" w:color="auto"/>
            <w:right w:val="none" w:sz="0" w:space="0" w:color="auto"/>
          </w:divBdr>
        </w:div>
        <w:div w:id="387263903">
          <w:marLeft w:val="480"/>
          <w:marRight w:val="0"/>
          <w:marTop w:val="0"/>
          <w:marBottom w:val="0"/>
          <w:divBdr>
            <w:top w:val="none" w:sz="0" w:space="0" w:color="auto"/>
            <w:left w:val="none" w:sz="0" w:space="0" w:color="auto"/>
            <w:bottom w:val="none" w:sz="0" w:space="0" w:color="auto"/>
            <w:right w:val="none" w:sz="0" w:space="0" w:color="auto"/>
          </w:divBdr>
        </w:div>
        <w:div w:id="1179931070">
          <w:marLeft w:val="480"/>
          <w:marRight w:val="0"/>
          <w:marTop w:val="0"/>
          <w:marBottom w:val="0"/>
          <w:divBdr>
            <w:top w:val="none" w:sz="0" w:space="0" w:color="auto"/>
            <w:left w:val="none" w:sz="0" w:space="0" w:color="auto"/>
            <w:bottom w:val="none" w:sz="0" w:space="0" w:color="auto"/>
            <w:right w:val="none" w:sz="0" w:space="0" w:color="auto"/>
          </w:divBdr>
        </w:div>
        <w:div w:id="329254276">
          <w:marLeft w:val="480"/>
          <w:marRight w:val="0"/>
          <w:marTop w:val="0"/>
          <w:marBottom w:val="0"/>
          <w:divBdr>
            <w:top w:val="none" w:sz="0" w:space="0" w:color="auto"/>
            <w:left w:val="none" w:sz="0" w:space="0" w:color="auto"/>
            <w:bottom w:val="none" w:sz="0" w:space="0" w:color="auto"/>
            <w:right w:val="none" w:sz="0" w:space="0" w:color="auto"/>
          </w:divBdr>
        </w:div>
        <w:div w:id="512719960">
          <w:marLeft w:val="480"/>
          <w:marRight w:val="0"/>
          <w:marTop w:val="0"/>
          <w:marBottom w:val="0"/>
          <w:divBdr>
            <w:top w:val="none" w:sz="0" w:space="0" w:color="auto"/>
            <w:left w:val="none" w:sz="0" w:space="0" w:color="auto"/>
            <w:bottom w:val="none" w:sz="0" w:space="0" w:color="auto"/>
            <w:right w:val="none" w:sz="0" w:space="0" w:color="auto"/>
          </w:divBdr>
        </w:div>
        <w:div w:id="1766726933">
          <w:marLeft w:val="480"/>
          <w:marRight w:val="0"/>
          <w:marTop w:val="0"/>
          <w:marBottom w:val="0"/>
          <w:divBdr>
            <w:top w:val="none" w:sz="0" w:space="0" w:color="auto"/>
            <w:left w:val="none" w:sz="0" w:space="0" w:color="auto"/>
            <w:bottom w:val="none" w:sz="0" w:space="0" w:color="auto"/>
            <w:right w:val="none" w:sz="0" w:space="0" w:color="auto"/>
          </w:divBdr>
        </w:div>
        <w:div w:id="1054742033">
          <w:marLeft w:val="480"/>
          <w:marRight w:val="0"/>
          <w:marTop w:val="0"/>
          <w:marBottom w:val="0"/>
          <w:divBdr>
            <w:top w:val="none" w:sz="0" w:space="0" w:color="auto"/>
            <w:left w:val="none" w:sz="0" w:space="0" w:color="auto"/>
            <w:bottom w:val="none" w:sz="0" w:space="0" w:color="auto"/>
            <w:right w:val="none" w:sz="0" w:space="0" w:color="auto"/>
          </w:divBdr>
        </w:div>
        <w:div w:id="377975006">
          <w:marLeft w:val="480"/>
          <w:marRight w:val="0"/>
          <w:marTop w:val="0"/>
          <w:marBottom w:val="0"/>
          <w:divBdr>
            <w:top w:val="none" w:sz="0" w:space="0" w:color="auto"/>
            <w:left w:val="none" w:sz="0" w:space="0" w:color="auto"/>
            <w:bottom w:val="none" w:sz="0" w:space="0" w:color="auto"/>
            <w:right w:val="none" w:sz="0" w:space="0" w:color="auto"/>
          </w:divBdr>
        </w:div>
        <w:div w:id="658339966">
          <w:marLeft w:val="480"/>
          <w:marRight w:val="0"/>
          <w:marTop w:val="0"/>
          <w:marBottom w:val="0"/>
          <w:divBdr>
            <w:top w:val="none" w:sz="0" w:space="0" w:color="auto"/>
            <w:left w:val="none" w:sz="0" w:space="0" w:color="auto"/>
            <w:bottom w:val="none" w:sz="0" w:space="0" w:color="auto"/>
            <w:right w:val="none" w:sz="0" w:space="0" w:color="auto"/>
          </w:divBdr>
        </w:div>
        <w:div w:id="509030128">
          <w:marLeft w:val="480"/>
          <w:marRight w:val="0"/>
          <w:marTop w:val="0"/>
          <w:marBottom w:val="0"/>
          <w:divBdr>
            <w:top w:val="none" w:sz="0" w:space="0" w:color="auto"/>
            <w:left w:val="none" w:sz="0" w:space="0" w:color="auto"/>
            <w:bottom w:val="none" w:sz="0" w:space="0" w:color="auto"/>
            <w:right w:val="none" w:sz="0" w:space="0" w:color="auto"/>
          </w:divBdr>
        </w:div>
        <w:div w:id="1264414060">
          <w:marLeft w:val="480"/>
          <w:marRight w:val="0"/>
          <w:marTop w:val="0"/>
          <w:marBottom w:val="0"/>
          <w:divBdr>
            <w:top w:val="none" w:sz="0" w:space="0" w:color="auto"/>
            <w:left w:val="none" w:sz="0" w:space="0" w:color="auto"/>
            <w:bottom w:val="none" w:sz="0" w:space="0" w:color="auto"/>
            <w:right w:val="none" w:sz="0" w:space="0" w:color="auto"/>
          </w:divBdr>
        </w:div>
        <w:div w:id="1884828402">
          <w:marLeft w:val="480"/>
          <w:marRight w:val="0"/>
          <w:marTop w:val="0"/>
          <w:marBottom w:val="0"/>
          <w:divBdr>
            <w:top w:val="none" w:sz="0" w:space="0" w:color="auto"/>
            <w:left w:val="none" w:sz="0" w:space="0" w:color="auto"/>
            <w:bottom w:val="none" w:sz="0" w:space="0" w:color="auto"/>
            <w:right w:val="none" w:sz="0" w:space="0" w:color="auto"/>
          </w:divBdr>
        </w:div>
        <w:div w:id="130679324">
          <w:marLeft w:val="480"/>
          <w:marRight w:val="0"/>
          <w:marTop w:val="0"/>
          <w:marBottom w:val="0"/>
          <w:divBdr>
            <w:top w:val="none" w:sz="0" w:space="0" w:color="auto"/>
            <w:left w:val="none" w:sz="0" w:space="0" w:color="auto"/>
            <w:bottom w:val="none" w:sz="0" w:space="0" w:color="auto"/>
            <w:right w:val="none" w:sz="0" w:space="0" w:color="auto"/>
          </w:divBdr>
        </w:div>
        <w:div w:id="2022311777">
          <w:marLeft w:val="480"/>
          <w:marRight w:val="0"/>
          <w:marTop w:val="0"/>
          <w:marBottom w:val="0"/>
          <w:divBdr>
            <w:top w:val="none" w:sz="0" w:space="0" w:color="auto"/>
            <w:left w:val="none" w:sz="0" w:space="0" w:color="auto"/>
            <w:bottom w:val="none" w:sz="0" w:space="0" w:color="auto"/>
            <w:right w:val="none" w:sz="0" w:space="0" w:color="auto"/>
          </w:divBdr>
        </w:div>
        <w:div w:id="253394138">
          <w:marLeft w:val="480"/>
          <w:marRight w:val="0"/>
          <w:marTop w:val="0"/>
          <w:marBottom w:val="0"/>
          <w:divBdr>
            <w:top w:val="none" w:sz="0" w:space="0" w:color="auto"/>
            <w:left w:val="none" w:sz="0" w:space="0" w:color="auto"/>
            <w:bottom w:val="none" w:sz="0" w:space="0" w:color="auto"/>
            <w:right w:val="none" w:sz="0" w:space="0" w:color="auto"/>
          </w:divBdr>
        </w:div>
        <w:div w:id="1954705771">
          <w:marLeft w:val="480"/>
          <w:marRight w:val="0"/>
          <w:marTop w:val="0"/>
          <w:marBottom w:val="0"/>
          <w:divBdr>
            <w:top w:val="none" w:sz="0" w:space="0" w:color="auto"/>
            <w:left w:val="none" w:sz="0" w:space="0" w:color="auto"/>
            <w:bottom w:val="none" w:sz="0" w:space="0" w:color="auto"/>
            <w:right w:val="none" w:sz="0" w:space="0" w:color="auto"/>
          </w:divBdr>
        </w:div>
        <w:div w:id="1256669959">
          <w:marLeft w:val="480"/>
          <w:marRight w:val="0"/>
          <w:marTop w:val="0"/>
          <w:marBottom w:val="0"/>
          <w:divBdr>
            <w:top w:val="none" w:sz="0" w:space="0" w:color="auto"/>
            <w:left w:val="none" w:sz="0" w:space="0" w:color="auto"/>
            <w:bottom w:val="none" w:sz="0" w:space="0" w:color="auto"/>
            <w:right w:val="none" w:sz="0" w:space="0" w:color="auto"/>
          </w:divBdr>
        </w:div>
        <w:div w:id="276330734">
          <w:marLeft w:val="480"/>
          <w:marRight w:val="0"/>
          <w:marTop w:val="0"/>
          <w:marBottom w:val="0"/>
          <w:divBdr>
            <w:top w:val="none" w:sz="0" w:space="0" w:color="auto"/>
            <w:left w:val="none" w:sz="0" w:space="0" w:color="auto"/>
            <w:bottom w:val="none" w:sz="0" w:space="0" w:color="auto"/>
            <w:right w:val="none" w:sz="0" w:space="0" w:color="auto"/>
          </w:divBdr>
        </w:div>
        <w:div w:id="1575630509">
          <w:marLeft w:val="480"/>
          <w:marRight w:val="0"/>
          <w:marTop w:val="0"/>
          <w:marBottom w:val="0"/>
          <w:divBdr>
            <w:top w:val="none" w:sz="0" w:space="0" w:color="auto"/>
            <w:left w:val="none" w:sz="0" w:space="0" w:color="auto"/>
            <w:bottom w:val="none" w:sz="0" w:space="0" w:color="auto"/>
            <w:right w:val="none" w:sz="0" w:space="0" w:color="auto"/>
          </w:divBdr>
        </w:div>
        <w:div w:id="641495922">
          <w:marLeft w:val="480"/>
          <w:marRight w:val="0"/>
          <w:marTop w:val="0"/>
          <w:marBottom w:val="0"/>
          <w:divBdr>
            <w:top w:val="none" w:sz="0" w:space="0" w:color="auto"/>
            <w:left w:val="none" w:sz="0" w:space="0" w:color="auto"/>
            <w:bottom w:val="none" w:sz="0" w:space="0" w:color="auto"/>
            <w:right w:val="none" w:sz="0" w:space="0" w:color="auto"/>
          </w:divBdr>
        </w:div>
        <w:div w:id="8338184">
          <w:marLeft w:val="480"/>
          <w:marRight w:val="0"/>
          <w:marTop w:val="0"/>
          <w:marBottom w:val="0"/>
          <w:divBdr>
            <w:top w:val="none" w:sz="0" w:space="0" w:color="auto"/>
            <w:left w:val="none" w:sz="0" w:space="0" w:color="auto"/>
            <w:bottom w:val="none" w:sz="0" w:space="0" w:color="auto"/>
            <w:right w:val="none" w:sz="0" w:space="0" w:color="auto"/>
          </w:divBdr>
        </w:div>
        <w:div w:id="1289045464">
          <w:marLeft w:val="480"/>
          <w:marRight w:val="0"/>
          <w:marTop w:val="0"/>
          <w:marBottom w:val="0"/>
          <w:divBdr>
            <w:top w:val="none" w:sz="0" w:space="0" w:color="auto"/>
            <w:left w:val="none" w:sz="0" w:space="0" w:color="auto"/>
            <w:bottom w:val="none" w:sz="0" w:space="0" w:color="auto"/>
            <w:right w:val="none" w:sz="0" w:space="0" w:color="auto"/>
          </w:divBdr>
        </w:div>
        <w:div w:id="11998016">
          <w:marLeft w:val="480"/>
          <w:marRight w:val="0"/>
          <w:marTop w:val="0"/>
          <w:marBottom w:val="0"/>
          <w:divBdr>
            <w:top w:val="none" w:sz="0" w:space="0" w:color="auto"/>
            <w:left w:val="none" w:sz="0" w:space="0" w:color="auto"/>
            <w:bottom w:val="none" w:sz="0" w:space="0" w:color="auto"/>
            <w:right w:val="none" w:sz="0" w:space="0" w:color="auto"/>
          </w:divBdr>
        </w:div>
        <w:div w:id="156725784">
          <w:marLeft w:val="480"/>
          <w:marRight w:val="0"/>
          <w:marTop w:val="0"/>
          <w:marBottom w:val="0"/>
          <w:divBdr>
            <w:top w:val="none" w:sz="0" w:space="0" w:color="auto"/>
            <w:left w:val="none" w:sz="0" w:space="0" w:color="auto"/>
            <w:bottom w:val="none" w:sz="0" w:space="0" w:color="auto"/>
            <w:right w:val="none" w:sz="0" w:space="0" w:color="auto"/>
          </w:divBdr>
        </w:div>
        <w:div w:id="946697913">
          <w:marLeft w:val="480"/>
          <w:marRight w:val="0"/>
          <w:marTop w:val="0"/>
          <w:marBottom w:val="0"/>
          <w:divBdr>
            <w:top w:val="none" w:sz="0" w:space="0" w:color="auto"/>
            <w:left w:val="none" w:sz="0" w:space="0" w:color="auto"/>
            <w:bottom w:val="none" w:sz="0" w:space="0" w:color="auto"/>
            <w:right w:val="none" w:sz="0" w:space="0" w:color="auto"/>
          </w:divBdr>
        </w:div>
        <w:div w:id="946693194">
          <w:marLeft w:val="480"/>
          <w:marRight w:val="0"/>
          <w:marTop w:val="0"/>
          <w:marBottom w:val="0"/>
          <w:divBdr>
            <w:top w:val="none" w:sz="0" w:space="0" w:color="auto"/>
            <w:left w:val="none" w:sz="0" w:space="0" w:color="auto"/>
            <w:bottom w:val="none" w:sz="0" w:space="0" w:color="auto"/>
            <w:right w:val="none" w:sz="0" w:space="0" w:color="auto"/>
          </w:divBdr>
        </w:div>
        <w:div w:id="194999814">
          <w:marLeft w:val="480"/>
          <w:marRight w:val="0"/>
          <w:marTop w:val="0"/>
          <w:marBottom w:val="0"/>
          <w:divBdr>
            <w:top w:val="none" w:sz="0" w:space="0" w:color="auto"/>
            <w:left w:val="none" w:sz="0" w:space="0" w:color="auto"/>
            <w:bottom w:val="none" w:sz="0" w:space="0" w:color="auto"/>
            <w:right w:val="none" w:sz="0" w:space="0" w:color="auto"/>
          </w:divBdr>
        </w:div>
        <w:div w:id="2124810883">
          <w:marLeft w:val="480"/>
          <w:marRight w:val="0"/>
          <w:marTop w:val="0"/>
          <w:marBottom w:val="0"/>
          <w:divBdr>
            <w:top w:val="none" w:sz="0" w:space="0" w:color="auto"/>
            <w:left w:val="none" w:sz="0" w:space="0" w:color="auto"/>
            <w:bottom w:val="none" w:sz="0" w:space="0" w:color="auto"/>
            <w:right w:val="none" w:sz="0" w:space="0" w:color="auto"/>
          </w:divBdr>
        </w:div>
        <w:div w:id="1276407849">
          <w:marLeft w:val="480"/>
          <w:marRight w:val="0"/>
          <w:marTop w:val="0"/>
          <w:marBottom w:val="0"/>
          <w:divBdr>
            <w:top w:val="none" w:sz="0" w:space="0" w:color="auto"/>
            <w:left w:val="none" w:sz="0" w:space="0" w:color="auto"/>
            <w:bottom w:val="none" w:sz="0" w:space="0" w:color="auto"/>
            <w:right w:val="none" w:sz="0" w:space="0" w:color="auto"/>
          </w:divBdr>
        </w:div>
        <w:div w:id="1839543076">
          <w:marLeft w:val="480"/>
          <w:marRight w:val="0"/>
          <w:marTop w:val="0"/>
          <w:marBottom w:val="0"/>
          <w:divBdr>
            <w:top w:val="none" w:sz="0" w:space="0" w:color="auto"/>
            <w:left w:val="none" w:sz="0" w:space="0" w:color="auto"/>
            <w:bottom w:val="none" w:sz="0" w:space="0" w:color="auto"/>
            <w:right w:val="none" w:sz="0" w:space="0" w:color="auto"/>
          </w:divBdr>
        </w:div>
        <w:div w:id="31658200">
          <w:marLeft w:val="480"/>
          <w:marRight w:val="0"/>
          <w:marTop w:val="0"/>
          <w:marBottom w:val="0"/>
          <w:divBdr>
            <w:top w:val="none" w:sz="0" w:space="0" w:color="auto"/>
            <w:left w:val="none" w:sz="0" w:space="0" w:color="auto"/>
            <w:bottom w:val="none" w:sz="0" w:space="0" w:color="auto"/>
            <w:right w:val="none" w:sz="0" w:space="0" w:color="auto"/>
          </w:divBdr>
        </w:div>
        <w:div w:id="1062219665">
          <w:marLeft w:val="480"/>
          <w:marRight w:val="0"/>
          <w:marTop w:val="0"/>
          <w:marBottom w:val="0"/>
          <w:divBdr>
            <w:top w:val="none" w:sz="0" w:space="0" w:color="auto"/>
            <w:left w:val="none" w:sz="0" w:space="0" w:color="auto"/>
            <w:bottom w:val="none" w:sz="0" w:space="0" w:color="auto"/>
            <w:right w:val="none" w:sz="0" w:space="0" w:color="auto"/>
          </w:divBdr>
        </w:div>
        <w:div w:id="1672441623">
          <w:marLeft w:val="480"/>
          <w:marRight w:val="0"/>
          <w:marTop w:val="0"/>
          <w:marBottom w:val="0"/>
          <w:divBdr>
            <w:top w:val="none" w:sz="0" w:space="0" w:color="auto"/>
            <w:left w:val="none" w:sz="0" w:space="0" w:color="auto"/>
            <w:bottom w:val="none" w:sz="0" w:space="0" w:color="auto"/>
            <w:right w:val="none" w:sz="0" w:space="0" w:color="auto"/>
          </w:divBdr>
        </w:div>
        <w:div w:id="2037078326">
          <w:marLeft w:val="480"/>
          <w:marRight w:val="0"/>
          <w:marTop w:val="0"/>
          <w:marBottom w:val="0"/>
          <w:divBdr>
            <w:top w:val="none" w:sz="0" w:space="0" w:color="auto"/>
            <w:left w:val="none" w:sz="0" w:space="0" w:color="auto"/>
            <w:bottom w:val="none" w:sz="0" w:space="0" w:color="auto"/>
            <w:right w:val="none" w:sz="0" w:space="0" w:color="auto"/>
          </w:divBdr>
        </w:div>
        <w:div w:id="320428737">
          <w:marLeft w:val="480"/>
          <w:marRight w:val="0"/>
          <w:marTop w:val="0"/>
          <w:marBottom w:val="0"/>
          <w:divBdr>
            <w:top w:val="none" w:sz="0" w:space="0" w:color="auto"/>
            <w:left w:val="none" w:sz="0" w:space="0" w:color="auto"/>
            <w:bottom w:val="none" w:sz="0" w:space="0" w:color="auto"/>
            <w:right w:val="none" w:sz="0" w:space="0" w:color="auto"/>
          </w:divBdr>
        </w:div>
        <w:div w:id="1408108680">
          <w:marLeft w:val="480"/>
          <w:marRight w:val="0"/>
          <w:marTop w:val="0"/>
          <w:marBottom w:val="0"/>
          <w:divBdr>
            <w:top w:val="none" w:sz="0" w:space="0" w:color="auto"/>
            <w:left w:val="none" w:sz="0" w:space="0" w:color="auto"/>
            <w:bottom w:val="none" w:sz="0" w:space="0" w:color="auto"/>
            <w:right w:val="none" w:sz="0" w:space="0" w:color="auto"/>
          </w:divBdr>
        </w:div>
        <w:div w:id="1094791035">
          <w:marLeft w:val="480"/>
          <w:marRight w:val="0"/>
          <w:marTop w:val="0"/>
          <w:marBottom w:val="0"/>
          <w:divBdr>
            <w:top w:val="none" w:sz="0" w:space="0" w:color="auto"/>
            <w:left w:val="none" w:sz="0" w:space="0" w:color="auto"/>
            <w:bottom w:val="none" w:sz="0" w:space="0" w:color="auto"/>
            <w:right w:val="none" w:sz="0" w:space="0" w:color="auto"/>
          </w:divBdr>
        </w:div>
        <w:div w:id="277102515">
          <w:marLeft w:val="480"/>
          <w:marRight w:val="0"/>
          <w:marTop w:val="0"/>
          <w:marBottom w:val="0"/>
          <w:divBdr>
            <w:top w:val="none" w:sz="0" w:space="0" w:color="auto"/>
            <w:left w:val="none" w:sz="0" w:space="0" w:color="auto"/>
            <w:bottom w:val="none" w:sz="0" w:space="0" w:color="auto"/>
            <w:right w:val="none" w:sz="0" w:space="0" w:color="auto"/>
          </w:divBdr>
        </w:div>
        <w:div w:id="1170410424">
          <w:marLeft w:val="480"/>
          <w:marRight w:val="0"/>
          <w:marTop w:val="0"/>
          <w:marBottom w:val="0"/>
          <w:divBdr>
            <w:top w:val="none" w:sz="0" w:space="0" w:color="auto"/>
            <w:left w:val="none" w:sz="0" w:space="0" w:color="auto"/>
            <w:bottom w:val="none" w:sz="0" w:space="0" w:color="auto"/>
            <w:right w:val="none" w:sz="0" w:space="0" w:color="auto"/>
          </w:divBdr>
        </w:div>
        <w:div w:id="479275806">
          <w:marLeft w:val="480"/>
          <w:marRight w:val="0"/>
          <w:marTop w:val="0"/>
          <w:marBottom w:val="0"/>
          <w:divBdr>
            <w:top w:val="none" w:sz="0" w:space="0" w:color="auto"/>
            <w:left w:val="none" w:sz="0" w:space="0" w:color="auto"/>
            <w:bottom w:val="none" w:sz="0" w:space="0" w:color="auto"/>
            <w:right w:val="none" w:sz="0" w:space="0" w:color="auto"/>
          </w:divBdr>
        </w:div>
        <w:div w:id="737359023">
          <w:marLeft w:val="480"/>
          <w:marRight w:val="0"/>
          <w:marTop w:val="0"/>
          <w:marBottom w:val="0"/>
          <w:divBdr>
            <w:top w:val="none" w:sz="0" w:space="0" w:color="auto"/>
            <w:left w:val="none" w:sz="0" w:space="0" w:color="auto"/>
            <w:bottom w:val="none" w:sz="0" w:space="0" w:color="auto"/>
            <w:right w:val="none" w:sz="0" w:space="0" w:color="auto"/>
          </w:divBdr>
        </w:div>
      </w:divsChild>
    </w:div>
    <w:div w:id="944506081">
      <w:bodyDiv w:val="1"/>
      <w:marLeft w:val="0"/>
      <w:marRight w:val="0"/>
      <w:marTop w:val="0"/>
      <w:marBottom w:val="0"/>
      <w:divBdr>
        <w:top w:val="none" w:sz="0" w:space="0" w:color="auto"/>
        <w:left w:val="none" w:sz="0" w:space="0" w:color="auto"/>
        <w:bottom w:val="none" w:sz="0" w:space="0" w:color="auto"/>
        <w:right w:val="none" w:sz="0" w:space="0" w:color="auto"/>
      </w:divBdr>
      <w:divsChild>
        <w:div w:id="908884580">
          <w:marLeft w:val="480"/>
          <w:marRight w:val="0"/>
          <w:marTop w:val="0"/>
          <w:marBottom w:val="0"/>
          <w:divBdr>
            <w:top w:val="none" w:sz="0" w:space="0" w:color="auto"/>
            <w:left w:val="none" w:sz="0" w:space="0" w:color="auto"/>
            <w:bottom w:val="none" w:sz="0" w:space="0" w:color="auto"/>
            <w:right w:val="none" w:sz="0" w:space="0" w:color="auto"/>
          </w:divBdr>
        </w:div>
        <w:div w:id="226840763">
          <w:marLeft w:val="480"/>
          <w:marRight w:val="0"/>
          <w:marTop w:val="0"/>
          <w:marBottom w:val="0"/>
          <w:divBdr>
            <w:top w:val="none" w:sz="0" w:space="0" w:color="auto"/>
            <w:left w:val="none" w:sz="0" w:space="0" w:color="auto"/>
            <w:bottom w:val="none" w:sz="0" w:space="0" w:color="auto"/>
            <w:right w:val="none" w:sz="0" w:space="0" w:color="auto"/>
          </w:divBdr>
        </w:div>
        <w:div w:id="939948122">
          <w:marLeft w:val="480"/>
          <w:marRight w:val="0"/>
          <w:marTop w:val="0"/>
          <w:marBottom w:val="0"/>
          <w:divBdr>
            <w:top w:val="none" w:sz="0" w:space="0" w:color="auto"/>
            <w:left w:val="none" w:sz="0" w:space="0" w:color="auto"/>
            <w:bottom w:val="none" w:sz="0" w:space="0" w:color="auto"/>
            <w:right w:val="none" w:sz="0" w:space="0" w:color="auto"/>
          </w:divBdr>
        </w:div>
        <w:div w:id="1183325591">
          <w:marLeft w:val="480"/>
          <w:marRight w:val="0"/>
          <w:marTop w:val="0"/>
          <w:marBottom w:val="0"/>
          <w:divBdr>
            <w:top w:val="none" w:sz="0" w:space="0" w:color="auto"/>
            <w:left w:val="none" w:sz="0" w:space="0" w:color="auto"/>
            <w:bottom w:val="none" w:sz="0" w:space="0" w:color="auto"/>
            <w:right w:val="none" w:sz="0" w:space="0" w:color="auto"/>
          </w:divBdr>
        </w:div>
        <w:div w:id="1128161137">
          <w:marLeft w:val="480"/>
          <w:marRight w:val="0"/>
          <w:marTop w:val="0"/>
          <w:marBottom w:val="0"/>
          <w:divBdr>
            <w:top w:val="none" w:sz="0" w:space="0" w:color="auto"/>
            <w:left w:val="none" w:sz="0" w:space="0" w:color="auto"/>
            <w:bottom w:val="none" w:sz="0" w:space="0" w:color="auto"/>
            <w:right w:val="none" w:sz="0" w:space="0" w:color="auto"/>
          </w:divBdr>
        </w:div>
        <w:div w:id="504979782">
          <w:marLeft w:val="480"/>
          <w:marRight w:val="0"/>
          <w:marTop w:val="0"/>
          <w:marBottom w:val="0"/>
          <w:divBdr>
            <w:top w:val="none" w:sz="0" w:space="0" w:color="auto"/>
            <w:left w:val="none" w:sz="0" w:space="0" w:color="auto"/>
            <w:bottom w:val="none" w:sz="0" w:space="0" w:color="auto"/>
            <w:right w:val="none" w:sz="0" w:space="0" w:color="auto"/>
          </w:divBdr>
        </w:div>
        <w:div w:id="1557157535">
          <w:marLeft w:val="480"/>
          <w:marRight w:val="0"/>
          <w:marTop w:val="0"/>
          <w:marBottom w:val="0"/>
          <w:divBdr>
            <w:top w:val="none" w:sz="0" w:space="0" w:color="auto"/>
            <w:left w:val="none" w:sz="0" w:space="0" w:color="auto"/>
            <w:bottom w:val="none" w:sz="0" w:space="0" w:color="auto"/>
            <w:right w:val="none" w:sz="0" w:space="0" w:color="auto"/>
          </w:divBdr>
        </w:div>
        <w:div w:id="703293457">
          <w:marLeft w:val="480"/>
          <w:marRight w:val="0"/>
          <w:marTop w:val="0"/>
          <w:marBottom w:val="0"/>
          <w:divBdr>
            <w:top w:val="none" w:sz="0" w:space="0" w:color="auto"/>
            <w:left w:val="none" w:sz="0" w:space="0" w:color="auto"/>
            <w:bottom w:val="none" w:sz="0" w:space="0" w:color="auto"/>
            <w:right w:val="none" w:sz="0" w:space="0" w:color="auto"/>
          </w:divBdr>
        </w:div>
        <w:div w:id="208810497">
          <w:marLeft w:val="480"/>
          <w:marRight w:val="0"/>
          <w:marTop w:val="0"/>
          <w:marBottom w:val="0"/>
          <w:divBdr>
            <w:top w:val="none" w:sz="0" w:space="0" w:color="auto"/>
            <w:left w:val="none" w:sz="0" w:space="0" w:color="auto"/>
            <w:bottom w:val="none" w:sz="0" w:space="0" w:color="auto"/>
            <w:right w:val="none" w:sz="0" w:space="0" w:color="auto"/>
          </w:divBdr>
        </w:div>
        <w:div w:id="1547251152">
          <w:marLeft w:val="480"/>
          <w:marRight w:val="0"/>
          <w:marTop w:val="0"/>
          <w:marBottom w:val="0"/>
          <w:divBdr>
            <w:top w:val="none" w:sz="0" w:space="0" w:color="auto"/>
            <w:left w:val="none" w:sz="0" w:space="0" w:color="auto"/>
            <w:bottom w:val="none" w:sz="0" w:space="0" w:color="auto"/>
            <w:right w:val="none" w:sz="0" w:space="0" w:color="auto"/>
          </w:divBdr>
        </w:div>
        <w:div w:id="286811956">
          <w:marLeft w:val="480"/>
          <w:marRight w:val="0"/>
          <w:marTop w:val="0"/>
          <w:marBottom w:val="0"/>
          <w:divBdr>
            <w:top w:val="none" w:sz="0" w:space="0" w:color="auto"/>
            <w:left w:val="none" w:sz="0" w:space="0" w:color="auto"/>
            <w:bottom w:val="none" w:sz="0" w:space="0" w:color="auto"/>
            <w:right w:val="none" w:sz="0" w:space="0" w:color="auto"/>
          </w:divBdr>
        </w:div>
        <w:div w:id="1662343068">
          <w:marLeft w:val="480"/>
          <w:marRight w:val="0"/>
          <w:marTop w:val="0"/>
          <w:marBottom w:val="0"/>
          <w:divBdr>
            <w:top w:val="none" w:sz="0" w:space="0" w:color="auto"/>
            <w:left w:val="none" w:sz="0" w:space="0" w:color="auto"/>
            <w:bottom w:val="none" w:sz="0" w:space="0" w:color="auto"/>
            <w:right w:val="none" w:sz="0" w:space="0" w:color="auto"/>
          </w:divBdr>
        </w:div>
        <w:div w:id="399910298">
          <w:marLeft w:val="480"/>
          <w:marRight w:val="0"/>
          <w:marTop w:val="0"/>
          <w:marBottom w:val="0"/>
          <w:divBdr>
            <w:top w:val="none" w:sz="0" w:space="0" w:color="auto"/>
            <w:left w:val="none" w:sz="0" w:space="0" w:color="auto"/>
            <w:bottom w:val="none" w:sz="0" w:space="0" w:color="auto"/>
            <w:right w:val="none" w:sz="0" w:space="0" w:color="auto"/>
          </w:divBdr>
        </w:div>
        <w:div w:id="207379048">
          <w:marLeft w:val="480"/>
          <w:marRight w:val="0"/>
          <w:marTop w:val="0"/>
          <w:marBottom w:val="0"/>
          <w:divBdr>
            <w:top w:val="none" w:sz="0" w:space="0" w:color="auto"/>
            <w:left w:val="none" w:sz="0" w:space="0" w:color="auto"/>
            <w:bottom w:val="none" w:sz="0" w:space="0" w:color="auto"/>
            <w:right w:val="none" w:sz="0" w:space="0" w:color="auto"/>
          </w:divBdr>
        </w:div>
        <w:div w:id="1593465478">
          <w:marLeft w:val="480"/>
          <w:marRight w:val="0"/>
          <w:marTop w:val="0"/>
          <w:marBottom w:val="0"/>
          <w:divBdr>
            <w:top w:val="none" w:sz="0" w:space="0" w:color="auto"/>
            <w:left w:val="none" w:sz="0" w:space="0" w:color="auto"/>
            <w:bottom w:val="none" w:sz="0" w:space="0" w:color="auto"/>
            <w:right w:val="none" w:sz="0" w:space="0" w:color="auto"/>
          </w:divBdr>
        </w:div>
        <w:div w:id="1791589222">
          <w:marLeft w:val="480"/>
          <w:marRight w:val="0"/>
          <w:marTop w:val="0"/>
          <w:marBottom w:val="0"/>
          <w:divBdr>
            <w:top w:val="none" w:sz="0" w:space="0" w:color="auto"/>
            <w:left w:val="none" w:sz="0" w:space="0" w:color="auto"/>
            <w:bottom w:val="none" w:sz="0" w:space="0" w:color="auto"/>
            <w:right w:val="none" w:sz="0" w:space="0" w:color="auto"/>
          </w:divBdr>
        </w:div>
        <w:div w:id="501702738">
          <w:marLeft w:val="480"/>
          <w:marRight w:val="0"/>
          <w:marTop w:val="0"/>
          <w:marBottom w:val="0"/>
          <w:divBdr>
            <w:top w:val="none" w:sz="0" w:space="0" w:color="auto"/>
            <w:left w:val="none" w:sz="0" w:space="0" w:color="auto"/>
            <w:bottom w:val="none" w:sz="0" w:space="0" w:color="auto"/>
            <w:right w:val="none" w:sz="0" w:space="0" w:color="auto"/>
          </w:divBdr>
        </w:div>
        <w:div w:id="1538811669">
          <w:marLeft w:val="480"/>
          <w:marRight w:val="0"/>
          <w:marTop w:val="0"/>
          <w:marBottom w:val="0"/>
          <w:divBdr>
            <w:top w:val="none" w:sz="0" w:space="0" w:color="auto"/>
            <w:left w:val="none" w:sz="0" w:space="0" w:color="auto"/>
            <w:bottom w:val="none" w:sz="0" w:space="0" w:color="auto"/>
            <w:right w:val="none" w:sz="0" w:space="0" w:color="auto"/>
          </w:divBdr>
        </w:div>
        <w:div w:id="1173761314">
          <w:marLeft w:val="480"/>
          <w:marRight w:val="0"/>
          <w:marTop w:val="0"/>
          <w:marBottom w:val="0"/>
          <w:divBdr>
            <w:top w:val="none" w:sz="0" w:space="0" w:color="auto"/>
            <w:left w:val="none" w:sz="0" w:space="0" w:color="auto"/>
            <w:bottom w:val="none" w:sz="0" w:space="0" w:color="auto"/>
            <w:right w:val="none" w:sz="0" w:space="0" w:color="auto"/>
          </w:divBdr>
        </w:div>
        <w:div w:id="1959415120">
          <w:marLeft w:val="480"/>
          <w:marRight w:val="0"/>
          <w:marTop w:val="0"/>
          <w:marBottom w:val="0"/>
          <w:divBdr>
            <w:top w:val="none" w:sz="0" w:space="0" w:color="auto"/>
            <w:left w:val="none" w:sz="0" w:space="0" w:color="auto"/>
            <w:bottom w:val="none" w:sz="0" w:space="0" w:color="auto"/>
            <w:right w:val="none" w:sz="0" w:space="0" w:color="auto"/>
          </w:divBdr>
        </w:div>
        <w:div w:id="673647563">
          <w:marLeft w:val="480"/>
          <w:marRight w:val="0"/>
          <w:marTop w:val="0"/>
          <w:marBottom w:val="0"/>
          <w:divBdr>
            <w:top w:val="none" w:sz="0" w:space="0" w:color="auto"/>
            <w:left w:val="none" w:sz="0" w:space="0" w:color="auto"/>
            <w:bottom w:val="none" w:sz="0" w:space="0" w:color="auto"/>
            <w:right w:val="none" w:sz="0" w:space="0" w:color="auto"/>
          </w:divBdr>
        </w:div>
        <w:div w:id="1727800631">
          <w:marLeft w:val="480"/>
          <w:marRight w:val="0"/>
          <w:marTop w:val="0"/>
          <w:marBottom w:val="0"/>
          <w:divBdr>
            <w:top w:val="none" w:sz="0" w:space="0" w:color="auto"/>
            <w:left w:val="none" w:sz="0" w:space="0" w:color="auto"/>
            <w:bottom w:val="none" w:sz="0" w:space="0" w:color="auto"/>
            <w:right w:val="none" w:sz="0" w:space="0" w:color="auto"/>
          </w:divBdr>
        </w:div>
        <w:div w:id="1059671831">
          <w:marLeft w:val="480"/>
          <w:marRight w:val="0"/>
          <w:marTop w:val="0"/>
          <w:marBottom w:val="0"/>
          <w:divBdr>
            <w:top w:val="none" w:sz="0" w:space="0" w:color="auto"/>
            <w:left w:val="none" w:sz="0" w:space="0" w:color="auto"/>
            <w:bottom w:val="none" w:sz="0" w:space="0" w:color="auto"/>
            <w:right w:val="none" w:sz="0" w:space="0" w:color="auto"/>
          </w:divBdr>
        </w:div>
        <w:div w:id="965814855">
          <w:marLeft w:val="480"/>
          <w:marRight w:val="0"/>
          <w:marTop w:val="0"/>
          <w:marBottom w:val="0"/>
          <w:divBdr>
            <w:top w:val="none" w:sz="0" w:space="0" w:color="auto"/>
            <w:left w:val="none" w:sz="0" w:space="0" w:color="auto"/>
            <w:bottom w:val="none" w:sz="0" w:space="0" w:color="auto"/>
            <w:right w:val="none" w:sz="0" w:space="0" w:color="auto"/>
          </w:divBdr>
        </w:div>
        <w:div w:id="2104446406">
          <w:marLeft w:val="480"/>
          <w:marRight w:val="0"/>
          <w:marTop w:val="0"/>
          <w:marBottom w:val="0"/>
          <w:divBdr>
            <w:top w:val="none" w:sz="0" w:space="0" w:color="auto"/>
            <w:left w:val="none" w:sz="0" w:space="0" w:color="auto"/>
            <w:bottom w:val="none" w:sz="0" w:space="0" w:color="auto"/>
            <w:right w:val="none" w:sz="0" w:space="0" w:color="auto"/>
          </w:divBdr>
        </w:div>
        <w:div w:id="998851495">
          <w:marLeft w:val="480"/>
          <w:marRight w:val="0"/>
          <w:marTop w:val="0"/>
          <w:marBottom w:val="0"/>
          <w:divBdr>
            <w:top w:val="none" w:sz="0" w:space="0" w:color="auto"/>
            <w:left w:val="none" w:sz="0" w:space="0" w:color="auto"/>
            <w:bottom w:val="none" w:sz="0" w:space="0" w:color="auto"/>
            <w:right w:val="none" w:sz="0" w:space="0" w:color="auto"/>
          </w:divBdr>
        </w:div>
        <w:div w:id="1737973738">
          <w:marLeft w:val="480"/>
          <w:marRight w:val="0"/>
          <w:marTop w:val="0"/>
          <w:marBottom w:val="0"/>
          <w:divBdr>
            <w:top w:val="none" w:sz="0" w:space="0" w:color="auto"/>
            <w:left w:val="none" w:sz="0" w:space="0" w:color="auto"/>
            <w:bottom w:val="none" w:sz="0" w:space="0" w:color="auto"/>
            <w:right w:val="none" w:sz="0" w:space="0" w:color="auto"/>
          </w:divBdr>
        </w:div>
        <w:div w:id="974456108">
          <w:marLeft w:val="480"/>
          <w:marRight w:val="0"/>
          <w:marTop w:val="0"/>
          <w:marBottom w:val="0"/>
          <w:divBdr>
            <w:top w:val="none" w:sz="0" w:space="0" w:color="auto"/>
            <w:left w:val="none" w:sz="0" w:space="0" w:color="auto"/>
            <w:bottom w:val="none" w:sz="0" w:space="0" w:color="auto"/>
            <w:right w:val="none" w:sz="0" w:space="0" w:color="auto"/>
          </w:divBdr>
        </w:div>
        <w:div w:id="1624651576">
          <w:marLeft w:val="480"/>
          <w:marRight w:val="0"/>
          <w:marTop w:val="0"/>
          <w:marBottom w:val="0"/>
          <w:divBdr>
            <w:top w:val="none" w:sz="0" w:space="0" w:color="auto"/>
            <w:left w:val="none" w:sz="0" w:space="0" w:color="auto"/>
            <w:bottom w:val="none" w:sz="0" w:space="0" w:color="auto"/>
            <w:right w:val="none" w:sz="0" w:space="0" w:color="auto"/>
          </w:divBdr>
        </w:div>
        <w:div w:id="1987664256">
          <w:marLeft w:val="480"/>
          <w:marRight w:val="0"/>
          <w:marTop w:val="0"/>
          <w:marBottom w:val="0"/>
          <w:divBdr>
            <w:top w:val="none" w:sz="0" w:space="0" w:color="auto"/>
            <w:left w:val="none" w:sz="0" w:space="0" w:color="auto"/>
            <w:bottom w:val="none" w:sz="0" w:space="0" w:color="auto"/>
            <w:right w:val="none" w:sz="0" w:space="0" w:color="auto"/>
          </w:divBdr>
        </w:div>
        <w:div w:id="319887628">
          <w:marLeft w:val="480"/>
          <w:marRight w:val="0"/>
          <w:marTop w:val="0"/>
          <w:marBottom w:val="0"/>
          <w:divBdr>
            <w:top w:val="none" w:sz="0" w:space="0" w:color="auto"/>
            <w:left w:val="none" w:sz="0" w:space="0" w:color="auto"/>
            <w:bottom w:val="none" w:sz="0" w:space="0" w:color="auto"/>
            <w:right w:val="none" w:sz="0" w:space="0" w:color="auto"/>
          </w:divBdr>
        </w:div>
        <w:div w:id="2120834082">
          <w:marLeft w:val="480"/>
          <w:marRight w:val="0"/>
          <w:marTop w:val="0"/>
          <w:marBottom w:val="0"/>
          <w:divBdr>
            <w:top w:val="none" w:sz="0" w:space="0" w:color="auto"/>
            <w:left w:val="none" w:sz="0" w:space="0" w:color="auto"/>
            <w:bottom w:val="none" w:sz="0" w:space="0" w:color="auto"/>
            <w:right w:val="none" w:sz="0" w:space="0" w:color="auto"/>
          </w:divBdr>
        </w:div>
        <w:div w:id="733816684">
          <w:marLeft w:val="480"/>
          <w:marRight w:val="0"/>
          <w:marTop w:val="0"/>
          <w:marBottom w:val="0"/>
          <w:divBdr>
            <w:top w:val="none" w:sz="0" w:space="0" w:color="auto"/>
            <w:left w:val="none" w:sz="0" w:space="0" w:color="auto"/>
            <w:bottom w:val="none" w:sz="0" w:space="0" w:color="auto"/>
            <w:right w:val="none" w:sz="0" w:space="0" w:color="auto"/>
          </w:divBdr>
        </w:div>
        <w:div w:id="1786118253">
          <w:marLeft w:val="480"/>
          <w:marRight w:val="0"/>
          <w:marTop w:val="0"/>
          <w:marBottom w:val="0"/>
          <w:divBdr>
            <w:top w:val="none" w:sz="0" w:space="0" w:color="auto"/>
            <w:left w:val="none" w:sz="0" w:space="0" w:color="auto"/>
            <w:bottom w:val="none" w:sz="0" w:space="0" w:color="auto"/>
            <w:right w:val="none" w:sz="0" w:space="0" w:color="auto"/>
          </w:divBdr>
        </w:div>
        <w:div w:id="1718359650">
          <w:marLeft w:val="480"/>
          <w:marRight w:val="0"/>
          <w:marTop w:val="0"/>
          <w:marBottom w:val="0"/>
          <w:divBdr>
            <w:top w:val="none" w:sz="0" w:space="0" w:color="auto"/>
            <w:left w:val="none" w:sz="0" w:space="0" w:color="auto"/>
            <w:bottom w:val="none" w:sz="0" w:space="0" w:color="auto"/>
            <w:right w:val="none" w:sz="0" w:space="0" w:color="auto"/>
          </w:divBdr>
        </w:div>
        <w:div w:id="1202665897">
          <w:marLeft w:val="480"/>
          <w:marRight w:val="0"/>
          <w:marTop w:val="0"/>
          <w:marBottom w:val="0"/>
          <w:divBdr>
            <w:top w:val="none" w:sz="0" w:space="0" w:color="auto"/>
            <w:left w:val="none" w:sz="0" w:space="0" w:color="auto"/>
            <w:bottom w:val="none" w:sz="0" w:space="0" w:color="auto"/>
            <w:right w:val="none" w:sz="0" w:space="0" w:color="auto"/>
          </w:divBdr>
        </w:div>
        <w:div w:id="345834413">
          <w:marLeft w:val="480"/>
          <w:marRight w:val="0"/>
          <w:marTop w:val="0"/>
          <w:marBottom w:val="0"/>
          <w:divBdr>
            <w:top w:val="none" w:sz="0" w:space="0" w:color="auto"/>
            <w:left w:val="none" w:sz="0" w:space="0" w:color="auto"/>
            <w:bottom w:val="none" w:sz="0" w:space="0" w:color="auto"/>
            <w:right w:val="none" w:sz="0" w:space="0" w:color="auto"/>
          </w:divBdr>
        </w:div>
        <w:div w:id="364448948">
          <w:marLeft w:val="480"/>
          <w:marRight w:val="0"/>
          <w:marTop w:val="0"/>
          <w:marBottom w:val="0"/>
          <w:divBdr>
            <w:top w:val="none" w:sz="0" w:space="0" w:color="auto"/>
            <w:left w:val="none" w:sz="0" w:space="0" w:color="auto"/>
            <w:bottom w:val="none" w:sz="0" w:space="0" w:color="auto"/>
            <w:right w:val="none" w:sz="0" w:space="0" w:color="auto"/>
          </w:divBdr>
        </w:div>
        <w:div w:id="1594246734">
          <w:marLeft w:val="480"/>
          <w:marRight w:val="0"/>
          <w:marTop w:val="0"/>
          <w:marBottom w:val="0"/>
          <w:divBdr>
            <w:top w:val="none" w:sz="0" w:space="0" w:color="auto"/>
            <w:left w:val="none" w:sz="0" w:space="0" w:color="auto"/>
            <w:bottom w:val="none" w:sz="0" w:space="0" w:color="auto"/>
            <w:right w:val="none" w:sz="0" w:space="0" w:color="auto"/>
          </w:divBdr>
        </w:div>
        <w:div w:id="1109593504">
          <w:marLeft w:val="480"/>
          <w:marRight w:val="0"/>
          <w:marTop w:val="0"/>
          <w:marBottom w:val="0"/>
          <w:divBdr>
            <w:top w:val="none" w:sz="0" w:space="0" w:color="auto"/>
            <w:left w:val="none" w:sz="0" w:space="0" w:color="auto"/>
            <w:bottom w:val="none" w:sz="0" w:space="0" w:color="auto"/>
            <w:right w:val="none" w:sz="0" w:space="0" w:color="auto"/>
          </w:divBdr>
        </w:div>
        <w:div w:id="1250574740">
          <w:marLeft w:val="480"/>
          <w:marRight w:val="0"/>
          <w:marTop w:val="0"/>
          <w:marBottom w:val="0"/>
          <w:divBdr>
            <w:top w:val="none" w:sz="0" w:space="0" w:color="auto"/>
            <w:left w:val="none" w:sz="0" w:space="0" w:color="auto"/>
            <w:bottom w:val="none" w:sz="0" w:space="0" w:color="auto"/>
            <w:right w:val="none" w:sz="0" w:space="0" w:color="auto"/>
          </w:divBdr>
        </w:div>
        <w:div w:id="1953903574">
          <w:marLeft w:val="480"/>
          <w:marRight w:val="0"/>
          <w:marTop w:val="0"/>
          <w:marBottom w:val="0"/>
          <w:divBdr>
            <w:top w:val="none" w:sz="0" w:space="0" w:color="auto"/>
            <w:left w:val="none" w:sz="0" w:space="0" w:color="auto"/>
            <w:bottom w:val="none" w:sz="0" w:space="0" w:color="auto"/>
            <w:right w:val="none" w:sz="0" w:space="0" w:color="auto"/>
          </w:divBdr>
        </w:div>
        <w:div w:id="1084958966">
          <w:marLeft w:val="480"/>
          <w:marRight w:val="0"/>
          <w:marTop w:val="0"/>
          <w:marBottom w:val="0"/>
          <w:divBdr>
            <w:top w:val="none" w:sz="0" w:space="0" w:color="auto"/>
            <w:left w:val="none" w:sz="0" w:space="0" w:color="auto"/>
            <w:bottom w:val="none" w:sz="0" w:space="0" w:color="auto"/>
            <w:right w:val="none" w:sz="0" w:space="0" w:color="auto"/>
          </w:divBdr>
        </w:div>
        <w:div w:id="2104375743">
          <w:marLeft w:val="480"/>
          <w:marRight w:val="0"/>
          <w:marTop w:val="0"/>
          <w:marBottom w:val="0"/>
          <w:divBdr>
            <w:top w:val="none" w:sz="0" w:space="0" w:color="auto"/>
            <w:left w:val="none" w:sz="0" w:space="0" w:color="auto"/>
            <w:bottom w:val="none" w:sz="0" w:space="0" w:color="auto"/>
            <w:right w:val="none" w:sz="0" w:space="0" w:color="auto"/>
          </w:divBdr>
        </w:div>
        <w:div w:id="2128114357">
          <w:marLeft w:val="480"/>
          <w:marRight w:val="0"/>
          <w:marTop w:val="0"/>
          <w:marBottom w:val="0"/>
          <w:divBdr>
            <w:top w:val="none" w:sz="0" w:space="0" w:color="auto"/>
            <w:left w:val="none" w:sz="0" w:space="0" w:color="auto"/>
            <w:bottom w:val="none" w:sz="0" w:space="0" w:color="auto"/>
            <w:right w:val="none" w:sz="0" w:space="0" w:color="auto"/>
          </w:divBdr>
        </w:div>
        <w:div w:id="929191756">
          <w:marLeft w:val="480"/>
          <w:marRight w:val="0"/>
          <w:marTop w:val="0"/>
          <w:marBottom w:val="0"/>
          <w:divBdr>
            <w:top w:val="none" w:sz="0" w:space="0" w:color="auto"/>
            <w:left w:val="none" w:sz="0" w:space="0" w:color="auto"/>
            <w:bottom w:val="none" w:sz="0" w:space="0" w:color="auto"/>
            <w:right w:val="none" w:sz="0" w:space="0" w:color="auto"/>
          </w:divBdr>
        </w:div>
        <w:div w:id="421223218">
          <w:marLeft w:val="480"/>
          <w:marRight w:val="0"/>
          <w:marTop w:val="0"/>
          <w:marBottom w:val="0"/>
          <w:divBdr>
            <w:top w:val="none" w:sz="0" w:space="0" w:color="auto"/>
            <w:left w:val="none" w:sz="0" w:space="0" w:color="auto"/>
            <w:bottom w:val="none" w:sz="0" w:space="0" w:color="auto"/>
            <w:right w:val="none" w:sz="0" w:space="0" w:color="auto"/>
          </w:divBdr>
        </w:div>
      </w:divsChild>
    </w:div>
    <w:div w:id="945191707">
      <w:bodyDiv w:val="1"/>
      <w:marLeft w:val="0"/>
      <w:marRight w:val="0"/>
      <w:marTop w:val="0"/>
      <w:marBottom w:val="0"/>
      <w:divBdr>
        <w:top w:val="none" w:sz="0" w:space="0" w:color="auto"/>
        <w:left w:val="none" w:sz="0" w:space="0" w:color="auto"/>
        <w:bottom w:val="none" w:sz="0" w:space="0" w:color="auto"/>
        <w:right w:val="none" w:sz="0" w:space="0" w:color="auto"/>
      </w:divBdr>
      <w:divsChild>
        <w:div w:id="1948733330">
          <w:marLeft w:val="480"/>
          <w:marRight w:val="0"/>
          <w:marTop w:val="0"/>
          <w:marBottom w:val="0"/>
          <w:divBdr>
            <w:top w:val="none" w:sz="0" w:space="0" w:color="auto"/>
            <w:left w:val="none" w:sz="0" w:space="0" w:color="auto"/>
            <w:bottom w:val="none" w:sz="0" w:space="0" w:color="auto"/>
            <w:right w:val="none" w:sz="0" w:space="0" w:color="auto"/>
          </w:divBdr>
        </w:div>
        <w:div w:id="1147550821">
          <w:marLeft w:val="480"/>
          <w:marRight w:val="0"/>
          <w:marTop w:val="0"/>
          <w:marBottom w:val="0"/>
          <w:divBdr>
            <w:top w:val="none" w:sz="0" w:space="0" w:color="auto"/>
            <w:left w:val="none" w:sz="0" w:space="0" w:color="auto"/>
            <w:bottom w:val="none" w:sz="0" w:space="0" w:color="auto"/>
            <w:right w:val="none" w:sz="0" w:space="0" w:color="auto"/>
          </w:divBdr>
        </w:div>
        <w:div w:id="2102214638">
          <w:marLeft w:val="480"/>
          <w:marRight w:val="0"/>
          <w:marTop w:val="0"/>
          <w:marBottom w:val="0"/>
          <w:divBdr>
            <w:top w:val="none" w:sz="0" w:space="0" w:color="auto"/>
            <w:left w:val="none" w:sz="0" w:space="0" w:color="auto"/>
            <w:bottom w:val="none" w:sz="0" w:space="0" w:color="auto"/>
            <w:right w:val="none" w:sz="0" w:space="0" w:color="auto"/>
          </w:divBdr>
        </w:div>
      </w:divsChild>
    </w:div>
    <w:div w:id="966352546">
      <w:bodyDiv w:val="1"/>
      <w:marLeft w:val="0"/>
      <w:marRight w:val="0"/>
      <w:marTop w:val="0"/>
      <w:marBottom w:val="0"/>
      <w:divBdr>
        <w:top w:val="none" w:sz="0" w:space="0" w:color="auto"/>
        <w:left w:val="none" w:sz="0" w:space="0" w:color="auto"/>
        <w:bottom w:val="none" w:sz="0" w:space="0" w:color="auto"/>
        <w:right w:val="none" w:sz="0" w:space="0" w:color="auto"/>
      </w:divBdr>
    </w:div>
    <w:div w:id="971134467">
      <w:bodyDiv w:val="1"/>
      <w:marLeft w:val="0"/>
      <w:marRight w:val="0"/>
      <w:marTop w:val="0"/>
      <w:marBottom w:val="0"/>
      <w:divBdr>
        <w:top w:val="none" w:sz="0" w:space="0" w:color="auto"/>
        <w:left w:val="none" w:sz="0" w:space="0" w:color="auto"/>
        <w:bottom w:val="none" w:sz="0" w:space="0" w:color="auto"/>
        <w:right w:val="none" w:sz="0" w:space="0" w:color="auto"/>
      </w:divBdr>
    </w:div>
    <w:div w:id="987630893">
      <w:bodyDiv w:val="1"/>
      <w:marLeft w:val="0"/>
      <w:marRight w:val="0"/>
      <w:marTop w:val="0"/>
      <w:marBottom w:val="0"/>
      <w:divBdr>
        <w:top w:val="none" w:sz="0" w:space="0" w:color="auto"/>
        <w:left w:val="none" w:sz="0" w:space="0" w:color="auto"/>
        <w:bottom w:val="none" w:sz="0" w:space="0" w:color="auto"/>
        <w:right w:val="none" w:sz="0" w:space="0" w:color="auto"/>
      </w:divBdr>
    </w:div>
    <w:div w:id="993146677">
      <w:bodyDiv w:val="1"/>
      <w:marLeft w:val="0"/>
      <w:marRight w:val="0"/>
      <w:marTop w:val="0"/>
      <w:marBottom w:val="0"/>
      <w:divBdr>
        <w:top w:val="none" w:sz="0" w:space="0" w:color="auto"/>
        <w:left w:val="none" w:sz="0" w:space="0" w:color="auto"/>
        <w:bottom w:val="none" w:sz="0" w:space="0" w:color="auto"/>
        <w:right w:val="none" w:sz="0" w:space="0" w:color="auto"/>
      </w:divBdr>
    </w:div>
    <w:div w:id="995646036">
      <w:bodyDiv w:val="1"/>
      <w:marLeft w:val="0"/>
      <w:marRight w:val="0"/>
      <w:marTop w:val="0"/>
      <w:marBottom w:val="0"/>
      <w:divBdr>
        <w:top w:val="none" w:sz="0" w:space="0" w:color="auto"/>
        <w:left w:val="none" w:sz="0" w:space="0" w:color="auto"/>
        <w:bottom w:val="none" w:sz="0" w:space="0" w:color="auto"/>
        <w:right w:val="none" w:sz="0" w:space="0" w:color="auto"/>
      </w:divBdr>
    </w:div>
    <w:div w:id="1008095793">
      <w:bodyDiv w:val="1"/>
      <w:marLeft w:val="0"/>
      <w:marRight w:val="0"/>
      <w:marTop w:val="0"/>
      <w:marBottom w:val="0"/>
      <w:divBdr>
        <w:top w:val="none" w:sz="0" w:space="0" w:color="auto"/>
        <w:left w:val="none" w:sz="0" w:space="0" w:color="auto"/>
        <w:bottom w:val="none" w:sz="0" w:space="0" w:color="auto"/>
        <w:right w:val="none" w:sz="0" w:space="0" w:color="auto"/>
      </w:divBdr>
    </w:div>
    <w:div w:id="1012563546">
      <w:bodyDiv w:val="1"/>
      <w:marLeft w:val="0"/>
      <w:marRight w:val="0"/>
      <w:marTop w:val="0"/>
      <w:marBottom w:val="0"/>
      <w:divBdr>
        <w:top w:val="none" w:sz="0" w:space="0" w:color="auto"/>
        <w:left w:val="none" w:sz="0" w:space="0" w:color="auto"/>
        <w:bottom w:val="none" w:sz="0" w:space="0" w:color="auto"/>
        <w:right w:val="none" w:sz="0" w:space="0" w:color="auto"/>
      </w:divBdr>
    </w:div>
    <w:div w:id="1012956017">
      <w:bodyDiv w:val="1"/>
      <w:marLeft w:val="0"/>
      <w:marRight w:val="0"/>
      <w:marTop w:val="0"/>
      <w:marBottom w:val="0"/>
      <w:divBdr>
        <w:top w:val="none" w:sz="0" w:space="0" w:color="auto"/>
        <w:left w:val="none" w:sz="0" w:space="0" w:color="auto"/>
        <w:bottom w:val="none" w:sz="0" w:space="0" w:color="auto"/>
        <w:right w:val="none" w:sz="0" w:space="0" w:color="auto"/>
      </w:divBdr>
    </w:div>
    <w:div w:id="1013802823">
      <w:bodyDiv w:val="1"/>
      <w:marLeft w:val="0"/>
      <w:marRight w:val="0"/>
      <w:marTop w:val="0"/>
      <w:marBottom w:val="0"/>
      <w:divBdr>
        <w:top w:val="none" w:sz="0" w:space="0" w:color="auto"/>
        <w:left w:val="none" w:sz="0" w:space="0" w:color="auto"/>
        <w:bottom w:val="none" w:sz="0" w:space="0" w:color="auto"/>
        <w:right w:val="none" w:sz="0" w:space="0" w:color="auto"/>
      </w:divBdr>
      <w:divsChild>
        <w:div w:id="975404441">
          <w:marLeft w:val="480"/>
          <w:marRight w:val="0"/>
          <w:marTop w:val="0"/>
          <w:marBottom w:val="0"/>
          <w:divBdr>
            <w:top w:val="none" w:sz="0" w:space="0" w:color="auto"/>
            <w:left w:val="none" w:sz="0" w:space="0" w:color="auto"/>
            <w:bottom w:val="none" w:sz="0" w:space="0" w:color="auto"/>
            <w:right w:val="none" w:sz="0" w:space="0" w:color="auto"/>
          </w:divBdr>
        </w:div>
        <w:div w:id="2016956879">
          <w:marLeft w:val="480"/>
          <w:marRight w:val="0"/>
          <w:marTop w:val="0"/>
          <w:marBottom w:val="0"/>
          <w:divBdr>
            <w:top w:val="none" w:sz="0" w:space="0" w:color="auto"/>
            <w:left w:val="none" w:sz="0" w:space="0" w:color="auto"/>
            <w:bottom w:val="none" w:sz="0" w:space="0" w:color="auto"/>
            <w:right w:val="none" w:sz="0" w:space="0" w:color="auto"/>
          </w:divBdr>
        </w:div>
        <w:div w:id="516382334">
          <w:marLeft w:val="480"/>
          <w:marRight w:val="0"/>
          <w:marTop w:val="0"/>
          <w:marBottom w:val="0"/>
          <w:divBdr>
            <w:top w:val="none" w:sz="0" w:space="0" w:color="auto"/>
            <w:left w:val="none" w:sz="0" w:space="0" w:color="auto"/>
            <w:bottom w:val="none" w:sz="0" w:space="0" w:color="auto"/>
            <w:right w:val="none" w:sz="0" w:space="0" w:color="auto"/>
          </w:divBdr>
        </w:div>
        <w:div w:id="629477985">
          <w:marLeft w:val="480"/>
          <w:marRight w:val="0"/>
          <w:marTop w:val="0"/>
          <w:marBottom w:val="0"/>
          <w:divBdr>
            <w:top w:val="none" w:sz="0" w:space="0" w:color="auto"/>
            <w:left w:val="none" w:sz="0" w:space="0" w:color="auto"/>
            <w:bottom w:val="none" w:sz="0" w:space="0" w:color="auto"/>
            <w:right w:val="none" w:sz="0" w:space="0" w:color="auto"/>
          </w:divBdr>
        </w:div>
        <w:div w:id="677316674">
          <w:marLeft w:val="480"/>
          <w:marRight w:val="0"/>
          <w:marTop w:val="0"/>
          <w:marBottom w:val="0"/>
          <w:divBdr>
            <w:top w:val="none" w:sz="0" w:space="0" w:color="auto"/>
            <w:left w:val="none" w:sz="0" w:space="0" w:color="auto"/>
            <w:bottom w:val="none" w:sz="0" w:space="0" w:color="auto"/>
            <w:right w:val="none" w:sz="0" w:space="0" w:color="auto"/>
          </w:divBdr>
        </w:div>
        <w:div w:id="1512797252">
          <w:marLeft w:val="480"/>
          <w:marRight w:val="0"/>
          <w:marTop w:val="0"/>
          <w:marBottom w:val="0"/>
          <w:divBdr>
            <w:top w:val="none" w:sz="0" w:space="0" w:color="auto"/>
            <w:left w:val="none" w:sz="0" w:space="0" w:color="auto"/>
            <w:bottom w:val="none" w:sz="0" w:space="0" w:color="auto"/>
            <w:right w:val="none" w:sz="0" w:space="0" w:color="auto"/>
          </w:divBdr>
        </w:div>
        <w:div w:id="1828668811">
          <w:marLeft w:val="480"/>
          <w:marRight w:val="0"/>
          <w:marTop w:val="0"/>
          <w:marBottom w:val="0"/>
          <w:divBdr>
            <w:top w:val="none" w:sz="0" w:space="0" w:color="auto"/>
            <w:left w:val="none" w:sz="0" w:space="0" w:color="auto"/>
            <w:bottom w:val="none" w:sz="0" w:space="0" w:color="auto"/>
            <w:right w:val="none" w:sz="0" w:space="0" w:color="auto"/>
          </w:divBdr>
        </w:div>
        <w:div w:id="107549268">
          <w:marLeft w:val="480"/>
          <w:marRight w:val="0"/>
          <w:marTop w:val="0"/>
          <w:marBottom w:val="0"/>
          <w:divBdr>
            <w:top w:val="none" w:sz="0" w:space="0" w:color="auto"/>
            <w:left w:val="none" w:sz="0" w:space="0" w:color="auto"/>
            <w:bottom w:val="none" w:sz="0" w:space="0" w:color="auto"/>
            <w:right w:val="none" w:sz="0" w:space="0" w:color="auto"/>
          </w:divBdr>
        </w:div>
        <w:div w:id="872578288">
          <w:marLeft w:val="480"/>
          <w:marRight w:val="0"/>
          <w:marTop w:val="0"/>
          <w:marBottom w:val="0"/>
          <w:divBdr>
            <w:top w:val="none" w:sz="0" w:space="0" w:color="auto"/>
            <w:left w:val="none" w:sz="0" w:space="0" w:color="auto"/>
            <w:bottom w:val="none" w:sz="0" w:space="0" w:color="auto"/>
            <w:right w:val="none" w:sz="0" w:space="0" w:color="auto"/>
          </w:divBdr>
        </w:div>
        <w:div w:id="798187006">
          <w:marLeft w:val="480"/>
          <w:marRight w:val="0"/>
          <w:marTop w:val="0"/>
          <w:marBottom w:val="0"/>
          <w:divBdr>
            <w:top w:val="none" w:sz="0" w:space="0" w:color="auto"/>
            <w:left w:val="none" w:sz="0" w:space="0" w:color="auto"/>
            <w:bottom w:val="none" w:sz="0" w:space="0" w:color="auto"/>
            <w:right w:val="none" w:sz="0" w:space="0" w:color="auto"/>
          </w:divBdr>
        </w:div>
        <w:div w:id="1837065243">
          <w:marLeft w:val="480"/>
          <w:marRight w:val="0"/>
          <w:marTop w:val="0"/>
          <w:marBottom w:val="0"/>
          <w:divBdr>
            <w:top w:val="none" w:sz="0" w:space="0" w:color="auto"/>
            <w:left w:val="none" w:sz="0" w:space="0" w:color="auto"/>
            <w:bottom w:val="none" w:sz="0" w:space="0" w:color="auto"/>
            <w:right w:val="none" w:sz="0" w:space="0" w:color="auto"/>
          </w:divBdr>
        </w:div>
        <w:div w:id="2049380345">
          <w:marLeft w:val="480"/>
          <w:marRight w:val="0"/>
          <w:marTop w:val="0"/>
          <w:marBottom w:val="0"/>
          <w:divBdr>
            <w:top w:val="none" w:sz="0" w:space="0" w:color="auto"/>
            <w:left w:val="none" w:sz="0" w:space="0" w:color="auto"/>
            <w:bottom w:val="none" w:sz="0" w:space="0" w:color="auto"/>
            <w:right w:val="none" w:sz="0" w:space="0" w:color="auto"/>
          </w:divBdr>
        </w:div>
        <w:div w:id="1202547597">
          <w:marLeft w:val="480"/>
          <w:marRight w:val="0"/>
          <w:marTop w:val="0"/>
          <w:marBottom w:val="0"/>
          <w:divBdr>
            <w:top w:val="none" w:sz="0" w:space="0" w:color="auto"/>
            <w:left w:val="none" w:sz="0" w:space="0" w:color="auto"/>
            <w:bottom w:val="none" w:sz="0" w:space="0" w:color="auto"/>
            <w:right w:val="none" w:sz="0" w:space="0" w:color="auto"/>
          </w:divBdr>
        </w:div>
        <w:div w:id="744767959">
          <w:marLeft w:val="480"/>
          <w:marRight w:val="0"/>
          <w:marTop w:val="0"/>
          <w:marBottom w:val="0"/>
          <w:divBdr>
            <w:top w:val="none" w:sz="0" w:space="0" w:color="auto"/>
            <w:left w:val="none" w:sz="0" w:space="0" w:color="auto"/>
            <w:bottom w:val="none" w:sz="0" w:space="0" w:color="auto"/>
            <w:right w:val="none" w:sz="0" w:space="0" w:color="auto"/>
          </w:divBdr>
        </w:div>
        <w:div w:id="31078767">
          <w:marLeft w:val="480"/>
          <w:marRight w:val="0"/>
          <w:marTop w:val="0"/>
          <w:marBottom w:val="0"/>
          <w:divBdr>
            <w:top w:val="none" w:sz="0" w:space="0" w:color="auto"/>
            <w:left w:val="none" w:sz="0" w:space="0" w:color="auto"/>
            <w:bottom w:val="none" w:sz="0" w:space="0" w:color="auto"/>
            <w:right w:val="none" w:sz="0" w:space="0" w:color="auto"/>
          </w:divBdr>
        </w:div>
        <w:div w:id="2067407828">
          <w:marLeft w:val="480"/>
          <w:marRight w:val="0"/>
          <w:marTop w:val="0"/>
          <w:marBottom w:val="0"/>
          <w:divBdr>
            <w:top w:val="none" w:sz="0" w:space="0" w:color="auto"/>
            <w:left w:val="none" w:sz="0" w:space="0" w:color="auto"/>
            <w:bottom w:val="none" w:sz="0" w:space="0" w:color="auto"/>
            <w:right w:val="none" w:sz="0" w:space="0" w:color="auto"/>
          </w:divBdr>
        </w:div>
        <w:div w:id="316737070">
          <w:marLeft w:val="480"/>
          <w:marRight w:val="0"/>
          <w:marTop w:val="0"/>
          <w:marBottom w:val="0"/>
          <w:divBdr>
            <w:top w:val="none" w:sz="0" w:space="0" w:color="auto"/>
            <w:left w:val="none" w:sz="0" w:space="0" w:color="auto"/>
            <w:bottom w:val="none" w:sz="0" w:space="0" w:color="auto"/>
            <w:right w:val="none" w:sz="0" w:space="0" w:color="auto"/>
          </w:divBdr>
        </w:div>
        <w:div w:id="779104067">
          <w:marLeft w:val="480"/>
          <w:marRight w:val="0"/>
          <w:marTop w:val="0"/>
          <w:marBottom w:val="0"/>
          <w:divBdr>
            <w:top w:val="none" w:sz="0" w:space="0" w:color="auto"/>
            <w:left w:val="none" w:sz="0" w:space="0" w:color="auto"/>
            <w:bottom w:val="none" w:sz="0" w:space="0" w:color="auto"/>
            <w:right w:val="none" w:sz="0" w:space="0" w:color="auto"/>
          </w:divBdr>
        </w:div>
        <w:div w:id="815610987">
          <w:marLeft w:val="480"/>
          <w:marRight w:val="0"/>
          <w:marTop w:val="0"/>
          <w:marBottom w:val="0"/>
          <w:divBdr>
            <w:top w:val="none" w:sz="0" w:space="0" w:color="auto"/>
            <w:left w:val="none" w:sz="0" w:space="0" w:color="auto"/>
            <w:bottom w:val="none" w:sz="0" w:space="0" w:color="auto"/>
            <w:right w:val="none" w:sz="0" w:space="0" w:color="auto"/>
          </w:divBdr>
        </w:div>
        <w:div w:id="1662082976">
          <w:marLeft w:val="480"/>
          <w:marRight w:val="0"/>
          <w:marTop w:val="0"/>
          <w:marBottom w:val="0"/>
          <w:divBdr>
            <w:top w:val="none" w:sz="0" w:space="0" w:color="auto"/>
            <w:left w:val="none" w:sz="0" w:space="0" w:color="auto"/>
            <w:bottom w:val="none" w:sz="0" w:space="0" w:color="auto"/>
            <w:right w:val="none" w:sz="0" w:space="0" w:color="auto"/>
          </w:divBdr>
        </w:div>
        <w:div w:id="515729900">
          <w:marLeft w:val="480"/>
          <w:marRight w:val="0"/>
          <w:marTop w:val="0"/>
          <w:marBottom w:val="0"/>
          <w:divBdr>
            <w:top w:val="none" w:sz="0" w:space="0" w:color="auto"/>
            <w:left w:val="none" w:sz="0" w:space="0" w:color="auto"/>
            <w:bottom w:val="none" w:sz="0" w:space="0" w:color="auto"/>
            <w:right w:val="none" w:sz="0" w:space="0" w:color="auto"/>
          </w:divBdr>
        </w:div>
        <w:div w:id="462038227">
          <w:marLeft w:val="480"/>
          <w:marRight w:val="0"/>
          <w:marTop w:val="0"/>
          <w:marBottom w:val="0"/>
          <w:divBdr>
            <w:top w:val="none" w:sz="0" w:space="0" w:color="auto"/>
            <w:left w:val="none" w:sz="0" w:space="0" w:color="auto"/>
            <w:bottom w:val="none" w:sz="0" w:space="0" w:color="auto"/>
            <w:right w:val="none" w:sz="0" w:space="0" w:color="auto"/>
          </w:divBdr>
        </w:div>
        <w:div w:id="1458988642">
          <w:marLeft w:val="480"/>
          <w:marRight w:val="0"/>
          <w:marTop w:val="0"/>
          <w:marBottom w:val="0"/>
          <w:divBdr>
            <w:top w:val="none" w:sz="0" w:space="0" w:color="auto"/>
            <w:left w:val="none" w:sz="0" w:space="0" w:color="auto"/>
            <w:bottom w:val="none" w:sz="0" w:space="0" w:color="auto"/>
            <w:right w:val="none" w:sz="0" w:space="0" w:color="auto"/>
          </w:divBdr>
        </w:div>
        <w:div w:id="1709916801">
          <w:marLeft w:val="480"/>
          <w:marRight w:val="0"/>
          <w:marTop w:val="0"/>
          <w:marBottom w:val="0"/>
          <w:divBdr>
            <w:top w:val="none" w:sz="0" w:space="0" w:color="auto"/>
            <w:left w:val="none" w:sz="0" w:space="0" w:color="auto"/>
            <w:bottom w:val="none" w:sz="0" w:space="0" w:color="auto"/>
            <w:right w:val="none" w:sz="0" w:space="0" w:color="auto"/>
          </w:divBdr>
        </w:div>
        <w:div w:id="1483888013">
          <w:marLeft w:val="480"/>
          <w:marRight w:val="0"/>
          <w:marTop w:val="0"/>
          <w:marBottom w:val="0"/>
          <w:divBdr>
            <w:top w:val="none" w:sz="0" w:space="0" w:color="auto"/>
            <w:left w:val="none" w:sz="0" w:space="0" w:color="auto"/>
            <w:bottom w:val="none" w:sz="0" w:space="0" w:color="auto"/>
            <w:right w:val="none" w:sz="0" w:space="0" w:color="auto"/>
          </w:divBdr>
        </w:div>
        <w:div w:id="642656380">
          <w:marLeft w:val="480"/>
          <w:marRight w:val="0"/>
          <w:marTop w:val="0"/>
          <w:marBottom w:val="0"/>
          <w:divBdr>
            <w:top w:val="none" w:sz="0" w:space="0" w:color="auto"/>
            <w:left w:val="none" w:sz="0" w:space="0" w:color="auto"/>
            <w:bottom w:val="none" w:sz="0" w:space="0" w:color="auto"/>
            <w:right w:val="none" w:sz="0" w:space="0" w:color="auto"/>
          </w:divBdr>
        </w:div>
        <w:div w:id="1058550187">
          <w:marLeft w:val="480"/>
          <w:marRight w:val="0"/>
          <w:marTop w:val="0"/>
          <w:marBottom w:val="0"/>
          <w:divBdr>
            <w:top w:val="none" w:sz="0" w:space="0" w:color="auto"/>
            <w:left w:val="none" w:sz="0" w:space="0" w:color="auto"/>
            <w:bottom w:val="none" w:sz="0" w:space="0" w:color="auto"/>
            <w:right w:val="none" w:sz="0" w:space="0" w:color="auto"/>
          </w:divBdr>
        </w:div>
        <w:div w:id="2056151199">
          <w:marLeft w:val="480"/>
          <w:marRight w:val="0"/>
          <w:marTop w:val="0"/>
          <w:marBottom w:val="0"/>
          <w:divBdr>
            <w:top w:val="none" w:sz="0" w:space="0" w:color="auto"/>
            <w:left w:val="none" w:sz="0" w:space="0" w:color="auto"/>
            <w:bottom w:val="none" w:sz="0" w:space="0" w:color="auto"/>
            <w:right w:val="none" w:sz="0" w:space="0" w:color="auto"/>
          </w:divBdr>
        </w:div>
        <w:div w:id="1774980672">
          <w:marLeft w:val="480"/>
          <w:marRight w:val="0"/>
          <w:marTop w:val="0"/>
          <w:marBottom w:val="0"/>
          <w:divBdr>
            <w:top w:val="none" w:sz="0" w:space="0" w:color="auto"/>
            <w:left w:val="none" w:sz="0" w:space="0" w:color="auto"/>
            <w:bottom w:val="none" w:sz="0" w:space="0" w:color="auto"/>
            <w:right w:val="none" w:sz="0" w:space="0" w:color="auto"/>
          </w:divBdr>
        </w:div>
        <w:div w:id="1041631318">
          <w:marLeft w:val="480"/>
          <w:marRight w:val="0"/>
          <w:marTop w:val="0"/>
          <w:marBottom w:val="0"/>
          <w:divBdr>
            <w:top w:val="none" w:sz="0" w:space="0" w:color="auto"/>
            <w:left w:val="none" w:sz="0" w:space="0" w:color="auto"/>
            <w:bottom w:val="none" w:sz="0" w:space="0" w:color="auto"/>
            <w:right w:val="none" w:sz="0" w:space="0" w:color="auto"/>
          </w:divBdr>
        </w:div>
        <w:div w:id="1466893212">
          <w:marLeft w:val="480"/>
          <w:marRight w:val="0"/>
          <w:marTop w:val="0"/>
          <w:marBottom w:val="0"/>
          <w:divBdr>
            <w:top w:val="none" w:sz="0" w:space="0" w:color="auto"/>
            <w:left w:val="none" w:sz="0" w:space="0" w:color="auto"/>
            <w:bottom w:val="none" w:sz="0" w:space="0" w:color="auto"/>
            <w:right w:val="none" w:sz="0" w:space="0" w:color="auto"/>
          </w:divBdr>
        </w:div>
        <w:div w:id="220097740">
          <w:marLeft w:val="480"/>
          <w:marRight w:val="0"/>
          <w:marTop w:val="0"/>
          <w:marBottom w:val="0"/>
          <w:divBdr>
            <w:top w:val="none" w:sz="0" w:space="0" w:color="auto"/>
            <w:left w:val="none" w:sz="0" w:space="0" w:color="auto"/>
            <w:bottom w:val="none" w:sz="0" w:space="0" w:color="auto"/>
            <w:right w:val="none" w:sz="0" w:space="0" w:color="auto"/>
          </w:divBdr>
        </w:div>
        <w:div w:id="2088071448">
          <w:marLeft w:val="480"/>
          <w:marRight w:val="0"/>
          <w:marTop w:val="0"/>
          <w:marBottom w:val="0"/>
          <w:divBdr>
            <w:top w:val="none" w:sz="0" w:space="0" w:color="auto"/>
            <w:left w:val="none" w:sz="0" w:space="0" w:color="auto"/>
            <w:bottom w:val="none" w:sz="0" w:space="0" w:color="auto"/>
            <w:right w:val="none" w:sz="0" w:space="0" w:color="auto"/>
          </w:divBdr>
        </w:div>
        <w:div w:id="1245991341">
          <w:marLeft w:val="480"/>
          <w:marRight w:val="0"/>
          <w:marTop w:val="0"/>
          <w:marBottom w:val="0"/>
          <w:divBdr>
            <w:top w:val="none" w:sz="0" w:space="0" w:color="auto"/>
            <w:left w:val="none" w:sz="0" w:space="0" w:color="auto"/>
            <w:bottom w:val="none" w:sz="0" w:space="0" w:color="auto"/>
            <w:right w:val="none" w:sz="0" w:space="0" w:color="auto"/>
          </w:divBdr>
        </w:div>
        <w:div w:id="2027056106">
          <w:marLeft w:val="480"/>
          <w:marRight w:val="0"/>
          <w:marTop w:val="0"/>
          <w:marBottom w:val="0"/>
          <w:divBdr>
            <w:top w:val="none" w:sz="0" w:space="0" w:color="auto"/>
            <w:left w:val="none" w:sz="0" w:space="0" w:color="auto"/>
            <w:bottom w:val="none" w:sz="0" w:space="0" w:color="auto"/>
            <w:right w:val="none" w:sz="0" w:space="0" w:color="auto"/>
          </w:divBdr>
        </w:div>
        <w:div w:id="142624419">
          <w:marLeft w:val="480"/>
          <w:marRight w:val="0"/>
          <w:marTop w:val="0"/>
          <w:marBottom w:val="0"/>
          <w:divBdr>
            <w:top w:val="none" w:sz="0" w:space="0" w:color="auto"/>
            <w:left w:val="none" w:sz="0" w:space="0" w:color="auto"/>
            <w:bottom w:val="none" w:sz="0" w:space="0" w:color="auto"/>
            <w:right w:val="none" w:sz="0" w:space="0" w:color="auto"/>
          </w:divBdr>
        </w:div>
        <w:div w:id="1946419315">
          <w:marLeft w:val="480"/>
          <w:marRight w:val="0"/>
          <w:marTop w:val="0"/>
          <w:marBottom w:val="0"/>
          <w:divBdr>
            <w:top w:val="none" w:sz="0" w:space="0" w:color="auto"/>
            <w:left w:val="none" w:sz="0" w:space="0" w:color="auto"/>
            <w:bottom w:val="none" w:sz="0" w:space="0" w:color="auto"/>
            <w:right w:val="none" w:sz="0" w:space="0" w:color="auto"/>
          </w:divBdr>
        </w:div>
        <w:div w:id="1369180204">
          <w:marLeft w:val="480"/>
          <w:marRight w:val="0"/>
          <w:marTop w:val="0"/>
          <w:marBottom w:val="0"/>
          <w:divBdr>
            <w:top w:val="none" w:sz="0" w:space="0" w:color="auto"/>
            <w:left w:val="none" w:sz="0" w:space="0" w:color="auto"/>
            <w:bottom w:val="none" w:sz="0" w:space="0" w:color="auto"/>
            <w:right w:val="none" w:sz="0" w:space="0" w:color="auto"/>
          </w:divBdr>
        </w:div>
        <w:div w:id="214004716">
          <w:marLeft w:val="480"/>
          <w:marRight w:val="0"/>
          <w:marTop w:val="0"/>
          <w:marBottom w:val="0"/>
          <w:divBdr>
            <w:top w:val="none" w:sz="0" w:space="0" w:color="auto"/>
            <w:left w:val="none" w:sz="0" w:space="0" w:color="auto"/>
            <w:bottom w:val="none" w:sz="0" w:space="0" w:color="auto"/>
            <w:right w:val="none" w:sz="0" w:space="0" w:color="auto"/>
          </w:divBdr>
        </w:div>
        <w:div w:id="1213496918">
          <w:marLeft w:val="480"/>
          <w:marRight w:val="0"/>
          <w:marTop w:val="0"/>
          <w:marBottom w:val="0"/>
          <w:divBdr>
            <w:top w:val="none" w:sz="0" w:space="0" w:color="auto"/>
            <w:left w:val="none" w:sz="0" w:space="0" w:color="auto"/>
            <w:bottom w:val="none" w:sz="0" w:space="0" w:color="auto"/>
            <w:right w:val="none" w:sz="0" w:space="0" w:color="auto"/>
          </w:divBdr>
        </w:div>
        <w:div w:id="1198423043">
          <w:marLeft w:val="480"/>
          <w:marRight w:val="0"/>
          <w:marTop w:val="0"/>
          <w:marBottom w:val="0"/>
          <w:divBdr>
            <w:top w:val="none" w:sz="0" w:space="0" w:color="auto"/>
            <w:left w:val="none" w:sz="0" w:space="0" w:color="auto"/>
            <w:bottom w:val="none" w:sz="0" w:space="0" w:color="auto"/>
            <w:right w:val="none" w:sz="0" w:space="0" w:color="auto"/>
          </w:divBdr>
        </w:div>
        <w:div w:id="499349684">
          <w:marLeft w:val="480"/>
          <w:marRight w:val="0"/>
          <w:marTop w:val="0"/>
          <w:marBottom w:val="0"/>
          <w:divBdr>
            <w:top w:val="none" w:sz="0" w:space="0" w:color="auto"/>
            <w:left w:val="none" w:sz="0" w:space="0" w:color="auto"/>
            <w:bottom w:val="none" w:sz="0" w:space="0" w:color="auto"/>
            <w:right w:val="none" w:sz="0" w:space="0" w:color="auto"/>
          </w:divBdr>
        </w:div>
        <w:div w:id="1060591149">
          <w:marLeft w:val="480"/>
          <w:marRight w:val="0"/>
          <w:marTop w:val="0"/>
          <w:marBottom w:val="0"/>
          <w:divBdr>
            <w:top w:val="none" w:sz="0" w:space="0" w:color="auto"/>
            <w:left w:val="none" w:sz="0" w:space="0" w:color="auto"/>
            <w:bottom w:val="none" w:sz="0" w:space="0" w:color="auto"/>
            <w:right w:val="none" w:sz="0" w:space="0" w:color="auto"/>
          </w:divBdr>
        </w:div>
        <w:div w:id="346644104">
          <w:marLeft w:val="480"/>
          <w:marRight w:val="0"/>
          <w:marTop w:val="0"/>
          <w:marBottom w:val="0"/>
          <w:divBdr>
            <w:top w:val="none" w:sz="0" w:space="0" w:color="auto"/>
            <w:left w:val="none" w:sz="0" w:space="0" w:color="auto"/>
            <w:bottom w:val="none" w:sz="0" w:space="0" w:color="auto"/>
            <w:right w:val="none" w:sz="0" w:space="0" w:color="auto"/>
          </w:divBdr>
        </w:div>
      </w:divsChild>
    </w:div>
    <w:div w:id="1014380660">
      <w:bodyDiv w:val="1"/>
      <w:marLeft w:val="0"/>
      <w:marRight w:val="0"/>
      <w:marTop w:val="0"/>
      <w:marBottom w:val="0"/>
      <w:divBdr>
        <w:top w:val="none" w:sz="0" w:space="0" w:color="auto"/>
        <w:left w:val="none" w:sz="0" w:space="0" w:color="auto"/>
        <w:bottom w:val="none" w:sz="0" w:space="0" w:color="auto"/>
        <w:right w:val="none" w:sz="0" w:space="0" w:color="auto"/>
      </w:divBdr>
    </w:div>
    <w:div w:id="1016541637">
      <w:bodyDiv w:val="1"/>
      <w:marLeft w:val="0"/>
      <w:marRight w:val="0"/>
      <w:marTop w:val="0"/>
      <w:marBottom w:val="0"/>
      <w:divBdr>
        <w:top w:val="none" w:sz="0" w:space="0" w:color="auto"/>
        <w:left w:val="none" w:sz="0" w:space="0" w:color="auto"/>
        <w:bottom w:val="none" w:sz="0" w:space="0" w:color="auto"/>
        <w:right w:val="none" w:sz="0" w:space="0" w:color="auto"/>
      </w:divBdr>
    </w:div>
    <w:div w:id="1032222590">
      <w:bodyDiv w:val="1"/>
      <w:marLeft w:val="0"/>
      <w:marRight w:val="0"/>
      <w:marTop w:val="0"/>
      <w:marBottom w:val="0"/>
      <w:divBdr>
        <w:top w:val="none" w:sz="0" w:space="0" w:color="auto"/>
        <w:left w:val="none" w:sz="0" w:space="0" w:color="auto"/>
        <w:bottom w:val="none" w:sz="0" w:space="0" w:color="auto"/>
        <w:right w:val="none" w:sz="0" w:space="0" w:color="auto"/>
      </w:divBdr>
    </w:div>
    <w:div w:id="1032608024">
      <w:bodyDiv w:val="1"/>
      <w:marLeft w:val="0"/>
      <w:marRight w:val="0"/>
      <w:marTop w:val="0"/>
      <w:marBottom w:val="0"/>
      <w:divBdr>
        <w:top w:val="none" w:sz="0" w:space="0" w:color="auto"/>
        <w:left w:val="none" w:sz="0" w:space="0" w:color="auto"/>
        <w:bottom w:val="none" w:sz="0" w:space="0" w:color="auto"/>
        <w:right w:val="none" w:sz="0" w:space="0" w:color="auto"/>
      </w:divBdr>
    </w:div>
    <w:div w:id="1036657176">
      <w:bodyDiv w:val="1"/>
      <w:marLeft w:val="0"/>
      <w:marRight w:val="0"/>
      <w:marTop w:val="0"/>
      <w:marBottom w:val="0"/>
      <w:divBdr>
        <w:top w:val="none" w:sz="0" w:space="0" w:color="auto"/>
        <w:left w:val="none" w:sz="0" w:space="0" w:color="auto"/>
        <w:bottom w:val="none" w:sz="0" w:space="0" w:color="auto"/>
        <w:right w:val="none" w:sz="0" w:space="0" w:color="auto"/>
      </w:divBdr>
      <w:divsChild>
        <w:div w:id="1664549668">
          <w:marLeft w:val="480"/>
          <w:marRight w:val="0"/>
          <w:marTop w:val="0"/>
          <w:marBottom w:val="0"/>
          <w:divBdr>
            <w:top w:val="none" w:sz="0" w:space="0" w:color="auto"/>
            <w:left w:val="none" w:sz="0" w:space="0" w:color="auto"/>
            <w:bottom w:val="none" w:sz="0" w:space="0" w:color="auto"/>
            <w:right w:val="none" w:sz="0" w:space="0" w:color="auto"/>
          </w:divBdr>
        </w:div>
        <w:div w:id="344283434">
          <w:marLeft w:val="480"/>
          <w:marRight w:val="0"/>
          <w:marTop w:val="0"/>
          <w:marBottom w:val="0"/>
          <w:divBdr>
            <w:top w:val="none" w:sz="0" w:space="0" w:color="auto"/>
            <w:left w:val="none" w:sz="0" w:space="0" w:color="auto"/>
            <w:bottom w:val="none" w:sz="0" w:space="0" w:color="auto"/>
            <w:right w:val="none" w:sz="0" w:space="0" w:color="auto"/>
          </w:divBdr>
        </w:div>
        <w:div w:id="1105658391">
          <w:marLeft w:val="480"/>
          <w:marRight w:val="0"/>
          <w:marTop w:val="0"/>
          <w:marBottom w:val="0"/>
          <w:divBdr>
            <w:top w:val="none" w:sz="0" w:space="0" w:color="auto"/>
            <w:left w:val="none" w:sz="0" w:space="0" w:color="auto"/>
            <w:bottom w:val="none" w:sz="0" w:space="0" w:color="auto"/>
            <w:right w:val="none" w:sz="0" w:space="0" w:color="auto"/>
          </w:divBdr>
        </w:div>
        <w:div w:id="971254276">
          <w:marLeft w:val="480"/>
          <w:marRight w:val="0"/>
          <w:marTop w:val="0"/>
          <w:marBottom w:val="0"/>
          <w:divBdr>
            <w:top w:val="none" w:sz="0" w:space="0" w:color="auto"/>
            <w:left w:val="none" w:sz="0" w:space="0" w:color="auto"/>
            <w:bottom w:val="none" w:sz="0" w:space="0" w:color="auto"/>
            <w:right w:val="none" w:sz="0" w:space="0" w:color="auto"/>
          </w:divBdr>
        </w:div>
        <w:div w:id="1786001932">
          <w:marLeft w:val="480"/>
          <w:marRight w:val="0"/>
          <w:marTop w:val="0"/>
          <w:marBottom w:val="0"/>
          <w:divBdr>
            <w:top w:val="none" w:sz="0" w:space="0" w:color="auto"/>
            <w:left w:val="none" w:sz="0" w:space="0" w:color="auto"/>
            <w:bottom w:val="none" w:sz="0" w:space="0" w:color="auto"/>
            <w:right w:val="none" w:sz="0" w:space="0" w:color="auto"/>
          </w:divBdr>
        </w:div>
        <w:div w:id="73163759">
          <w:marLeft w:val="480"/>
          <w:marRight w:val="0"/>
          <w:marTop w:val="0"/>
          <w:marBottom w:val="0"/>
          <w:divBdr>
            <w:top w:val="none" w:sz="0" w:space="0" w:color="auto"/>
            <w:left w:val="none" w:sz="0" w:space="0" w:color="auto"/>
            <w:bottom w:val="none" w:sz="0" w:space="0" w:color="auto"/>
            <w:right w:val="none" w:sz="0" w:space="0" w:color="auto"/>
          </w:divBdr>
        </w:div>
        <w:div w:id="1985307315">
          <w:marLeft w:val="480"/>
          <w:marRight w:val="0"/>
          <w:marTop w:val="0"/>
          <w:marBottom w:val="0"/>
          <w:divBdr>
            <w:top w:val="none" w:sz="0" w:space="0" w:color="auto"/>
            <w:left w:val="none" w:sz="0" w:space="0" w:color="auto"/>
            <w:bottom w:val="none" w:sz="0" w:space="0" w:color="auto"/>
            <w:right w:val="none" w:sz="0" w:space="0" w:color="auto"/>
          </w:divBdr>
        </w:div>
        <w:div w:id="483661689">
          <w:marLeft w:val="480"/>
          <w:marRight w:val="0"/>
          <w:marTop w:val="0"/>
          <w:marBottom w:val="0"/>
          <w:divBdr>
            <w:top w:val="none" w:sz="0" w:space="0" w:color="auto"/>
            <w:left w:val="none" w:sz="0" w:space="0" w:color="auto"/>
            <w:bottom w:val="none" w:sz="0" w:space="0" w:color="auto"/>
            <w:right w:val="none" w:sz="0" w:space="0" w:color="auto"/>
          </w:divBdr>
        </w:div>
        <w:div w:id="2140025591">
          <w:marLeft w:val="480"/>
          <w:marRight w:val="0"/>
          <w:marTop w:val="0"/>
          <w:marBottom w:val="0"/>
          <w:divBdr>
            <w:top w:val="none" w:sz="0" w:space="0" w:color="auto"/>
            <w:left w:val="none" w:sz="0" w:space="0" w:color="auto"/>
            <w:bottom w:val="none" w:sz="0" w:space="0" w:color="auto"/>
            <w:right w:val="none" w:sz="0" w:space="0" w:color="auto"/>
          </w:divBdr>
        </w:div>
        <w:div w:id="1095051049">
          <w:marLeft w:val="480"/>
          <w:marRight w:val="0"/>
          <w:marTop w:val="0"/>
          <w:marBottom w:val="0"/>
          <w:divBdr>
            <w:top w:val="none" w:sz="0" w:space="0" w:color="auto"/>
            <w:left w:val="none" w:sz="0" w:space="0" w:color="auto"/>
            <w:bottom w:val="none" w:sz="0" w:space="0" w:color="auto"/>
            <w:right w:val="none" w:sz="0" w:space="0" w:color="auto"/>
          </w:divBdr>
        </w:div>
        <w:div w:id="1549760760">
          <w:marLeft w:val="480"/>
          <w:marRight w:val="0"/>
          <w:marTop w:val="0"/>
          <w:marBottom w:val="0"/>
          <w:divBdr>
            <w:top w:val="none" w:sz="0" w:space="0" w:color="auto"/>
            <w:left w:val="none" w:sz="0" w:space="0" w:color="auto"/>
            <w:bottom w:val="none" w:sz="0" w:space="0" w:color="auto"/>
            <w:right w:val="none" w:sz="0" w:space="0" w:color="auto"/>
          </w:divBdr>
        </w:div>
        <w:div w:id="1980064142">
          <w:marLeft w:val="480"/>
          <w:marRight w:val="0"/>
          <w:marTop w:val="0"/>
          <w:marBottom w:val="0"/>
          <w:divBdr>
            <w:top w:val="none" w:sz="0" w:space="0" w:color="auto"/>
            <w:left w:val="none" w:sz="0" w:space="0" w:color="auto"/>
            <w:bottom w:val="none" w:sz="0" w:space="0" w:color="auto"/>
            <w:right w:val="none" w:sz="0" w:space="0" w:color="auto"/>
          </w:divBdr>
        </w:div>
        <w:div w:id="623729054">
          <w:marLeft w:val="480"/>
          <w:marRight w:val="0"/>
          <w:marTop w:val="0"/>
          <w:marBottom w:val="0"/>
          <w:divBdr>
            <w:top w:val="none" w:sz="0" w:space="0" w:color="auto"/>
            <w:left w:val="none" w:sz="0" w:space="0" w:color="auto"/>
            <w:bottom w:val="none" w:sz="0" w:space="0" w:color="auto"/>
            <w:right w:val="none" w:sz="0" w:space="0" w:color="auto"/>
          </w:divBdr>
        </w:div>
        <w:div w:id="472715667">
          <w:marLeft w:val="480"/>
          <w:marRight w:val="0"/>
          <w:marTop w:val="0"/>
          <w:marBottom w:val="0"/>
          <w:divBdr>
            <w:top w:val="none" w:sz="0" w:space="0" w:color="auto"/>
            <w:left w:val="none" w:sz="0" w:space="0" w:color="auto"/>
            <w:bottom w:val="none" w:sz="0" w:space="0" w:color="auto"/>
            <w:right w:val="none" w:sz="0" w:space="0" w:color="auto"/>
          </w:divBdr>
        </w:div>
        <w:div w:id="1326208759">
          <w:marLeft w:val="480"/>
          <w:marRight w:val="0"/>
          <w:marTop w:val="0"/>
          <w:marBottom w:val="0"/>
          <w:divBdr>
            <w:top w:val="none" w:sz="0" w:space="0" w:color="auto"/>
            <w:left w:val="none" w:sz="0" w:space="0" w:color="auto"/>
            <w:bottom w:val="none" w:sz="0" w:space="0" w:color="auto"/>
            <w:right w:val="none" w:sz="0" w:space="0" w:color="auto"/>
          </w:divBdr>
        </w:div>
        <w:div w:id="1808814838">
          <w:marLeft w:val="480"/>
          <w:marRight w:val="0"/>
          <w:marTop w:val="0"/>
          <w:marBottom w:val="0"/>
          <w:divBdr>
            <w:top w:val="none" w:sz="0" w:space="0" w:color="auto"/>
            <w:left w:val="none" w:sz="0" w:space="0" w:color="auto"/>
            <w:bottom w:val="none" w:sz="0" w:space="0" w:color="auto"/>
            <w:right w:val="none" w:sz="0" w:space="0" w:color="auto"/>
          </w:divBdr>
        </w:div>
        <w:div w:id="916548189">
          <w:marLeft w:val="480"/>
          <w:marRight w:val="0"/>
          <w:marTop w:val="0"/>
          <w:marBottom w:val="0"/>
          <w:divBdr>
            <w:top w:val="none" w:sz="0" w:space="0" w:color="auto"/>
            <w:left w:val="none" w:sz="0" w:space="0" w:color="auto"/>
            <w:bottom w:val="none" w:sz="0" w:space="0" w:color="auto"/>
            <w:right w:val="none" w:sz="0" w:space="0" w:color="auto"/>
          </w:divBdr>
        </w:div>
        <w:div w:id="479008030">
          <w:marLeft w:val="480"/>
          <w:marRight w:val="0"/>
          <w:marTop w:val="0"/>
          <w:marBottom w:val="0"/>
          <w:divBdr>
            <w:top w:val="none" w:sz="0" w:space="0" w:color="auto"/>
            <w:left w:val="none" w:sz="0" w:space="0" w:color="auto"/>
            <w:bottom w:val="none" w:sz="0" w:space="0" w:color="auto"/>
            <w:right w:val="none" w:sz="0" w:space="0" w:color="auto"/>
          </w:divBdr>
        </w:div>
        <w:div w:id="452404220">
          <w:marLeft w:val="480"/>
          <w:marRight w:val="0"/>
          <w:marTop w:val="0"/>
          <w:marBottom w:val="0"/>
          <w:divBdr>
            <w:top w:val="none" w:sz="0" w:space="0" w:color="auto"/>
            <w:left w:val="none" w:sz="0" w:space="0" w:color="auto"/>
            <w:bottom w:val="none" w:sz="0" w:space="0" w:color="auto"/>
            <w:right w:val="none" w:sz="0" w:space="0" w:color="auto"/>
          </w:divBdr>
        </w:div>
        <w:div w:id="490102344">
          <w:marLeft w:val="480"/>
          <w:marRight w:val="0"/>
          <w:marTop w:val="0"/>
          <w:marBottom w:val="0"/>
          <w:divBdr>
            <w:top w:val="none" w:sz="0" w:space="0" w:color="auto"/>
            <w:left w:val="none" w:sz="0" w:space="0" w:color="auto"/>
            <w:bottom w:val="none" w:sz="0" w:space="0" w:color="auto"/>
            <w:right w:val="none" w:sz="0" w:space="0" w:color="auto"/>
          </w:divBdr>
        </w:div>
        <w:div w:id="85537665">
          <w:marLeft w:val="480"/>
          <w:marRight w:val="0"/>
          <w:marTop w:val="0"/>
          <w:marBottom w:val="0"/>
          <w:divBdr>
            <w:top w:val="none" w:sz="0" w:space="0" w:color="auto"/>
            <w:left w:val="none" w:sz="0" w:space="0" w:color="auto"/>
            <w:bottom w:val="none" w:sz="0" w:space="0" w:color="auto"/>
            <w:right w:val="none" w:sz="0" w:space="0" w:color="auto"/>
          </w:divBdr>
        </w:div>
        <w:div w:id="2119136515">
          <w:marLeft w:val="480"/>
          <w:marRight w:val="0"/>
          <w:marTop w:val="0"/>
          <w:marBottom w:val="0"/>
          <w:divBdr>
            <w:top w:val="none" w:sz="0" w:space="0" w:color="auto"/>
            <w:left w:val="none" w:sz="0" w:space="0" w:color="auto"/>
            <w:bottom w:val="none" w:sz="0" w:space="0" w:color="auto"/>
            <w:right w:val="none" w:sz="0" w:space="0" w:color="auto"/>
          </w:divBdr>
        </w:div>
        <w:div w:id="767166088">
          <w:marLeft w:val="480"/>
          <w:marRight w:val="0"/>
          <w:marTop w:val="0"/>
          <w:marBottom w:val="0"/>
          <w:divBdr>
            <w:top w:val="none" w:sz="0" w:space="0" w:color="auto"/>
            <w:left w:val="none" w:sz="0" w:space="0" w:color="auto"/>
            <w:bottom w:val="none" w:sz="0" w:space="0" w:color="auto"/>
            <w:right w:val="none" w:sz="0" w:space="0" w:color="auto"/>
          </w:divBdr>
        </w:div>
        <w:div w:id="570310455">
          <w:marLeft w:val="480"/>
          <w:marRight w:val="0"/>
          <w:marTop w:val="0"/>
          <w:marBottom w:val="0"/>
          <w:divBdr>
            <w:top w:val="none" w:sz="0" w:space="0" w:color="auto"/>
            <w:left w:val="none" w:sz="0" w:space="0" w:color="auto"/>
            <w:bottom w:val="none" w:sz="0" w:space="0" w:color="auto"/>
            <w:right w:val="none" w:sz="0" w:space="0" w:color="auto"/>
          </w:divBdr>
        </w:div>
        <w:div w:id="968434070">
          <w:marLeft w:val="480"/>
          <w:marRight w:val="0"/>
          <w:marTop w:val="0"/>
          <w:marBottom w:val="0"/>
          <w:divBdr>
            <w:top w:val="none" w:sz="0" w:space="0" w:color="auto"/>
            <w:left w:val="none" w:sz="0" w:space="0" w:color="auto"/>
            <w:bottom w:val="none" w:sz="0" w:space="0" w:color="auto"/>
            <w:right w:val="none" w:sz="0" w:space="0" w:color="auto"/>
          </w:divBdr>
        </w:div>
        <w:div w:id="2108840209">
          <w:marLeft w:val="480"/>
          <w:marRight w:val="0"/>
          <w:marTop w:val="0"/>
          <w:marBottom w:val="0"/>
          <w:divBdr>
            <w:top w:val="none" w:sz="0" w:space="0" w:color="auto"/>
            <w:left w:val="none" w:sz="0" w:space="0" w:color="auto"/>
            <w:bottom w:val="none" w:sz="0" w:space="0" w:color="auto"/>
            <w:right w:val="none" w:sz="0" w:space="0" w:color="auto"/>
          </w:divBdr>
        </w:div>
        <w:div w:id="2122338785">
          <w:marLeft w:val="480"/>
          <w:marRight w:val="0"/>
          <w:marTop w:val="0"/>
          <w:marBottom w:val="0"/>
          <w:divBdr>
            <w:top w:val="none" w:sz="0" w:space="0" w:color="auto"/>
            <w:left w:val="none" w:sz="0" w:space="0" w:color="auto"/>
            <w:bottom w:val="none" w:sz="0" w:space="0" w:color="auto"/>
            <w:right w:val="none" w:sz="0" w:space="0" w:color="auto"/>
          </w:divBdr>
        </w:div>
        <w:div w:id="1295023726">
          <w:marLeft w:val="480"/>
          <w:marRight w:val="0"/>
          <w:marTop w:val="0"/>
          <w:marBottom w:val="0"/>
          <w:divBdr>
            <w:top w:val="none" w:sz="0" w:space="0" w:color="auto"/>
            <w:left w:val="none" w:sz="0" w:space="0" w:color="auto"/>
            <w:bottom w:val="none" w:sz="0" w:space="0" w:color="auto"/>
            <w:right w:val="none" w:sz="0" w:space="0" w:color="auto"/>
          </w:divBdr>
        </w:div>
        <w:div w:id="2131245266">
          <w:marLeft w:val="480"/>
          <w:marRight w:val="0"/>
          <w:marTop w:val="0"/>
          <w:marBottom w:val="0"/>
          <w:divBdr>
            <w:top w:val="none" w:sz="0" w:space="0" w:color="auto"/>
            <w:left w:val="none" w:sz="0" w:space="0" w:color="auto"/>
            <w:bottom w:val="none" w:sz="0" w:space="0" w:color="auto"/>
            <w:right w:val="none" w:sz="0" w:space="0" w:color="auto"/>
          </w:divBdr>
        </w:div>
        <w:div w:id="2081898178">
          <w:marLeft w:val="480"/>
          <w:marRight w:val="0"/>
          <w:marTop w:val="0"/>
          <w:marBottom w:val="0"/>
          <w:divBdr>
            <w:top w:val="none" w:sz="0" w:space="0" w:color="auto"/>
            <w:left w:val="none" w:sz="0" w:space="0" w:color="auto"/>
            <w:bottom w:val="none" w:sz="0" w:space="0" w:color="auto"/>
            <w:right w:val="none" w:sz="0" w:space="0" w:color="auto"/>
          </w:divBdr>
        </w:div>
        <w:div w:id="616373255">
          <w:marLeft w:val="480"/>
          <w:marRight w:val="0"/>
          <w:marTop w:val="0"/>
          <w:marBottom w:val="0"/>
          <w:divBdr>
            <w:top w:val="none" w:sz="0" w:space="0" w:color="auto"/>
            <w:left w:val="none" w:sz="0" w:space="0" w:color="auto"/>
            <w:bottom w:val="none" w:sz="0" w:space="0" w:color="auto"/>
            <w:right w:val="none" w:sz="0" w:space="0" w:color="auto"/>
          </w:divBdr>
        </w:div>
        <w:div w:id="1110979204">
          <w:marLeft w:val="480"/>
          <w:marRight w:val="0"/>
          <w:marTop w:val="0"/>
          <w:marBottom w:val="0"/>
          <w:divBdr>
            <w:top w:val="none" w:sz="0" w:space="0" w:color="auto"/>
            <w:left w:val="none" w:sz="0" w:space="0" w:color="auto"/>
            <w:bottom w:val="none" w:sz="0" w:space="0" w:color="auto"/>
            <w:right w:val="none" w:sz="0" w:space="0" w:color="auto"/>
          </w:divBdr>
        </w:div>
        <w:div w:id="2056805875">
          <w:marLeft w:val="480"/>
          <w:marRight w:val="0"/>
          <w:marTop w:val="0"/>
          <w:marBottom w:val="0"/>
          <w:divBdr>
            <w:top w:val="none" w:sz="0" w:space="0" w:color="auto"/>
            <w:left w:val="none" w:sz="0" w:space="0" w:color="auto"/>
            <w:bottom w:val="none" w:sz="0" w:space="0" w:color="auto"/>
            <w:right w:val="none" w:sz="0" w:space="0" w:color="auto"/>
          </w:divBdr>
        </w:div>
        <w:div w:id="1541627593">
          <w:marLeft w:val="480"/>
          <w:marRight w:val="0"/>
          <w:marTop w:val="0"/>
          <w:marBottom w:val="0"/>
          <w:divBdr>
            <w:top w:val="none" w:sz="0" w:space="0" w:color="auto"/>
            <w:left w:val="none" w:sz="0" w:space="0" w:color="auto"/>
            <w:bottom w:val="none" w:sz="0" w:space="0" w:color="auto"/>
            <w:right w:val="none" w:sz="0" w:space="0" w:color="auto"/>
          </w:divBdr>
        </w:div>
        <w:div w:id="1619070225">
          <w:marLeft w:val="480"/>
          <w:marRight w:val="0"/>
          <w:marTop w:val="0"/>
          <w:marBottom w:val="0"/>
          <w:divBdr>
            <w:top w:val="none" w:sz="0" w:space="0" w:color="auto"/>
            <w:left w:val="none" w:sz="0" w:space="0" w:color="auto"/>
            <w:bottom w:val="none" w:sz="0" w:space="0" w:color="auto"/>
            <w:right w:val="none" w:sz="0" w:space="0" w:color="auto"/>
          </w:divBdr>
        </w:div>
        <w:div w:id="1309433339">
          <w:marLeft w:val="480"/>
          <w:marRight w:val="0"/>
          <w:marTop w:val="0"/>
          <w:marBottom w:val="0"/>
          <w:divBdr>
            <w:top w:val="none" w:sz="0" w:space="0" w:color="auto"/>
            <w:left w:val="none" w:sz="0" w:space="0" w:color="auto"/>
            <w:bottom w:val="none" w:sz="0" w:space="0" w:color="auto"/>
            <w:right w:val="none" w:sz="0" w:space="0" w:color="auto"/>
          </w:divBdr>
        </w:div>
        <w:div w:id="2122911636">
          <w:marLeft w:val="480"/>
          <w:marRight w:val="0"/>
          <w:marTop w:val="0"/>
          <w:marBottom w:val="0"/>
          <w:divBdr>
            <w:top w:val="none" w:sz="0" w:space="0" w:color="auto"/>
            <w:left w:val="none" w:sz="0" w:space="0" w:color="auto"/>
            <w:bottom w:val="none" w:sz="0" w:space="0" w:color="auto"/>
            <w:right w:val="none" w:sz="0" w:space="0" w:color="auto"/>
          </w:divBdr>
        </w:div>
        <w:div w:id="541406388">
          <w:marLeft w:val="480"/>
          <w:marRight w:val="0"/>
          <w:marTop w:val="0"/>
          <w:marBottom w:val="0"/>
          <w:divBdr>
            <w:top w:val="none" w:sz="0" w:space="0" w:color="auto"/>
            <w:left w:val="none" w:sz="0" w:space="0" w:color="auto"/>
            <w:bottom w:val="none" w:sz="0" w:space="0" w:color="auto"/>
            <w:right w:val="none" w:sz="0" w:space="0" w:color="auto"/>
          </w:divBdr>
        </w:div>
        <w:div w:id="50691418">
          <w:marLeft w:val="480"/>
          <w:marRight w:val="0"/>
          <w:marTop w:val="0"/>
          <w:marBottom w:val="0"/>
          <w:divBdr>
            <w:top w:val="none" w:sz="0" w:space="0" w:color="auto"/>
            <w:left w:val="none" w:sz="0" w:space="0" w:color="auto"/>
            <w:bottom w:val="none" w:sz="0" w:space="0" w:color="auto"/>
            <w:right w:val="none" w:sz="0" w:space="0" w:color="auto"/>
          </w:divBdr>
        </w:div>
        <w:div w:id="238292337">
          <w:marLeft w:val="480"/>
          <w:marRight w:val="0"/>
          <w:marTop w:val="0"/>
          <w:marBottom w:val="0"/>
          <w:divBdr>
            <w:top w:val="none" w:sz="0" w:space="0" w:color="auto"/>
            <w:left w:val="none" w:sz="0" w:space="0" w:color="auto"/>
            <w:bottom w:val="none" w:sz="0" w:space="0" w:color="auto"/>
            <w:right w:val="none" w:sz="0" w:space="0" w:color="auto"/>
          </w:divBdr>
        </w:div>
      </w:divsChild>
    </w:div>
    <w:div w:id="1045445939">
      <w:bodyDiv w:val="1"/>
      <w:marLeft w:val="0"/>
      <w:marRight w:val="0"/>
      <w:marTop w:val="0"/>
      <w:marBottom w:val="0"/>
      <w:divBdr>
        <w:top w:val="none" w:sz="0" w:space="0" w:color="auto"/>
        <w:left w:val="none" w:sz="0" w:space="0" w:color="auto"/>
        <w:bottom w:val="none" w:sz="0" w:space="0" w:color="auto"/>
        <w:right w:val="none" w:sz="0" w:space="0" w:color="auto"/>
      </w:divBdr>
    </w:div>
    <w:div w:id="1045758234">
      <w:bodyDiv w:val="1"/>
      <w:marLeft w:val="0"/>
      <w:marRight w:val="0"/>
      <w:marTop w:val="0"/>
      <w:marBottom w:val="0"/>
      <w:divBdr>
        <w:top w:val="none" w:sz="0" w:space="0" w:color="auto"/>
        <w:left w:val="none" w:sz="0" w:space="0" w:color="auto"/>
        <w:bottom w:val="none" w:sz="0" w:space="0" w:color="auto"/>
        <w:right w:val="none" w:sz="0" w:space="0" w:color="auto"/>
      </w:divBdr>
    </w:div>
    <w:div w:id="1047875483">
      <w:bodyDiv w:val="1"/>
      <w:marLeft w:val="0"/>
      <w:marRight w:val="0"/>
      <w:marTop w:val="0"/>
      <w:marBottom w:val="0"/>
      <w:divBdr>
        <w:top w:val="none" w:sz="0" w:space="0" w:color="auto"/>
        <w:left w:val="none" w:sz="0" w:space="0" w:color="auto"/>
        <w:bottom w:val="none" w:sz="0" w:space="0" w:color="auto"/>
        <w:right w:val="none" w:sz="0" w:space="0" w:color="auto"/>
      </w:divBdr>
      <w:divsChild>
        <w:div w:id="2034106427">
          <w:marLeft w:val="480"/>
          <w:marRight w:val="0"/>
          <w:marTop w:val="0"/>
          <w:marBottom w:val="0"/>
          <w:divBdr>
            <w:top w:val="none" w:sz="0" w:space="0" w:color="auto"/>
            <w:left w:val="none" w:sz="0" w:space="0" w:color="auto"/>
            <w:bottom w:val="none" w:sz="0" w:space="0" w:color="auto"/>
            <w:right w:val="none" w:sz="0" w:space="0" w:color="auto"/>
          </w:divBdr>
        </w:div>
        <w:div w:id="1587108670">
          <w:marLeft w:val="480"/>
          <w:marRight w:val="0"/>
          <w:marTop w:val="0"/>
          <w:marBottom w:val="0"/>
          <w:divBdr>
            <w:top w:val="none" w:sz="0" w:space="0" w:color="auto"/>
            <w:left w:val="none" w:sz="0" w:space="0" w:color="auto"/>
            <w:bottom w:val="none" w:sz="0" w:space="0" w:color="auto"/>
            <w:right w:val="none" w:sz="0" w:space="0" w:color="auto"/>
          </w:divBdr>
        </w:div>
        <w:div w:id="64453883">
          <w:marLeft w:val="480"/>
          <w:marRight w:val="0"/>
          <w:marTop w:val="0"/>
          <w:marBottom w:val="0"/>
          <w:divBdr>
            <w:top w:val="none" w:sz="0" w:space="0" w:color="auto"/>
            <w:left w:val="none" w:sz="0" w:space="0" w:color="auto"/>
            <w:bottom w:val="none" w:sz="0" w:space="0" w:color="auto"/>
            <w:right w:val="none" w:sz="0" w:space="0" w:color="auto"/>
          </w:divBdr>
        </w:div>
        <w:div w:id="1193806920">
          <w:marLeft w:val="480"/>
          <w:marRight w:val="0"/>
          <w:marTop w:val="0"/>
          <w:marBottom w:val="0"/>
          <w:divBdr>
            <w:top w:val="none" w:sz="0" w:space="0" w:color="auto"/>
            <w:left w:val="none" w:sz="0" w:space="0" w:color="auto"/>
            <w:bottom w:val="none" w:sz="0" w:space="0" w:color="auto"/>
            <w:right w:val="none" w:sz="0" w:space="0" w:color="auto"/>
          </w:divBdr>
        </w:div>
        <w:div w:id="1114906158">
          <w:marLeft w:val="480"/>
          <w:marRight w:val="0"/>
          <w:marTop w:val="0"/>
          <w:marBottom w:val="0"/>
          <w:divBdr>
            <w:top w:val="none" w:sz="0" w:space="0" w:color="auto"/>
            <w:left w:val="none" w:sz="0" w:space="0" w:color="auto"/>
            <w:bottom w:val="none" w:sz="0" w:space="0" w:color="auto"/>
            <w:right w:val="none" w:sz="0" w:space="0" w:color="auto"/>
          </w:divBdr>
        </w:div>
        <w:div w:id="1476339974">
          <w:marLeft w:val="480"/>
          <w:marRight w:val="0"/>
          <w:marTop w:val="0"/>
          <w:marBottom w:val="0"/>
          <w:divBdr>
            <w:top w:val="none" w:sz="0" w:space="0" w:color="auto"/>
            <w:left w:val="none" w:sz="0" w:space="0" w:color="auto"/>
            <w:bottom w:val="none" w:sz="0" w:space="0" w:color="auto"/>
            <w:right w:val="none" w:sz="0" w:space="0" w:color="auto"/>
          </w:divBdr>
        </w:div>
        <w:div w:id="1348827331">
          <w:marLeft w:val="480"/>
          <w:marRight w:val="0"/>
          <w:marTop w:val="0"/>
          <w:marBottom w:val="0"/>
          <w:divBdr>
            <w:top w:val="none" w:sz="0" w:space="0" w:color="auto"/>
            <w:left w:val="none" w:sz="0" w:space="0" w:color="auto"/>
            <w:bottom w:val="none" w:sz="0" w:space="0" w:color="auto"/>
            <w:right w:val="none" w:sz="0" w:space="0" w:color="auto"/>
          </w:divBdr>
        </w:div>
        <w:div w:id="220022951">
          <w:marLeft w:val="480"/>
          <w:marRight w:val="0"/>
          <w:marTop w:val="0"/>
          <w:marBottom w:val="0"/>
          <w:divBdr>
            <w:top w:val="none" w:sz="0" w:space="0" w:color="auto"/>
            <w:left w:val="none" w:sz="0" w:space="0" w:color="auto"/>
            <w:bottom w:val="none" w:sz="0" w:space="0" w:color="auto"/>
            <w:right w:val="none" w:sz="0" w:space="0" w:color="auto"/>
          </w:divBdr>
        </w:div>
        <w:div w:id="1484854488">
          <w:marLeft w:val="480"/>
          <w:marRight w:val="0"/>
          <w:marTop w:val="0"/>
          <w:marBottom w:val="0"/>
          <w:divBdr>
            <w:top w:val="none" w:sz="0" w:space="0" w:color="auto"/>
            <w:left w:val="none" w:sz="0" w:space="0" w:color="auto"/>
            <w:bottom w:val="none" w:sz="0" w:space="0" w:color="auto"/>
            <w:right w:val="none" w:sz="0" w:space="0" w:color="auto"/>
          </w:divBdr>
        </w:div>
        <w:div w:id="918946419">
          <w:marLeft w:val="480"/>
          <w:marRight w:val="0"/>
          <w:marTop w:val="0"/>
          <w:marBottom w:val="0"/>
          <w:divBdr>
            <w:top w:val="none" w:sz="0" w:space="0" w:color="auto"/>
            <w:left w:val="none" w:sz="0" w:space="0" w:color="auto"/>
            <w:bottom w:val="none" w:sz="0" w:space="0" w:color="auto"/>
            <w:right w:val="none" w:sz="0" w:space="0" w:color="auto"/>
          </w:divBdr>
        </w:div>
        <w:div w:id="253979314">
          <w:marLeft w:val="480"/>
          <w:marRight w:val="0"/>
          <w:marTop w:val="0"/>
          <w:marBottom w:val="0"/>
          <w:divBdr>
            <w:top w:val="none" w:sz="0" w:space="0" w:color="auto"/>
            <w:left w:val="none" w:sz="0" w:space="0" w:color="auto"/>
            <w:bottom w:val="none" w:sz="0" w:space="0" w:color="auto"/>
            <w:right w:val="none" w:sz="0" w:space="0" w:color="auto"/>
          </w:divBdr>
        </w:div>
        <w:div w:id="1395816406">
          <w:marLeft w:val="480"/>
          <w:marRight w:val="0"/>
          <w:marTop w:val="0"/>
          <w:marBottom w:val="0"/>
          <w:divBdr>
            <w:top w:val="none" w:sz="0" w:space="0" w:color="auto"/>
            <w:left w:val="none" w:sz="0" w:space="0" w:color="auto"/>
            <w:bottom w:val="none" w:sz="0" w:space="0" w:color="auto"/>
            <w:right w:val="none" w:sz="0" w:space="0" w:color="auto"/>
          </w:divBdr>
        </w:div>
        <w:div w:id="1818379114">
          <w:marLeft w:val="480"/>
          <w:marRight w:val="0"/>
          <w:marTop w:val="0"/>
          <w:marBottom w:val="0"/>
          <w:divBdr>
            <w:top w:val="none" w:sz="0" w:space="0" w:color="auto"/>
            <w:left w:val="none" w:sz="0" w:space="0" w:color="auto"/>
            <w:bottom w:val="none" w:sz="0" w:space="0" w:color="auto"/>
            <w:right w:val="none" w:sz="0" w:space="0" w:color="auto"/>
          </w:divBdr>
        </w:div>
        <w:div w:id="1151555577">
          <w:marLeft w:val="480"/>
          <w:marRight w:val="0"/>
          <w:marTop w:val="0"/>
          <w:marBottom w:val="0"/>
          <w:divBdr>
            <w:top w:val="none" w:sz="0" w:space="0" w:color="auto"/>
            <w:left w:val="none" w:sz="0" w:space="0" w:color="auto"/>
            <w:bottom w:val="none" w:sz="0" w:space="0" w:color="auto"/>
            <w:right w:val="none" w:sz="0" w:space="0" w:color="auto"/>
          </w:divBdr>
        </w:div>
        <w:div w:id="284972588">
          <w:marLeft w:val="480"/>
          <w:marRight w:val="0"/>
          <w:marTop w:val="0"/>
          <w:marBottom w:val="0"/>
          <w:divBdr>
            <w:top w:val="none" w:sz="0" w:space="0" w:color="auto"/>
            <w:left w:val="none" w:sz="0" w:space="0" w:color="auto"/>
            <w:bottom w:val="none" w:sz="0" w:space="0" w:color="auto"/>
            <w:right w:val="none" w:sz="0" w:space="0" w:color="auto"/>
          </w:divBdr>
        </w:div>
        <w:div w:id="2033411815">
          <w:marLeft w:val="480"/>
          <w:marRight w:val="0"/>
          <w:marTop w:val="0"/>
          <w:marBottom w:val="0"/>
          <w:divBdr>
            <w:top w:val="none" w:sz="0" w:space="0" w:color="auto"/>
            <w:left w:val="none" w:sz="0" w:space="0" w:color="auto"/>
            <w:bottom w:val="none" w:sz="0" w:space="0" w:color="auto"/>
            <w:right w:val="none" w:sz="0" w:space="0" w:color="auto"/>
          </w:divBdr>
        </w:div>
        <w:div w:id="1363435557">
          <w:marLeft w:val="480"/>
          <w:marRight w:val="0"/>
          <w:marTop w:val="0"/>
          <w:marBottom w:val="0"/>
          <w:divBdr>
            <w:top w:val="none" w:sz="0" w:space="0" w:color="auto"/>
            <w:left w:val="none" w:sz="0" w:space="0" w:color="auto"/>
            <w:bottom w:val="none" w:sz="0" w:space="0" w:color="auto"/>
            <w:right w:val="none" w:sz="0" w:space="0" w:color="auto"/>
          </w:divBdr>
        </w:div>
        <w:div w:id="184245770">
          <w:marLeft w:val="480"/>
          <w:marRight w:val="0"/>
          <w:marTop w:val="0"/>
          <w:marBottom w:val="0"/>
          <w:divBdr>
            <w:top w:val="none" w:sz="0" w:space="0" w:color="auto"/>
            <w:left w:val="none" w:sz="0" w:space="0" w:color="auto"/>
            <w:bottom w:val="none" w:sz="0" w:space="0" w:color="auto"/>
            <w:right w:val="none" w:sz="0" w:space="0" w:color="auto"/>
          </w:divBdr>
        </w:div>
        <w:div w:id="1100026500">
          <w:marLeft w:val="480"/>
          <w:marRight w:val="0"/>
          <w:marTop w:val="0"/>
          <w:marBottom w:val="0"/>
          <w:divBdr>
            <w:top w:val="none" w:sz="0" w:space="0" w:color="auto"/>
            <w:left w:val="none" w:sz="0" w:space="0" w:color="auto"/>
            <w:bottom w:val="none" w:sz="0" w:space="0" w:color="auto"/>
            <w:right w:val="none" w:sz="0" w:space="0" w:color="auto"/>
          </w:divBdr>
        </w:div>
        <w:div w:id="1576281400">
          <w:marLeft w:val="480"/>
          <w:marRight w:val="0"/>
          <w:marTop w:val="0"/>
          <w:marBottom w:val="0"/>
          <w:divBdr>
            <w:top w:val="none" w:sz="0" w:space="0" w:color="auto"/>
            <w:left w:val="none" w:sz="0" w:space="0" w:color="auto"/>
            <w:bottom w:val="none" w:sz="0" w:space="0" w:color="auto"/>
            <w:right w:val="none" w:sz="0" w:space="0" w:color="auto"/>
          </w:divBdr>
        </w:div>
        <w:div w:id="1846705956">
          <w:marLeft w:val="480"/>
          <w:marRight w:val="0"/>
          <w:marTop w:val="0"/>
          <w:marBottom w:val="0"/>
          <w:divBdr>
            <w:top w:val="none" w:sz="0" w:space="0" w:color="auto"/>
            <w:left w:val="none" w:sz="0" w:space="0" w:color="auto"/>
            <w:bottom w:val="none" w:sz="0" w:space="0" w:color="auto"/>
            <w:right w:val="none" w:sz="0" w:space="0" w:color="auto"/>
          </w:divBdr>
        </w:div>
        <w:div w:id="1169056057">
          <w:marLeft w:val="480"/>
          <w:marRight w:val="0"/>
          <w:marTop w:val="0"/>
          <w:marBottom w:val="0"/>
          <w:divBdr>
            <w:top w:val="none" w:sz="0" w:space="0" w:color="auto"/>
            <w:left w:val="none" w:sz="0" w:space="0" w:color="auto"/>
            <w:bottom w:val="none" w:sz="0" w:space="0" w:color="auto"/>
            <w:right w:val="none" w:sz="0" w:space="0" w:color="auto"/>
          </w:divBdr>
        </w:div>
        <w:div w:id="1757632241">
          <w:marLeft w:val="480"/>
          <w:marRight w:val="0"/>
          <w:marTop w:val="0"/>
          <w:marBottom w:val="0"/>
          <w:divBdr>
            <w:top w:val="none" w:sz="0" w:space="0" w:color="auto"/>
            <w:left w:val="none" w:sz="0" w:space="0" w:color="auto"/>
            <w:bottom w:val="none" w:sz="0" w:space="0" w:color="auto"/>
            <w:right w:val="none" w:sz="0" w:space="0" w:color="auto"/>
          </w:divBdr>
        </w:div>
        <w:div w:id="1813668218">
          <w:marLeft w:val="480"/>
          <w:marRight w:val="0"/>
          <w:marTop w:val="0"/>
          <w:marBottom w:val="0"/>
          <w:divBdr>
            <w:top w:val="none" w:sz="0" w:space="0" w:color="auto"/>
            <w:left w:val="none" w:sz="0" w:space="0" w:color="auto"/>
            <w:bottom w:val="none" w:sz="0" w:space="0" w:color="auto"/>
            <w:right w:val="none" w:sz="0" w:space="0" w:color="auto"/>
          </w:divBdr>
        </w:div>
        <w:div w:id="414087159">
          <w:marLeft w:val="480"/>
          <w:marRight w:val="0"/>
          <w:marTop w:val="0"/>
          <w:marBottom w:val="0"/>
          <w:divBdr>
            <w:top w:val="none" w:sz="0" w:space="0" w:color="auto"/>
            <w:left w:val="none" w:sz="0" w:space="0" w:color="auto"/>
            <w:bottom w:val="none" w:sz="0" w:space="0" w:color="auto"/>
            <w:right w:val="none" w:sz="0" w:space="0" w:color="auto"/>
          </w:divBdr>
        </w:div>
        <w:div w:id="1700011109">
          <w:marLeft w:val="480"/>
          <w:marRight w:val="0"/>
          <w:marTop w:val="0"/>
          <w:marBottom w:val="0"/>
          <w:divBdr>
            <w:top w:val="none" w:sz="0" w:space="0" w:color="auto"/>
            <w:left w:val="none" w:sz="0" w:space="0" w:color="auto"/>
            <w:bottom w:val="none" w:sz="0" w:space="0" w:color="auto"/>
            <w:right w:val="none" w:sz="0" w:space="0" w:color="auto"/>
          </w:divBdr>
        </w:div>
        <w:div w:id="1593322713">
          <w:marLeft w:val="480"/>
          <w:marRight w:val="0"/>
          <w:marTop w:val="0"/>
          <w:marBottom w:val="0"/>
          <w:divBdr>
            <w:top w:val="none" w:sz="0" w:space="0" w:color="auto"/>
            <w:left w:val="none" w:sz="0" w:space="0" w:color="auto"/>
            <w:bottom w:val="none" w:sz="0" w:space="0" w:color="auto"/>
            <w:right w:val="none" w:sz="0" w:space="0" w:color="auto"/>
          </w:divBdr>
        </w:div>
        <w:div w:id="356393035">
          <w:marLeft w:val="480"/>
          <w:marRight w:val="0"/>
          <w:marTop w:val="0"/>
          <w:marBottom w:val="0"/>
          <w:divBdr>
            <w:top w:val="none" w:sz="0" w:space="0" w:color="auto"/>
            <w:left w:val="none" w:sz="0" w:space="0" w:color="auto"/>
            <w:bottom w:val="none" w:sz="0" w:space="0" w:color="auto"/>
            <w:right w:val="none" w:sz="0" w:space="0" w:color="auto"/>
          </w:divBdr>
        </w:div>
        <w:div w:id="1550192632">
          <w:marLeft w:val="480"/>
          <w:marRight w:val="0"/>
          <w:marTop w:val="0"/>
          <w:marBottom w:val="0"/>
          <w:divBdr>
            <w:top w:val="none" w:sz="0" w:space="0" w:color="auto"/>
            <w:left w:val="none" w:sz="0" w:space="0" w:color="auto"/>
            <w:bottom w:val="none" w:sz="0" w:space="0" w:color="auto"/>
            <w:right w:val="none" w:sz="0" w:space="0" w:color="auto"/>
          </w:divBdr>
        </w:div>
        <w:div w:id="409884750">
          <w:marLeft w:val="480"/>
          <w:marRight w:val="0"/>
          <w:marTop w:val="0"/>
          <w:marBottom w:val="0"/>
          <w:divBdr>
            <w:top w:val="none" w:sz="0" w:space="0" w:color="auto"/>
            <w:left w:val="none" w:sz="0" w:space="0" w:color="auto"/>
            <w:bottom w:val="none" w:sz="0" w:space="0" w:color="auto"/>
            <w:right w:val="none" w:sz="0" w:space="0" w:color="auto"/>
          </w:divBdr>
        </w:div>
        <w:div w:id="1565338019">
          <w:marLeft w:val="480"/>
          <w:marRight w:val="0"/>
          <w:marTop w:val="0"/>
          <w:marBottom w:val="0"/>
          <w:divBdr>
            <w:top w:val="none" w:sz="0" w:space="0" w:color="auto"/>
            <w:left w:val="none" w:sz="0" w:space="0" w:color="auto"/>
            <w:bottom w:val="none" w:sz="0" w:space="0" w:color="auto"/>
            <w:right w:val="none" w:sz="0" w:space="0" w:color="auto"/>
          </w:divBdr>
        </w:div>
        <w:div w:id="1545405644">
          <w:marLeft w:val="480"/>
          <w:marRight w:val="0"/>
          <w:marTop w:val="0"/>
          <w:marBottom w:val="0"/>
          <w:divBdr>
            <w:top w:val="none" w:sz="0" w:space="0" w:color="auto"/>
            <w:left w:val="none" w:sz="0" w:space="0" w:color="auto"/>
            <w:bottom w:val="none" w:sz="0" w:space="0" w:color="auto"/>
            <w:right w:val="none" w:sz="0" w:space="0" w:color="auto"/>
          </w:divBdr>
        </w:div>
        <w:div w:id="176118356">
          <w:marLeft w:val="480"/>
          <w:marRight w:val="0"/>
          <w:marTop w:val="0"/>
          <w:marBottom w:val="0"/>
          <w:divBdr>
            <w:top w:val="none" w:sz="0" w:space="0" w:color="auto"/>
            <w:left w:val="none" w:sz="0" w:space="0" w:color="auto"/>
            <w:bottom w:val="none" w:sz="0" w:space="0" w:color="auto"/>
            <w:right w:val="none" w:sz="0" w:space="0" w:color="auto"/>
          </w:divBdr>
        </w:div>
        <w:div w:id="1838692271">
          <w:marLeft w:val="480"/>
          <w:marRight w:val="0"/>
          <w:marTop w:val="0"/>
          <w:marBottom w:val="0"/>
          <w:divBdr>
            <w:top w:val="none" w:sz="0" w:space="0" w:color="auto"/>
            <w:left w:val="none" w:sz="0" w:space="0" w:color="auto"/>
            <w:bottom w:val="none" w:sz="0" w:space="0" w:color="auto"/>
            <w:right w:val="none" w:sz="0" w:space="0" w:color="auto"/>
          </w:divBdr>
        </w:div>
        <w:div w:id="1586719943">
          <w:marLeft w:val="480"/>
          <w:marRight w:val="0"/>
          <w:marTop w:val="0"/>
          <w:marBottom w:val="0"/>
          <w:divBdr>
            <w:top w:val="none" w:sz="0" w:space="0" w:color="auto"/>
            <w:left w:val="none" w:sz="0" w:space="0" w:color="auto"/>
            <w:bottom w:val="none" w:sz="0" w:space="0" w:color="auto"/>
            <w:right w:val="none" w:sz="0" w:space="0" w:color="auto"/>
          </w:divBdr>
        </w:div>
        <w:div w:id="915289324">
          <w:marLeft w:val="480"/>
          <w:marRight w:val="0"/>
          <w:marTop w:val="0"/>
          <w:marBottom w:val="0"/>
          <w:divBdr>
            <w:top w:val="none" w:sz="0" w:space="0" w:color="auto"/>
            <w:left w:val="none" w:sz="0" w:space="0" w:color="auto"/>
            <w:bottom w:val="none" w:sz="0" w:space="0" w:color="auto"/>
            <w:right w:val="none" w:sz="0" w:space="0" w:color="auto"/>
          </w:divBdr>
        </w:div>
        <w:div w:id="1199275993">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 w:id="1202593919">
          <w:marLeft w:val="480"/>
          <w:marRight w:val="0"/>
          <w:marTop w:val="0"/>
          <w:marBottom w:val="0"/>
          <w:divBdr>
            <w:top w:val="none" w:sz="0" w:space="0" w:color="auto"/>
            <w:left w:val="none" w:sz="0" w:space="0" w:color="auto"/>
            <w:bottom w:val="none" w:sz="0" w:space="0" w:color="auto"/>
            <w:right w:val="none" w:sz="0" w:space="0" w:color="auto"/>
          </w:divBdr>
        </w:div>
        <w:div w:id="1116020731">
          <w:marLeft w:val="480"/>
          <w:marRight w:val="0"/>
          <w:marTop w:val="0"/>
          <w:marBottom w:val="0"/>
          <w:divBdr>
            <w:top w:val="none" w:sz="0" w:space="0" w:color="auto"/>
            <w:left w:val="none" w:sz="0" w:space="0" w:color="auto"/>
            <w:bottom w:val="none" w:sz="0" w:space="0" w:color="auto"/>
            <w:right w:val="none" w:sz="0" w:space="0" w:color="auto"/>
          </w:divBdr>
        </w:div>
        <w:div w:id="2129080358">
          <w:marLeft w:val="480"/>
          <w:marRight w:val="0"/>
          <w:marTop w:val="0"/>
          <w:marBottom w:val="0"/>
          <w:divBdr>
            <w:top w:val="none" w:sz="0" w:space="0" w:color="auto"/>
            <w:left w:val="none" w:sz="0" w:space="0" w:color="auto"/>
            <w:bottom w:val="none" w:sz="0" w:space="0" w:color="auto"/>
            <w:right w:val="none" w:sz="0" w:space="0" w:color="auto"/>
          </w:divBdr>
        </w:div>
        <w:div w:id="1063212580">
          <w:marLeft w:val="480"/>
          <w:marRight w:val="0"/>
          <w:marTop w:val="0"/>
          <w:marBottom w:val="0"/>
          <w:divBdr>
            <w:top w:val="none" w:sz="0" w:space="0" w:color="auto"/>
            <w:left w:val="none" w:sz="0" w:space="0" w:color="auto"/>
            <w:bottom w:val="none" w:sz="0" w:space="0" w:color="auto"/>
            <w:right w:val="none" w:sz="0" w:space="0" w:color="auto"/>
          </w:divBdr>
        </w:div>
        <w:div w:id="933633231">
          <w:marLeft w:val="480"/>
          <w:marRight w:val="0"/>
          <w:marTop w:val="0"/>
          <w:marBottom w:val="0"/>
          <w:divBdr>
            <w:top w:val="none" w:sz="0" w:space="0" w:color="auto"/>
            <w:left w:val="none" w:sz="0" w:space="0" w:color="auto"/>
            <w:bottom w:val="none" w:sz="0" w:space="0" w:color="auto"/>
            <w:right w:val="none" w:sz="0" w:space="0" w:color="auto"/>
          </w:divBdr>
        </w:div>
        <w:div w:id="1317224504">
          <w:marLeft w:val="480"/>
          <w:marRight w:val="0"/>
          <w:marTop w:val="0"/>
          <w:marBottom w:val="0"/>
          <w:divBdr>
            <w:top w:val="none" w:sz="0" w:space="0" w:color="auto"/>
            <w:left w:val="none" w:sz="0" w:space="0" w:color="auto"/>
            <w:bottom w:val="none" w:sz="0" w:space="0" w:color="auto"/>
            <w:right w:val="none" w:sz="0" w:space="0" w:color="auto"/>
          </w:divBdr>
        </w:div>
        <w:div w:id="877552166">
          <w:marLeft w:val="480"/>
          <w:marRight w:val="0"/>
          <w:marTop w:val="0"/>
          <w:marBottom w:val="0"/>
          <w:divBdr>
            <w:top w:val="none" w:sz="0" w:space="0" w:color="auto"/>
            <w:left w:val="none" w:sz="0" w:space="0" w:color="auto"/>
            <w:bottom w:val="none" w:sz="0" w:space="0" w:color="auto"/>
            <w:right w:val="none" w:sz="0" w:space="0" w:color="auto"/>
          </w:divBdr>
        </w:div>
        <w:div w:id="15549883">
          <w:marLeft w:val="480"/>
          <w:marRight w:val="0"/>
          <w:marTop w:val="0"/>
          <w:marBottom w:val="0"/>
          <w:divBdr>
            <w:top w:val="none" w:sz="0" w:space="0" w:color="auto"/>
            <w:left w:val="none" w:sz="0" w:space="0" w:color="auto"/>
            <w:bottom w:val="none" w:sz="0" w:space="0" w:color="auto"/>
            <w:right w:val="none" w:sz="0" w:space="0" w:color="auto"/>
          </w:divBdr>
        </w:div>
        <w:div w:id="571080749">
          <w:marLeft w:val="480"/>
          <w:marRight w:val="0"/>
          <w:marTop w:val="0"/>
          <w:marBottom w:val="0"/>
          <w:divBdr>
            <w:top w:val="none" w:sz="0" w:space="0" w:color="auto"/>
            <w:left w:val="none" w:sz="0" w:space="0" w:color="auto"/>
            <w:bottom w:val="none" w:sz="0" w:space="0" w:color="auto"/>
            <w:right w:val="none" w:sz="0" w:space="0" w:color="auto"/>
          </w:divBdr>
        </w:div>
        <w:div w:id="1115948008">
          <w:marLeft w:val="480"/>
          <w:marRight w:val="0"/>
          <w:marTop w:val="0"/>
          <w:marBottom w:val="0"/>
          <w:divBdr>
            <w:top w:val="none" w:sz="0" w:space="0" w:color="auto"/>
            <w:left w:val="none" w:sz="0" w:space="0" w:color="auto"/>
            <w:bottom w:val="none" w:sz="0" w:space="0" w:color="auto"/>
            <w:right w:val="none" w:sz="0" w:space="0" w:color="auto"/>
          </w:divBdr>
        </w:div>
        <w:div w:id="1739549537">
          <w:marLeft w:val="480"/>
          <w:marRight w:val="0"/>
          <w:marTop w:val="0"/>
          <w:marBottom w:val="0"/>
          <w:divBdr>
            <w:top w:val="none" w:sz="0" w:space="0" w:color="auto"/>
            <w:left w:val="none" w:sz="0" w:space="0" w:color="auto"/>
            <w:bottom w:val="none" w:sz="0" w:space="0" w:color="auto"/>
            <w:right w:val="none" w:sz="0" w:space="0" w:color="auto"/>
          </w:divBdr>
        </w:div>
        <w:div w:id="538906123">
          <w:marLeft w:val="480"/>
          <w:marRight w:val="0"/>
          <w:marTop w:val="0"/>
          <w:marBottom w:val="0"/>
          <w:divBdr>
            <w:top w:val="none" w:sz="0" w:space="0" w:color="auto"/>
            <w:left w:val="none" w:sz="0" w:space="0" w:color="auto"/>
            <w:bottom w:val="none" w:sz="0" w:space="0" w:color="auto"/>
            <w:right w:val="none" w:sz="0" w:space="0" w:color="auto"/>
          </w:divBdr>
        </w:div>
      </w:divsChild>
    </w:div>
    <w:div w:id="1056975568">
      <w:bodyDiv w:val="1"/>
      <w:marLeft w:val="0"/>
      <w:marRight w:val="0"/>
      <w:marTop w:val="0"/>
      <w:marBottom w:val="0"/>
      <w:divBdr>
        <w:top w:val="none" w:sz="0" w:space="0" w:color="auto"/>
        <w:left w:val="none" w:sz="0" w:space="0" w:color="auto"/>
        <w:bottom w:val="none" w:sz="0" w:space="0" w:color="auto"/>
        <w:right w:val="none" w:sz="0" w:space="0" w:color="auto"/>
      </w:divBdr>
    </w:div>
    <w:div w:id="1064254501">
      <w:bodyDiv w:val="1"/>
      <w:marLeft w:val="0"/>
      <w:marRight w:val="0"/>
      <w:marTop w:val="0"/>
      <w:marBottom w:val="0"/>
      <w:divBdr>
        <w:top w:val="none" w:sz="0" w:space="0" w:color="auto"/>
        <w:left w:val="none" w:sz="0" w:space="0" w:color="auto"/>
        <w:bottom w:val="none" w:sz="0" w:space="0" w:color="auto"/>
        <w:right w:val="none" w:sz="0" w:space="0" w:color="auto"/>
      </w:divBdr>
      <w:divsChild>
        <w:div w:id="417824658">
          <w:marLeft w:val="480"/>
          <w:marRight w:val="0"/>
          <w:marTop w:val="0"/>
          <w:marBottom w:val="0"/>
          <w:divBdr>
            <w:top w:val="none" w:sz="0" w:space="0" w:color="auto"/>
            <w:left w:val="none" w:sz="0" w:space="0" w:color="auto"/>
            <w:bottom w:val="none" w:sz="0" w:space="0" w:color="auto"/>
            <w:right w:val="none" w:sz="0" w:space="0" w:color="auto"/>
          </w:divBdr>
        </w:div>
        <w:div w:id="829099616">
          <w:marLeft w:val="480"/>
          <w:marRight w:val="0"/>
          <w:marTop w:val="0"/>
          <w:marBottom w:val="0"/>
          <w:divBdr>
            <w:top w:val="none" w:sz="0" w:space="0" w:color="auto"/>
            <w:left w:val="none" w:sz="0" w:space="0" w:color="auto"/>
            <w:bottom w:val="none" w:sz="0" w:space="0" w:color="auto"/>
            <w:right w:val="none" w:sz="0" w:space="0" w:color="auto"/>
          </w:divBdr>
        </w:div>
        <w:div w:id="2026590661">
          <w:marLeft w:val="480"/>
          <w:marRight w:val="0"/>
          <w:marTop w:val="0"/>
          <w:marBottom w:val="0"/>
          <w:divBdr>
            <w:top w:val="none" w:sz="0" w:space="0" w:color="auto"/>
            <w:left w:val="none" w:sz="0" w:space="0" w:color="auto"/>
            <w:bottom w:val="none" w:sz="0" w:space="0" w:color="auto"/>
            <w:right w:val="none" w:sz="0" w:space="0" w:color="auto"/>
          </w:divBdr>
        </w:div>
        <w:div w:id="362293580">
          <w:marLeft w:val="480"/>
          <w:marRight w:val="0"/>
          <w:marTop w:val="0"/>
          <w:marBottom w:val="0"/>
          <w:divBdr>
            <w:top w:val="none" w:sz="0" w:space="0" w:color="auto"/>
            <w:left w:val="none" w:sz="0" w:space="0" w:color="auto"/>
            <w:bottom w:val="none" w:sz="0" w:space="0" w:color="auto"/>
            <w:right w:val="none" w:sz="0" w:space="0" w:color="auto"/>
          </w:divBdr>
        </w:div>
        <w:div w:id="1781099860">
          <w:marLeft w:val="480"/>
          <w:marRight w:val="0"/>
          <w:marTop w:val="0"/>
          <w:marBottom w:val="0"/>
          <w:divBdr>
            <w:top w:val="none" w:sz="0" w:space="0" w:color="auto"/>
            <w:left w:val="none" w:sz="0" w:space="0" w:color="auto"/>
            <w:bottom w:val="none" w:sz="0" w:space="0" w:color="auto"/>
            <w:right w:val="none" w:sz="0" w:space="0" w:color="auto"/>
          </w:divBdr>
        </w:div>
        <w:div w:id="1318454424">
          <w:marLeft w:val="480"/>
          <w:marRight w:val="0"/>
          <w:marTop w:val="0"/>
          <w:marBottom w:val="0"/>
          <w:divBdr>
            <w:top w:val="none" w:sz="0" w:space="0" w:color="auto"/>
            <w:left w:val="none" w:sz="0" w:space="0" w:color="auto"/>
            <w:bottom w:val="none" w:sz="0" w:space="0" w:color="auto"/>
            <w:right w:val="none" w:sz="0" w:space="0" w:color="auto"/>
          </w:divBdr>
        </w:div>
        <w:div w:id="1245842187">
          <w:marLeft w:val="480"/>
          <w:marRight w:val="0"/>
          <w:marTop w:val="0"/>
          <w:marBottom w:val="0"/>
          <w:divBdr>
            <w:top w:val="none" w:sz="0" w:space="0" w:color="auto"/>
            <w:left w:val="none" w:sz="0" w:space="0" w:color="auto"/>
            <w:bottom w:val="none" w:sz="0" w:space="0" w:color="auto"/>
            <w:right w:val="none" w:sz="0" w:space="0" w:color="auto"/>
          </w:divBdr>
        </w:div>
        <w:div w:id="774060662">
          <w:marLeft w:val="480"/>
          <w:marRight w:val="0"/>
          <w:marTop w:val="0"/>
          <w:marBottom w:val="0"/>
          <w:divBdr>
            <w:top w:val="none" w:sz="0" w:space="0" w:color="auto"/>
            <w:left w:val="none" w:sz="0" w:space="0" w:color="auto"/>
            <w:bottom w:val="none" w:sz="0" w:space="0" w:color="auto"/>
            <w:right w:val="none" w:sz="0" w:space="0" w:color="auto"/>
          </w:divBdr>
        </w:div>
        <w:div w:id="1223902173">
          <w:marLeft w:val="480"/>
          <w:marRight w:val="0"/>
          <w:marTop w:val="0"/>
          <w:marBottom w:val="0"/>
          <w:divBdr>
            <w:top w:val="none" w:sz="0" w:space="0" w:color="auto"/>
            <w:left w:val="none" w:sz="0" w:space="0" w:color="auto"/>
            <w:bottom w:val="none" w:sz="0" w:space="0" w:color="auto"/>
            <w:right w:val="none" w:sz="0" w:space="0" w:color="auto"/>
          </w:divBdr>
        </w:div>
        <w:div w:id="214392001">
          <w:marLeft w:val="480"/>
          <w:marRight w:val="0"/>
          <w:marTop w:val="0"/>
          <w:marBottom w:val="0"/>
          <w:divBdr>
            <w:top w:val="none" w:sz="0" w:space="0" w:color="auto"/>
            <w:left w:val="none" w:sz="0" w:space="0" w:color="auto"/>
            <w:bottom w:val="none" w:sz="0" w:space="0" w:color="auto"/>
            <w:right w:val="none" w:sz="0" w:space="0" w:color="auto"/>
          </w:divBdr>
        </w:div>
        <w:div w:id="1768845064">
          <w:marLeft w:val="480"/>
          <w:marRight w:val="0"/>
          <w:marTop w:val="0"/>
          <w:marBottom w:val="0"/>
          <w:divBdr>
            <w:top w:val="none" w:sz="0" w:space="0" w:color="auto"/>
            <w:left w:val="none" w:sz="0" w:space="0" w:color="auto"/>
            <w:bottom w:val="none" w:sz="0" w:space="0" w:color="auto"/>
            <w:right w:val="none" w:sz="0" w:space="0" w:color="auto"/>
          </w:divBdr>
        </w:div>
        <w:div w:id="471026289">
          <w:marLeft w:val="480"/>
          <w:marRight w:val="0"/>
          <w:marTop w:val="0"/>
          <w:marBottom w:val="0"/>
          <w:divBdr>
            <w:top w:val="none" w:sz="0" w:space="0" w:color="auto"/>
            <w:left w:val="none" w:sz="0" w:space="0" w:color="auto"/>
            <w:bottom w:val="none" w:sz="0" w:space="0" w:color="auto"/>
            <w:right w:val="none" w:sz="0" w:space="0" w:color="auto"/>
          </w:divBdr>
        </w:div>
        <w:div w:id="2020156724">
          <w:marLeft w:val="480"/>
          <w:marRight w:val="0"/>
          <w:marTop w:val="0"/>
          <w:marBottom w:val="0"/>
          <w:divBdr>
            <w:top w:val="none" w:sz="0" w:space="0" w:color="auto"/>
            <w:left w:val="none" w:sz="0" w:space="0" w:color="auto"/>
            <w:bottom w:val="none" w:sz="0" w:space="0" w:color="auto"/>
            <w:right w:val="none" w:sz="0" w:space="0" w:color="auto"/>
          </w:divBdr>
        </w:div>
        <w:div w:id="1585187912">
          <w:marLeft w:val="480"/>
          <w:marRight w:val="0"/>
          <w:marTop w:val="0"/>
          <w:marBottom w:val="0"/>
          <w:divBdr>
            <w:top w:val="none" w:sz="0" w:space="0" w:color="auto"/>
            <w:left w:val="none" w:sz="0" w:space="0" w:color="auto"/>
            <w:bottom w:val="none" w:sz="0" w:space="0" w:color="auto"/>
            <w:right w:val="none" w:sz="0" w:space="0" w:color="auto"/>
          </w:divBdr>
        </w:div>
        <w:div w:id="790323464">
          <w:marLeft w:val="480"/>
          <w:marRight w:val="0"/>
          <w:marTop w:val="0"/>
          <w:marBottom w:val="0"/>
          <w:divBdr>
            <w:top w:val="none" w:sz="0" w:space="0" w:color="auto"/>
            <w:left w:val="none" w:sz="0" w:space="0" w:color="auto"/>
            <w:bottom w:val="none" w:sz="0" w:space="0" w:color="auto"/>
            <w:right w:val="none" w:sz="0" w:space="0" w:color="auto"/>
          </w:divBdr>
        </w:div>
        <w:div w:id="256406898">
          <w:marLeft w:val="480"/>
          <w:marRight w:val="0"/>
          <w:marTop w:val="0"/>
          <w:marBottom w:val="0"/>
          <w:divBdr>
            <w:top w:val="none" w:sz="0" w:space="0" w:color="auto"/>
            <w:left w:val="none" w:sz="0" w:space="0" w:color="auto"/>
            <w:bottom w:val="none" w:sz="0" w:space="0" w:color="auto"/>
            <w:right w:val="none" w:sz="0" w:space="0" w:color="auto"/>
          </w:divBdr>
        </w:div>
        <w:div w:id="1068309440">
          <w:marLeft w:val="480"/>
          <w:marRight w:val="0"/>
          <w:marTop w:val="0"/>
          <w:marBottom w:val="0"/>
          <w:divBdr>
            <w:top w:val="none" w:sz="0" w:space="0" w:color="auto"/>
            <w:left w:val="none" w:sz="0" w:space="0" w:color="auto"/>
            <w:bottom w:val="none" w:sz="0" w:space="0" w:color="auto"/>
            <w:right w:val="none" w:sz="0" w:space="0" w:color="auto"/>
          </w:divBdr>
        </w:div>
        <w:div w:id="637417818">
          <w:marLeft w:val="480"/>
          <w:marRight w:val="0"/>
          <w:marTop w:val="0"/>
          <w:marBottom w:val="0"/>
          <w:divBdr>
            <w:top w:val="none" w:sz="0" w:space="0" w:color="auto"/>
            <w:left w:val="none" w:sz="0" w:space="0" w:color="auto"/>
            <w:bottom w:val="none" w:sz="0" w:space="0" w:color="auto"/>
            <w:right w:val="none" w:sz="0" w:space="0" w:color="auto"/>
          </w:divBdr>
        </w:div>
        <w:div w:id="1227179153">
          <w:marLeft w:val="480"/>
          <w:marRight w:val="0"/>
          <w:marTop w:val="0"/>
          <w:marBottom w:val="0"/>
          <w:divBdr>
            <w:top w:val="none" w:sz="0" w:space="0" w:color="auto"/>
            <w:left w:val="none" w:sz="0" w:space="0" w:color="auto"/>
            <w:bottom w:val="none" w:sz="0" w:space="0" w:color="auto"/>
            <w:right w:val="none" w:sz="0" w:space="0" w:color="auto"/>
          </w:divBdr>
        </w:div>
        <w:div w:id="309556780">
          <w:marLeft w:val="480"/>
          <w:marRight w:val="0"/>
          <w:marTop w:val="0"/>
          <w:marBottom w:val="0"/>
          <w:divBdr>
            <w:top w:val="none" w:sz="0" w:space="0" w:color="auto"/>
            <w:left w:val="none" w:sz="0" w:space="0" w:color="auto"/>
            <w:bottom w:val="none" w:sz="0" w:space="0" w:color="auto"/>
            <w:right w:val="none" w:sz="0" w:space="0" w:color="auto"/>
          </w:divBdr>
        </w:div>
        <w:div w:id="691226760">
          <w:marLeft w:val="480"/>
          <w:marRight w:val="0"/>
          <w:marTop w:val="0"/>
          <w:marBottom w:val="0"/>
          <w:divBdr>
            <w:top w:val="none" w:sz="0" w:space="0" w:color="auto"/>
            <w:left w:val="none" w:sz="0" w:space="0" w:color="auto"/>
            <w:bottom w:val="none" w:sz="0" w:space="0" w:color="auto"/>
            <w:right w:val="none" w:sz="0" w:space="0" w:color="auto"/>
          </w:divBdr>
        </w:div>
        <w:div w:id="523637733">
          <w:marLeft w:val="480"/>
          <w:marRight w:val="0"/>
          <w:marTop w:val="0"/>
          <w:marBottom w:val="0"/>
          <w:divBdr>
            <w:top w:val="none" w:sz="0" w:space="0" w:color="auto"/>
            <w:left w:val="none" w:sz="0" w:space="0" w:color="auto"/>
            <w:bottom w:val="none" w:sz="0" w:space="0" w:color="auto"/>
            <w:right w:val="none" w:sz="0" w:space="0" w:color="auto"/>
          </w:divBdr>
        </w:div>
        <w:div w:id="1325545863">
          <w:marLeft w:val="480"/>
          <w:marRight w:val="0"/>
          <w:marTop w:val="0"/>
          <w:marBottom w:val="0"/>
          <w:divBdr>
            <w:top w:val="none" w:sz="0" w:space="0" w:color="auto"/>
            <w:left w:val="none" w:sz="0" w:space="0" w:color="auto"/>
            <w:bottom w:val="none" w:sz="0" w:space="0" w:color="auto"/>
            <w:right w:val="none" w:sz="0" w:space="0" w:color="auto"/>
          </w:divBdr>
        </w:div>
        <w:div w:id="2065373898">
          <w:marLeft w:val="480"/>
          <w:marRight w:val="0"/>
          <w:marTop w:val="0"/>
          <w:marBottom w:val="0"/>
          <w:divBdr>
            <w:top w:val="none" w:sz="0" w:space="0" w:color="auto"/>
            <w:left w:val="none" w:sz="0" w:space="0" w:color="auto"/>
            <w:bottom w:val="none" w:sz="0" w:space="0" w:color="auto"/>
            <w:right w:val="none" w:sz="0" w:space="0" w:color="auto"/>
          </w:divBdr>
        </w:div>
        <w:div w:id="1470198273">
          <w:marLeft w:val="480"/>
          <w:marRight w:val="0"/>
          <w:marTop w:val="0"/>
          <w:marBottom w:val="0"/>
          <w:divBdr>
            <w:top w:val="none" w:sz="0" w:space="0" w:color="auto"/>
            <w:left w:val="none" w:sz="0" w:space="0" w:color="auto"/>
            <w:bottom w:val="none" w:sz="0" w:space="0" w:color="auto"/>
            <w:right w:val="none" w:sz="0" w:space="0" w:color="auto"/>
          </w:divBdr>
        </w:div>
        <w:div w:id="1084490779">
          <w:marLeft w:val="480"/>
          <w:marRight w:val="0"/>
          <w:marTop w:val="0"/>
          <w:marBottom w:val="0"/>
          <w:divBdr>
            <w:top w:val="none" w:sz="0" w:space="0" w:color="auto"/>
            <w:left w:val="none" w:sz="0" w:space="0" w:color="auto"/>
            <w:bottom w:val="none" w:sz="0" w:space="0" w:color="auto"/>
            <w:right w:val="none" w:sz="0" w:space="0" w:color="auto"/>
          </w:divBdr>
        </w:div>
        <w:div w:id="2011372120">
          <w:marLeft w:val="480"/>
          <w:marRight w:val="0"/>
          <w:marTop w:val="0"/>
          <w:marBottom w:val="0"/>
          <w:divBdr>
            <w:top w:val="none" w:sz="0" w:space="0" w:color="auto"/>
            <w:left w:val="none" w:sz="0" w:space="0" w:color="auto"/>
            <w:bottom w:val="none" w:sz="0" w:space="0" w:color="auto"/>
            <w:right w:val="none" w:sz="0" w:space="0" w:color="auto"/>
          </w:divBdr>
        </w:div>
        <w:div w:id="1153837814">
          <w:marLeft w:val="480"/>
          <w:marRight w:val="0"/>
          <w:marTop w:val="0"/>
          <w:marBottom w:val="0"/>
          <w:divBdr>
            <w:top w:val="none" w:sz="0" w:space="0" w:color="auto"/>
            <w:left w:val="none" w:sz="0" w:space="0" w:color="auto"/>
            <w:bottom w:val="none" w:sz="0" w:space="0" w:color="auto"/>
            <w:right w:val="none" w:sz="0" w:space="0" w:color="auto"/>
          </w:divBdr>
        </w:div>
        <w:div w:id="724912360">
          <w:marLeft w:val="480"/>
          <w:marRight w:val="0"/>
          <w:marTop w:val="0"/>
          <w:marBottom w:val="0"/>
          <w:divBdr>
            <w:top w:val="none" w:sz="0" w:space="0" w:color="auto"/>
            <w:left w:val="none" w:sz="0" w:space="0" w:color="auto"/>
            <w:bottom w:val="none" w:sz="0" w:space="0" w:color="auto"/>
            <w:right w:val="none" w:sz="0" w:space="0" w:color="auto"/>
          </w:divBdr>
        </w:div>
        <w:div w:id="320433136">
          <w:marLeft w:val="480"/>
          <w:marRight w:val="0"/>
          <w:marTop w:val="0"/>
          <w:marBottom w:val="0"/>
          <w:divBdr>
            <w:top w:val="none" w:sz="0" w:space="0" w:color="auto"/>
            <w:left w:val="none" w:sz="0" w:space="0" w:color="auto"/>
            <w:bottom w:val="none" w:sz="0" w:space="0" w:color="auto"/>
            <w:right w:val="none" w:sz="0" w:space="0" w:color="auto"/>
          </w:divBdr>
        </w:div>
        <w:div w:id="228032182">
          <w:marLeft w:val="480"/>
          <w:marRight w:val="0"/>
          <w:marTop w:val="0"/>
          <w:marBottom w:val="0"/>
          <w:divBdr>
            <w:top w:val="none" w:sz="0" w:space="0" w:color="auto"/>
            <w:left w:val="none" w:sz="0" w:space="0" w:color="auto"/>
            <w:bottom w:val="none" w:sz="0" w:space="0" w:color="auto"/>
            <w:right w:val="none" w:sz="0" w:space="0" w:color="auto"/>
          </w:divBdr>
        </w:div>
        <w:div w:id="913274207">
          <w:marLeft w:val="480"/>
          <w:marRight w:val="0"/>
          <w:marTop w:val="0"/>
          <w:marBottom w:val="0"/>
          <w:divBdr>
            <w:top w:val="none" w:sz="0" w:space="0" w:color="auto"/>
            <w:left w:val="none" w:sz="0" w:space="0" w:color="auto"/>
            <w:bottom w:val="none" w:sz="0" w:space="0" w:color="auto"/>
            <w:right w:val="none" w:sz="0" w:space="0" w:color="auto"/>
          </w:divBdr>
        </w:div>
        <w:div w:id="2051563849">
          <w:marLeft w:val="480"/>
          <w:marRight w:val="0"/>
          <w:marTop w:val="0"/>
          <w:marBottom w:val="0"/>
          <w:divBdr>
            <w:top w:val="none" w:sz="0" w:space="0" w:color="auto"/>
            <w:left w:val="none" w:sz="0" w:space="0" w:color="auto"/>
            <w:bottom w:val="none" w:sz="0" w:space="0" w:color="auto"/>
            <w:right w:val="none" w:sz="0" w:space="0" w:color="auto"/>
          </w:divBdr>
        </w:div>
        <w:div w:id="1252083634">
          <w:marLeft w:val="480"/>
          <w:marRight w:val="0"/>
          <w:marTop w:val="0"/>
          <w:marBottom w:val="0"/>
          <w:divBdr>
            <w:top w:val="none" w:sz="0" w:space="0" w:color="auto"/>
            <w:left w:val="none" w:sz="0" w:space="0" w:color="auto"/>
            <w:bottom w:val="none" w:sz="0" w:space="0" w:color="auto"/>
            <w:right w:val="none" w:sz="0" w:space="0" w:color="auto"/>
          </w:divBdr>
        </w:div>
        <w:div w:id="67310517">
          <w:marLeft w:val="480"/>
          <w:marRight w:val="0"/>
          <w:marTop w:val="0"/>
          <w:marBottom w:val="0"/>
          <w:divBdr>
            <w:top w:val="none" w:sz="0" w:space="0" w:color="auto"/>
            <w:left w:val="none" w:sz="0" w:space="0" w:color="auto"/>
            <w:bottom w:val="none" w:sz="0" w:space="0" w:color="auto"/>
            <w:right w:val="none" w:sz="0" w:space="0" w:color="auto"/>
          </w:divBdr>
        </w:div>
        <w:div w:id="386228948">
          <w:marLeft w:val="480"/>
          <w:marRight w:val="0"/>
          <w:marTop w:val="0"/>
          <w:marBottom w:val="0"/>
          <w:divBdr>
            <w:top w:val="none" w:sz="0" w:space="0" w:color="auto"/>
            <w:left w:val="none" w:sz="0" w:space="0" w:color="auto"/>
            <w:bottom w:val="none" w:sz="0" w:space="0" w:color="auto"/>
            <w:right w:val="none" w:sz="0" w:space="0" w:color="auto"/>
          </w:divBdr>
        </w:div>
        <w:div w:id="2088460160">
          <w:marLeft w:val="480"/>
          <w:marRight w:val="0"/>
          <w:marTop w:val="0"/>
          <w:marBottom w:val="0"/>
          <w:divBdr>
            <w:top w:val="none" w:sz="0" w:space="0" w:color="auto"/>
            <w:left w:val="none" w:sz="0" w:space="0" w:color="auto"/>
            <w:bottom w:val="none" w:sz="0" w:space="0" w:color="auto"/>
            <w:right w:val="none" w:sz="0" w:space="0" w:color="auto"/>
          </w:divBdr>
        </w:div>
        <w:div w:id="1528106632">
          <w:marLeft w:val="480"/>
          <w:marRight w:val="0"/>
          <w:marTop w:val="0"/>
          <w:marBottom w:val="0"/>
          <w:divBdr>
            <w:top w:val="none" w:sz="0" w:space="0" w:color="auto"/>
            <w:left w:val="none" w:sz="0" w:space="0" w:color="auto"/>
            <w:bottom w:val="none" w:sz="0" w:space="0" w:color="auto"/>
            <w:right w:val="none" w:sz="0" w:space="0" w:color="auto"/>
          </w:divBdr>
        </w:div>
        <w:div w:id="41054692">
          <w:marLeft w:val="480"/>
          <w:marRight w:val="0"/>
          <w:marTop w:val="0"/>
          <w:marBottom w:val="0"/>
          <w:divBdr>
            <w:top w:val="none" w:sz="0" w:space="0" w:color="auto"/>
            <w:left w:val="none" w:sz="0" w:space="0" w:color="auto"/>
            <w:bottom w:val="none" w:sz="0" w:space="0" w:color="auto"/>
            <w:right w:val="none" w:sz="0" w:space="0" w:color="auto"/>
          </w:divBdr>
        </w:div>
        <w:div w:id="1637225498">
          <w:marLeft w:val="480"/>
          <w:marRight w:val="0"/>
          <w:marTop w:val="0"/>
          <w:marBottom w:val="0"/>
          <w:divBdr>
            <w:top w:val="none" w:sz="0" w:space="0" w:color="auto"/>
            <w:left w:val="none" w:sz="0" w:space="0" w:color="auto"/>
            <w:bottom w:val="none" w:sz="0" w:space="0" w:color="auto"/>
            <w:right w:val="none" w:sz="0" w:space="0" w:color="auto"/>
          </w:divBdr>
        </w:div>
        <w:div w:id="750734236">
          <w:marLeft w:val="480"/>
          <w:marRight w:val="0"/>
          <w:marTop w:val="0"/>
          <w:marBottom w:val="0"/>
          <w:divBdr>
            <w:top w:val="none" w:sz="0" w:space="0" w:color="auto"/>
            <w:left w:val="none" w:sz="0" w:space="0" w:color="auto"/>
            <w:bottom w:val="none" w:sz="0" w:space="0" w:color="auto"/>
            <w:right w:val="none" w:sz="0" w:space="0" w:color="auto"/>
          </w:divBdr>
        </w:div>
        <w:div w:id="1362852492">
          <w:marLeft w:val="480"/>
          <w:marRight w:val="0"/>
          <w:marTop w:val="0"/>
          <w:marBottom w:val="0"/>
          <w:divBdr>
            <w:top w:val="none" w:sz="0" w:space="0" w:color="auto"/>
            <w:left w:val="none" w:sz="0" w:space="0" w:color="auto"/>
            <w:bottom w:val="none" w:sz="0" w:space="0" w:color="auto"/>
            <w:right w:val="none" w:sz="0" w:space="0" w:color="auto"/>
          </w:divBdr>
        </w:div>
        <w:div w:id="133372158">
          <w:marLeft w:val="480"/>
          <w:marRight w:val="0"/>
          <w:marTop w:val="0"/>
          <w:marBottom w:val="0"/>
          <w:divBdr>
            <w:top w:val="none" w:sz="0" w:space="0" w:color="auto"/>
            <w:left w:val="none" w:sz="0" w:space="0" w:color="auto"/>
            <w:bottom w:val="none" w:sz="0" w:space="0" w:color="auto"/>
            <w:right w:val="none" w:sz="0" w:space="0" w:color="auto"/>
          </w:divBdr>
        </w:div>
        <w:div w:id="1656370805">
          <w:marLeft w:val="480"/>
          <w:marRight w:val="0"/>
          <w:marTop w:val="0"/>
          <w:marBottom w:val="0"/>
          <w:divBdr>
            <w:top w:val="none" w:sz="0" w:space="0" w:color="auto"/>
            <w:left w:val="none" w:sz="0" w:space="0" w:color="auto"/>
            <w:bottom w:val="none" w:sz="0" w:space="0" w:color="auto"/>
            <w:right w:val="none" w:sz="0" w:space="0" w:color="auto"/>
          </w:divBdr>
        </w:div>
        <w:div w:id="1288270905">
          <w:marLeft w:val="480"/>
          <w:marRight w:val="0"/>
          <w:marTop w:val="0"/>
          <w:marBottom w:val="0"/>
          <w:divBdr>
            <w:top w:val="none" w:sz="0" w:space="0" w:color="auto"/>
            <w:left w:val="none" w:sz="0" w:space="0" w:color="auto"/>
            <w:bottom w:val="none" w:sz="0" w:space="0" w:color="auto"/>
            <w:right w:val="none" w:sz="0" w:space="0" w:color="auto"/>
          </w:divBdr>
        </w:div>
        <w:div w:id="1813207698">
          <w:marLeft w:val="480"/>
          <w:marRight w:val="0"/>
          <w:marTop w:val="0"/>
          <w:marBottom w:val="0"/>
          <w:divBdr>
            <w:top w:val="none" w:sz="0" w:space="0" w:color="auto"/>
            <w:left w:val="none" w:sz="0" w:space="0" w:color="auto"/>
            <w:bottom w:val="none" w:sz="0" w:space="0" w:color="auto"/>
            <w:right w:val="none" w:sz="0" w:space="0" w:color="auto"/>
          </w:divBdr>
        </w:div>
      </w:divsChild>
    </w:div>
    <w:div w:id="1067533354">
      <w:bodyDiv w:val="1"/>
      <w:marLeft w:val="0"/>
      <w:marRight w:val="0"/>
      <w:marTop w:val="0"/>
      <w:marBottom w:val="0"/>
      <w:divBdr>
        <w:top w:val="none" w:sz="0" w:space="0" w:color="auto"/>
        <w:left w:val="none" w:sz="0" w:space="0" w:color="auto"/>
        <w:bottom w:val="none" w:sz="0" w:space="0" w:color="auto"/>
        <w:right w:val="none" w:sz="0" w:space="0" w:color="auto"/>
      </w:divBdr>
    </w:div>
    <w:div w:id="1090157809">
      <w:bodyDiv w:val="1"/>
      <w:marLeft w:val="0"/>
      <w:marRight w:val="0"/>
      <w:marTop w:val="0"/>
      <w:marBottom w:val="0"/>
      <w:divBdr>
        <w:top w:val="none" w:sz="0" w:space="0" w:color="auto"/>
        <w:left w:val="none" w:sz="0" w:space="0" w:color="auto"/>
        <w:bottom w:val="none" w:sz="0" w:space="0" w:color="auto"/>
        <w:right w:val="none" w:sz="0" w:space="0" w:color="auto"/>
      </w:divBdr>
    </w:div>
    <w:div w:id="1091775845">
      <w:bodyDiv w:val="1"/>
      <w:marLeft w:val="0"/>
      <w:marRight w:val="0"/>
      <w:marTop w:val="0"/>
      <w:marBottom w:val="0"/>
      <w:divBdr>
        <w:top w:val="none" w:sz="0" w:space="0" w:color="auto"/>
        <w:left w:val="none" w:sz="0" w:space="0" w:color="auto"/>
        <w:bottom w:val="none" w:sz="0" w:space="0" w:color="auto"/>
        <w:right w:val="none" w:sz="0" w:space="0" w:color="auto"/>
      </w:divBdr>
    </w:div>
    <w:div w:id="1095244029">
      <w:bodyDiv w:val="1"/>
      <w:marLeft w:val="0"/>
      <w:marRight w:val="0"/>
      <w:marTop w:val="0"/>
      <w:marBottom w:val="0"/>
      <w:divBdr>
        <w:top w:val="none" w:sz="0" w:space="0" w:color="auto"/>
        <w:left w:val="none" w:sz="0" w:space="0" w:color="auto"/>
        <w:bottom w:val="none" w:sz="0" w:space="0" w:color="auto"/>
        <w:right w:val="none" w:sz="0" w:space="0" w:color="auto"/>
      </w:divBdr>
      <w:divsChild>
        <w:div w:id="453254899">
          <w:marLeft w:val="480"/>
          <w:marRight w:val="0"/>
          <w:marTop w:val="0"/>
          <w:marBottom w:val="0"/>
          <w:divBdr>
            <w:top w:val="none" w:sz="0" w:space="0" w:color="auto"/>
            <w:left w:val="none" w:sz="0" w:space="0" w:color="auto"/>
            <w:bottom w:val="none" w:sz="0" w:space="0" w:color="auto"/>
            <w:right w:val="none" w:sz="0" w:space="0" w:color="auto"/>
          </w:divBdr>
        </w:div>
        <w:div w:id="1539656506">
          <w:marLeft w:val="480"/>
          <w:marRight w:val="0"/>
          <w:marTop w:val="0"/>
          <w:marBottom w:val="0"/>
          <w:divBdr>
            <w:top w:val="none" w:sz="0" w:space="0" w:color="auto"/>
            <w:left w:val="none" w:sz="0" w:space="0" w:color="auto"/>
            <w:bottom w:val="none" w:sz="0" w:space="0" w:color="auto"/>
            <w:right w:val="none" w:sz="0" w:space="0" w:color="auto"/>
          </w:divBdr>
        </w:div>
        <w:div w:id="112599409">
          <w:marLeft w:val="480"/>
          <w:marRight w:val="0"/>
          <w:marTop w:val="0"/>
          <w:marBottom w:val="0"/>
          <w:divBdr>
            <w:top w:val="none" w:sz="0" w:space="0" w:color="auto"/>
            <w:left w:val="none" w:sz="0" w:space="0" w:color="auto"/>
            <w:bottom w:val="none" w:sz="0" w:space="0" w:color="auto"/>
            <w:right w:val="none" w:sz="0" w:space="0" w:color="auto"/>
          </w:divBdr>
        </w:div>
        <w:div w:id="160590131">
          <w:marLeft w:val="480"/>
          <w:marRight w:val="0"/>
          <w:marTop w:val="0"/>
          <w:marBottom w:val="0"/>
          <w:divBdr>
            <w:top w:val="none" w:sz="0" w:space="0" w:color="auto"/>
            <w:left w:val="none" w:sz="0" w:space="0" w:color="auto"/>
            <w:bottom w:val="none" w:sz="0" w:space="0" w:color="auto"/>
            <w:right w:val="none" w:sz="0" w:space="0" w:color="auto"/>
          </w:divBdr>
        </w:div>
        <w:div w:id="1915385335">
          <w:marLeft w:val="480"/>
          <w:marRight w:val="0"/>
          <w:marTop w:val="0"/>
          <w:marBottom w:val="0"/>
          <w:divBdr>
            <w:top w:val="none" w:sz="0" w:space="0" w:color="auto"/>
            <w:left w:val="none" w:sz="0" w:space="0" w:color="auto"/>
            <w:bottom w:val="none" w:sz="0" w:space="0" w:color="auto"/>
            <w:right w:val="none" w:sz="0" w:space="0" w:color="auto"/>
          </w:divBdr>
        </w:div>
        <w:div w:id="553741556">
          <w:marLeft w:val="480"/>
          <w:marRight w:val="0"/>
          <w:marTop w:val="0"/>
          <w:marBottom w:val="0"/>
          <w:divBdr>
            <w:top w:val="none" w:sz="0" w:space="0" w:color="auto"/>
            <w:left w:val="none" w:sz="0" w:space="0" w:color="auto"/>
            <w:bottom w:val="none" w:sz="0" w:space="0" w:color="auto"/>
            <w:right w:val="none" w:sz="0" w:space="0" w:color="auto"/>
          </w:divBdr>
        </w:div>
        <w:div w:id="1760712899">
          <w:marLeft w:val="480"/>
          <w:marRight w:val="0"/>
          <w:marTop w:val="0"/>
          <w:marBottom w:val="0"/>
          <w:divBdr>
            <w:top w:val="none" w:sz="0" w:space="0" w:color="auto"/>
            <w:left w:val="none" w:sz="0" w:space="0" w:color="auto"/>
            <w:bottom w:val="none" w:sz="0" w:space="0" w:color="auto"/>
            <w:right w:val="none" w:sz="0" w:space="0" w:color="auto"/>
          </w:divBdr>
        </w:div>
        <w:div w:id="1403795820">
          <w:marLeft w:val="480"/>
          <w:marRight w:val="0"/>
          <w:marTop w:val="0"/>
          <w:marBottom w:val="0"/>
          <w:divBdr>
            <w:top w:val="none" w:sz="0" w:space="0" w:color="auto"/>
            <w:left w:val="none" w:sz="0" w:space="0" w:color="auto"/>
            <w:bottom w:val="none" w:sz="0" w:space="0" w:color="auto"/>
            <w:right w:val="none" w:sz="0" w:space="0" w:color="auto"/>
          </w:divBdr>
        </w:div>
        <w:div w:id="2042590141">
          <w:marLeft w:val="480"/>
          <w:marRight w:val="0"/>
          <w:marTop w:val="0"/>
          <w:marBottom w:val="0"/>
          <w:divBdr>
            <w:top w:val="none" w:sz="0" w:space="0" w:color="auto"/>
            <w:left w:val="none" w:sz="0" w:space="0" w:color="auto"/>
            <w:bottom w:val="none" w:sz="0" w:space="0" w:color="auto"/>
            <w:right w:val="none" w:sz="0" w:space="0" w:color="auto"/>
          </w:divBdr>
        </w:div>
        <w:div w:id="1126436405">
          <w:marLeft w:val="480"/>
          <w:marRight w:val="0"/>
          <w:marTop w:val="0"/>
          <w:marBottom w:val="0"/>
          <w:divBdr>
            <w:top w:val="none" w:sz="0" w:space="0" w:color="auto"/>
            <w:left w:val="none" w:sz="0" w:space="0" w:color="auto"/>
            <w:bottom w:val="none" w:sz="0" w:space="0" w:color="auto"/>
            <w:right w:val="none" w:sz="0" w:space="0" w:color="auto"/>
          </w:divBdr>
        </w:div>
        <w:div w:id="130487801">
          <w:marLeft w:val="480"/>
          <w:marRight w:val="0"/>
          <w:marTop w:val="0"/>
          <w:marBottom w:val="0"/>
          <w:divBdr>
            <w:top w:val="none" w:sz="0" w:space="0" w:color="auto"/>
            <w:left w:val="none" w:sz="0" w:space="0" w:color="auto"/>
            <w:bottom w:val="none" w:sz="0" w:space="0" w:color="auto"/>
            <w:right w:val="none" w:sz="0" w:space="0" w:color="auto"/>
          </w:divBdr>
        </w:div>
        <w:div w:id="2124960658">
          <w:marLeft w:val="480"/>
          <w:marRight w:val="0"/>
          <w:marTop w:val="0"/>
          <w:marBottom w:val="0"/>
          <w:divBdr>
            <w:top w:val="none" w:sz="0" w:space="0" w:color="auto"/>
            <w:left w:val="none" w:sz="0" w:space="0" w:color="auto"/>
            <w:bottom w:val="none" w:sz="0" w:space="0" w:color="auto"/>
            <w:right w:val="none" w:sz="0" w:space="0" w:color="auto"/>
          </w:divBdr>
        </w:div>
        <w:div w:id="421991645">
          <w:marLeft w:val="480"/>
          <w:marRight w:val="0"/>
          <w:marTop w:val="0"/>
          <w:marBottom w:val="0"/>
          <w:divBdr>
            <w:top w:val="none" w:sz="0" w:space="0" w:color="auto"/>
            <w:left w:val="none" w:sz="0" w:space="0" w:color="auto"/>
            <w:bottom w:val="none" w:sz="0" w:space="0" w:color="auto"/>
            <w:right w:val="none" w:sz="0" w:space="0" w:color="auto"/>
          </w:divBdr>
        </w:div>
        <w:div w:id="1765571339">
          <w:marLeft w:val="480"/>
          <w:marRight w:val="0"/>
          <w:marTop w:val="0"/>
          <w:marBottom w:val="0"/>
          <w:divBdr>
            <w:top w:val="none" w:sz="0" w:space="0" w:color="auto"/>
            <w:left w:val="none" w:sz="0" w:space="0" w:color="auto"/>
            <w:bottom w:val="none" w:sz="0" w:space="0" w:color="auto"/>
            <w:right w:val="none" w:sz="0" w:space="0" w:color="auto"/>
          </w:divBdr>
        </w:div>
        <w:div w:id="1932270781">
          <w:marLeft w:val="480"/>
          <w:marRight w:val="0"/>
          <w:marTop w:val="0"/>
          <w:marBottom w:val="0"/>
          <w:divBdr>
            <w:top w:val="none" w:sz="0" w:space="0" w:color="auto"/>
            <w:left w:val="none" w:sz="0" w:space="0" w:color="auto"/>
            <w:bottom w:val="none" w:sz="0" w:space="0" w:color="auto"/>
            <w:right w:val="none" w:sz="0" w:space="0" w:color="auto"/>
          </w:divBdr>
        </w:div>
        <w:div w:id="2099715002">
          <w:marLeft w:val="480"/>
          <w:marRight w:val="0"/>
          <w:marTop w:val="0"/>
          <w:marBottom w:val="0"/>
          <w:divBdr>
            <w:top w:val="none" w:sz="0" w:space="0" w:color="auto"/>
            <w:left w:val="none" w:sz="0" w:space="0" w:color="auto"/>
            <w:bottom w:val="none" w:sz="0" w:space="0" w:color="auto"/>
            <w:right w:val="none" w:sz="0" w:space="0" w:color="auto"/>
          </w:divBdr>
        </w:div>
        <w:div w:id="918098720">
          <w:marLeft w:val="480"/>
          <w:marRight w:val="0"/>
          <w:marTop w:val="0"/>
          <w:marBottom w:val="0"/>
          <w:divBdr>
            <w:top w:val="none" w:sz="0" w:space="0" w:color="auto"/>
            <w:left w:val="none" w:sz="0" w:space="0" w:color="auto"/>
            <w:bottom w:val="none" w:sz="0" w:space="0" w:color="auto"/>
            <w:right w:val="none" w:sz="0" w:space="0" w:color="auto"/>
          </w:divBdr>
        </w:div>
        <w:div w:id="1302808908">
          <w:marLeft w:val="480"/>
          <w:marRight w:val="0"/>
          <w:marTop w:val="0"/>
          <w:marBottom w:val="0"/>
          <w:divBdr>
            <w:top w:val="none" w:sz="0" w:space="0" w:color="auto"/>
            <w:left w:val="none" w:sz="0" w:space="0" w:color="auto"/>
            <w:bottom w:val="none" w:sz="0" w:space="0" w:color="auto"/>
            <w:right w:val="none" w:sz="0" w:space="0" w:color="auto"/>
          </w:divBdr>
        </w:div>
        <w:div w:id="140733559">
          <w:marLeft w:val="480"/>
          <w:marRight w:val="0"/>
          <w:marTop w:val="0"/>
          <w:marBottom w:val="0"/>
          <w:divBdr>
            <w:top w:val="none" w:sz="0" w:space="0" w:color="auto"/>
            <w:left w:val="none" w:sz="0" w:space="0" w:color="auto"/>
            <w:bottom w:val="none" w:sz="0" w:space="0" w:color="auto"/>
            <w:right w:val="none" w:sz="0" w:space="0" w:color="auto"/>
          </w:divBdr>
        </w:div>
        <w:div w:id="925308229">
          <w:marLeft w:val="480"/>
          <w:marRight w:val="0"/>
          <w:marTop w:val="0"/>
          <w:marBottom w:val="0"/>
          <w:divBdr>
            <w:top w:val="none" w:sz="0" w:space="0" w:color="auto"/>
            <w:left w:val="none" w:sz="0" w:space="0" w:color="auto"/>
            <w:bottom w:val="none" w:sz="0" w:space="0" w:color="auto"/>
            <w:right w:val="none" w:sz="0" w:space="0" w:color="auto"/>
          </w:divBdr>
        </w:div>
        <w:div w:id="424499475">
          <w:marLeft w:val="480"/>
          <w:marRight w:val="0"/>
          <w:marTop w:val="0"/>
          <w:marBottom w:val="0"/>
          <w:divBdr>
            <w:top w:val="none" w:sz="0" w:space="0" w:color="auto"/>
            <w:left w:val="none" w:sz="0" w:space="0" w:color="auto"/>
            <w:bottom w:val="none" w:sz="0" w:space="0" w:color="auto"/>
            <w:right w:val="none" w:sz="0" w:space="0" w:color="auto"/>
          </w:divBdr>
        </w:div>
        <w:div w:id="1121146934">
          <w:marLeft w:val="480"/>
          <w:marRight w:val="0"/>
          <w:marTop w:val="0"/>
          <w:marBottom w:val="0"/>
          <w:divBdr>
            <w:top w:val="none" w:sz="0" w:space="0" w:color="auto"/>
            <w:left w:val="none" w:sz="0" w:space="0" w:color="auto"/>
            <w:bottom w:val="none" w:sz="0" w:space="0" w:color="auto"/>
            <w:right w:val="none" w:sz="0" w:space="0" w:color="auto"/>
          </w:divBdr>
        </w:div>
        <w:div w:id="1154684252">
          <w:marLeft w:val="480"/>
          <w:marRight w:val="0"/>
          <w:marTop w:val="0"/>
          <w:marBottom w:val="0"/>
          <w:divBdr>
            <w:top w:val="none" w:sz="0" w:space="0" w:color="auto"/>
            <w:left w:val="none" w:sz="0" w:space="0" w:color="auto"/>
            <w:bottom w:val="none" w:sz="0" w:space="0" w:color="auto"/>
            <w:right w:val="none" w:sz="0" w:space="0" w:color="auto"/>
          </w:divBdr>
        </w:div>
        <w:div w:id="52587891">
          <w:marLeft w:val="480"/>
          <w:marRight w:val="0"/>
          <w:marTop w:val="0"/>
          <w:marBottom w:val="0"/>
          <w:divBdr>
            <w:top w:val="none" w:sz="0" w:space="0" w:color="auto"/>
            <w:left w:val="none" w:sz="0" w:space="0" w:color="auto"/>
            <w:bottom w:val="none" w:sz="0" w:space="0" w:color="auto"/>
            <w:right w:val="none" w:sz="0" w:space="0" w:color="auto"/>
          </w:divBdr>
        </w:div>
        <w:div w:id="1896889094">
          <w:marLeft w:val="480"/>
          <w:marRight w:val="0"/>
          <w:marTop w:val="0"/>
          <w:marBottom w:val="0"/>
          <w:divBdr>
            <w:top w:val="none" w:sz="0" w:space="0" w:color="auto"/>
            <w:left w:val="none" w:sz="0" w:space="0" w:color="auto"/>
            <w:bottom w:val="none" w:sz="0" w:space="0" w:color="auto"/>
            <w:right w:val="none" w:sz="0" w:space="0" w:color="auto"/>
          </w:divBdr>
        </w:div>
        <w:div w:id="1967619915">
          <w:marLeft w:val="480"/>
          <w:marRight w:val="0"/>
          <w:marTop w:val="0"/>
          <w:marBottom w:val="0"/>
          <w:divBdr>
            <w:top w:val="none" w:sz="0" w:space="0" w:color="auto"/>
            <w:left w:val="none" w:sz="0" w:space="0" w:color="auto"/>
            <w:bottom w:val="none" w:sz="0" w:space="0" w:color="auto"/>
            <w:right w:val="none" w:sz="0" w:space="0" w:color="auto"/>
          </w:divBdr>
        </w:div>
        <w:div w:id="418062349">
          <w:marLeft w:val="480"/>
          <w:marRight w:val="0"/>
          <w:marTop w:val="0"/>
          <w:marBottom w:val="0"/>
          <w:divBdr>
            <w:top w:val="none" w:sz="0" w:space="0" w:color="auto"/>
            <w:left w:val="none" w:sz="0" w:space="0" w:color="auto"/>
            <w:bottom w:val="none" w:sz="0" w:space="0" w:color="auto"/>
            <w:right w:val="none" w:sz="0" w:space="0" w:color="auto"/>
          </w:divBdr>
        </w:div>
        <w:div w:id="714891514">
          <w:marLeft w:val="480"/>
          <w:marRight w:val="0"/>
          <w:marTop w:val="0"/>
          <w:marBottom w:val="0"/>
          <w:divBdr>
            <w:top w:val="none" w:sz="0" w:space="0" w:color="auto"/>
            <w:left w:val="none" w:sz="0" w:space="0" w:color="auto"/>
            <w:bottom w:val="none" w:sz="0" w:space="0" w:color="auto"/>
            <w:right w:val="none" w:sz="0" w:space="0" w:color="auto"/>
          </w:divBdr>
        </w:div>
        <w:div w:id="218522080">
          <w:marLeft w:val="480"/>
          <w:marRight w:val="0"/>
          <w:marTop w:val="0"/>
          <w:marBottom w:val="0"/>
          <w:divBdr>
            <w:top w:val="none" w:sz="0" w:space="0" w:color="auto"/>
            <w:left w:val="none" w:sz="0" w:space="0" w:color="auto"/>
            <w:bottom w:val="none" w:sz="0" w:space="0" w:color="auto"/>
            <w:right w:val="none" w:sz="0" w:space="0" w:color="auto"/>
          </w:divBdr>
        </w:div>
        <w:div w:id="1646932653">
          <w:marLeft w:val="480"/>
          <w:marRight w:val="0"/>
          <w:marTop w:val="0"/>
          <w:marBottom w:val="0"/>
          <w:divBdr>
            <w:top w:val="none" w:sz="0" w:space="0" w:color="auto"/>
            <w:left w:val="none" w:sz="0" w:space="0" w:color="auto"/>
            <w:bottom w:val="none" w:sz="0" w:space="0" w:color="auto"/>
            <w:right w:val="none" w:sz="0" w:space="0" w:color="auto"/>
          </w:divBdr>
        </w:div>
        <w:div w:id="899631901">
          <w:marLeft w:val="480"/>
          <w:marRight w:val="0"/>
          <w:marTop w:val="0"/>
          <w:marBottom w:val="0"/>
          <w:divBdr>
            <w:top w:val="none" w:sz="0" w:space="0" w:color="auto"/>
            <w:left w:val="none" w:sz="0" w:space="0" w:color="auto"/>
            <w:bottom w:val="none" w:sz="0" w:space="0" w:color="auto"/>
            <w:right w:val="none" w:sz="0" w:space="0" w:color="auto"/>
          </w:divBdr>
        </w:div>
        <w:div w:id="1097095530">
          <w:marLeft w:val="480"/>
          <w:marRight w:val="0"/>
          <w:marTop w:val="0"/>
          <w:marBottom w:val="0"/>
          <w:divBdr>
            <w:top w:val="none" w:sz="0" w:space="0" w:color="auto"/>
            <w:left w:val="none" w:sz="0" w:space="0" w:color="auto"/>
            <w:bottom w:val="none" w:sz="0" w:space="0" w:color="auto"/>
            <w:right w:val="none" w:sz="0" w:space="0" w:color="auto"/>
          </w:divBdr>
        </w:div>
        <w:div w:id="1416824229">
          <w:marLeft w:val="480"/>
          <w:marRight w:val="0"/>
          <w:marTop w:val="0"/>
          <w:marBottom w:val="0"/>
          <w:divBdr>
            <w:top w:val="none" w:sz="0" w:space="0" w:color="auto"/>
            <w:left w:val="none" w:sz="0" w:space="0" w:color="auto"/>
            <w:bottom w:val="none" w:sz="0" w:space="0" w:color="auto"/>
            <w:right w:val="none" w:sz="0" w:space="0" w:color="auto"/>
          </w:divBdr>
        </w:div>
        <w:div w:id="431322969">
          <w:marLeft w:val="480"/>
          <w:marRight w:val="0"/>
          <w:marTop w:val="0"/>
          <w:marBottom w:val="0"/>
          <w:divBdr>
            <w:top w:val="none" w:sz="0" w:space="0" w:color="auto"/>
            <w:left w:val="none" w:sz="0" w:space="0" w:color="auto"/>
            <w:bottom w:val="none" w:sz="0" w:space="0" w:color="auto"/>
            <w:right w:val="none" w:sz="0" w:space="0" w:color="auto"/>
          </w:divBdr>
        </w:div>
        <w:div w:id="882331542">
          <w:marLeft w:val="480"/>
          <w:marRight w:val="0"/>
          <w:marTop w:val="0"/>
          <w:marBottom w:val="0"/>
          <w:divBdr>
            <w:top w:val="none" w:sz="0" w:space="0" w:color="auto"/>
            <w:left w:val="none" w:sz="0" w:space="0" w:color="auto"/>
            <w:bottom w:val="none" w:sz="0" w:space="0" w:color="auto"/>
            <w:right w:val="none" w:sz="0" w:space="0" w:color="auto"/>
          </w:divBdr>
        </w:div>
        <w:div w:id="1234122491">
          <w:marLeft w:val="480"/>
          <w:marRight w:val="0"/>
          <w:marTop w:val="0"/>
          <w:marBottom w:val="0"/>
          <w:divBdr>
            <w:top w:val="none" w:sz="0" w:space="0" w:color="auto"/>
            <w:left w:val="none" w:sz="0" w:space="0" w:color="auto"/>
            <w:bottom w:val="none" w:sz="0" w:space="0" w:color="auto"/>
            <w:right w:val="none" w:sz="0" w:space="0" w:color="auto"/>
          </w:divBdr>
        </w:div>
        <w:div w:id="1212107266">
          <w:marLeft w:val="480"/>
          <w:marRight w:val="0"/>
          <w:marTop w:val="0"/>
          <w:marBottom w:val="0"/>
          <w:divBdr>
            <w:top w:val="none" w:sz="0" w:space="0" w:color="auto"/>
            <w:left w:val="none" w:sz="0" w:space="0" w:color="auto"/>
            <w:bottom w:val="none" w:sz="0" w:space="0" w:color="auto"/>
            <w:right w:val="none" w:sz="0" w:space="0" w:color="auto"/>
          </w:divBdr>
        </w:div>
        <w:div w:id="1098864553">
          <w:marLeft w:val="480"/>
          <w:marRight w:val="0"/>
          <w:marTop w:val="0"/>
          <w:marBottom w:val="0"/>
          <w:divBdr>
            <w:top w:val="none" w:sz="0" w:space="0" w:color="auto"/>
            <w:left w:val="none" w:sz="0" w:space="0" w:color="auto"/>
            <w:bottom w:val="none" w:sz="0" w:space="0" w:color="auto"/>
            <w:right w:val="none" w:sz="0" w:space="0" w:color="auto"/>
          </w:divBdr>
        </w:div>
        <w:div w:id="24527460">
          <w:marLeft w:val="480"/>
          <w:marRight w:val="0"/>
          <w:marTop w:val="0"/>
          <w:marBottom w:val="0"/>
          <w:divBdr>
            <w:top w:val="none" w:sz="0" w:space="0" w:color="auto"/>
            <w:left w:val="none" w:sz="0" w:space="0" w:color="auto"/>
            <w:bottom w:val="none" w:sz="0" w:space="0" w:color="auto"/>
            <w:right w:val="none" w:sz="0" w:space="0" w:color="auto"/>
          </w:divBdr>
        </w:div>
        <w:div w:id="411465160">
          <w:marLeft w:val="480"/>
          <w:marRight w:val="0"/>
          <w:marTop w:val="0"/>
          <w:marBottom w:val="0"/>
          <w:divBdr>
            <w:top w:val="none" w:sz="0" w:space="0" w:color="auto"/>
            <w:left w:val="none" w:sz="0" w:space="0" w:color="auto"/>
            <w:bottom w:val="none" w:sz="0" w:space="0" w:color="auto"/>
            <w:right w:val="none" w:sz="0" w:space="0" w:color="auto"/>
          </w:divBdr>
        </w:div>
        <w:div w:id="865480078">
          <w:marLeft w:val="480"/>
          <w:marRight w:val="0"/>
          <w:marTop w:val="0"/>
          <w:marBottom w:val="0"/>
          <w:divBdr>
            <w:top w:val="none" w:sz="0" w:space="0" w:color="auto"/>
            <w:left w:val="none" w:sz="0" w:space="0" w:color="auto"/>
            <w:bottom w:val="none" w:sz="0" w:space="0" w:color="auto"/>
            <w:right w:val="none" w:sz="0" w:space="0" w:color="auto"/>
          </w:divBdr>
        </w:div>
        <w:div w:id="746225513">
          <w:marLeft w:val="480"/>
          <w:marRight w:val="0"/>
          <w:marTop w:val="0"/>
          <w:marBottom w:val="0"/>
          <w:divBdr>
            <w:top w:val="none" w:sz="0" w:space="0" w:color="auto"/>
            <w:left w:val="none" w:sz="0" w:space="0" w:color="auto"/>
            <w:bottom w:val="none" w:sz="0" w:space="0" w:color="auto"/>
            <w:right w:val="none" w:sz="0" w:space="0" w:color="auto"/>
          </w:divBdr>
        </w:div>
        <w:div w:id="310720020">
          <w:marLeft w:val="480"/>
          <w:marRight w:val="0"/>
          <w:marTop w:val="0"/>
          <w:marBottom w:val="0"/>
          <w:divBdr>
            <w:top w:val="none" w:sz="0" w:space="0" w:color="auto"/>
            <w:left w:val="none" w:sz="0" w:space="0" w:color="auto"/>
            <w:bottom w:val="none" w:sz="0" w:space="0" w:color="auto"/>
            <w:right w:val="none" w:sz="0" w:space="0" w:color="auto"/>
          </w:divBdr>
        </w:div>
        <w:div w:id="882985250">
          <w:marLeft w:val="480"/>
          <w:marRight w:val="0"/>
          <w:marTop w:val="0"/>
          <w:marBottom w:val="0"/>
          <w:divBdr>
            <w:top w:val="none" w:sz="0" w:space="0" w:color="auto"/>
            <w:left w:val="none" w:sz="0" w:space="0" w:color="auto"/>
            <w:bottom w:val="none" w:sz="0" w:space="0" w:color="auto"/>
            <w:right w:val="none" w:sz="0" w:space="0" w:color="auto"/>
          </w:divBdr>
        </w:div>
        <w:div w:id="1078867439">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1091390058">
          <w:marLeft w:val="480"/>
          <w:marRight w:val="0"/>
          <w:marTop w:val="0"/>
          <w:marBottom w:val="0"/>
          <w:divBdr>
            <w:top w:val="none" w:sz="0" w:space="0" w:color="auto"/>
            <w:left w:val="none" w:sz="0" w:space="0" w:color="auto"/>
            <w:bottom w:val="none" w:sz="0" w:space="0" w:color="auto"/>
            <w:right w:val="none" w:sz="0" w:space="0" w:color="auto"/>
          </w:divBdr>
        </w:div>
        <w:div w:id="1604611320">
          <w:marLeft w:val="480"/>
          <w:marRight w:val="0"/>
          <w:marTop w:val="0"/>
          <w:marBottom w:val="0"/>
          <w:divBdr>
            <w:top w:val="none" w:sz="0" w:space="0" w:color="auto"/>
            <w:left w:val="none" w:sz="0" w:space="0" w:color="auto"/>
            <w:bottom w:val="none" w:sz="0" w:space="0" w:color="auto"/>
            <w:right w:val="none" w:sz="0" w:space="0" w:color="auto"/>
          </w:divBdr>
        </w:div>
        <w:div w:id="548302550">
          <w:marLeft w:val="480"/>
          <w:marRight w:val="0"/>
          <w:marTop w:val="0"/>
          <w:marBottom w:val="0"/>
          <w:divBdr>
            <w:top w:val="none" w:sz="0" w:space="0" w:color="auto"/>
            <w:left w:val="none" w:sz="0" w:space="0" w:color="auto"/>
            <w:bottom w:val="none" w:sz="0" w:space="0" w:color="auto"/>
            <w:right w:val="none" w:sz="0" w:space="0" w:color="auto"/>
          </w:divBdr>
        </w:div>
        <w:div w:id="623729387">
          <w:marLeft w:val="480"/>
          <w:marRight w:val="0"/>
          <w:marTop w:val="0"/>
          <w:marBottom w:val="0"/>
          <w:divBdr>
            <w:top w:val="none" w:sz="0" w:space="0" w:color="auto"/>
            <w:left w:val="none" w:sz="0" w:space="0" w:color="auto"/>
            <w:bottom w:val="none" w:sz="0" w:space="0" w:color="auto"/>
            <w:right w:val="none" w:sz="0" w:space="0" w:color="auto"/>
          </w:divBdr>
        </w:div>
        <w:div w:id="484783634">
          <w:marLeft w:val="480"/>
          <w:marRight w:val="0"/>
          <w:marTop w:val="0"/>
          <w:marBottom w:val="0"/>
          <w:divBdr>
            <w:top w:val="none" w:sz="0" w:space="0" w:color="auto"/>
            <w:left w:val="none" w:sz="0" w:space="0" w:color="auto"/>
            <w:bottom w:val="none" w:sz="0" w:space="0" w:color="auto"/>
            <w:right w:val="none" w:sz="0" w:space="0" w:color="auto"/>
          </w:divBdr>
        </w:div>
        <w:div w:id="1827698818">
          <w:marLeft w:val="480"/>
          <w:marRight w:val="0"/>
          <w:marTop w:val="0"/>
          <w:marBottom w:val="0"/>
          <w:divBdr>
            <w:top w:val="none" w:sz="0" w:space="0" w:color="auto"/>
            <w:left w:val="none" w:sz="0" w:space="0" w:color="auto"/>
            <w:bottom w:val="none" w:sz="0" w:space="0" w:color="auto"/>
            <w:right w:val="none" w:sz="0" w:space="0" w:color="auto"/>
          </w:divBdr>
        </w:div>
        <w:div w:id="852181172">
          <w:marLeft w:val="480"/>
          <w:marRight w:val="0"/>
          <w:marTop w:val="0"/>
          <w:marBottom w:val="0"/>
          <w:divBdr>
            <w:top w:val="none" w:sz="0" w:space="0" w:color="auto"/>
            <w:left w:val="none" w:sz="0" w:space="0" w:color="auto"/>
            <w:bottom w:val="none" w:sz="0" w:space="0" w:color="auto"/>
            <w:right w:val="none" w:sz="0" w:space="0" w:color="auto"/>
          </w:divBdr>
        </w:div>
        <w:div w:id="1511215205">
          <w:marLeft w:val="480"/>
          <w:marRight w:val="0"/>
          <w:marTop w:val="0"/>
          <w:marBottom w:val="0"/>
          <w:divBdr>
            <w:top w:val="none" w:sz="0" w:space="0" w:color="auto"/>
            <w:left w:val="none" w:sz="0" w:space="0" w:color="auto"/>
            <w:bottom w:val="none" w:sz="0" w:space="0" w:color="auto"/>
            <w:right w:val="none" w:sz="0" w:space="0" w:color="auto"/>
          </w:divBdr>
        </w:div>
        <w:div w:id="1589390590">
          <w:marLeft w:val="480"/>
          <w:marRight w:val="0"/>
          <w:marTop w:val="0"/>
          <w:marBottom w:val="0"/>
          <w:divBdr>
            <w:top w:val="none" w:sz="0" w:space="0" w:color="auto"/>
            <w:left w:val="none" w:sz="0" w:space="0" w:color="auto"/>
            <w:bottom w:val="none" w:sz="0" w:space="0" w:color="auto"/>
            <w:right w:val="none" w:sz="0" w:space="0" w:color="auto"/>
          </w:divBdr>
        </w:div>
        <w:div w:id="688600360">
          <w:marLeft w:val="480"/>
          <w:marRight w:val="0"/>
          <w:marTop w:val="0"/>
          <w:marBottom w:val="0"/>
          <w:divBdr>
            <w:top w:val="none" w:sz="0" w:space="0" w:color="auto"/>
            <w:left w:val="none" w:sz="0" w:space="0" w:color="auto"/>
            <w:bottom w:val="none" w:sz="0" w:space="0" w:color="auto"/>
            <w:right w:val="none" w:sz="0" w:space="0" w:color="auto"/>
          </w:divBdr>
        </w:div>
        <w:div w:id="1275213895">
          <w:marLeft w:val="480"/>
          <w:marRight w:val="0"/>
          <w:marTop w:val="0"/>
          <w:marBottom w:val="0"/>
          <w:divBdr>
            <w:top w:val="none" w:sz="0" w:space="0" w:color="auto"/>
            <w:left w:val="none" w:sz="0" w:space="0" w:color="auto"/>
            <w:bottom w:val="none" w:sz="0" w:space="0" w:color="auto"/>
            <w:right w:val="none" w:sz="0" w:space="0" w:color="auto"/>
          </w:divBdr>
        </w:div>
        <w:div w:id="263806104">
          <w:marLeft w:val="480"/>
          <w:marRight w:val="0"/>
          <w:marTop w:val="0"/>
          <w:marBottom w:val="0"/>
          <w:divBdr>
            <w:top w:val="none" w:sz="0" w:space="0" w:color="auto"/>
            <w:left w:val="none" w:sz="0" w:space="0" w:color="auto"/>
            <w:bottom w:val="none" w:sz="0" w:space="0" w:color="auto"/>
            <w:right w:val="none" w:sz="0" w:space="0" w:color="auto"/>
          </w:divBdr>
        </w:div>
        <w:div w:id="1163399393">
          <w:marLeft w:val="480"/>
          <w:marRight w:val="0"/>
          <w:marTop w:val="0"/>
          <w:marBottom w:val="0"/>
          <w:divBdr>
            <w:top w:val="none" w:sz="0" w:space="0" w:color="auto"/>
            <w:left w:val="none" w:sz="0" w:space="0" w:color="auto"/>
            <w:bottom w:val="none" w:sz="0" w:space="0" w:color="auto"/>
            <w:right w:val="none" w:sz="0" w:space="0" w:color="auto"/>
          </w:divBdr>
        </w:div>
        <w:div w:id="267664655">
          <w:marLeft w:val="480"/>
          <w:marRight w:val="0"/>
          <w:marTop w:val="0"/>
          <w:marBottom w:val="0"/>
          <w:divBdr>
            <w:top w:val="none" w:sz="0" w:space="0" w:color="auto"/>
            <w:left w:val="none" w:sz="0" w:space="0" w:color="auto"/>
            <w:bottom w:val="none" w:sz="0" w:space="0" w:color="auto"/>
            <w:right w:val="none" w:sz="0" w:space="0" w:color="auto"/>
          </w:divBdr>
        </w:div>
        <w:div w:id="136578440">
          <w:marLeft w:val="480"/>
          <w:marRight w:val="0"/>
          <w:marTop w:val="0"/>
          <w:marBottom w:val="0"/>
          <w:divBdr>
            <w:top w:val="none" w:sz="0" w:space="0" w:color="auto"/>
            <w:left w:val="none" w:sz="0" w:space="0" w:color="auto"/>
            <w:bottom w:val="none" w:sz="0" w:space="0" w:color="auto"/>
            <w:right w:val="none" w:sz="0" w:space="0" w:color="auto"/>
          </w:divBdr>
        </w:div>
      </w:divsChild>
    </w:div>
    <w:div w:id="1103067336">
      <w:bodyDiv w:val="1"/>
      <w:marLeft w:val="0"/>
      <w:marRight w:val="0"/>
      <w:marTop w:val="0"/>
      <w:marBottom w:val="0"/>
      <w:divBdr>
        <w:top w:val="none" w:sz="0" w:space="0" w:color="auto"/>
        <w:left w:val="none" w:sz="0" w:space="0" w:color="auto"/>
        <w:bottom w:val="none" w:sz="0" w:space="0" w:color="auto"/>
        <w:right w:val="none" w:sz="0" w:space="0" w:color="auto"/>
      </w:divBdr>
      <w:divsChild>
        <w:div w:id="925963100">
          <w:marLeft w:val="480"/>
          <w:marRight w:val="0"/>
          <w:marTop w:val="0"/>
          <w:marBottom w:val="0"/>
          <w:divBdr>
            <w:top w:val="none" w:sz="0" w:space="0" w:color="auto"/>
            <w:left w:val="none" w:sz="0" w:space="0" w:color="auto"/>
            <w:bottom w:val="none" w:sz="0" w:space="0" w:color="auto"/>
            <w:right w:val="none" w:sz="0" w:space="0" w:color="auto"/>
          </w:divBdr>
        </w:div>
        <w:div w:id="759065911">
          <w:marLeft w:val="480"/>
          <w:marRight w:val="0"/>
          <w:marTop w:val="0"/>
          <w:marBottom w:val="0"/>
          <w:divBdr>
            <w:top w:val="none" w:sz="0" w:space="0" w:color="auto"/>
            <w:left w:val="none" w:sz="0" w:space="0" w:color="auto"/>
            <w:bottom w:val="none" w:sz="0" w:space="0" w:color="auto"/>
            <w:right w:val="none" w:sz="0" w:space="0" w:color="auto"/>
          </w:divBdr>
        </w:div>
        <w:div w:id="1827626958">
          <w:marLeft w:val="480"/>
          <w:marRight w:val="0"/>
          <w:marTop w:val="0"/>
          <w:marBottom w:val="0"/>
          <w:divBdr>
            <w:top w:val="none" w:sz="0" w:space="0" w:color="auto"/>
            <w:left w:val="none" w:sz="0" w:space="0" w:color="auto"/>
            <w:bottom w:val="none" w:sz="0" w:space="0" w:color="auto"/>
            <w:right w:val="none" w:sz="0" w:space="0" w:color="auto"/>
          </w:divBdr>
        </w:div>
        <w:div w:id="41751238">
          <w:marLeft w:val="480"/>
          <w:marRight w:val="0"/>
          <w:marTop w:val="0"/>
          <w:marBottom w:val="0"/>
          <w:divBdr>
            <w:top w:val="none" w:sz="0" w:space="0" w:color="auto"/>
            <w:left w:val="none" w:sz="0" w:space="0" w:color="auto"/>
            <w:bottom w:val="none" w:sz="0" w:space="0" w:color="auto"/>
            <w:right w:val="none" w:sz="0" w:space="0" w:color="auto"/>
          </w:divBdr>
        </w:div>
        <w:div w:id="992762081">
          <w:marLeft w:val="480"/>
          <w:marRight w:val="0"/>
          <w:marTop w:val="0"/>
          <w:marBottom w:val="0"/>
          <w:divBdr>
            <w:top w:val="none" w:sz="0" w:space="0" w:color="auto"/>
            <w:left w:val="none" w:sz="0" w:space="0" w:color="auto"/>
            <w:bottom w:val="none" w:sz="0" w:space="0" w:color="auto"/>
            <w:right w:val="none" w:sz="0" w:space="0" w:color="auto"/>
          </w:divBdr>
        </w:div>
        <w:div w:id="1394428691">
          <w:marLeft w:val="480"/>
          <w:marRight w:val="0"/>
          <w:marTop w:val="0"/>
          <w:marBottom w:val="0"/>
          <w:divBdr>
            <w:top w:val="none" w:sz="0" w:space="0" w:color="auto"/>
            <w:left w:val="none" w:sz="0" w:space="0" w:color="auto"/>
            <w:bottom w:val="none" w:sz="0" w:space="0" w:color="auto"/>
            <w:right w:val="none" w:sz="0" w:space="0" w:color="auto"/>
          </w:divBdr>
        </w:div>
        <w:div w:id="829324545">
          <w:marLeft w:val="480"/>
          <w:marRight w:val="0"/>
          <w:marTop w:val="0"/>
          <w:marBottom w:val="0"/>
          <w:divBdr>
            <w:top w:val="none" w:sz="0" w:space="0" w:color="auto"/>
            <w:left w:val="none" w:sz="0" w:space="0" w:color="auto"/>
            <w:bottom w:val="none" w:sz="0" w:space="0" w:color="auto"/>
            <w:right w:val="none" w:sz="0" w:space="0" w:color="auto"/>
          </w:divBdr>
        </w:div>
        <w:div w:id="712584381">
          <w:marLeft w:val="480"/>
          <w:marRight w:val="0"/>
          <w:marTop w:val="0"/>
          <w:marBottom w:val="0"/>
          <w:divBdr>
            <w:top w:val="none" w:sz="0" w:space="0" w:color="auto"/>
            <w:left w:val="none" w:sz="0" w:space="0" w:color="auto"/>
            <w:bottom w:val="none" w:sz="0" w:space="0" w:color="auto"/>
            <w:right w:val="none" w:sz="0" w:space="0" w:color="auto"/>
          </w:divBdr>
        </w:div>
        <w:div w:id="1638998360">
          <w:marLeft w:val="480"/>
          <w:marRight w:val="0"/>
          <w:marTop w:val="0"/>
          <w:marBottom w:val="0"/>
          <w:divBdr>
            <w:top w:val="none" w:sz="0" w:space="0" w:color="auto"/>
            <w:left w:val="none" w:sz="0" w:space="0" w:color="auto"/>
            <w:bottom w:val="none" w:sz="0" w:space="0" w:color="auto"/>
            <w:right w:val="none" w:sz="0" w:space="0" w:color="auto"/>
          </w:divBdr>
        </w:div>
        <w:div w:id="1010182114">
          <w:marLeft w:val="480"/>
          <w:marRight w:val="0"/>
          <w:marTop w:val="0"/>
          <w:marBottom w:val="0"/>
          <w:divBdr>
            <w:top w:val="none" w:sz="0" w:space="0" w:color="auto"/>
            <w:left w:val="none" w:sz="0" w:space="0" w:color="auto"/>
            <w:bottom w:val="none" w:sz="0" w:space="0" w:color="auto"/>
            <w:right w:val="none" w:sz="0" w:space="0" w:color="auto"/>
          </w:divBdr>
        </w:div>
        <w:div w:id="489056043">
          <w:marLeft w:val="480"/>
          <w:marRight w:val="0"/>
          <w:marTop w:val="0"/>
          <w:marBottom w:val="0"/>
          <w:divBdr>
            <w:top w:val="none" w:sz="0" w:space="0" w:color="auto"/>
            <w:left w:val="none" w:sz="0" w:space="0" w:color="auto"/>
            <w:bottom w:val="none" w:sz="0" w:space="0" w:color="auto"/>
            <w:right w:val="none" w:sz="0" w:space="0" w:color="auto"/>
          </w:divBdr>
        </w:div>
        <w:div w:id="290484027">
          <w:marLeft w:val="480"/>
          <w:marRight w:val="0"/>
          <w:marTop w:val="0"/>
          <w:marBottom w:val="0"/>
          <w:divBdr>
            <w:top w:val="none" w:sz="0" w:space="0" w:color="auto"/>
            <w:left w:val="none" w:sz="0" w:space="0" w:color="auto"/>
            <w:bottom w:val="none" w:sz="0" w:space="0" w:color="auto"/>
            <w:right w:val="none" w:sz="0" w:space="0" w:color="auto"/>
          </w:divBdr>
        </w:div>
        <w:div w:id="1268536289">
          <w:marLeft w:val="480"/>
          <w:marRight w:val="0"/>
          <w:marTop w:val="0"/>
          <w:marBottom w:val="0"/>
          <w:divBdr>
            <w:top w:val="none" w:sz="0" w:space="0" w:color="auto"/>
            <w:left w:val="none" w:sz="0" w:space="0" w:color="auto"/>
            <w:bottom w:val="none" w:sz="0" w:space="0" w:color="auto"/>
            <w:right w:val="none" w:sz="0" w:space="0" w:color="auto"/>
          </w:divBdr>
        </w:div>
        <w:div w:id="1879776469">
          <w:marLeft w:val="480"/>
          <w:marRight w:val="0"/>
          <w:marTop w:val="0"/>
          <w:marBottom w:val="0"/>
          <w:divBdr>
            <w:top w:val="none" w:sz="0" w:space="0" w:color="auto"/>
            <w:left w:val="none" w:sz="0" w:space="0" w:color="auto"/>
            <w:bottom w:val="none" w:sz="0" w:space="0" w:color="auto"/>
            <w:right w:val="none" w:sz="0" w:space="0" w:color="auto"/>
          </w:divBdr>
        </w:div>
        <w:div w:id="927273496">
          <w:marLeft w:val="480"/>
          <w:marRight w:val="0"/>
          <w:marTop w:val="0"/>
          <w:marBottom w:val="0"/>
          <w:divBdr>
            <w:top w:val="none" w:sz="0" w:space="0" w:color="auto"/>
            <w:left w:val="none" w:sz="0" w:space="0" w:color="auto"/>
            <w:bottom w:val="none" w:sz="0" w:space="0" w:color="auto"/>
            <w:right w:val="none" w:sz="0" w:space="0" w:color="auto"/>
          </w:divBdr>
        </w:div>
        <w:div w:id="515735136">
          <w:marLeft w:val="480"/>
          <w:marRight w:val="0"/>
          <w:marTop w:val="0"/>
          <w:marBottom w:val="0"/>
          <w:divBdr>
            <w:top w:val="none" w:sz="0" w:space="0" w:color="auto"/>
            <w:left w:val="none" w:sz="0" w:space="0" w:color="auto"/>
            <w:bottom w:val="none" w:sz="0" w:space="0" w:color="auto"/>
            <w:right w:val="none" w:sz="0" w:space="0" w:color="auto"/>
          </w:divBdr>
        </w:div>
        <w:div w:id="1461419384">
          <w:marLeft w:val="480"/>
          <w:marRight w:val="0"/>
          <w:marTop w:val="0"/>
          <w:marBottom w:val="0"/>
          <w:divBdr>
            <w:top w:val="none" w:sz="0" w:space="0" w:color="auto"/>
            <w:left w:val="none" w:sz="0" w:space="0" w:color="auto"/>
            <w:bottom w:val="none" w:sz="0" w:space="0" w:color="auto"/>
            <w:right w:val="none" w:sz="0" w:space="0" w:color="auto"/>
          </w:divBdr>
        </w:div>
        <w:div w:id="344287633">
          <w:marLeft w:val="480"/>
          <w:marRight w:val="0"/>
          <w:marTop w:val="0"/>
          <w:marBottom w:val="0"/>
          <w:divBdr>
            <w:top w:val="none" w:sz="0" w:space="0" w:color="auto"/>
            <w:left w:val="none" w:sz="0" w:space="0" w:color="auto"/>
            <w:bottom w:val="none" w:sz="0" w:space="0" w:color="auto"/>
            <w:right w:val="none" w:sz="0" w:space="0" w:color="auto"/>
          </w:divBdr>
        </w:div>
        <w:div w:id="2059083569">
          <w:marLeft w:val="480"/>
          <w:marRight w:val="0"/>
          <w:marTop w:val="0"/>
          <w:marBottom w:val="0"/>
          <w:divBdr>
            <w:top w:val="none" w:sz="0" w:space="0" w:color="auto"/>
            <w:left w:val="none" w:sz="0" w:space="0" w:color="auto"/>
            <w:bottom w:val="none" w:sz="0" w:space="0" w:color="auto"/>
            <w:right w:val="none" w:sz="0" w:space="0" w:color="auto"/>
          </w:divBdr>
        </w:div>
        <w:div w:id="918248234">
          <w:marLeft w:val="480"/>
          <w:marRight w:val="0"/>
          <w:marTop w:val="0"/>
          <w:marBottom w:val="0"/>
          <w:divBdr>
            <w:top w:val="none" w:sz="0" w:space="0" w:color="auto"/>
            <w:left w:val="none" w:sz="0" w:space="0" w:color="auto"/>
            <w:bottom w:val="none" w:sz="0" w:space="0" w:color="auto"/>
            <w:right w:val="none" w:sz="0" w:space="0" w:color="auto"/>
          </w:divBdr>
        </w:div>
        <w:div w:id="1804689092">
          <w:marLeft w:val="480"/>
          <w:marRight w:val="0"/>
          <w:marTop w:val="0"/>
          <w:marBottom w:val="0"/>
          <w:divBdr>
            <w:top w:val="none" w:sz="0" w:space="0" w:color="auto"/>
            <w:left w:val="none" w:sz="0" w:space="0" w:color="auto"/>
            <w:bottom w:val="none" w:sz="0" w:space="0" w:color="auto"/>
            <w:right w:val="none" w:sz="0" w:space="0" w:color="auto"/>
          </w:divBdr>
        </w:div>
        <w:div w:id="447047372">
          <w:marLeft w:val="480"/>
          <w:marRight w:val="0"/>
          <w:marTop w:val="0"/>
          <w:marBottom w:val="0"/>
          <w:divBdr>
            <w:top w:val="none" w:sz="0" w:space="0" w:color="auto"/>
            <w:left w:val="none" w:sz="0" w:space="0" w:color="auto"/>
            <w:bottom w:val="none" w:sz="0" w:space="0" w:color="auto"/>
            <w:right w:val="none" w:sz="0" w:space="0" w:color="auto"/>
          </w:divBdr>
        </w:div>
        <w:div w:id="1450198640">
          <w:marLeft w:val="480"/>
          <w:marRight w:val="0"/>
          <w:marTop w:val="0"/>
          <w:marBottom w:val="0"/>
          <w:divBdr>
            <w:top w:val="none" w:sz="0" w:space="0" w:color="auto"/>
            <w:left w:val="none" w:sz="0" w:space="0" w:color="auto"/>
            <w:bottom w:val="none" w:sz="0" w:space="0" w:color="auto"/>
            <w:right w:val="none" w:sz="0" w:space="0" w:color="auto"/>
          </w:divBdr>
        </w:div>
        <w:div w:id="1426921846">
          <w:marLeft w:val="480"/>
          <w:marRight w:val="0"/>
          <w:marTop w:val="0"/>
          <w:marBottom w:val="0"/>
          <w:divBdr>
            <w:top w:val="none" w:sz="0" w:space="0" w:color="auto"/>
            <w:left w:val="none" w:sz="0" w:space="0" w:color="auto"/>
            <w:bottom w:val="none" w:sz="0" w:space="0" w:color="auto"/>
            <w:right w:val="none" w:sz="0" w:space="0" w:color="auto"/>
          </w:divBdr>
        </w:div>
        <w:div w:id="1301763367">
          <w:marLeft w:val="480"/>
          <w:marRight w:val="0"/>
          <w:marTop w:val="0"/>
          <w:marBottom w:val="0"/>
          <w:divBdr>
            <w:top w:val="none" w:sz="0" w:space="0" w:color="auto"/>
            <w:left w:val="none" w:sz="0" w:space="0" w:color="auto"/>
            <w:bottom w:val="none" w:sz="0" w:space="0" w:color="auto"/>
            <w:right w:val="none" w:sz="0" w:space="0" w:color="auto"/>
          </w:divBdr>
        </w:div>
        <w:div w:id="1366104073">
          <w:marLeft w:val="480"/>
          <w:marRight w:val="0"/>
          <w:marTop w:val="0"/>
          <w:marBottom w:val="0"/>
          <w:divBdr>
            <w:top w:val="none" w:sz="0" w:space="0" w:color="auto"/>
            <w:left w:val="none" w:sz="0" w:space="0" w:color="auto"/>
            <w:bottom w:val="none" w:sz="0" w:space="0" w:color="auto"/>
            <w:right w:val="none" w:sz="0" w:space="0" w:color="auto"/>
          </w:divBdr>
        </w:div>
        <w:div w:id="790319922">
          <w:marLeft w:val="480"/>
          <w:marRight w:val="0"/>
          <w:marTop w:val="0"/>
          <w:marBottom w:val="0"/>
          <w:divBdr>
            <w:top w:val="none" w:sz="0" w:space="0" w:color="auto"/>
            <w:left w:val="none" w:sz="0" w:space="0" w:color="auto"/>
            <w:bottom w:val="none" w:sz="0" w:space="0" w:color="auto"/>
            <w:right w:val="none" w:sz="0" w:space="0" w:color="auto"/>
          </w:divBdr>
        </w:div>
        <w:div w:id="1455904797">
          <w:marLeft w:val="480"/>
          <w:marRight w:val="0"/>
          <w:marTop w:val="0"/>
          <w:marBottom w:val="0"/>
          <w:divBdr>
            <w:top w:val="none" w:sz="0" w:space="0" w:color="auto"/>
            <w:left w:val="none" w:sz="0" w:space="0" w:color="auto"/>
            <w:bottom w:val="none" w:sz="0" w:space="0" w:color="auto"/>
            <w:right w:val="none" w:sz="0" w:space="0" w:color="auto"/>
          </w:divBdr>
        </w:div>
        <w:div w:id="1643851832">
          <w:marLeft w:val="480"/>
          <w:marRight w:val="0"/>
          <w:marTop w:val="0"/>
          <w:marBottom w:val="0"/>
          <w:divBdr>
            <w:top w:val="none" w:sz="0" w:space="0" w:color="auto"/>
            <w:left w:val="none" w:sz="0" w:space="0" w:color="auto"/>
            <w:bottom w:val="none" w:sz="0" w:space="0" w:color="auto"/>
            <w:right w:val="none" w:sz="0" w:space="0" w:color="auto"/>
          </w:divBdr>
        </w:div>
        <w:div w:id="1503081715">
          <w:marLeft w:val="480"/>
          <w:marRight w:val="0"/>
          <w:marTop w:val="0"/>
          <w:marBottom w:val="0"/>
          <w:divBdr>
            <w:top w:val="none" w:sz="0" w:space="0" w:color="auto"/>
            <w:left w:val="none" w:sz="0" w:space="0" w:color="auto"/>
            <w:bottom w:val="none" w:sz="0" w:space="0" w:color="auto"/>
            <w:right w:val="none" w:sz="0" w:space="0" w:color="auto"/>
          </w:divBdr>
        </w:div>
        <w:div w:id="1443456509">
          <w:marLeft w:val="480"/>
          <w:marRight w:val="0"/>
          <w:marTop w:val="0"/>
          <w:marBottom w:val="0"/>
          <w:divBdr>
            <w:top w:val="none" w:sz="0" w:space="0" w:color="auto"/>
            <w:left w:val="none" w:sz="0" w:space="0" w:color="auto"/>
            <w:bottom w:val="none" w:sz="0" w:space="0" w:color="auto"/>
            <w:right w:val="none" w:sz="0" w:space="0" w:color="auto"/>
          </w:divBdr>
        </w:div>
        <w:div w:id="1374499356">
          <w:marLeft w:val="480"/>
          <w:marRight w:val="0"/>
          <w:marTop w:val="0"/>
          <w:marBottom w:val="0"/>
          <w:divBdr>
            <w:top w:val="none" w:sz="0" w:space="0" w:color="auto"/>
            <w:left w:val="none" w:sz="0" w:space="0" w:color="auto"/>
            <w:bottom w:val="none" w:sz="0" w:space="0" w:color="auto"/>
            <w:right w:val="none" w:sz="0" w:space="0" w:color="auto"/>
          </w:divBdr>
        </w:div>
        <w:div w:id="2003045431">
          <w:marLeft w:val="480"/>
          <w:marRight w:val="0"/>
          <w:marTop w:val="0"/>
          <w:marBottom w:val="0"/>
          <w:divBdr>
            <w:top w:val="none" w:sz="0" w:space="0" w:color="auto"/>
            <w:left w:val="none" w:sz="0" w:space="0" w:color="auto"/>
            <w:bottom w:val="none" w:sz="0" w:space="0" w:color="auto"/>
            <w:right w:val="none" w:sz="0" w:space="0" w:color="auto"/>
          </w:divBdr>
        </w:div>
        <w:div w:id="917330126">
          <w:marLeft w:val="480"/>
          <w:marRight w:val="0"/>
          <w:marTop w:val="0"/>
          <w:marBottom w:val="0"/>
          <w:divBdr>
            <w:top w:val="none" w:sz="0" w:space="0" w:color="auto"/>
            <w:left w:val="none" w:sz="0" w:space="0" w:color="auto"/>
            <w:bottom w:val="none" w:sz="0" w:space="0" w:color="auto"/>
            <w:right w:val="none" w:sz="0" w:space="0" w:color="auto"/>
          </w:divBdr>
        </w:div>
        <w:div w:id="199829265">
          <w:marLeft w:val="480"/>
          <w:marRight w:val="0"/>
          <w:marTop w:val="0"/>
          <w:marBottom w:val="0"/>
          <w:divBdr>
            <w:top w:val="none" w:sz="0" w:space="0" w:color="auto"/>
            <w:left w:val="none" w:sz="0" w:space="0" w:color="auto"/>
            <w:bottom w:val="none" w:sz="0" w:space="0" w:color="auto"/>
            <w:right w:val="none" w:sz="0" w:space="0" w:color="auto"/>
          </w:divBdr>
        </w:div>
        <w:div w:id="1531146186">
          <w:marLeft w:val="480"/>
          <w:marRight w:val="0"/>
          <w:marTop w:val="0"/>
          <w:marBottom w:val="0"/>
          <w:divBdr>
            <w:top w:val="none" w:sz="0" w:space="0" w:color="auto"/>
            <w:left w:val="none" w:sz="0" w:space="0" w:color="auto"/>
            <w:bottom w:val="none" w:sz="0" w:space="0" w:color="auto"/>
            <w:right w:val="none" w:sz="0" w:space="0" w:color="auto"/>
          </w:divBdr>
        </w:div>
        <w:div w:id="1000157961">
          <w:marLeft w:val="480"/>
          <w:marRight w:val="0"/>
          <w:marTop w:val="0"/>
          <w:marBottom w:val="0"/>
          <w:divBdr>
            <w:top w:val="none" w:sz="0" w:space="0" w:color="auto"/>
            <w:left w:val="none" w:sz="0" w:space="0" w:color="auto"/>
            <w:bottom w:val="none" w:sz="0" w:space="0" w:color="auto"/>
            <w:right w:val="none" w:sz="0" w:space="0" w:color="auto"/>
          </w:divBdr>
        </w:div>
        <w:div w:id="2134249883">
          <w:marLeft w:val="480"/>
          <w:marRight w:val="0"/>
          <w:marTop w:val="0"/>
          <w:marBottom w:val="0"/>
          <w:divBdr>
            <w:top w:val="none" w:sz="0" w:space="0" w:color="auto"/>
            <w:left w:val="none" w:sz="0" w:space="0" w:color="auto"/>
            <w:bottom w:val="none" w:sz="0" w:space="0" w:color="auto"/>
            <w:right w:val="none" w:sz="0" w:space="0" w:color="auto"/>
          </w:divBdr>
        </w:div>
        <w:div w:id="1672171954">
          <w:marLeft w:val="480"/>
          <w:marRight w:val="0"/>
          <w:marTop w:val="0"/>
          <w:marBottom w:val="0"/>
          <w:divBdr>
            <w:top w:val="none" w:sz="0" w:space="0" w:color="auto"/>
            <w:left w:val="none" w:sz="0" w:space="0" w:color="auto"/>
            <w:bottom w:val="none" w:sz="0" w:space="0" w:color="auto"/>
            <w:right w:val="none" w:sz="0" w:space="0" w:color="auto"/>
          </w:divBdr>
        </w:div>
      </w:divsChild>
    </w:div>
    <w:div w:id="1116754949">
      <w:bodyDiv w:val="1"/>
      <w:marLeft w:val="0"/>
      <w:marRight w:val="0"/>
      <w:marTop w:val="0"/>
      <w:marBottom w:val="0"/>
      <w:divBdr>
        <w:top w:val="none" w:sz="0" w:space="0" w:color="auto"/>
        <w:left w:val="none" w:sz="0" w:space="0" w:color="auto"/>
        <w:bottom w:val="none" w:sz="0" w:space="0" w:color="auto"/>
        <w:right w:val="none" w:sz="0" w:space="0" w:color="auto"/>
      </w:divBdr>
    </w:div>
    <w:div w:id="1125272065">
      <w:bodyDiv w:val="1"/>
      <w:marLeft w:val="0"/>
      <w:marRight w:val="0"/>
      <w:marTop w:val="0"/>
      <w:marBottom w:val="0"/>
      <w:divBdr>
        <w:top w:val="none" w:sz="0" w:space="0" w:color="auto"/>
        <w:left w:val="none" w:sz="0" w:space="0" w:color="auto"/>
        <w:bottom w:val="none" w:sz="0" w:space="0" w:color="auto"/>
        <w:right w:val="none" w:sz="0" w:space="0" w:color="auto"/>
      </w:divBdr>
    </w:div>
    <w:div w:id="1128282779">
      <w:bodyDiv w:val="1"/>
      <w:marLeft w:val="0"/>
      <w:marRight w:val="0"/>
      <w:marTop w:val="0"/>
      <w:marBottom w:val="0"/>
      <w:divBdr>
        <w:top w:val="none" w:sz="0" w:space="0" w:color="auto"/>
        <w:left w:val="none" w:sz="0" w:space="0" w:color="auto"/>
        <w:bottom w:val="none" w:sz="0" w:space="0" w:color="auto"/>
        <w:right w:val="none" w:sz="0" w:space="0" w:color="auto"/>
      </w:divBdr>
    </w:div>
    <w:div w:id="1129468902">
      <w:bodyDiv w:val="1"/>
      <w:marLeft w:val="0"/>
      <w:marRight w:val="0"/>
      <w:marTop w:val="0"/>
      <w:marBottom w:val="0"/>
      <w:divBdr>
        <w:top w:val="none" w:sz="0" w:space="0" w:color="auto"/>
        <w:left w:val="none" w:sz="0" w:space="0" w:color="auto"/>
        <w:bottom w:val="none" w:sz="0" w:space="0" w:color="auto"/>
        <w:right w:val="none" w:sz="0" w:space="0" w:color="auto"/>
      </w:divBdr>
    </w:div>
    <w:div w:id="1132020669">
      <w:bodyDiv w:val="1"/>
      <w:marLeft w:val="0"/>
      <w:marRight w:val="0"/>
      <w:marTop w:val="0"/>
      <w:marBottom w:val="0"/>
      <w:divBdr>
        <w:top w:val="none" w:sz="0" w:space="0" w:color="auto"/>
        <w:left w:val="none" w:sz="0" w:space="0" w:color="auto"/>
        <w:bottom w:val="none" w:sz="0" w:space="0" w:color="auto"/>
        <w:right w:val="none" w:sz="0" w:space="0" w:color="auto"/>
      </w:divBdr>
    </w:div>
    <w:div w:id="1132360300">
      <w:bodyDiv w:val="1"/>
      <w:marLeft w:val="0"/>
      <w:marRight w:val="0"/>
      <w:marTop w:val="0"/>
      <w:marBottom w:val="0"/>
      <w:divBdr>
        <w:top w:val="none" w:sz="0" w:space="0" w:color="auto"/>
        <w:left w:val="none" w:sz="0" w:space="0" w:color="auto"/>
        <w:bottom w:val="none" w:sz="0" w:space="0" w:color="auto"/>
        <w:right w:val="none" w:sz="0" w:space="0" w:color="auto"/>
      </w:divBdr>
      <w:divsChild>
        <w:div w:id="1677685109">
          <w:marLeft w:val="480"/>
          <w:marRight w:val="0"/>
          <w:marTop w:val="0"/>
          <w:marBottom w:val="0"/>
          <w:divBdr>
            <w:top w:val="none" w:sz="0" w:space="0" w:color="auto"/>
            <w:left w:val="none" w:sz="0" w:space="0" w:color="auto"/>
            <w:bottom w:val="none" w:sz="0" w:space="0" w:color="auto"/>
            <w:right w:val="none" w:sz="0" w:space="0" w:color="auto"/>
          </w:divBdr>
        </w:div>
      </w:divsChild>
    </w:div>
    <w:div w:id="1161845017">
      <w:bodyDiv w:val="1"/>
      <w:marLeft w:val="0"/>
      <w:marRight w:val="0"/>
      <w:marTop w:val="0"/>
      <w:marBottom w:val="0"/>
      <w:divBdr>
        <w:top w:val="none" w:sz="0" w:space="0" w:color="auto"/>
        <w:left w:val="none" w:sz="0" w:space="0" w:color="auto"/>
        <w:bottom w:val="none" w:sz="0" w:space="0" w:color="auto"/>
        <w:right w:val="none" w:sz="0" w:space="0" w:color="auto"/>
      </w:divBdr>
    </w:div>
    <w:div w:id="1163931126">
      <w:bodyDiv w:val="1"/>
      <w:marLeft w:val="0"/>
      <w:marRight w:val="0"/>
      <w:marTop w:val="0"/>
      <w:marBottom w:val="0"/>
      <w:divBdr>
        <w:top w:val="none" w:sz="0" w:space="0" w:color="auto"/>
        <w:left w:val="none" w:sz="0" w:space="0" w:color="auto"/>
        <w:bottom w:val="none" w:sz="0" w:space="0" w:color="auto"/>
        <w:right w:val="none" w:sz="0" w:space="0" w:color="auto"/>
      </w:divBdr>
    </w:div>
    <w:div w:id="1182553859">
      <w:bodyDiv w:val="1"/>
      <w:marLeft w:val="0"/>
      <w:marRight w:val="0"/>
      <w:marTop w:val="0"/>
      <w:marBottom w:val="0"/>
      <w:divBdr>
        <w:top w:val="none" w:sz="0" w:space="0" w:color="auto"/>
        <w:left w:val="none" w:sz="0" w:space="0" w:color="auto"/>
        <w:bottom w:val="none" w:sz="0" w:space="0" w:color="auto"/>
        <w:right w:val="none" w:sz="0" w:space="0" w:color="auto"/>
      </w:divBdr>
    </w:div>
    <w:div w:id="1213885816">
      <w:bodyDiv w:val="1"/>
      <w:marLeft w:val="0"/>
      <w:marRight w:val="0"/>
      <w:marTop w:val="0"/>
      <w:marBottom w:val="0"/>
      <w:divBdr>
        <w:top w:val="none" w:sz="0" w:space="0" w:color="auto"/>
        <w:left w:val="none" w:sz="0" w:space="0" w:color="auto"/>
        <w:bottom w:val="none" w:sz="0" w:space="0" w:color="auto"/>
        <w:right w:val="none" w:sz="0" w:space="0" w:color="auto"/>
      </w:divBdr>
    </w:div>
    <w:div w:id="1224873578">
      <w:bodyDiv w:val="1"/>
      <w:marLeft w:val="0"/>
      <w:marRight w:val="0"/>
      <w:marTop w:val="0"/>
      <w:marBottom w:val="0"/>
      <w:divBdr>
        <w:top w:val="none" w:sz="0" w:space="0" w:color="auto"/>
        <w:left w:val="none" w:sz="0" w:space="0" w:color="auto"/>
        <w:bottom w:val="none" w:sz="0" w:space="0" w:color="auto"/>
        <w:right w:val="none" w:sz="0" w:space="0" w:color="auto"/>
      </w:divBdr>
    </w:div>
    <w:div w:id="1227259641">
      <w:bodyDiv w:val="1"/>
      <w:marLeft w:val="0"/>
      <w:marRight w:val="0"/>
      <w:marTop w:val="0"/>
      <w:marBottom w:val="0"/>
      <w:divBdr>
        <w:top w:val="none" w:sz="0" w:space="0" w:color="auto"/>
        <w:left w:val="none" w:sz="0" w:space="0" w:color="auto"/>
        <w:bottom w:val="none" w:sz="0" w:space="0" w:color="auto"/>
        <w:right w:val="none" w:sz="0" w:space="0" w:color="auto"/>
      </w:divBdr>
      <w:divsChild>
        <w:div w:id="1378623232">
          <w:marLeft w:val="480"/>
          <w:marRight w:val="0"/>
          <w:marTop w:val="0"/>
          <w:marBottom w:val="0"/>
          <w:divBdr>
            <w:top w:val="none" w:sz="0" w:space="0" w:color="auto"/>
            <w:left w:val="none" w:sz="0" w:space="0" w:color="auto"/>
            <w:bottom w:val="none" w:sz="0" w:space="0" w:color="auto"/>
            <w:right w:val="none" w:sz="0" w:space="0" w:color="auto"/>
          </w:divBdr>
        </w:div>
        <w:div w:id="1529178333">
          <w:marLeft w:val="480"/>
          <w:marRight w:val="0"/>
          <w:marTop w:val="0"/>
          <w:marBottom w:val="0"/>
          <w:divBdr>
            <w:top w:val="none" w:sz="0" w:space="0" w:color="auto"/>
            <w:left w:val="none" w:sz="0" w:space="0" w:color="auto"/>
            <w:bottom w:val="none" w:sz="0" w:space="0" w:color="auto"/>
            <w:right w:val="none" w:sz="0" w:space="0" w:color="auto"/>
          </w:divBdr>
        </w:div>
        <w:div w:id="467821598">
          <w:marLeft w:val="480"/>
          <w:marRight w:val="0"/>
          <w:marTop w:val="0"/>
          <w:marBottom w:val="0"/>
          <w:divBdr>
            <w:top w:val="none" w:sz="0" w:space="0" w:color="auto"/>
            <w:left w:val="none" w:sz="0" w:space="0" w:color="auto"/>
            <w:bottom w:val="none" w:sz="0" w:space="0" w:color="auto"/>
            <w:right w:val="none" w:sz="0" w:space="0" w:color="auto"/>
          </w:divBdr>
        </w:div>
        <w:div w:id="12810727">
          <w:marLeft w:val="480"/>
          <w:marRight w:val="0"/>
          <w:marTop w:val="0"/>
          <w:marBottom w:val="0"/>
          <w:divBdr>
            <w:top w:val="none" w:sz="0" w:space="0" w:color="auto"/>
            <w:left w:val="none" w:sz="0" w:space="0" w:color="auto"/>
            <w:bottom w:val="none" w:sz="0" w:space="0" w:color="auto"/>
            <w:right w:val="none" w:sz="0" w:space="0" w:color="auto"/>
          </w:divBdr>
        </w:div>
        <w:div w:id="938025589">
          <w:marLeft w:val="480"/>
          <w:marRight w:val="0"/>
          <w:marTop w:val="0"/>
          <w:marBottom w:val="0"/>
          <w:divBdr>
            <w:top w:val="none" w:sz="0" w:space="0" w:color="auto"/>
            <w:left w:val="none" w:sz="0" w:space="0" w:color="auto"/>
            <w:bottom w:val="none" w:sz="0" w:space="0" w:color="auto"/>
            <w:right w:val="none" w:sz="0" w:space="0" w:color="auto"/>
          </w:divBdr>
        </w:div>
        <w:div w:id="2094279201">
          <w:marLeft w:val="480"/>
          <w:marRight w:val="0"/>
          <w:marTop w:val="0"/>
          <w:marBottom w:val="0"/>
          <w:divBdr>
            <w:top w:val="none" w:sz="0" w:space="0" w:color="auto"/>
            <w:left w:val="none" w:sz="0" w:space="0" w:color="auto"/>
            <w:bottom w:val="none" w:sz="0" w:space="0" w:color="auto"/>
            <w:right w:val="none" w:sz="0" w:space="0" w:color="auto"/>
          </w:divBdr>
        </w:div>
        <w:div w:id="1474520260">
          <w:marLeft w:val="480"/>
          <w:marRight w:val="0"/>
          <w:marTop w:val="0"/>
          <w:marBottom w:val="0"/>
          <w:divBdr>
            <w:top w:val="none" w:sz="0" w:space="0" w:color="auto"/>
            <w:left w:val="none" w:sz="0" w:space="0" w:color="auto"/>
            <w:bottom w:val="none" w:sz="0" w:space="0" w:color="auto"/>
            <w:right w:val="none" w:sz="0" w:space="0" w:color="auto"/>
          </w:divBdr>
        </w:div>
        <w:div w:id="1526868120">
          <w:marLeft w:val="480"/>
          <w:marRight w:val="0"/>
          <w:marTop w:val="0"/>
          <w:marBottom w:val="0"/>
          <w:divBdr>
            <w:top w:val="none" w:sz="0" w:space="0" w:color="auto"/>
            <w:left w:val="none" w:sz="0" w:space="0" w:color="auto"/>
            <w:bottom w:val="none" w:sz="0" w:space="0" w:color="auto"/>
            <w:right w:val="none" w:sz="0" w:space="0" w:color="auto"/>
          </w:divBdr>
        </w:div>
        <w:div w:id="1619986416">
          <w:marLeft w:val="480"/>
          <w:marRight w:val="0"/>
          <w:marTop w:val="0"/>
          <w:marBottom w:val="0"/>
          <w:divBdr>
            <w:top w:val="none" w:sz="0" w:space="0" w:color="auto"/>
            <w:left w:val="none" w:sz="0" w:space="0" w:color="auto"/>
            <w:bottom w:val="none" w:sz="0" w:space="0" w:color="auto"/>
            <w:right w:val="none" w:sz="0" w:space="0" w:color="auto"/>
          </w:divBdr>
        </w:div>
        <w:div w:id="197936306">
          <w:marLeft w:val="480"/>
          <w:marRight w:val="0"/>
          <w:marTop w:val="0"/>
          <w:marBottom w:val="0"/>
          <w:divBdr>
            <w:top w:val="none" w:sz="0" w:space="0" w:color="auto"/>
            <w:left w:val="none" w:sz="0" w:space="0" w:color="auto"/>
            <w:bottom w:val="none" w:sz="0" w:space="0" w:color="auto"/>
            <w:right w:val="none" w:sz="0" w:space="0" w:color="auto"/>
          </w:divBdr>
        </w:div>
        <w:div w:id="139201259">
          <w:marLeft w:val="480"/>
          <w:marRight w:val="0"/>
          <w:marTop w:val="0"/>
          <w:marBottom w:val="0"/>
          <w:divBdr>
            <w:top w:val="none" w:sz="0" w:space="0" w:color="auto"/>
            <w:left w:val="none" w:sz="0" w:space="0" w:color="auto"/>
            <w:bottom w:val="none" w:sz="0" w:space="0" w:color="auto"/>
            <w:right w:val="none" w:sz="0" w:space="0" w:color="auto"/>
          </w:divBdr>
        </w:div>
        <w:div w:id="1664045042">
          <w:marLeft w:val="480"/>
          <w:marRight w:val="0"/>
          <w:marTop w:val="0"/>
          <w:marBottom w:val="0"/>
          <w:divBdr>
            <w:top w:val="none" w:sz="0" w:space="0" w:color="auto"/>
            <w:left w:val="none" w:sz="0" w:space="0" w:color="auto"/>
            <w:bottom w:val="none" w:sz="0" w:space="0" w:color="auto"/>
            <w:right w:val="none" w:sz="0" w:space="0" w:color="auto"/>
          </w:divBdr>
        </w:div>
        <w:div w:id="233012687">
          <w:marLeft w:val="480"/>
          <w:marRight w:val="0"/>
          <w:marTop w:val="0"/>
          <w:marBottom w:val="0"/>
          <w:divBdr>
            <w:top w:val="none" w:sz="0" w:space="0" w:color="auto"/>
            <w:left w:val="none" w:sz="0" w:space="0" w:color="auto"/>
            <w:bottom w:val="none" w:sz="0" w:space="0" w:color="auto"/>
            <w:right w:val="none" w:sz="0" w:space="0" w:color="auto"/>
          </w:divBdr>
        </w:div>
        <w:div w:id="395905682">
          <w:marLeft w:val="480"/>
          <w:marRight w:val="0"/>
          <w:marTop w:val="0"/>
          <w:marBottom w:val="0"/>
          <w:divBdr>
            <w:top w:val="none" w:sz="0" w:space="0" w:color="auto"/>
            <w:left w:val="none" w:sz="0" w:space="0" w:color="auto"/>
            <w:bottom w:val="none" w:sz="0" w:space="0" w:color="auto"/>
            <w:right w:val="none" w:sz="0" w:space="0" w:color="auto"/>
          </w:divBdr>
        </w:div>
        <w:div w:id="202714626">
          <w:marLeft w:val="480"/>
          <w:marRight w:val="0"/>
          <w:marTop w:val="0"/>
          <w:marBottom w:val="0"/>
          <w:divBdr>
            <w:top w:val="none" w:sz="0" w:space="0" w:color="auto"/>
            <w:left w:val="none" w:sz="0" w:space="0" w:color="auto"/>
            <w:bottom w:val="none" w:sz="0" w:space="0" w:color="auto"/>
            <w:right w:val="none" w:sz="0" w:space="0" w:color="auto"/>
          </w:divBdr>
        </w:div>
        <w:div w:id="529607824">
          <w:marLeft w:val="480"/>
          <w:marRight w:val="0"/>
          <w:marTop w:val="0"/>
          <w:marBottom w:val="0"/>
          <w:divBdr>
            <w:top w:val="none" w:sz="0" w:space="0" w:color="auto"/>
            <w:left w:val="none" w:sz="0" w:space="0" w:color="auto"/>
            <w:bottom w:val="none" w:sz="0" w:space="0" w:color="auto"/>
            <w:right w:val="none" w:sz="0" w:space="0" w:color="auto"/>
          </w:divBdr>
        </w:div>
        <w:div w:id="946037458">
          <w:marLeft w:val="480"/>
          <w:marRight w:val="0"/>
          <w:marTop w:val="0"/>
          <w:marBottom w:val="0"/>
          <w:divBdr>
            <w:top w:val="none" w:sz="0" w:space="0" w:color="auto"/>
            <w:left w:val="none" w:sz="0" w:space="0" w:color="auto"/>
            <w:bottom w:val="none" w:sz="0" w:space="0" w:color="auto"/>
            <w:right w:val="none" w:sz="0" w:space="0" w:color="auto"/>
          </w:divBdr>
        </w:div>
        <w:div w:id="669602931">
          <w:marLeft w:val="480"/>
          <w:marRight w:val="0"/>
          <w:marTop w:val="0"/>
          <w:marBottom w:val="0"/>
          <w:divBdr>
            <w:top w:val="none" w:sz="0" w:space="0" w:color="auto"/>
            <w:left w:val="none" w:sz="0" w:space="0" w:color="auto"/>
            <w:bottom w:val="none" w:sz="0" w:space="0" w:color="auto"/>
            <w:right w:val="none" w:sz="0" w:space="0" w:color="auto"/>
          </w:divBdr>
        </w:div>
        <w:div w:id="1371145191">
          <w:marLeft w:val="480"/>
          <w:marRight w:val="0"/>
          <w:marTop w:val="0"/>
          <w:marBottom w:val="0"/>
          <w:divBdr>
            <w:top w:val="none" w:sz="0" w:space="0" w:color="auto"/>
            <w:left w:val="none" w:sz="0" w:space="0" w:color="auto"/>
            <w:bottom w:val="none" w:sz="0" w:space="0" w:color="auto"/>
            <w:right w:val="none" w:sz="0" w:space="0" w:color="auto"/>
          </w:divBdr>
        </w:div>
        <w:div w:id="881213317">
          <w:marLeft w:val="480"/>
          <w:marRight w:val="0"/>
          <w:marTop w:val="0"/>
          <w:marBottom w:val="0"/>
          <w:divBdr>
            <w:top w:val="none" w:sz="0" w:space="0" w:color="auto"/>
            <w:left w:val="none" w:sz="0" w:space="0" w:color="auto"/>
            <w:bottom w:val="none" w:sz="0" w:space="0" w:color="auto"/>
            <w:right w:val="none" w:sz="0" w:space="0" w:color="auto"/>
          </w:divBdr>
        </w:div>
        <w:div w:id="1567643640">
          <w:marLeft w:val="480"/>
          <w:marRight w:val="0"/>
          <w:marTop w:val="0"/>
          <w:marBottom w:val="0"/>
          <w:divBdr>
            <w:top w:val="none" w:sz="0" w:space="0" w:color="auto"/>
            <w:left w:val="none" w:sz="0" w:space="0" w:color="auto"/>
            <w:bottom w:val="none" w:sz="0" w:space="0" w:color="auto"/>
            <w:right w:val="none" w:sz="0" w:space="0" w:color="auto"/>
          </w:divBdr>
        </w:div>
        <w:div w:id="1804080485">
          <w:marLeft w:val="480"/>
          <w:marRight w:val="0"/>
          <w:marTop w:val="0"/>
          <w:marBottom w:val="0"/>
          <w:divBdr>
            <w:top w:val="none" w:sz="0" w:space="0" w:color="auto"/>
            <w:left w:val="none" w:sz="0" w:space="0" w:color="auto"/>
            <w:bottom w:val="none" w:sz="0" w:space="0" w:color="auto"/>
            <w:right w:val="none" w:sz="0" w:space="0" w:color="auto"/>
          </w:divBdr>
        </w:div>
        <w:div w:id="1174304359">
          <w:marLeft w:val="480"/>
          <w:marRight w:val="0"/>
          <w:marTop w:val="0"/>
          <w:marBottom w:val="0"/>
          <w:divBdr>
            <w:top w:val="none" w:sz="0" w:space="0" w:color="auto"/>
            <w:left w:val="none" w:sz="0" w:space="0" w:color="auto"/>
            <w:bottom w:val="none" w:sz="0" w:space="0" w:color="auto"/>
            <w:right w:val="none" w:sz="0" w:space="0" w:color="auto"/>
          </w:divBdr>
        </w:div>
        <w:div w:id="1853179013">
          <w:marLeft w:val="480"/>
          <w:marRight w:val="0"/>
          <w:marTop w:val="0"/>
          <w:marBottom w:val="0"/>
          <w:divBdr>
            <w:top w:val="none" w:sz="0" w:space="0" w:color="auto"/>
            <w:left w:val="none" w:sz="0" w:space="0" w:color="auto"/>
            <w:bottom w:val="none" w:sz="0" w:space="0" w:color="auto"/>
            <w:right w:val="none" w:sz="0" w:space="0" w:color="auto"/>
          </w:divBdr>
        </w:div>
        <w:div w:id="855316051">
          <w:marLeft w:val="480"/>
          <w:marRight w:val="0"/>
          <w:marTop w:val="0"/>
          <w:marBottom w:val="0"/>
          <w:divBdr>
            <w:top w:val="none" w:sz="0" w:space="0" w:color="auto"/>
            <w:left w:val="none" w:sz="0" w:space="0" w:color="auto"/>
            <w:bottom w:val="none" w:sz="0" w:space="0" w:color="auto"/>
            <w:right w:val="none" w:sz="0" w:space="0" w:color="auto"/>
          </w:divBdr>
        </w:div>
        <w:div w:id="2102873075">
          <w:marLeft w:val="480"/>
          <w:marRight w:val="0"/>
          <w:marTop w:val="0"/>
          <w:marBottom w:val="0"/>
          <w:divBdr>
            <w:top w:val="none" w:sz="0" w:space="0" w:color="auto"/>
            <w:left w:val="none" w:sz="0" w:space="0" w:color="auto"/>
            <w:bottom w:val="none" w:sz="0" w:space="0" w:color="auto"/>
            <w:right w:val="none" w:sz="0" w:space="0" w:color="auto"/>
          </w:divBdr>
        </w:div>
        <w:div w:id="1408915701">
          <w:marLeft w:val="480"/>
          <w:marRight w:val="0"/>
          <w:marTop w:val="0"/>
          <w:marBottom w:val="0"/>
          <w:divBdr>
            <w:top w:val="none" w:sz="0" w:space="0" w:color="auto"/>
            <w:left w:val="none" w:sz="0" w:space="0" w:color="auto"/>
            <w:bottom w:val="none" w:sz="0" w:space="0" w:color="auto"/>
            <w:right w:val="none" w:sz="0" w:space="0" w:color="auto"/>
          </w:divBdr>
        </w:div>
        <w:div w:id="1456094882">
          <w:marLeft w:val="480"/>
          <w:marRight w:val="0"/>
          <w:marTop w:val="0"/>
          <w:marBottom w:val="0"/>
          <w:divBdr>
            <w:top w:val="none" w:sz="0" w:space="0" w:color="auto"/>
            <w:left w:val="none" w:sz="0" w:space="0" w:color="auto"/>
            <w:bottom w:val="none" w:sz="0" w:space="0" w:color="auto"/>
            <w:right w:val="none" w:sz="0" w:space="0" w:color="auto"/>
          </w:divBdr>
        </w:div>
        <w:div w:id="1530416845">
          <w:marLeft w:val="480"/>
          <w:marRight w:val="0"/>
          <w:marTop w:val="0"/>
          <w:marBottom w:val="0"/>
          <w:divBdr>
            <w:top w:val="none" w:sz="0" w:space="0" w:color="auto"/>
            <w:left w:val="none" w:sz="0" w:space="0" w:color="auto"/>
            <w:bottom w:val="none" w:sz="0" w:space="0" w:color="auto"/>
            <w:right w:val="none" w:sz="0" w:space="0" w:color="auto"/>
          </w:divBdr>
        </w:div>
        <w:div w:id="710767304">
          <w:marLeft w:val="480"/>
          <w:marRight w:val="0"/>
          <w:marTop w:val="0"/>
          <w:marBottom w:val="0"/>
          <w:divBdr>
            <w:top w:val="none" w:sz="0" w:space="0" w:color="auto"/>
            <w:left w:val="none" w:sz="0" w:space="0" w:color="auto"/>
            <w:bottom w:val="none" w:sz="0" w:space="0" w:color="auto"/>
            <w:right w:val="none" w:sz="0" w:space="0" w:color="auto"/>
          </w:divBdr>
        </w:div>
        <w:div w:id="326175649">
          <w:marLeft w:val="480"/>
          <w:marRight w:val="0"/>
          <w:marTop w:val="0"/>
          <w:marBottom w:val="0"/>
          <w:divBdr>
            <w:top w:val="none" w:sz="0" w:space="0" w:color="auto"/>
            <w:left w:val="none" w:sz="0" w:space="0" w:color="auto"/>
            <w:bottom w:val="none" w:sz="0" w:space="0" w:color="auto"/>
            <w:right w:val="none" w:sz="0" w:space="0" w:color="auto"/>
          </w:divBdr>
        </w:div>
        <w:div w:id="648562411">
          <w:marLeft w:val="480"/>
          <w:marRight w:val="0"/>
          <w:marTop w:val="0"/>
          <w:marBottom w:val="0"/>
          <w:divBdr>
            <w:top w:val="none" w:sz="0" w:space="0" w:color="auto"/>
            <w:left w:val="none" w:sz="0" w:space="0" w:color="auto"/>
            <w:bottom w:val="none" w:sz="0" w:space="0" w:color="auto"/>
            <w:right w:val="none" w:sz="0" w:space="0" w:color="auto"/>
          </w:divBdr>
        </w:div>
        <w:div w:id="1310404810">
          <w:marLeft w:val="480"/>
          <w:marRight w:val="0"/>
          <w:marTop w:val="0"/>
          <w:marBottom w:val="0"/>
          <w:divBdr>
            <w:top w:val="none" w:sz="0" w:space="0" w:color="auto"/>
            <w:left w:val="none" w:sz="0" w:space="0" w:color="auto"/>
            <w:bottom w:val="none" w:sz="0" w:space="0" w:color="auto"/>
            <w:right w:val="none" w:sz="0" w:space="0" w:color="auto"/>
          </w:divBdr>
        </w:div>
        <w:div w:id="1021199143">
          <w:marLeft w:val="480"/>
          <w:marRight w:val="0"/>
          <w:marTop w:val="0"/>
          <w:marBottom w:val="0"/>
          <w:divBdr>
            <w:top w:val="none" w:sz="0" w:space="0" w:color="auto"/>
            <w:left w:val="none" w:sz="0" w:space="0" w:color="auto"/>
            <w:bottom w:val="none" w:sz="0" w:space="0" w:color="auto"/>
            <w:right w:val="none" w:sz="0" w:space="0" w:color="auto"/>
          </w:divBdr>
        </w:div>
        <w:div w:id="1369522588">
          <w:marLeft w:val="480"/>
          <w:marRight w:val="0"/>
          <w:marTop w:val="0"/>
          <w:marBottom w:val="0"/>
          <w:divBdr>
            <w:top w:val="none" w:sz="0" w:space="0" w:color="auto"/>
            <w:left w:val="none" w:sz="0" w:space="0" w:color="auto"/>
            <w:bottom w:val="none" w:sz="0" w:space="0" w:color="auto"/>
            <w:right w:val="none" w:sz="0" w:space="0" w:color="auto"/>
          </w:divBdr>
        </w:div>
        <w:div w:id="509223194">
          <w:marLeft w:val="480"/>
          <w:marRight w:val="0"/>
          <w:marTop w:val="0"/>
          <w:marBottom w:val="0"/>
          <w:divBdr>
            <w:top w:val="none" w:sz="0" w:space="0" w:color="auto"/>
            <w:left w:val="none" w:sz="0" w:space="0" w:color="auto"/>
            <w:bottom w:val="none" w:sz="0" w:space="0" w:color="auto"/>
            <w:right w:val="none" w:sz="0" w:space="0" w:color="auto"/>
          </w:divBdr>
        </w:div>
        <w:div w:id="1775901618">
          <w:marLeft w:val="480"/>
          <w:marRight w:val="0"/>
          <w:marTop w:val="0"/>
          <w:marBottom w:val="0"/>
          <w:divBdr>
            <w:top w:val="none" w:sz="0" w:space="0" w:color="auto"/>
            <w:left w:val="none" w:sz="0" w:space="0" w:color="auto"/>
            <w:bottom w:val="none" w:sz="0" w:space="0" w:color="auto"/>
            <w:right w:val="none" w:sz="0" w:space="0" w:color="auto"/>
          </w:divBdr>
        </w:div>
        <w:div w:id="277183181">
          <w:marLeft w:val="480"/>
          <w:marRight w:val="0"/>
          <w:marTop w:val="0"/>
          <w:marBottom w:val="0"/>
          <w:divBdr>
            <w:top w:val="none" w:sz="0" w:space="0" w:color="auto"/>
            <w:left w:val="none" w:sz="0" w:space="0" w:color="auto"/>
            <w:bottom w:val="none" w:sz="0" w:space="0" w:color="auto"/>
            <w:right w:val="none" w:sz="0" w:space="0" w:color="auto"/>
          </w:divBdr>
        </w:div>
        <w:div w:id="1055662673">
          <w:marLeft w:val="480"/>
          <w:marRight w:val="0"/>
          <w:marTop w:val="0"/>
          <w:marBottom w:val="0"/>
          <w:divBdr>
            <w:top w:val="none" w:sz="0" w:space="0" w:color="auto"/>
            <w:left w:val="none" w:sz="0" w:space="0" w:color="auto"/>
            <w:bottom w:val="none" w:sz="0" w:space="0" w:color="auto"/>
            <w:right w:val="none" w:sz="0" w:space="0" w:color="auto"/>
          </w:divBdr>
        </w:div>
        <w:div w:id="68120622">
          <w:marLeft w:val="480"/>
          <w:marRight w:val="0"/>
          <w:marTop w:val="0"/>
          <w:marBottom w:val="0"/>
          <w:divBdr>
            <w:top w:val="none" w:sz="0" w:space="0" w:color="auto"/>
            <w:left w:val="none" w:sz="0" w:space="0" w:color="auto"/>
            <w:bottom w:val="none" w:sz="0" w:space="0" w:color="auto"/>
            <w:right w:val="none" w:sz="0" w:space="0" w:color="auto"/>
          </w:divBdr>
        </w:div>
        <w:div w:id="1123112894">
          <w:marLeft w:val="480"/>
          <w:marRight w:val="0"/>
          <w:marTop w:val="0"/>
          <w:marBottom w:val="0"/>
          <w:divBdr>
            <w:top w:val="none" w:sz="0" w:space="0" w:color="auto"/>
            <w:left w:val="none" w:sz="0" w:space="0" w:color="auto"/>
            <w:bottom w:val="none" w:sz="0" w:space="0" w:color="auto"/>
            <w:right w:val="none" w:sz="0" w:space="0" w:color="auto"/>
          </w:divBdr>
        </w:div>
      </w:divsChild>
    </w:div>
    <w:div w:id="1231816743">
      <w:bodyDiv w:val="1"/>
      <w:marLeft w:val="0"/>
      <w:marRight w:val="0"/>
      <w:marTop w:val="0"/>
      <w:marBottom w:val="0"/>
      <w:divBdr>
        <w:top w:val="none" w:sz="0" w:space="0" w:color="auto"/>
        <w:left w:val="none" w:sz="0" w:space="0" w:color="auto"/>
        <w:bottom w:val="none" w:sz="0" w:space="0" w:color="auto"/>
        <w:right w:val="none" w:sz="0" w:space="0" w:color="auto"/>
      </w:divBdr>
    </w:div>
    <w:div w:id="1243031931">
      <w:bodyDiv w:val="1"/>
      <w:marLeft w:val="0"/>
      <w:marRight w:val="0"/>
      <w:marTop w:val="0"/>
      <w:marBottom w:val="0"/>
      <w:divBdr>
        <w:top w:val="none" w:sz="0" w:space="0" w:color="auto"/>
        <w:left w:val="none" w:sz="0" w:space="0" w:color="auto"/>
        <w:bottom w:val="none" w:sz="0" w:space="0" w:color="auto"/>
        <w:right w:val="none" w:sz="0" w:space="0" w:color="auto"/>
      </w:divBdr>
    </w:div>
    <w:div w:id="1244954259">
      <w:bodyDiv w:val="1"/>
      <w:marLeft w:val="0"/>
      <w:marRight w:val="0"/>
      <w:marTop w:val="0"/>
      <w:marBottom w:val="0"/>
      <w:divBdr>
        <w:top w:val="none" w:sz="0" w:space="0" w:color="auto"/>
        <w:left w:val="none" w:sz="0" w:space="0" w:color="auto"/>
        <w:bottom w:val="none" w:sz="0" w:space="0" w:color="auto"/>
        <w:right w:val="none" w:sz="0" w:space="0" w:color="auto"/>
      </w:divBdr>
    </w:div>
    <w:div w:id="1258712529">
      <w:bodyDiv w:val="1"/>
      <w:marLeft w:val="0"/>
      <w:marRight w:val="0"/>
      <w:marTop w:val="0"/>
      <w:marBottom w:val="0"/>
      <w:divBdr>
        <w:top w:val="none" w:sz="0" w:space="0" w:color="auto"/>
        <w:left w:val="none" w:sz="0" w:space="0" w:color="auto"/>
        <w:bottom w:val="none" w:sz="0" w:space="0" w:color="auto"/>
        <w:right w:val="none" w:sz="0" w:space="0" w:color="auto"/>
      </w:divBdr>
    </w:div>
    <w:div w:id="1262954967">
      <w:bodyDiv w:val="1"/>
      <w:marLeft w:val="0"/>
      <w:marRight w:val="0"/>
      <w:marTop w:val="0"/>
      <w:marBottom w:val="0"/>
      <w:divBdr>
        <w:top w:val="none" w:sz="0" w:space="0" w:color="auto"/>
        <w:left w:val="none" w:sz="0" w:space="0" w:color="auto"/>
        <w:bottom w:val="none" w:sz="0" w:space="0" w:color="auto"/>
        <w:right w:val="none" w:sz="0" w:space="0" w:color="auto"/>
      </w:divBdr>
      <w:divsChild>
        <w:div w:id="1465274776">
          <w:marLeft w:val="480"/>
          <w:marRight w:val="0"/>
          <w:marTop w:val="0"/>
          <w:marBottom w:val="0"/>
          <w:divBdr>
            <w:top w:val="none" w:sz="0" w:space="0" w:color="auto"/>
            <w:left w:val="none" w:sz="0" w:space="0" w:color="auto"/>
            <w:bottom w:val="none" w:sz="0" w:space="0" w:color="auto"/>
            <w:right w:val="none" w:sz="0" w:space="0" w:color="auto"/>
          </w:divBdr>
        </w:div>
      </w:divsChild>
    </w:div>
    <w:div w:id="1264220748">
      <w:bodyDiv w:val="1"/>
      <w:marLeft w:val="0"/>
      <w:marRight w:val="0"/>
      <w:marTop w:val="0"/>
      <w:marBottom w:val="0"/>
      <w:divBdr>
        <w:top w:val="none" w:sz="0" w:space="0" w:color="auto"/>
        <w:left w:val="none" w:sz="0" w:space="0" w:color="auto"/>
        <w:bottom w:val="none" w:sz="0" w:space="0" w:color="auto"/>
        <w:right w:val="none" w:sz="0" w:space="0" w:color="auto"/>
      </w:divBdr>
    </w:div>
    <w:div w:id="1274364950">
      <w:bodyDiv w:val="1"/>
      <w:marLeft w:val="0"/>
      <w:marRight w:val="0"/>
      <w:marTop w:val="0"/>
      <w:marBottom w:val="0"/>
      <w:divBdr>
        <w:top w:val="none" w:sz="0" w:space="0" w:color="auto"/>
        <w:left w:val="none" w:sz="0" w:space="0" w:color="auto"/>
        <w:bottom w:val="none" w:sz="0" w:space="0" w:color="auto"/>
        <w:right w:val="none" w:sz="0" w:space="0" w:color="auto"/>
      </w:divBdr>
      <w:divsChild>
        <w:div w:id="1075855687">
          <w:marLeft w:val="480"/>
          <w:marRight w:val="0"/>
          <w:marTop w:val="0"/>
          <w:marBottom w:val="0"/>
          <w:divBdr>
            <w:top w:val="none" w:sz="0" w:space="0" w:color="auto"/>
            <w:left w:val="none" w:sz="0" w:space="0" w:color="auto"/>
            <w:bottom w:val="none" w:sz="0" w:space="0" w:color="auto"/>
            <w:right w:val="none" w:sz="0" w:space="0" w:color="auto"/>
          </w:divBdr>
        </w:div>
        <w:div w:id="1564218022">
          <w:marLeft w:val="480"/>
          <w:marRight w:val="0"/>
          <w:marTop w:val="0"/>
          <w:marBottom w:val="0"/>
          <w:divBdr>
            <w:top w:val="none" w:sz="0" w:space="0" w:color="auto"/>
            <w:left w:val="none" w:sz="0" w:space="0" w:color="auto"/>
            <w:bottom w:val="none" w:sz="0" w:space="0" w:color="auto"/>
            <w:right w:val="none" w:sz="0" w:space="0" w:color="auto"/>
          </w:divBdr>
        </w:div>
        <w:div w:id="1811244698">
          <w:marLeft w:val="480"/>
          <w:marRight w:val="0"/>
          <w:marTop w:val="0"/>
          <w:marBottom w:val="0"/>
          <w:divBdr>
            <w:top w:val="none" w:sz="0" w:space="0" w:color="auto"/>
            <w:left w:val="none" w:sz="0" w:space="0" w:color="auto"/>
            <w:bottom w:val="none" w:sz="0" w:space="0" w:color="auto"/>
            <w:right w:val="none" w:sz="0" w:space="0" w:color="auto"/>
          </w:divBdr>
        </w:div>
        <w:div w:id="1506096113">
          <w:marLeft w:val="480"/>
          <w:marRight w:val="0"/>
          <w:marTop w:val="0"/>
          <w:marBottom w:val="0"/>
          <w:divBdr>
            <w:top w:val="none" w:sz="0" w:space="0" w:color="auto"/>
            <w:left w:val="none" w:sz="0" w:space="0" w:color="auto"/>
            <w:bottom w:val="none" w:sz="0" w:space="0" w:color="auto"/>
            <w:right w:val="none" w:sz="0" w:space="0" w:color="auto"/>
          </w:divBdr>
        </w:div>
        <w:div w:id="988095096">
          <w:marLeft w:val="480"/>
          <w:marRight w:val="0"/>
          <w:marTop w:val="0"/>
          <w:marBottom w:val="0"/>
          <w:divBdr>
            <w:top w:val="none" w:sz="0" w:space="0" w:color="auto"/>
            <w:left w:val="none" w:sz="0" w:space="0" w:color="auto"/>
            <w:bottom w:val="none" w:sz="0" w:space="0" w:color="auto"/>
            <w:right w:val="none" w:sz="0" w:space="0" w:color="auto"/>
          </w:divBdr>
        </w:div>
        <w:div w:id="1444108885">
          <w:marLeft w:val="480"/>
          <w:marRight w:val="0"/>
          <w:marTop w:val="0"/>
          <w:marBottom w:val="0"/>
          <w:divBdr>
            <w:top w:val="none" w:sz="0" w:space="0" w:color="auto"/>
            <w:left w:val="none" w:sz="0" w:space="0" w:color="auto"/>
            <w:bottom w:val="none" w:sz="0" w:space="0" w:color="auto"/>
            <w:right w:val="none" w:sz="0" w:space="0" w:color="auto"/>
          </w:divBdr>
        </w:div>
        <w:div w:id="338000486">
          <w:marLeft w:val="480"/>
          <w:marRight w:val="0"/>
          <w:marTop w:val="0"/>
          <w:marBottom w:val="0"/>
          <w:divBdr>
            <w:top w:val="none" w:sz="0" w:space="0" w:color="auto"/>
            <w:left w:val="none" w:sz="0" w:space="0" w:color="auto"/>
            <w:bottom w:val="none" w:sz="0" w:space="0" w:color="auto"/>
            <w:right w:val="none" w:sz="0" w:space="0" w:color="auto"/>
          </w:divBdr>
        </w:div>
        <w:div w:id="1177620795">
          <w:marLeft w:val="480"/>
          <w:marRight w:val="0"/>
          <w:marTop w:val="0"/>
          <w:marBottom w:val="0"/>
          <w:divBdr>
            <w:top w:val="none" w:sz="0" w:space="0" w:color="auto"/>
            <w:left w:val="none" w:sz="0" w:space="0" w:color="auto"/>
            <w:bottom w:val="none" w:sz="0" w:space="0" w:color="auto"/>
            <w:right w:val="none" w:sz="0" w:space="0" w:color="auto"/>
          </w:divBdr>
        </w:div>
        <w:div w:id="230846085">
          <w:marLeft w:val="480"/>
          <w:marRight w:val="0"/>
          <w:marTop w:val="0"/>
          <w:marBottom w:val="0"/>
          <w:divBdr>
            <w:top w:val="none" w:sz="0" w:space="0" w:color="auto"/>
            <w:left w:val="none" w:sz="0" w:space="0" w:color="auto"/>
            <w:bottom w:val="none" w:sz="0" w:space="0" w:color="auto"/>
            <w:right w:val="none" w:sz="0" w:space="0" w:color="auto"/>
          </w:divBdr>
        </w:div>
        <w:div w:id="436607650">
          <w:marLeft w:val="480"/>
          <w:marRight w:val="0"/>
          <w:marTop w:val="0"/>
          <w:marBottom w:val="0"/>
          <w:divBdr>
            <w:top w:val="none" w:sz="0" w:space="0" w:color="auto"/>
            <w:left w:val="none" w:sz="0" w:space="0" w:color="auto"/>
            <w:bottom w:val="none" w:sz="0" w:space="0" w:color="auto"/>
            <w:right w:val="none" w:sz="0" w:space="0" w:color="auto"/>
          </w:divBdr>
        </w:div>
        <w:div w:id="940188338">
          <w:marLeft w:val="480"/>
          <w:marRight w:val="0"/>
          <w:marTop w:val="0"/>
          <w:marBottom w:val="0"/>
          <w:divBdr>
            <w:top w:val="none" w:sz="0" w:space="0" w:color="auto"/>
            <w:left w:val="none" w:sz="0" w:space="0" w:color="auto"/>
            <w:bottom w:val="none" w:sz="0" w:space="0" w:color="auto"/>
            <w:right w:val="none" w:sz="0" w:space="0" w:color="auto"/>
          </w:divBdr>
        </w:div>
        <w:div w:id="631517685">
          <w:marLeft w:val="480"/>
          <w:marRight w:val="0"/>
          <w:marTop w:val="0"/>
          <w:marBottom w:val="0"/>
          <w:divBdr>
            <w:top w:val="none" w:sz="0" w:space="0" w:color="auto"/>
            <w:left w:val="none" w:sz="0" w:space="0" w:color="auto"/>
            <w:bottom w:val="none" w:sz="0" w:space="0" w:color="auto"/>
            <w:right w:val="none" w:sz="0" w:space="0" w:color="auto"/>
          </w:divBdr>
        </w:div>
        <w:div w:id="545416049">
          <w:marLeft w:val="480"/>
          <w:marRight w:val="0"/>
          <w:marTop w:val="0"/>
          <w:marBottom w:val="0"/>
          <w:divBdr>
            <w:top w:val="none" w:sz="0" w:space="0" w:color="auto"/>
            <w:left w:val="none" w:sz="0" w:space="0" w:color="auto"/>
            <w:bottom w:val="none" w:sz="0" w:space="0" w:color="auto"/>
            <w:right w:val="none" w:sz="0" w:space="0" w:color="auto"/>
          </w:divBdr>
        </w:div>
        <w:div w:id="105807857">
          <w:marLeft w:val="480"/>
          <w:marRight w:val="0"/>
          <w:marTop w:val="0"/>
          <w:marBottom w:val="0"/>
          <w:divBdr>
            <w:top w:val="none" w:sz="0" w:space="0" w:color="auto"/>
            <w:left w:val="none" w:sz="0" w:space="0" w:color="auto"/>
            <w:bottom w:val="none" w:sz="0" w:space="0" w:color="auto"/>
            <w:right w:val="none" w:sz="0" w:space="0" w:color="auto"/>
          </w:divBdr>
        </w:div>
        <w:div w:id="1966084171">
          <w:marLeft w:val="480"/>
          <w:marRight w:val="0"/>
          <w:marTop w:val="0"/>
          <w:marBottom w:val="0"/>
          <w:divBdr>
            <w:top w:val="none" w:sz="0" w:space="0" w:color="auto"/>
            <w:left w:val="none" w:sz="0" w:space="0" w:color="auto"/>
            <w:bottom w:val="none" w:sz="0" w:space="0" w:color="auto"/>
            <w:right w:val="none" w:sz="0" w:space="0" w:color="auto"/>
          </w:divBdr>
        </w:div>
        <w:div w:id="330836646">
          <w:marLeft w:val="480"/>
          <w:marRight w:val="0"/>
          <w:marTop w:val="0"/>
          <w:marBottom w:val="0"/>
          <w:divBdr>
            <w:top w:val="none" w:sz="0" w:space="0" w:color="auto"/>
            <w:left w:val="none" w:sz="0" w:space="0" w:color="auto"/>
            <w:bottom w:val="none" w:sz="0" w:space="0" w:color="auto"/>
            <w:right w:val="none" w:sz="0" w:space="0" w:color="auto"/>
          </w:divBdr>
        </w:div>
        <w:div w:id="821778250">
          <w:marLeft w:val="480"/>
          <w:marRight w:val="0"/>
          <w:marTop w:val="0"/>
          <w:marBottom w:val="0"/>
          <w:divBdr>
            <w:top w:val="none" w:sz="0" w:space="0" w:color="auto"/>
            <w:left w:val="none" w:sz="0" w:space="0" w:color="auto"/>
            <w:bottom w:val="none" w:sz="0" w:space="0" w:color="auto"/>
            <w:right w:val="none" w:sz="0" w:space="0" w:color="auto"/>
          </w:divBdr>
        </w:div>
        <w:div w:id="1097017250">
          <w:marLeft w:val="480"/>
          <w:marRight w:val="0"/>
          <w:marTop w:val="0"/>
          <w:marBottom w:val="0"/>
          <w:divBdr>
            <w:top w:val="none" w:sz="0" w:space="0" w:color="auto"/>
            <w:left w:val="none" w:sz="0" w:space="0" w:color="auto"/>
            <w:bottom w:val="none" w:sz="0" w:space="0" w:color="auto"/>
            <w:right w:val="none" w:sz="0" w:space="0" w:color="auto"/>
          </w:divBdr>
        </w:div>
        <w:div w:id="2043742483">
          <w:marLeft w:val="480"/>
          <w:marRight w:val="0"/>
          <w:marTop w:val="0"/>
          <w:marBottom w:val="0"/>
          <w:divBdr>
            <w:top w:val="none" w:sz="0" w:space="0" w:color="auto"/>
            <w:left w:val="none" w:sz="0" w:space="0" w:color="auto"/>
            <w:bottom w:val="none" w:sz="0" w:space="0" w:color="auto"/>
            <w:right w:val="none" w:sz="0" w:space="0" w:color="auto"/>
          </w:divBdr>
        </w:div>
        <w:div w:id="837693911">
          <w:marLeft w:val="480"/>
          <w:marRight w:val="0"/>
          <w:marTop w:val="0"/>
          <w:marBottom w:val="0"/>
          <w:divBdr>
            <w:top w:val="none" w:sz="0" w:space="0" w:color="auto"/>
            <w:left w:val="none" w:sz="0" w:space="0" w:color="auto"/>
            <w:bottom w:val="none" w:sz="0" w:space="0" w:color="auto"/>
            <w:right w:val="none" w:sz="0" w:space="0" w:color="auto"/>
          </w:divBdr>
        </w:div>
        <w:div w:id="567115223">
          <w:marLeft w:val="480"/>
          <w:marRight w:val="0"/>
          <w:marTop w:val="0"/>
          <w:marBottom w:val="0"/>
          <w:divBdr>
            <w:top w:val="none" w:sz="0" w:space="0" w:color="auto"/>
            <w:left w:val="none" w:sz="0" w:space="0" w:color="auto"/>
            <w:bottom w:val="none" w:sz="0" w:space="0" w:color="auto"/>
            <w:right w:val="none" w:sz="0" w:space="0" w:color="auto"/>
          </w:divBdr>
        </w:div>
        <w:div w:id="1125078077">
          <w:marLeft w:val="480"/>
          <w:marRight w:val="0"/>
          <w:marTop w:val="0"/>
          <w:marBottom w:val="0"/>
          <w:divBdr>
            <w:top w:val="none" w:sz="0" w:space="0" w:color="auto"/>
            <w:left w:val="none" w:sz="0" w:space="0" w:color="auto"/>
            <w:bottom w:val="none" w:sz="0" w:space="0" w:color="auto"/>
            <w:right w:val="none" w:sz="0" w:space="0" w:color="auto"/>
          </w:divBdr>
        </w:div>
        <w:div w:id="1266889667">
          <w:marLeft w:val="480"/>
          <w:marRight w:val="0"/>
          <w:marTop w:val="0"/>
          <w:marBottom w:val="0"/>
          <w:divBdr>
            <w:top w:val="none" w:sz="0" w:space="0" w:color="auto"/>
            <w:left w:val="none" w:sz="0" w:space="0" w:color="auto"/>
            <w:bottom w:val="none" w:sz="0" w:space="0" w:color="auto"/>
            <w:right w:val="none" w:sz="0" w:space="0" w:color="auto"/>
          </w:divBdr>
        </w:div>
        <w:div w:id="1185636043">
          <w:marLeft w:val="480"/>
          <w:marRight w:val="0"/>
          <w:marTop w:val="0"/>
          <w:marBottom w:val="0"/>
          <w:divBdr>
            <w:top w:val="none" w:sz="0" w:space="0" w:color="auto"/>
            <w:left w:val="none" w:sz="0" w:space="0" w:color="auto"/>
            <w:bottom w:val="none" w:sz="0" w:space="0" w:color="auto"/>
            <w:right w:val="none" w:sz="0" w:space="0" w:color="auto"/>
          </w:divBdr>
        </w:div>
        <w:div w:id="1107503989">
          <w:marLeft w:val="480"/>
          <w:marRight w:val="0"/>
          <w:marTop w:val="0"/>
          <w:marBottom w:val="0"/>
          <w:divBdr>
            <w:top w:val="none" w:sz="0" w:space="0" w:color="auto"/>
            <w:left w:val="none" w:sz="0" w:space="0" w:color="auto"/>
            <w:bottom w:val="none" w:sz="0" w:space="0" w:color="auto"/>
            <w:right w:val="none" w:sz="0" w:space="0" w:color="auto"/>
          </w:divBdr>
        </w:div>
        <w:div w:id="967514119">
          <w:marLeft w:val="480"/>
          <w:marRight w:val="0"/>
          <w:marTop w:val="0"/>
          <w:marBottom w:val="0"/>
          <w:divBdr>
            <w:top w:val="none" w:sz="0" w:space="0" w:color="auto"/>
            <w:left w:val="none" w:sz="0" w:space="0" w:color="auto"/>
            <w:bottom w:val="none" w:sz="0" w:space="0" w:color="auto"/>
            <w:right w:val="none" w:sz="0" w:space="0" w:color="auto"/>
          </w:divBdr>
        </w:div>
        <w:div w:id="1496992289">
          <w:marLeft w:val="480"/>
          <w:marRight w:val="0"/>
          <w:marTop w:val="0"/>
          <w:marBottom w:val="0"/>
          <w:divBdr>
            <w:top w:val="none" w:sz="0" w:space="0" w:color="auto"/>
            <w:left w:val="none" w:sz="0" w:space="0" w:color="auto"/>
            <w:bottom w:val="none" w:sz="0" w:space="0" w:color="auto"/>
            <w:right w:val="none" w:sz="0" w:space="0" w:color="auto"/>
          </w:divBdr>
        </w:div>
        <w:div w:id="2033535599">
          <w:marLeft w:val="480"/>
          <w:marRight w:val="0"/>
          <w:marTop w:val="0"/>
          <w:marBottom w:val="0"/>
          <w:divBdr>
            <w:top w:val="none" w:sz="0" w:space="0" w:color="auto"/>
            <w:left w:val="none" w:sz="0" w:space="0" w:color="auto"/>
            <w:bottom w:val="none" w:sz="0" w:space="0" w:color="auto"/>
            <w:right w:val="none" w:sz="0" w:space="0" w:color="auto"/>
          </w:divBdr>
        </w:div>
        <w:div w:id="804347685">
          <w:marLeft w:val="480"/>
          <w:marRight w:val="0"/>
          <w:marTop w:val="0"/>
          <w:marBottom w:val="0"/>
          <w:divBdr>
            <w:top w:val="none" w:sz="0" w:space="0" w:color="auto"/>
            <w:left w:val="none" w:sz="0" w:space="0" w:color="auto"/>
            <w:bottom w:val="none" w:sz="0" w:space="0" w:color="auto"/>
            <w:right w:val="none" w:sz="0" w:space="0" w:color="auto"/>
          </w:divBdr>
        </w:div>
        <w:div w:id="881094838">
          <w:marLeft w:val="480"/>
          <w:marRight w:val="0"/>
          <w:marTop w:val="0"/>
          <w:marBottom w:val="0"/>
          <w:divBdr>
            <w:top w:val="none" w:sz="0" w:space="0" w:color="auto"/>
            <w:left w:val="none" w:sz="0" w:space="0" w:color="auto"/>
            <w:bottom w:val="none" w:sz="0" w:space="0" w:color="auto"/>
            <w:right w:val="none" w:sz="0" w:space="0" w:color="auto"/>
          </w:divBdr>
        </w:div>
        <w:div w:id="434520134">
          <w:marLeft w:val="480"/>
          <w:marRight w:val="0"/>
          <w:marTop w:val="0"/>
          <w:marBottom w:val="0"/>
          <w:divBdr>
            <w:top w:val="none" w:sz="0" w:space="0" w:color="auto"/>
            <w:left w:val="none" w:sz="0" w:space="0" w:color="auto"/>
            <w:bottom w:val="none" w:sz="0" w:space="0" w:color="auto"/>
            <w:right w:val="none" w:sz="0" w:space="0" w:color="auto"/>
          </w:divBdr>
        </w:div>
        <w:div w:id="1422490664">
          <w:marLeft w:val="480"/>
          <w:marRight w:val="0"/>
          <w:marTop w:val="0"/>
          <w:marBottom w:val="0"/>
          <w:divBdr>
            <w:top w:val="none" w:sz="0" w:space="0" w:color="auto"/>
            <w:left w:val="none" w:sz="0" w:space="0" w:color="auto"/>
            <w:bottom w:val="none" w:sz="0" w:space="0" w:color="auto"/>
            <w:right w:val="none" w:sz="0" w:space="0" w:color="auto"/>
          </w:divBdr>
        </w:div>
        <w:div w:id="1104224736">
          <w:marLeft w:val="480"/>
          <w:marRight w:val="0"/>
          <w:marTop w:val="0"/>
          <w:marBottom w:val="0"/>
          <w:divBdr>
            <w:top w:val="none" w:sz="0" w:space="0" w:color="auto"/>
            <w:left w:val="none" w:sz="0" w:space="0" w:color="auto"/>
            <w:bottom w:val="none" w:sz="0" w:space="0" w:color="auto"/>
            <w:right w:val="none" w:sz="0" w:space="0" w:color="auto"/>
          </w:divBdr>
        </w:div>
        <w:div w:id="642545510">
          <w:marLeft w:val="480"/>
          <w:marRight w:val="0"/>
          <w:marTop w:val="0"/>
          <w:marBottom w:val="0"/>
          <w:divBdr>
            <w:top w:val="none" w:sz="0" w:space="0" w:color="auto"/>
            <w:left w:val="none" w:sz="0" w:space="0" w:color="auto"/>
            <w:bottom w:val="none" w:sz="0" w:space="0" w:color="auto"/>
            <w:right w:val="none" w:sz="0" w:space="0" w:color="auto"/>
          </w:divBdr>
        </w:div>
        <w:div w:id="1060634934">
          <w:marLeft w:val="480"/>
          <w:marRight w:val="0"/>
          <w:marTop w:val="0"/>
          <w:marBottom w:val="0"/>
          <w:divBdr>
            <w:top w:val="none" w:sz="0" w:space="0" w:color="auto"/>
            <w:left w:val="none" w:sz="0" w:space="0" w:color="auto"/>
            <w:bottom w:val="none" w:sz="0" w:space="0" w:color="auto"/>
            <w:right w:val="none" w:sz="0" w:space="0" w:color="auto"/>
          </w:divBdr>
        </w:div>
        <w:div w:id="1891571115">
          <w:marLeft w:val="480"/>
          <w:marRight w:val="0"/>
          <w:marTop w:val="0"/>
          <w:marBottom w:val="0"/>
          <w:divBdr>
            <w:top w:val="none" w:sz="0" w:space="0" w:color="auto"/>
            <w:left w:val="none" w:sz="0" w:space="0" w:color="auto"/>
            <w:bottom w:val="none" w:sz="0" w:space="0" w:color="auto"/>
            <w:right w:val="none" w:sz="0" w:space="0" w:color="auto"/>
          </w:divBdr>
        </w:div>
        <w:div w:id="1399547451">
          <w:marLeft w:val="480"/>
          <w:marRight w:val="0"/>
          <w:marTop w:val="0"/>
          <w:marBottom w:val="0"/>
          <w:divBdr>
            <w:top w:val="none" w:sz="0" w:space="0" w:color="auto"/>
            <w:left w:val="none" w:sz="0" w:space="0" w:color="auto"/>
            <w:bottom w:val="none" w:sz="0" w:space="0" w:color="auto"/>
            <w:right w:val="none" w:sz="0" w:space="0" w:color="auto"/>
          </w:divBdr>
        </w:div>
        <w:div w:id="2052417174">
          <w:marLeft w:val="480"/>
          <w:marRight w:val="0"/>
          <w:marTop w:val="0"/>
          <w:marBottom w:val="0"/>
          <w:divBdr>
            <w:top w:val="none" w:sz="0" w:space="0" w:color="auto"/>
            <w:left w:val="none" w:sz="0" w:space="0" w:color="auto"/>
            <w:bottom w:val="none" w:sz="0" w:space="0" w:color="auto"/>
            <w:right w:val="none" w:sz="0" w:space="0" w:color="auto"/>
          </w:divBdr>
        </w:div>
        <w:div w:id="967247412">
          <w:marLeft w:val="480"/>
          <w:marRight w:val="0"/>
          <w:marTop w:val="0"/>
          <w:marBottom w:val="0"/>
          <w:divBdr>
            <w:top w:val="none" w:sz="0" w:space="0" w:color="auto"/>
            <w:left w:val="none" w:sz="0" w:space="0" w:color="auto"/>
            <w:bottom w:val="none" w:sz="0" w:space="0" w:color="auto"/>
            <w:right w:val="none" w:sz="0" w:space="0" w:color="auto"/>
          </w:divBdr>
        </w:div>
        <w:div w:id="2059234481">
          <w:marLeft w:val="480"/>
          <w:marRight w:val="0"/>
          <w:marTop w:val="0"/>
          <w:marBottom w:val="0"/>
          <w:divBdr>
            <w:top w:val="none" w:sz="0" w:space="0" w:color="auto"/>
            <w:left w:val="none" w:sz="0" w:space="0" w:color="auto"/>
            <w:bottom w:val="none" w:sz="0" w:space="0" w:color="auto"/>
            <w:right w:val="none" w:sz="0" w:space="0" w:color="auto"/>
          </w:divBdr>
        </w:div>
        <w:div w:id="1862741665">
          <w:marLeft w:val="480"/>
          <w:marRight w:val="0"/>
          <w:marTop w:val="0"/>
          <w:marBottom w:val="0"/>
          <w:divBdr>
            <w:top w:val="none" w:sz="0" w:space="0" w:color="auto"/>
            <w:left w:val="none" w:sz="0" w:space="0" w:color="auto"/>
            <w:bottom w:val="none" w:sz="0" w:space="0" w:color="auto"/>
            <w:right w:val="none" w:sz="0" w:space="0" w:color="auto"/>
          </w:divBdr>
        </w:div>
        <w:div w:id="1675259139">
          <w:marLeft w:val="480"/>
          <w:marRight w:val="0"/>
          <w:marTop w:val="0"/>
          <w:marBottom w:val="0"/>
          <w:divBdr>
            <w:top w:val="none" w:sz="0" w:space="0" w:color="auto"/>
            <w:left w:val="none" w:sz="0" w:space="0" w:color="auto"/>
            <w:bottom w:val="none" w:sz="0" w:space="0" w:color="auto"/>
            <w:right w:val="none" w:sz="0" w:space="0" w:color="auto"/>
          </w:divBdr>
        </w:div>
        <w:div w:id="1204557508">
          <w:marLeft w:val="480"/>
          <w:marRight w:val="0"/>
          <w:marTop w:val="0"/>
          <w:marBottom w:val="0"/>
          <w:divBdr>
            <w:top w:val="none" w:sz="0" w:space="0" w:color="auto"/>
            <w:left w:val="none" w:sz="0" w:space="0" w:color="auto"/>
            <w:bottom w:val="none" w:sz="0" w:space="0" w:color="auto"/>
            <w:right w:val="none" w:sz="0" w:space="0" w:color="auto"/>
          </w:divBdr>
        </w:div>
        <w:div w:id="2123844341">
          <w:marLeft w:val="480"/>
          <w:marRight w:val="0"/>
          <w:marTop w:val="0"/>
          <w:marBottom w:val="0"/>
          <w:divBdr>
            <w:top w:val="none" w:sz="0" w:space="0" w:color="auto"/>
            <w:left w:val="none" w:sz="0" w:space="0" w:color="auto"/>
            <w:bottom w:val="none" w:sz="0" w:space="0" w:color="auto"/>
            <w:right w:val="none" w:sz="0" w:space="0" w:color="auto"/>
          </w:divBdr>
        </w:div>
        <w:div w:id="961348062">
          <w:marLeft w:val="480"/>
          <w:marRight w:val="0"/>
          <w:marTop w:val="0"/>
          <w:marBottom w:val="0"/>
          <w:divBdr>
            <w:top w:val="none" w:sz="0" w:space="0" w:color="auto"/>
            <w:left w:val="none" w:sz="0" w:space="0" w:color="auto"/>
            <w:bottom w:val="none" w:sz="0" w:space="0" w:color="auto"/>
            <w:right w:val="none" w:sz="0" w:space="0" w:color="auto"/>
          </w:divBdr>
        </w:div>
        <w:div w:id="895094546">
          <w:marLeft w:val="480"/>
          <w:marRight w:val="0"/>
          <w:marTop w:val="0"/>
          <w:marBottom w:val="0"/>
          <w:divBdr>
            <w:top w:val="none" w:sz="0" w:space="0" w:color="auto"/>
            <w:left w:val="none" w:sz="0" w:space="0" w:color="auto"/>
            <w:bottom w:val="none" w:sz="0" w:space="0" w:color="auto"/>
            <w:right w:val="none" w:sz="0" w:space="0" w:color="auto"/>
          </w:divBdr>
        </w:div>
        <w:div w:id="772164163">
          <w:marLeft w:val="480"/>
          <w:marRight w:val="0"/>
          <w:marTop w:val="0"/>
          <w:marBottom w:val="0"/>
          <w:divBdr>
            <w:top w:val="none" w:sz="0" w:space="0" w:color="auto"/>
            <w:left w:val="none" w:sz="0" w:space="0" w:color="auto"/>
            <w:bottom w:val="none" w:sz="0" w:space="0" w:color="auto"/>
            <w:right w:val="none" w:sz="0" w:space="0" w:color="auto"/>
          </w:divBdr>
        </w:div>
        <w:div w:id="469788941">
          <w:marLeft w:val="480"/>
          <w:marRight w:val="0"/>
          <w:marTop w:val="0"/>
          <w:marBottom w:val="0"/>
          <w:divBdr>
            <w:top w:val="none" w:sz="0" w:space="0" w:color="auto"/>
            <w:left w:val="none" w:sz="0" w:space="0" w:color="auto"/>
            <w:bottom w:val="none" w:sz="0" w:space="0" w:color="auto"/>
            <w:right w:val="none" w:sz="0" w:space="0" w:color="auto"/>
          </w:divBdr>
        </w:div>
        <w:div w:id="1242301196">
          <w:marLeft w:val="480"/>
          <w:marRight w:val="0"/>
          <w:marTop w:val="0"/>
          <w:marBottom w:val="0"/>
          <w:divBdr>
            <w:top w:val="none" w:sz="0" w:space="0" w:color="auto"/>
            <w:left w:val="none" w:sz="0" w:space="0" w:color="auto"/>
            <w:bottom w:val="none" w:sz="0" w:space="0" w:color="auto"/>
            <w:right w:val="none" w:sz="0" w:space="0" w:color="auto"/>
          </w:divBdr>
        </w:div>
        <w:div w:id="1583248313">
          <w:marLeft w:val="480"/>
          <w:marRight w:val="0"/>
          <w:marTop w:val="0"/>
          <w:marBottom w:val="0"/>
          <w:divBdr>
            <w:top w:val="none" w:sz="0" w:space="0" w:color="auto"/>
            <w:left w:val="none" w:sz="0" w:space="0" w:color="auto"/>
            <w:bottom w:val="none" w:sz="0" w:space="0" w:color="auto"/>
            <w:right w:val="none" w:sz="0" w:space="0" w:color="auto"/>
          </w:divBdr>
        </w:div>
        <w:div w:id="485708848">
          <w:marLeft w:val="480"/>
          <w:marRight w:val="0"/>
          <w:marTop w:val="0"/>
          <w:marBottom w:val="0"/>
          <w:divBdr>
            <w:top w:val="none" w:sz="0" w:space="0" w:color="auto"/>
            <w:left w:val="none" w:sz="0" w:space="0" w:color="auto"/>
            <w:bottom w:val="none" w:sz="0" w:space="0" w:color="auto"/>
            <w:right w:val="none" w:sz="0" w:space="0" w:color="auto"/>
          </w:divBdr>
        </w:div>
        <w:div w:id="1632710207">
          <w:marLeft w:val="480"/>
          <w:marRight w:val="0"/>
          <w:marTop w:val="0"/>
          <w:marBottom w:val="0"/>
          <w:divBdr>
            <w:top w:val="none" w:sz="0" w:space="0" w:color="auto"/>
            <w:left w:val="none" w:sz="0" w:space="0" w:color="auto"/>
            <w:bottom w:val="none" w:sz="0" w:space="0" w:color="auto"/>
            <w:right w:val="none" w:sz="0" w:space="0" w:color="auto"/>
          </w:divBdr>
        </w:div>
        <w:div w:id="859046063">
          <w:marLeft w:val="480"/>
          <w:marRight w:val="0"/>
          <w:marTop w:val="0"/>
          <w:marBottom w:val="0"/>
          <w:divBdr>
            <w:top w:val="none" w:sz="0" w:space="0" w:color="auto"/>
            <w:left w:val="none" w:sz="0" w:space="0" w:color="auto"/>
            <w:bottom w:val="none" w:sz="0" w:space="0" w:color="auto"/>
            <w:right w:val="none" w:sz="0" w:space="0" w:color="auto"/>
          </w:divBdr>
        </w:div>
        <w:div w:id="1293562839">
          <w:marLeft w:val="480"/>
          <w:marRight w:val="0"/>
          <w:marTop w:val="0"/>
          <w:marBottom w:val="0"/>
          <w:divBdr>
            <w:top w:val="none" w:sz="0" w:space="0" w:color="auto"/>
            <w:left w:val="none" w:sz="0" w:space="0" w:color="auto"/>
            <w:bottom w:val="none" w:sz="0" w:space="0" w:color="auto"/>
            <w:right w:val="none" w:sz="0" w:space="0" w:color="auto"/>
          </w:divBdr>
        </w:div>
      </w:divsChild>
    </w:div>
    <w:div w:id="1276055964">
      <w:bodyDiv w:val="1"/>
      <w:marLeft w:val="0"/>
      <w:marRight w:val="0"/>
      <w:marTop w:val="0"/>
      <w:marBottom w:val="0"/>
      <w:divBdr>
        <w:top w:val="none" w:sz="0" w:space="0" w:color="auto"/>
        <w:left w:val="none" w:sz="0" w:space="0" w:color="auto"/>
        <w:bottom w:val="none" w:sz="0" w:space="0" w:color="auto"/>
        <w:right w:val="none" w:sz="0" w:space="0" w:color="auto"/>
      </w:divBdr>
    </w:div>
    <w:div w:id="1280333604">
      <w:bodyDiv w:val="1"/>
      <w:marLeft w:val="0"/>
      <w:marRight w:val="0"/>
      <w:marTop w:val="0"/>
      <w:marBottom w:val="0"/>
      <w:divBdr>
        <w:top w:val="none" w:sz="0" w:space="0" w:color="auto"/>
        <w:left w:val="none" w:sz="0" w:space="0" w:color="auto"/>
        <w:bottom w:val="none" w:sz="0" w:space="0" w:color="auto"/>
        <w:right w:val="none" w:sz="0" w:space="0" w:color="auto"/>
      </w:divBdr>
      <w:divsChild>
        <w:div w:id="1674994609">
          <w:marLeft w:val="480"/>
          <w:marRight w:val="0"/>
          <w:marTop w:val="0"/>
          <w:marBottom w:val="0"/>
          <w:divBdr>
            <w:top w:val="none" w:sz="0" w:space="0" w:color="auto"/>
            <w:left w:val="none" w:sz="0" w:space="0" w:color="auto"/>
            <w:bottom w:val="none" w:sz="0" w:space="0" w:color="auto"/>
            <w:right w:val="none" w:sz="0" w:space="0" w:color="auto"/>
          </w:divBdr>
        </w:div>
        <w:div w:id="457532325">
          <w:marLeft w:val="480"/>
          <w:marRight w:val="0"/>
          <w:marTop w:val="0"/>
          <w:marBottom w:val="0"/>
          <w:divBdr>
            <w:top w:val="none" w:sz="0" w:space="0" w:color="auto"/>
            <w:left w:val="none" w:sz="0" w:space="0" w:color="auto"/>
            <w:bottom w:val="none" w:sz="0" w:space="0" w:color="auto"/>
            <w:right w:val="none" w:sz="0" w:space="0" w:color="auto"/>
          </w:divBdr>
        </w:div>
        <w:div w:id="1671254466">
          <w:marLeft w:val="480"/>
          <w:marRight w:val="0"/>
          <w:marTop w:val="0"/>
          <w:marBottom w:val="0"/>
          <w:divBdr>
            <w:top w:val="none" w:sz="0" w:space="0" w:color="auto"/>
            <w:left w:val="none" w:sz="0" w:space="0" w:color="auto"/>
            <w:bottom w:val="none" w:sz="0" w:space="0" w:color="auto"/>
            <w:right w:val="none" w:sz="0" w:space="0" w:color="auto"/>
          </w:divBdr>
        </w:div>
        <w:div w:id="827594104">
          <w:marLeft w:val="480"/>
          <w:marRight w:val="0"/>
          <w:marTop w:val="0"/>
          <w:marBottom w:val="0"/>
          <w:divBdr>
            <w:top w:val="none" w:sz="0" w:space="0" w:color="auto"/>
            <w:left w:val="none" w:sz="0" w:space="0" w:color="auto"/>
            <w:bottom w:val="none" w:sz="0" w:space="0" w:color="auto"/>
            <w:right w:val="none" w:sz="0" w:space="0" w:color="auto"/>
          </w:divBdr>
        </w:div>
        <w:div w:id="497770943">
          <w:marLeft w:val="480"/>
          <w:marRight w:val="0"/>
          <w:marTop w:val="0"/>
          <w:marBottom w:val="0"/>
          <w:divBdr>
            <w:top w:val="none" w:sz="0" w:space="0" w:color="auto"/>
            <w:left w:val="none" w:sz="0" w:space="0" w:color="auto"/>
            <w:bottom w:val="none" w:sz="0" w:space="0" w:color="auto"/>
            <w:right w:val="none" w:sz="0" w:space="0" w:color="auto"/>
          </w:divBdr>
        </w:div>
        <w:div w:id="34014001">
          <w:marLeft w:val="480"/>
          <w:marRight w:val="0"/>
          <w:marTop w:val="0"/>
          <w:marBottom w:val="0"/>
          <w:divBdr>
            <w:top w:val="none" w:sz="0" w:space="0" w:color="auto"/>
            <w:left w:val="none" w:sz="0" w:space="0" w:color="auto"/>
            <w:bottom w:val="none" w:sz="0" w:space="0" w:color="auto"/>
            <w:right w:val="none" w:sz="0" w:space="0" w:color="auto"/>
          </w:divBdr>
        </w:div>
        <w:div w:id="38480868">
          <w:marLeft w:val="480"/>
          <w:marRight w:val="0"/>
          <w:marTop w:val="0"/>
          <w:marBottom w:val="0"/>
          <w:divBdr>
            <w:top w:val="none" w:sz="0" w:space="0" w:color="auto"/>
            <w:left w:val="none" w:sz="0" w:space="0" w:color="auto"/>
            <w:bottom w:val="none" w:sz="0" w:space="0" w:color="auto"/>
            <w:right w:val="none" w:sz="0" w:space="0" w:color="auto"/>
          </w:divBdr>
        </w:div>
        <w:div w:id="1677728322">
          <w:marLeft w:val="480"/>
          <w:marRight w:val="0"/>
          <w:marTop w:val="0"/>
          <w:marBottom w:val="0"/>
          <w:divBdr>
            <w:top w:val="none" w:sz="0" w:space="0" w:color="auto"/>
            <w:left w:val="none" w:sz="0" w:space="0" w:color="auto"/>
            <w:bottom w:val="none" w:sz="0" w:space="0" w:color="auto"/>
            <w:right w:val="none" w:sz="0" w:space="0" w:color="auto"/>
          </w:divBdr>
        </w:div>
        <w:div w:id="1829860546">
          <w:marLeft w:val="480"/>
          <w:marRight w:val="0"/>
          <w:marTop w:val="0"/>
          <w:marBottom w:val="0"/>
          <w:divBdr>
            <w:top w:val="none" w:sz="0" w:space="0" w:color="auto"/>
            <w:left w:val="none" w:sz="0" w:space="0" w:color="auto"/>
            <w:bottom w:val="none" w:sz="0" w:space="0" w:color="auto"/>
            <w:right w:val="none" w:sz="0" w:space="0" w:color="auto"/>
          </w:divBdr>
        </w:div>
        <w:div w:id="1389453809">
          <w:marLeft w:val="480"/>
          <w:marRight w:val="0"/>
          <w:marTop w:val="0"/>
          <w:marBottom w:val="0"/>
          <w:divBdr>
            <w:top w:val="none" w:sz="0" w:space="0" w:color="auto"/>
            <w:left w:val="none" w:sz="0" w:space="0" w:color="auto"/>
            <w:bottom w:val="none" w:sz="0" w:space="0" w:color="auto"/>
            <w:right w:val="none" w:sz="0" w:space="0" w:color="auto"/>
          </w:divBdr>
        </w:div>
        <w:div w:id="51853535">
          <w:marLeft w:val="480"/>
          <w:marRight w:val="0"/>
          <w:marTop w:val="0"/>
          <w:marBottom w:val="0"/>
          <w:divBdr>
            <w:top w:val="none" w:sz="0" w:space="0" w:color="auto"/>
            <w:left w:val="none" w:sz="0" w:space="0" w:color="auto"/>
            <w:bottom w:val="none" w:sz="0" w:space="0" w:color="auto"/>
            <w:right w:val="none" w:sz="0" w:space="0" w:color="auto"/>
          </w:divBdr>
        </w:div>
        <w:div w:id="1710181776">
          <w:marLeft w:val="480"/>
          <w:marRight w:val="0"/>
          <w:marTop w:val="0"/>
          <w:marBottom w:val="0"/>
          <w:divBdr>
            <w:top w:val="none" w:sz="0" w:space="0" w:color="auto"/>
            <w:left w:val="none" w:sz="0" w:space="0" w:color="auto"/>
            <w:bottom w:val="none" w:sz="0" w:space="0" w:color="auto"/>
            <w:right w:val="none" w:sz="0" w:space="0" w:color="auto"/>
          </w:divBdr>
        </w:div>
        <w:div w:id="520557792">
          <w:marLeft w:val="480"/>
          <w:marRight w:val="0"/>
          <w:marTop w:val="0"/>
          <w:marBottom w:val="0"/>
          <w:divBdr>
            <w:top w:val="none" w:sz="0" w:space="0" w:color="auto"/>
            <w:left w:val="none" w:sz="0" w:space="0" w:color="auto"/>
            <w:bottom w:val="none" w:sz="0" w:space="0" w:color="auto"/>
            <w:right w:val="none" w:sz="0" w:space="0" w:color="auto"/>
          </w:divBdr>
        </w:div>
        <w:div w:id="1782799068">
          <w:marLeft w:val="480"/>
          <w:marRight w:val="0"/>
          <w:marTop w:val="0"/>
          <w:marBottom w:val="0"/>
          <w:divBdr>
            <w:top w:val="none" w:sz="0" w:space="0" w:color="auto"/>
            <w:left w:val="none" w:sz="0" w:space="0" w:color="auto"/>
            <w:bottom w:val="none" w:sz="0" w:space="0" w:color="auto"/>
            <w:right w:val="none" w:sz="0" w:space="0" w:color="auto"/>
          </w:divBdr>
        </w:div>
        <w:div w:id="1586914957">
          <w:marLeft w:val="480"/>
          <w:marRight w:val="0"/>
          <w:marTop w:val="0"/>
          <w:marBottom w:val="0"/>
          <w:divBdr>
            <w:top w:val="none" w:sz="0" w:space="0" w:color="auto"/>
            <w:left w:val="none" w:sz="0" w:space="0" w:color="auto"/>
            <w:bottom w:val="none" w:sz="0" w:space="0" w:color="auto"/>
            <w:right w:val="none" w:sz="0" w:space="0" w:color="auto"/>
          </w:divBdr>
        </w:div>
        <w:div w:id="1134519706">
          <w:marLeft w:val="480"/>
          <w:marRight w:val="0"/>
          <w:marTop w:val="0"/>
          <w:marBottom w:val="0"/>
          <w:divBdr>
            <w:top w:val="none" w:sz="0" w:space="0" w:color="auto"/>
            <w:left w:val="none" w:sz="0" w:space="0" w:color="auto"/>
            <w:bottom w:val="none" w:sz="0" w:space="0" w:color="auto"/>
            <w:right w:val="none" w:sz="0" w:space="0" w:color="auto"/>
          </w:divBdr>
        </w:div>
        <w:div w:id="1483473582">
          <w:marLeft w:val="480"/>
          <w:marRight w:val="0"/>
          <w:marTop w:val="0"/>
          <w:marBottom w:val="0"/>
          <w:divBdr>
            <w:top w:val="none" w:sz="0" w:space="0" w:color="auto"/>
            <w:left w:val="none" w:sz="0" w:space="0" w:color="auto"/>
            <w:bottom w:val="none" w:sz="0" w:space="0" w:color="auto"/>
            <w:right w:val="none" w:sz="0" w:space="0" w:color="auto"/>
          </w:divBdr>
        </w:div>
        <w:div w:id="1376349323">
          <w:marLeft w:val="480"/>
          <w:marRight w:val="0"/>
          <w:marTop w:val="0"/>
          <w:marBottom w:val="0"/>
          <w:divBdr>
            <w:top w:val="none" w:sz="0" w:space="0" w:color="auto"/>
            <w:left w:val="none" w:sz="0" w:space="0" w:color="auto"/>
            <w:bottom w:val="none" w:sz="0" w:space="0" w:color="auto"/>
            <w:right w:val="none" w:sz="0" w:space="0" w:color="auto"/>
          </w:divBdr>
        </w:div>
        <w:div w:id="857085384">
          <w:marLeft w:val="480"/>
          <w:marRight w:val="0"/>
          <w:marTop w:val="0"/>
          <w:marBottom w:val="0"/>
          <w:divBdr>
            <w:top w:val="none" w:sz="0" w:space="0" w:color="auto"/>
            <w:left w:val="none" w:sz="0" w:space="0" w:color="auto"/>
            <w:bottom w:val="none" w:sz="0" w:space="0" w:color="auto"/>
            <w:right w:val="none" w:sz="0" w:space="0" w:color="auto"/>
          </w:divBdr>
        </w:div>
        <w:div w:id="742483366">
          <w:marLeft w:val="480"/>
          <w:marRight w:val="0"/>
          <w:marTop w:val="0"/>
          <w:marBottom w:val="0"/>
          <w:divBdr>
            <w:top w:val="none" w:sz="0" w:space="0" w:color="auto"/>
            <w:left w:val="none" w:sz="0" w:space="0" w:color="auto"/>
            <w:bottom w:val="none" w:sz="0" w:space="0" w:color="auto"/>
            <w:right w:val="none" w:sz="0" w:space="0" w:color="auto"/>
          </w:divBdr>
        </w:div>
        <w:div w:id="1083644812">
          <w:marLeft w:val="480"/>
          <w:marRight w:val="0"/>
          <w:marTop w:val="0"/>
          <w:marBottom w:val="0"/>
          <w:divBdr>
            <w:top w:val="none" w:sz="0" w:space="0" w:color="auto"/>
            <w:left w:val="none" w:sz="0" w:space="0" w:color="auto"/>
            <w:bottom w:val="none" w:sz="0" w:space="0" w:color="auto"/>
            <w:right w:val="none" w:sz="0" w:space="0" w:color="auto"/>
          </w:divBdr>
        </w:div>
        <w:div w:id="1634099878">
          <w:marLeft w:val="480"/>
          <w:marRight w:val="0"/>
          <w:marTop w:val="0"/>
          <w:marBottom w:val="0"/>
          <w:divBdr>
            <w:top w:val="none" w:sz="0" w:space="0" w:color="auto"/>
            <w:left w:val="none" w:sz="0" w:space="0" w:color="auto"/>
            <w:bottom w:val="none" w:sz="0" w:space="0" w:color="auto"/>
            <w:right w:val="none" w:sz="0" w:space="0" w:color="auto"/>
          </w:divBdr>
        </w:div>
        <w:div w:id="653529227">
          <w:marLeft w:val="480"/>
          <w:marRight w:val="0"/>
          <w:marTop w:val="0"/>
          <w:marBottom w:val="0"/>
          <w:divBdr>
            <w:top w:val="none" w:sz="0" w:space="0" w:color="auto"/>
            <w:left w:val="none" w:sz="0" w:space="0" w:color="auto"/>
            <w:bottom w:val="none" w:sz="0" w:space="0" w:color="auto"/>
            <w:right w:val="none" w:sz="0" w:space="0" w:color="auto"/>
          </w:divBdr>
        </w:div>
        <w:div w:id="970132814">
          <w:marLeft w:val="480"/>
          <w:marRight w:val="0"/>
          <w:marTop w:val="0"/>
          <w:marBottom w:val="0"/>
          <w:divBdr>
            <w:top w:val="none" w:sz="0" w:space="0" w:color="auto"/>
            <w:left w:val="none" w:sz="0" w:space="0" w:color="auto"/>
            <w:bottom w:val="none" w:sz="0" w:space="0" w:color="auto"/>
            <w:right w:val="none" w:sz="0" w:space="0" w:color="auto"/>
          </w:divBdr>
        </w:div>
        <w:div w:id="1863392200">
          <w:marLeft w:val="480"/>
          <w:marRight w:val="0"/>
          <w:marTop w:val="0"/>
          <w:marBottom w:val="0"/>
          <w:divBdr>
            <w:top w:val="none" w:sz="0" w:space="0" w:color="auto"/>
            <w:left w:val="none" w:sz="0" w:space="0" w:color="auto"/>
            <w:bottom w:val="none" w:sz="0" w:space="0" w:color="auto"/>
            <w:right w:val="none" w:sz="0" w:space="0" w:color="auto"/>
          </w:divBdr>
        </w:div>
        <w:div w:id="1630697478">
          <w:marLeft w:val="480"/>
          <w:marRight w:val="0"/>
          <w:marTop w:val="0"/>
          <w:marBottom w:val="0"/>
          <w:divBdr>
            <w:top w:val="none" w:sz="0" w:space="0" w:color="auto"/>
            <w:left w:val="none" w:sz="0" w:space="0" w:color="auto"/>
            <w:bottom w:val="none" w:sz="0" w:space="0" w:color="auto"/>
            <w:right w:val="none" w:sz="0" w:space="0" w:color="auto"/>
          </w:divBdr>
        </w:div>
        <w:div w:id="456723975">
          <w:marLeft w:val="480"/>
          <w:marRight w:val="0"/>
          <w:marTop w:val="0"/>
          <w:marBottom w:val="0"/>
          <w:divBdr>
            <w:top w:val="none" w:sz="0" w:space="0" w:color="auto"/>
            <w:left w:val="none" w:sz="0" w:space="0" w:color="auto"/>
            <w:bottom w:val="none" w:sz="0" w:space="0" w:color="auto"/>
            <w:right w:val="none" w:sz="0" w:space="0" w:color="auto"/>
          </w:divBdr>
        </w:div>
        <w:div w:id="1013150916">
          <w:marLeft w:val="480"/>
          <w:marRight w:val="0"/>
          <w:marTop w:val="0"/>
          <w:marBottom w:val="0"/>
          <w:divBdr>
            <w:top w:val="none" w:sz="0" w:space="0" w:color="auto"/>
            <w:left w:val="none" w:sz="0" w:space="0" w:color="auto"/>
            <w:bottom w:val="none" w:sz="0" w:space="0" w:color="auto"/>
            <w:right w:val="none" w:sz="0" w:space="0" w:color="auto"/>
          </w:divBdr>
        </w:div>
        <w:div w:id="708454345">
          <w:marLeft w:val="480"/>
          <w:marRight w:val="0"/>
          <w:marTop w:val="0"/>
          <w:marBottom w:val="0"/>
          <w:divBdr>
            <w:top w:val="none" w:sz="0" w:space="0" w:color="auto"/>
            <w:left w:val="none" w:sz="0" w:space="0" w:color="auto"/>
            <w:bottom w:val="none" w:sz="0" w:space="0" w:color="auto"/>
            <w:right w:val="none" w:sz="0" w:space="0" w:color="auto"/>
          </w:divBdr>
        </w:div>
        <w:div w:id="1636525415">
          <w:marLeft w:val="480"/>
          <w:marRight w:val="0"/>
          <w:marTop w:val="0"/>
          <w:marBottom w:val="0"/>
          <w:divBdr>
            <w:top w:val="none" w:sz="0" w:space="0" w:color="auto"/>
            <w:left w:val="none" w:sz="0" w:space="0" w:color="auto"/>
            <w:bottom w:val="none" w:sz="0" w:space="0" w:color="auto"/>
            <w:right w:val="none" w:sz="0" w:space="0" w:color="auto"/>
          </w:divBdr>
        </w:div>
        <w:div w:id="1482690764">
          <w:marLeft w:val="480"/>
          <w:marRight w:val="0"/>
          <w:marTop w:val="0"/>
          <w:marBottom w:val="0"/>
          <w:divBdr>
            <w:top w:val="none" w:sz="0" w:space="0" w:color="auto"/>
            <w:left w:val="none" w:sz="0" w:space="0" w:color="auto"/>
            <w:bottom w:val="none" w:sz="0" w:space="0" w:color="auto"/>
            <w:right w:val="none" w:sz="0" w:space="0" w:color="auto"/>
          </w:divBdr>
        </w:div>
        <w:div w:id="2044135189">
          <w:marLeft w:val="480"/>
          <w:marRight w:val="0"/>
          <w:marTop w:val="0"/>
          <w:marBottom w:val="0"/>
          <w:divBdr>
            <w:top w:val="none" w:sz="0" w:space="0" w:color="auto"/>
            <w:left w:val="none" w:sz="0" w:space="0" w:color="auto"/>
            <w:bottom w:val="none" w:sz="0" w:space="0" w:color="auto"/>
            <w:right w:val="none" w:sz="0" w:space="0" w:color="auto"/>
          </w:divBdr>
        </w:div>
        <w:div w:id="949705206">
          <w:marLeft w:val="480"/>
          <w:marRight w:val="0"/>
          <w:marTop w:val="0"/>
          <w:marBottom w:val="0"/>
          <w:divBdr>
            <w:top w:val="none" w:sz="0" w:space="0" w:color="auto"/>
            <w:left w:val="none" w:sz="0" w:space="0" w:color="auto"/>
            <w:bottom w:val="none" w:sz="0" w:space="0" w:color="auto"/>
            <w:right w:val="none" w:sz="0" w:space="0" w:color="auto"/>
          </w:divBdr>
        </w:div>
        <w:div w:id="1228882255">
          <w:marLeft w:val="480"/>
          <w:marRight w:val="0"/>
          <w:marTop w:val="0"/>
          <w:marBottom w:val="0"/>
          <w:divBdr>
            <w:top w:val="none" w:sz="0" w:space="0" w:color="auto"/>
            <w:left w:val="none" w:sz="0" w:space="0" w:color="auto"/>
            <w:bottom w:val="none" w:sz="0" w:space="0" w:color="auto"/>
            <w:right w:val="none" w:sz="0" w:space="0" w:color="auto"/>
          </w:divBdr>
        </w:div>
        <w:div w:id="118497857">
          <w:marLeft w:val="480"/>
          <w:marRight w:val="0"/>
          <w:marTop w:val="0"/>
          <w:marBottom w:val="0"/>
          <w:divBdr>
            <w:top w:val="none" w:sz="0" w:space="0" w:color="auto"/>
            <w:left w:val="none" w:sz="0" w:space="0" w:color="auto"/>
            <w:bottom w:val="none" w:sz="0" w:space="0" w:color="auto"/>
            <w:right w:val="none" w:sz="0" w:space="0" w:color="auto"/>
          </w:divBdr>
        </w:div>
        <w:div w:id="923496754">
          <w:marLeft w:val="480"/>
          <w:marRight w:val="0"/>
          <w:marTop w:val="0"/>
          <w:marBottom w:val="0"/>
          <w:divBdr>
            <w:top w:val="none" w:sz="0" w:space="0" w:color="auto"/>
            <w:left w:val="none" w:sz="0" w:space="0" w:color="auto"/>
            <w:bottom w:val="none" w:sz="0" w:space="0" w:color="auto"/>
            <w:right w:val="none" w:sz="0" w:space="0" w:color="auto"/>
          </w:divBdr>
        </w:div>
        <w:div w:id="1207989733">
          <w:marLeft w:val="480"/>
          <w:marRight w:val="0"/>
          <w:marTop w:val="0"/>
          <w:marBottom w:val="0"/>
          <w:divBdr>
            <w:top w:val="none" w:sz="0" w:space="0" w:color="auto"/>
            <w:left w:val="none" w:sz="0" w:space="0" w:color="auto"/>
            <w:bottom w:val="none" w:sz="0" w:space="0" w:color="auto"/>
            <w:right w:val="none" w:sz="0" w:space="0" w:color="auto"/>
          </w:divBdr>
        </w:div>
        <w:div w:id="2117283241">
          <w:marLeft w:val="480"/>
          <w:marRight w:val="0"/>
          <w:marTop w:val="0"/>
          <w:marBottom w:val="0"/>
          <w:divBdr>
            <w:top w:val="none" w:sz="0" w:space="0" w:color="auto"/>
            <w:left w:val="none" w:sz="0" w:space="0" w:color="auto"/>
            <w:bottom w:val="none" w:sz="0" w:space="0" w:color="auto"/>
            <w:right w:val="none" w:sz="0" w:space="0" w:color="auto"/>
          </w:divBdr>
        </w:div>
        <w:div w:id="966206136">
          <w:marLeft w:val="480"/>
          <w:marRight w:val="0"/>
          <w:marTop w:val="0"/>
          <w:marBottom w:val="0"/>
          <w:divBdr>
            <w:top w:val="none" w:sz="0" w:space="0" w:color="auto"/>
            <w:left w:val="none" w:sz="0" w:space="0" w:color="auto"/>
            <w:bottom w:val="none" w:sz="0" w:space="0" w:color="auto"/>
            <w:right w:val="none" w:sz="0" w:space="0" w:color="auto"/>
          </w:divBdr>
        </w:div>
        <w:div w:id="1943413674">
          <w:marLeft w:val="480"/>
          <w:marRight w:val="0"/>
          <w:marTop w:val="0"/>
          <w:marBottom w:val="0"/>
          <w:divBdr>
            <w:top w:val="none" w:sz="0" w:space="0" w:color="auto"/>
            <w:left w:val="none" w:sz="0" w:space="0" w:color="auto"/>
            <w:bottom w:val="none" w:sz="0" w:space="0" w:color="auto"/>
            <w:right w:val="none" w:sz="0" w:space="0" w:color="auto"/>
          </w:divBdr>
        </w:div>
        <w:div w:id="1397321505">
          <w:marLeft w:val="480"/>
          <w:marRight w:val="0"/>
          <w:marTop w:val="0"/>
          <w:marBottom w:val="0"/>
          <w:divBdr>
            <w:top w:val="none" w:sz="0" w:space="0" w:color="auto"/>
            <w:left w:val="none" w:sz="0" w:space="0" w:color="auto"/>
            <w:bottom w:val="none" w:sz="0" w:space="0" w:color="auto"/>
            <w:right w:val="none" w:sz="0" w:space="0" w:color="auto"/>
          </w:divBdr>
        </w:div>
        <w:div w:id="8836">
          <w:marLeft w:val="480"/>
          <w:marRight w:val="0"/>
          <w:marTop w:val="0"/>
          <w:marBottom w:val="0"/>
          <w:divBdr>
            <w:top w:val="none" w:sz="0" w:space="0" w:color="auto"/>
            <w:left w:val="none" w:sz="0" w:space="0" w:color="auto"/>
            <w:bottom w:val="none" w:sz="0" w:space="0" w:color="auto"/>
            <w:right w:val="none" w:sz="0" w:space="0" w:color="auto"/>
          </w:divBdr>
        </w:div>
        <w:div w:id="658968268">
          <w:marLeft w:val="480"/>
          <w:marRight w:val="0"/>
          <w:marTop w:val="0"/>
          <w:marBottom w:val="0"/>
          <w:divBdr>
            <w:top w:val="none" w:sz="0" w:space="0" w:color="auto"/>
            <w:left w:val="none" w:sz="0" w:space="0" w:color="auto"/>
            <w:bottom w:val="none" w:sz="0" w:space="0" w:color="auto"/>
            <w:right w:val="none" w:sz="0" w:space="0" w:color="auto"/>
          </w:divBdr>
        </w:div>
        <w:div w:id="718171515">
          <w:marLeft w:val="480"/>
          <w:marRight w:val="0"/>
          <w:marTop w:val="0"/>
          <w:marBottom w:val="0"/>
          <w:divBdr>
            <w:top w:val="none" w:sz="0" w:space="0" w:color="auto"/>
            <w:left w:val="none" w:sz="0" w:space="0" w:color="auto"/>
            <w:bottom w:val="none" w:sz="0" w:space="0" w:color="auto"/>
            <w:right w:val="none" w:sz="0" w:space="0" w:color="auto"/>
          </w:divBdr>
        </w:div>
        <w:div w:id="638994249">
          <w:marLeft w:val="480"/>
          <w:marRight w:val="0"/>
          <w:marTop w:val="0"/>
          <w:marBottom w:val="0"/>
          <w:divBdr>
            <w:top w:val="none" w:sz="0" w:space="0" w:color="auto"/>
            <w:left w:val="none" w:sz="0" w:space="0" w:color="auto"/>
            <w:bottom w:val="none" w:sz="0" w:space="0" w:color="auto"/>
            <w:right w:val="none" w:sz="0" w:space="0" w:color="auto"/>
          </w:divBdr>
        </w:div>
        <w:div w:id="1299988740">
          <w:marLeft w:val="480"/>
          <w:marRight w:val="0"/>
          <w:marTop w:val="0"/>
          <w:marBottom w:val="0"/>
          <w:divBdr>
            <w:top w:val="none" w:sz="0" w:space="0" w:color="auto"/>
            <w:left w:val="none" w:sz="0" w:space="0" w:color="auto"/>
            <w:bottom w:val="none" w:sz="0" w:space="0" w:color="auto"/>
            <w:right w:val="none" w:sz="0" w:space="0" w:color="auto"/>
          </w:divBdr>
        </w:div>
        <w:div w:id="1255942755">
          <w:marLeft w:val="480"/>
          <w:marRight w:val="0"/>
          <w:marTop w:val="0"/>
          <w:marBottom w:val="0"/>
          <w:divBdr>
            <w:top w:val="none" w:sz="0" w:space="0" w:color="auto"/>
            <w:left w:val="none" w:sz="0" w:space="0" w:color="auto"/>
            <w:bottom w:val="none" w:sz="0" w:space="0" w:color="auto"/>
            <w:right w:val="none" w:sz="0" w:space="0" w:color="auto"/>
          </w:divBdr>
        </w:div>
        <w:div w:id="535893729">
          <w:marLeft w:val="480"/>
          <w:marRight w:val="0"/>
          <w:marTop w:val="0"/>
          <w:marBottom w:val="0"/>
          <w:divBdr>
            <w:top w:val="none" w:sz="0" w:space="0" w:color="auto"/>
            <w:left w:val="none" w:sz="0" w:space="0" w:color="auto"/>
            <w:bottom w:val="none" w:sz="0" w:space="0" w:color="auto"/>
            <w:right w:val="none" w:sz="0" w:space="0" w:color="auto"/>
          </w:divBdr>
        </w:div>
        <w:div w:id="1063064838">
          <w:marLeft w:val="480"/>
          <w:marRight w:val="0"/>
          <w:marTop w:val="0"/>
          <w:marBottom w:val="0"/>
          <w:divBdr>
            <w:top w:val="none" w:sz="0" w:space="0" w:color="auto"/>
            <w:left w:val="none" w:sz="0" w:space="0" w:color="auto"/>
            <w:bottom w:val="none" w:sz="0" w:space="0" w:color="auto"/>
            <w:right w:val="none" w:sz="0" w:space="0" w:color="auto"/>
          </w:divBdr>
        </w:div>
        <w:div w:id="181671042">
          <w:marLeft w:val="480"/>
          <w:marRight w:val="0"/>
          <w:marTop w:val="0"/>
          <w:marBottom w:val="0"/>
          <w:divBdr>
            <w:top w:val="none" w:sz="0" w:space="0" w:color="auto"/>
            <w:left w:val="none" w:sz="0" w:space="0" w:color="auto"/>
            <w:bottom w:val="none" w:sz="0" w:space="0" w:color="auto"/>
            <w:right w:val="none" w:sz="0" w:space="0" w:color="auto"/>
          </w:divBdr>
        </w:div>
        <w:div w:id="1415514566">
          <w:marLeft w:val="480"/>
          <w:marRight w:val="0"/>
          <w:marTop w:val="0"/>
          <w:marBottom w:val="0"/>
          <w:divBdr>
            <w:top w:val="none" w:sz="0" w:space="0" w:color="auto"/>
            <w:left w:val="none" w:sz="0" w:space="0" w:color="auto"/>
            <w:bottom w:val="none" w:sz="0" w:space="0" w:color="auto"/>
            <w:right w:val="none" w:sz="0" w:space="0" w:color="auto"/>
          </w:divBdr>
        </w:div>
        <w:div w:id="2099861782">
          <w:marLeft w:val="480"/>
          <w:marRight w:val="0"/>
          <w:marTop w:val="0"/>
          <w:marBottom w:val="0"/>
          <w:divBdr>
            <w:top w:val="none" w:sz="0" w:space="0" w:color="auto"/>
            <w:left w:val="none" w:sz="0" w:space="0" w:color="auto"/>
            <w:bottom w:val="none" w:sz="0" w:space="0" w:color="auto"/>
            <w:right w:val="none" w:sz="0" w:space="0" w:color="auto"/>
          </w:divBdr>
        </w:div>
        <w:div w:id="1006204252">
          <w:marLeft w:val="480"/>
          <w:marRight w:val="0"/>
          <w:marTop w:val="0"/>
          <w:marBottom w:val="0"/>
          <w:divBdr>
            <w:top w:val="none" w:sz="0" w:space="0" w:color="auto"/>
            <w:left w:val="none" w:sz="0" w:space="0" w:color="auto"/>
            <w:bottom w:val="none" w:sz="0" w:space="0" w:color="auto"/>
            <w:right w:val="none" w:sz="0" w:space="0" w:color="auto"/>
          </w:divBdr>
        </w:div>
        <w:div w:id="1845702346">
          <w:marLeft w:val="480"/>
          <w:marRight w:val="0"/>
          <w:marTop w:val="0"/>
          <w:marBottom w:val="0"/>
          <w:divBdr>
            <w:top w:val="none" w:sz="0" w:space="0" w:color="auto"/>
            <w:left w:val="none" w:sz="0" w:space="0" w:color="auto"/>
            <w:bottom w:val="none" w:sz="0" w:space="0" w:color="auto"/>
            <w:right w:val="none" w:sz="0" w:space="0" w:color="auto"/>
          </w:divBdr>
        </w:div>
        <w:div w:id="484860246">
          <w:marLeft w:val="480"/>
          <w:marRight w:val="0"/>
          <w:marTop w:val="0"/>
          <w:marBottom w:val="0"/>
          <w:divBdr>
            <w:top w:val="none" w:sz="0" w:space="0" w:color="auto"/>
            <w:left w:val="none" w:sz="0" w:space="0" w:color="auto"/>
            <w:bottom w:val="none" w:sz="0" w:space="0" w:color="auto"/>
            <w:right w:val="none" w:sz="0" w:space="0" w:color="auto"/>
          </w:divBdr>
        </w:div>
        <w:div w:id="1012801123">
          <w:marLeft w:val="480"/>
          <w:marRight w:val="0"/>
          <w:marTop w:val="0"/>
          <w:marBottom w:val="0"/>
          <w:divBdr>
            <w:top w:val="none" w:sz="0" w:space="0" w:color="auto"/>
            <w:left w:val="none" w:sz="0" w:space="0" w:color="auto"/>
            <w:bottom w:val="none" w:sz="0" w:space="0" w:color="auto"/>
            <w:right w:val="none" w:sz="0" w:space="0" w:color="auto"/>
          </w:divBdr>
        </w:div>
      </w:divsChild>
    </w:div>
    <w:div w:id="1290091862">
      <w:bodyDiv w:val="1"/>
      <w:marLeft w:val="0"/>
      <w:marRight w:val="0"/>
      <w:marTop w:val="0"/>
      <w:marBottom w:val="0"/>
      <w:divBdr>
        <w:top w:val="none" w:sz="0" w:space="0" w:color="auto"/>
        <w:left w:val="none" w:sz="0" w:space="0" w:color="auto"/>
        <w:bottom w:val="none" w:sz="0" w:space="0" w:color="auto"/>
        <w:right w:val="none" w:sz="0" w:space="0" w:color="auto"/>
      </w:divBdr>
    </w:div>
    <w:div w:id="1313364838">
      <w:bodyDiv w:val="1"/>
      <w:marLeft w:val="0"/>
      <w:marRight w:val="0"/>
      <w:marTop w:val="0"/>
      <w:marBottom w:val="0"/>
      <w:divBdr>
        <w:top w:val="none" w:sz="0" w:space="0" w:color="auto"/>
        <w:left w:val="none" w:sz="0" w:space="0" w:color="auto"/>
        <w:bottom w:val="none" w:sz="0" w:space="0" w:color="auto"/>
        <w:right w:val="none" w:sz="0" w:space="0" w:color="auto"/>
      </w:divBdr>
    </w:div>
    <w:div w:id="1314722127">
      <w:bodyDiv w:val="1"/>
      <w:marLeft w:val="0"/>
      <w:marRight w:val="0"/>
      <w:marTop w:val="0"/>
      <w:marBottom w:val="0"/>
      <w:divBdr>
        <w:top w:val="none" w:sz="0" w:space="0" w:color="auto"/>
        <w:left w:val="none" w:sz="0" w:space="0" w:color="auto"/>
        <w:bottom w:val="none" w:sz="0" w:space="0" w:color="auto"/>
        <w:right w:val="none" w:sz="0" w:space="0" w:color="auto"/>
      </w:divBdr>
    </w:div>
    <w:div w:id="1317227110">
      <w:bodyDiv w:val="1"/>
      <w:marLeft w:val="0"/>
      <w:marRight w:val="0"/>
      <w:marTop w:val="0"/>
      <w:marBottom w:val="0"/>
      <w:divBdr>
        <w:top w:val="none" w:sz="0" w:space="0" w:color="auto"/>
        <w:left w:val="none" w:sz="0" w:space="0" w:color="auto"/>
        <w:bottom w:val="none" w:sz="0" w:space="0" w:color="auto"/>
        <w:right w:val="none" w:sz="0" w:space="0" w:color="auto"/>
      </w:divBdr>
    </w:div>
    <w:div w:id="1319841456">
      <w:bodyDiv w:val="1"/>
      <w:marLeft w:val="0"/>
      <w:marRight w:val="0"/>
      <w:marTop w:val="0"/>
      <w:marBottom w:val="0"/>
      <w:divBdr>
        <w:top w:val="none" w:sz="0" w:space="0" w:color="auto"/>
        <w:left w:val="none" w:sz="0" w:space="0" w:color="auto"/>
        <w:bottom w:val="none" w:sz="0" w:space="0" w:color="auto"/>
        <w:right w:val="none" w:sz="0" w:space="0" w:color="auto"/>
      </w:divBdr>
    </w:div>
    <w:div w:id="1321496704">
      <w:bodyDiv w:val="1"/>
      <w:marLeft w:val="0"/>
      <w:marRight w:val="0"/>
      <w:marTop w:val="0"/>
      <w:marBottom w:val="0"/>
      <w:divBdr>
        <w:top w:val="none" w:sz="0" w:space="0" w:color="auto"/>
        <w:left w:val="none" w:sz="0" w:space="0" w:color="auto"/>
        <w:bottom w:val="none" w:sz="0" w:space="0" w:color="auto"/>
        <w:right w:val="none" w:sz="0" w:space="0" w:color="auto"/>
      </w:divBdr>
    </w:div>
    <w:div w:id="1322386168">
      <w:bodyDiv w:val="1"/>
      <w:marLeft w:val="0"/>
      <w:marRight w:val="0"/>
      <w:marTop w:val="0"/>
      <w:marBottom w:val="0"/>
      <w:divBdr>
        <w:top w:val="none" w:sz="0" w:space="0" w:color="auto"/>
        <w:left w:val="none" w:sz="0" w:space="0" w:color="auto"/>
        <w:bottom w:val="none" w:sz="0" w:space="0" w:color="auto"/>
        <w:right w:val="none" w:sz="0" w:space="0" w:color="auto"/>
      </w:divBdr>
    </w:div>
    <w:div w:id="1323697186">
      <w:bodyDiv w:val="1"/>
      <w:marLeft w:val="0"/>
      <w:marRight w:val="0"/>
      <w:marTop w:val="0"/>
      <w:marBottom w:val="0"/>
      <w:divBdr>
        <w:top w:val="none" w:sz="0" w:space="0" w:color="auto"/>
        <w:left w:val="none" w:sz="0" w:space="0" w:color="auto"/>
        <w:bottom w:val="none" w:sz="0" w:space="0" w:color="auto"/>
        <w:right w:val="none" w:sz="0" w:space="0" w:color="auto"/>
      </w:divBdr>
    </w:div>
    <w:div w:id="1323854112">
      <w:bodyDiv w:val="1"/>
      <w:marLeft w:val="0"/>
      <w:marRight w:val="0"/>
      <w:marTop w:val="0"/>
      <w:marBottom w:val="0"/>
      <w:divBdr>
        <w:top w:val="none" w:sz="0" w:space="0" w:color="auto"/>
        <w:left w:val="none" w:sz="0" w:space="0" w:color="auto"/>
        <w:bottom w:val="none" w:sz="0" w:space="0" w:color="auto"/>
        <w:right w:val="none" w:sz="0" w:space="0" w:color="auto"/>
      </w:divBdr>
    </w:div>
    <w:div w:id="1325354346">
      <w:bodyDiv w:val="1"/>
      <w:marLeft w:val="0"/>
      <w:marRight w:val="0"/>
      <w:marTop w:val="0"/>
      <w:marBottom w:val="0"/>
      <w:divBdr>
        <w:top w:val="none" w:sz="0" w:space="0" w:color="auto"/>
        <w:left w:val="none" w:sz="0" w:space="0" w:color="auto"/>
        <w:bottom w:val="none" w:sz="0" w:space="0" w:color="auto"/>
        <w:right w:val="none" w:sz="0" w:space="0" w:color="auto"/>
      </w:divBdr>
    </w:div>
    <w:div w:id="1326663162">
      <w:bodyDiv w:val="1"/>
      <w:marLeft w:val="0"/>
      <w:marRight w:val="0"/>
      <w:marTop w:val="0"/>
      <w:marBottom w:val="0"/>
      <w:divBdr>
        <w:top w:val="none" w:sz="0" w:space="0" w:color="auto"/>
        <w:left w:val="none" w:sz="0" w:space="0" w:color="auto"/>
        <w:bottom w:val="none" w:sz="0" w:space="0" w:color="auto"/>
        <w:right w:val="none" w:sz="0" w:space="0" w:color="auto"/>
      </w:divBdr>
    </w:div>
    <w:div w:id="1327442979">
      <w:bodyDiv w:val="1"/>
      <w:marLeft w:val="0"/>
      <w:marRight w:val="0"/>
      <w:marTop w:val="0"/>
      <w:marBottom w:val="0"/>
      <w:divBdr>
        <w:top w:val="none" w:sz="0" w:space="0" w:color="auto"/>
        <w:left w:val="none" w:sz="0" w:space="0" w:color="auto"/>
        <w:bottom w:val="none" w:sz="0" w:space="0" w:color="auto"/>
        <w:right w:val="none" w:sz="0" w:space="0" w:color="auto"/>
      </w:divBdr>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56343564">
      <w:bodyDiv w:val="1"/>
      <w:marLeft w:val="0"/>
      <w:marRight w:val="0"/>
      <w:marTop w:val="0"/>
      <w:marBottom w:val="0"/>
      <w:divBdr>
        <w:top w:val="none" w:sz="0" w:space="0" w:color="auto"/>
        <w:left w:val="none" w:sz="0" w:space="0" w:color="auto"/>
        <w:bottom w:val="none" w:sz="0" w:space="0" w:color="auto"/>
        <w:right w:val="none" w:sz="0" w:space="0" w:color="auto"/>
      </w:divBdr>
    </w:div>
    <w:div w:id="1378620984">
      <w:bodyDiv w:val="1"/>
      <w:marLeft w:val="0"/>
      <w:marRight w:val="0"/>
      <w:marTop w:val="0"/>
      <w:marBottom w:val="0"/>
      <w:divBdr>
        <w:top w:val="none" w:sz="0" w:space="0" w:color="auto"/>
        <w:left w:val="none" w:sz="0" w:space="0" w:color="auto"/>
        <w:bottom w:val="none" w:sz="0" w:space="0" w:color="auto"/>
        <w:right w:val="none" w:sz="0" w:space="0" w:color="auto"/>
      </w:divBdr>
    </w:div>
    <w:div w:id="1386249489">
      <w:bodyDiv w:val="1"/>
      <w:marLeft w:val="0"/>
      <w:marRight w:val="0"/>
      <w:marTop w:val="0"/>
      <w:marBottom w:val="0"/>
      <w:divBdr>
        <w:top w:val="none" w:sz="0" w:space="0" w:color="auto"/>
        <w:left w:val="none" w:sz="0" w:space="0" w:color="auto"/>
        <w:bottom w:val="none" w:sz="0" w:space="0" w:color="auto"/>
        <w:right w:val="none" w:sz="0" w:space="0" w:color="auto"/>
      </w:divBdr>
      <w:divsChild>
        <w:div w:id="866067938">
          <w:marLeft w:val="480"/>
          <w:marRight w:val="0"/>
          <w:marTop w:val="0"/>
          <w:marBottom w:val="0"/>
          <w:divBdr>
            <w:top w:val="none" w:sz="0" w:space="0" w:color="auto"/>
            <w:left w:val="none" w:sz="0" w:space="0" w:color="auto"/>
            <w:bottom w:val="none" w:sz="0" w:space="0" w:color="auto"/>
            <w:right w:val="none" w:sz="0" w:space="0" w:color="auto"/>
          </w:divBdr>
        </w:div>
        <w:div w:id="1870138414">
          <w:marLeft w:val="480"/>
          <w:marRight w:val="0"/>
          <w:marTop w:val="0"/>
          <w:marBottom w:val="0"/>
          <w:divBdr>
            <w:top w:val="none" w:sz="0" w:space="0" w:color="auto"/>
            <w:left w:val="none" w:sz="0" w:space="0" w:color="auto"/>
            <w:bottom w:val="none" w:sz="0" w:space="0" w:color="auto"/>
            <w:right w:val="none" w:sz="0" w:space="0" w:color="auto"/>
          </w:divBdr>
        </w:div>
        <w:div w:id="1365400405">
          <w:marLeft w:val="480"/>
          <w:marRight w:val="0"/>
          <w:marTop w:val="0"/>
          <w:marBottom w:val="0"/>
          <w:divBdr>
            <w:top w:val="none" w:sz="0" w:space="0" w:color="auto"/>
            <w:left w:val="none" w:sz="0" w:space="0" w:color="auto"/>
            <w:bottom w:val="none" w:sz="0" w:space="0" w:color="auto"/>
            <w:right w:val="none" w:sz="0" w:space="0" w:color="auto"/>
          </w:divBdr>
        </w:div>
        <w:div w:id="2033844560">
          <w:marLeft w:val="480"/>
          <w:marRight w:val="0"/>
          <w:marTop w:val="0"/>
          <w:marBottom w:val="0"/>
          <w:divBdr>
            <w:top w:val="none" w:sz="0" w:space="0" w:color="auto"/>
            <w:left w:val="none" w:sz="0" w:space="0" w:color="auto"/>
            <w:bottom w:val="none" w:sz="0" w:space="0" w:color="auto"/>
            <w:right w:val="none" w:sz="0" w:space="0" w:color="auto"/>
          </w:divBdr>
        </w:div>
        <w:div w:id="1586915930">
          <w:marLeft w:val="480"/>
          <w:marRight w:val="0"/>
          <w:marTop w:val="0"/>
          <w:marBottom w:val="0"/>
          <w:divBdr>
            <w:top w:val="none" w:sz="0" w:space="0" w:color="auto"/>
            <w:left w:val="none" w:sz="0" w:space="0" w:color="auto"/>
            <w:bottom w:val="none" w:sz="0" w:space="0" w:color="auto"/>
            <w:right w:val="none" w:sz="0" w:space="0" w:color="auto"/>
          </w:divBdr>
        </w:div>
        <w:div w:id="639043220">
          <w:marLeft w:val="480"/>
          <w:marRight w:val="0"/>
          <w:marTop w:val="0"/>
          <w:marBottom w:val="0"/>
          <w:divBdr>
            <w:top w:val="none" w:sz="0" w:space="0" w:color="auto"/>
            <w:left w:val="none" w:sz="0" w:space="0" w:color="auto"/>
            <w:bottom w:val="none" w:sz="0" w:space="0" w:color="auto"/>
            <w:right w:val="none" w:sz="0" w:space="0" w:color="auto"/>
          </w:divBdr>
        </w:div>
        <w:div w:id="1446579985">
          <w:marLeft w:val="480"/>
          <w:marRight w:val="0"/>
          <w:marTop w:val="0"/>
          <w:marBottom w:val="0"/>
          <w:divBdr>
            <w:top w:val="none" w:sz="0" w:space="0" w:color="auto"/>
            <w:left w:val="none" w:sz="0" w:space="0" w:color="auto"/>
            <w:bottom w:val="none" w:sz="0" w:space="0" w:color="auto"/>
            <w:right w:val="none" w:sz="0" w:space="0" w:color="auto"/>
          </w:divBdr>
        </w:div>
        <w:div w:id="275449077">
          <w:marLeft w:val="480"/>
          <w:marRight w:val="0"/>
          <w:marTop w:val="0"/>
          <w:marBottom w:val="0"/>
          <w:divBdr>
            <w:top w:val="none" w:sz="0" w:space="0" w:color="auto"/>
            <w:left w:val="none" w:sz="0" w:space="0" w:color="auto"/>
            <w:bottom w:val="none" w:sz="0" w:space="0" w:color="auto"/>
            <w:right w:val="none" w:sz="0" w:space="0" w:color="auto"/>
          </w:divBdr>
        </w:div>
        <w:div w:id="1140342356">
          <w:marLeft w:val="480"/>
          <w:marRight w:val="0"/>
          <w:marTop w:val="0"/>
          <w:marBottom w:val="0"/>
          <w:divBdr>
            <w:top w:val="none" w:sz="0" w:space="0" w:color="auto"/>
            <w:left w:val="none" w:sz="0" w:space="0" w:color="auto"/>
            <w:bottom w:val="none" w:sz="0" w:space="0" w:color="auto"/>
            <w:right w:val="none" w:sz="0" w:space="0" w:color="auto"/>
          </w:divBdr>
        </w:div>
        <w:div w:id="695041654">
          <w:marLeft w:val="480"/>
          <w:marRight w:val="0"/>
          <w:marTop w:val="0"/>
          <w:marBottom w:val="0"/>
          <w:divBdr>
            <w:top w:val="none" w:sz="0" w:space="0" w:color="auto"/>
            <w:left w:val="none" w:sz="0" w:space="0" w:color="auto"/>
            <w:bottom w:val="none" w:sz="0" w:space="0" w:color="auto"/>
            <w:right w:val="none" w:sz="0" w:space="0" w:color="auto"/>
          </w:divBdr>
        </w:div>
        <w:div w:id="591855892">
          <w:marLeft w:val="480"/>
          <w:marRight w:val="0"/>
          <w:marTop w:val="0"/>
          <w:marBottom w:val="0"/>
          <w:divBdr>
            <w:top w:val="none" w:sz="0" w:space="0" w:color="auto"/>
            <w:left w:val="none" w:sz="0" w:space="0" w:color="auto"/>
            <w:bottom w:val="none" w:sz="0" w:space="0" w:color="auto"/>
            <w:right w:val="none" w:sz="0" w:space="0" w:color="auto"/>
          </w:divBdr>
        </w:div>
        <w:div w:id="1647585829">
          <w:marLeft w:val="480"/>
          <w:marRight w:val="0"/>
          <w:marTop w:val="0"/>
          <w:marBottom w:val="0"/>
          <w:divBdr>
            <w:top w:val="none" w:sz="0" w:space="0" w:color="auto"/>
            <w:left w:val="none" w:sz="0" w:space="0" w:color="auto"/>
            <w:bottom w:val="none" w:sz="0" w:space="0" w:color="auto"/>
            <w:right w:val="none" w:sz="0" w:space="0" w:color="auto"/>
          </w:divBdr>
        </w:div>
        <w:div w:id="1652520869">
          <w:marLeft w:val="480"/>
          <w:marRight w:val="0"/>
          <w:marTop w:val="0"/>
          <w:marBottom w:val="0"/>
          <w:divBdr>
            <w:top w:val="none" w:sz="0" w:space="0" w:color="auto"/>
            <w:left w:val="none" w:sz="0" w:space="0" w:color="auto"/>
            <w:bottom w:val="none" w:sz="0" w:space="0" w:color="auto"/>
            <w:right w:val="none" w:sz="0" w:space="0" w:color="auto"/>
          </w:divBdr>
        </w:div>
        <w:div w:id="355615536">
          <w:marLeft w:val="480"/>
          <w:marRight w:val="0"/>
          <w:marTop w:val="0"/>
          <w:marBottom w:val="0"/>
          <w:divBdr>
            <w:top w:val="none" w:sz="0" w:space="0" w:color="auto"/>
            <w:left w:val="none" w:sz="0" w:space="0" w:color="auto"/>
            <w:bottom w:val="none" w:sz="0" w:space="0" w:color="auto"/>
            <w:right w:val="none" w:sz="0" w:space="0" w:color="auto"/>
          </w:divBdr>
        </w:div>
        <w:div w:id="391851548">
          <w:marLeft w:val="480"/>
          <w:marRight w:val="0"/>
          <w:marTop w:val="0"/>
          <w:marBottom w:val="0"/>
          <w:divBdr>
            <w:top w:val="none" w:sz="0" w:space="0" w:color="auto"/>
            <w:left w:val="none" w:sz="0" w:space="0" w:color="auto"/>
            <w:bottom w:val="none" w:sz="0" w:space="0" w:color="auto"/>
            <w:right w:val="none" w:sz="0" w:space="0" w:color="auto"/>
          </w:divBdr>
        </w:div>
        <w:div w:id="204954541">
          <w:marLeft w:val="480"/>
          <w:marRight w:val="0"/>
          <w:marTop w:val="0"/>
          <w:marBottom w:val="0"/>
          <w:divBdr>
            <w:top w:val="none" w:sz="0" w:space="0" w:color="auto"/>
            <w:left w:val="none" w:sz="0" w:space="0" w:color="auto"/>
            <w:bottom w:val="none" w:sz="0" w:space="0" w:color="auto"/>
            <w:right w:val="none" w:sz="0" w:space="0" w:color="auto"/>
          </w:divBdr>
        </w:div>
        <w:div w:id="389308590">
          <w:marLeft w:val="480"/>
          <w:marRight w:val="0"/>
          <w:marTop w:val="0"/>
          <w:marBottom w:val="0"/>
          <w:divBdr>
            <w:top w:val="none" w:sz="0" w:space="0" w:color="auto"/>
            <w:left w:val="none" w:sz="0" w:space="0" w:color="auto"/>
            <w:bottom w:val="none" w:sz="0" w:space="0" w:color="auto"/>
            <w:right w:val="none" w:sz="0" w:space="0" w:color="auto"/>
          </w:divBdr>
        </w:div>
        <w:div w:id="678315099">
          <w:marLeft w:val="480"/>
          <w:marRight w:val="0"/>
          <w:marTop w:val="0"/>
          <w:marBottom w:val="0"/>
          <w:divBdr>
            <w:top w:val="none" w:sz="0" w:space="0" w:color="auto"/>
            <w:left w:val="none" w:sz="0" w:space="0" w:color="auto"/>
            <w:bottom w:val="none" w:sz="0" w:space="0" w:color="auto"/>
            <w:right w:val="none" w:sz="0" w:space="0" w:color="auto"/>
          </w:divBdr>
        </w:div>
        <w:div w:id="1901958">
          <w:marLeft w:val="480"/>
          <w:marRight w:val="0"/>
          <w:marTop w:val="0"/>
          <w:marBottom w:val="0"/>
          <w:divBdr>
            <w:top w:val="none" w:sz="0" w:space="0" w:color="auto"/>
            <w:left w:val="none" w:sz="0" w:space="0" w:color="auto"/>
            <w:bottom w:val="none" w:sz="0" w:space="0" w:color="auto"/>
            <w:right w:val="none" w:sz="0" w:space="0" w:color="auto"/>
          </w:divBdr>
        </w:div>
        <w:div w:id="1990859495">
          <w:marLeft w:val="480"/>
          <w:marRight w:val="0"/>
          <w:marTop w:val="0"/>
          <w:marBottom w:val="0"/>
          <w:divBdr>
            <w:top w:val="none" w:sz="0" w:space="0" w:color="auto"/>
            <w:left w:val="none" w:sz="0" w:space="0" w:color="auto"/>
            <w:bottom w:val="none" w:sz="0" w:space="0" w:color="auto"/>
            <w:right w:val="none" w:sz="0" w:space="0" w:color="auto"/>
          </w:divBdr>
        </w:div>
        <w:div w:id="804585778">
          <w:marLeft w:val="480"/>
          <w:marRight w:val="0"/>
          <w:marTop w:val="0"/>
          <w:marBottom w:val="0"/>
          <w:divBdr>
            <w:top w:val="none" w:sz="0" w:space="0" w:color="auto"/>
            <w:left w:val="none" w:sz="0" w:space="0" w:color="auto"/>
            <w:bottom w:val="none" w:sz="0" w:space="0" w:color="auto"/>
            <w:right w:val="none" w:sz="0" w:space="0" w:color="auto"/>
          </w:divBdr>
        </w:div>
        <w:div w:id="1662003439">
          <w:marLeft w:val="480"/>
          <w:marRight w:val="0"/>
          <w:marTop w:val="0"/>
          <w:marBottom w:val="0"/>
          <w:divBdr>
            <w:top w:val="none" w:sz="0" w:space="0" w:color="auto"/>
            <w:left w:val="none" w:sz="0" w:space="0" w:color="auto"/>
            <w:bottom w:val="none" w:sz="0" w:space="0" w:color="auto"/>
            <w:right w:val="none" w:sz="0" w:space="0" w:color="auto"/>
          </w:divBdr>
        </w:div>
        <w:div w:id="1918397096">
          <w:marLeft w:val="480"/>
          <w:marRight w:val="0"/>
          <w:marTop w:val="0"/>
          <w:marBottom w:val="0"/>
          <w:divBdr>
            <w:top w:val="none" w:sz="0" w:space="0" w:color="auto"/>
            <w:left w:val="none" w:sz="0" w:space="0" w:color="auto"/>
            <w:bottom w:val="none" w:sz="0" w:space="0" w:color="auto"/>
            <w:right w:val="none" w:sz="0" w:space="0" w:color="auto"/>
          </w:divBdr>
        </w:div>
        <w:div w:id="1509828326">
          <w:marLeft w:val="480"/>
          <w:marRight w:val="0"/>
          <w:marTop w:val="0"/>
          <w:marBottom w:val="0"/>
          <w:divBdr>
            <w:top w:val="none" w:sz="0" w:space="0" w:color="auto"/>
            <w:left w:val="none" w:sz="0" w:space="0" w:color="auto"/>
            <w:bottom w:val="none" w:sz="0" w:space="0" w:color="auto"/>
            <w:right w:val="none" w:sz="0" w:space="0" w:color="auto"/>
          </w:divBdr>
        </w:div>
        <w:div w:id="1716270104">
          <w:marLeft w:val="480"/>
          <w:marRight w:val="0"/>
          <w:marTop w:val="0"/>
          <w:marBottom w:val="0"/>
          <w:divBdr>
            <w:top w:val="none" w:sz="0" w:space="0" w:color="auto"/>
            <w:left w:val="none" w:sz="0" w:space="0" w:color="auto"/>
            <w:bottom w:val="none" w:sz="0" w:space="0" w:color="auto"/>
            <w:right w:val="none" w:sz="0" w:space="0" w:color="auto"/>
          </w:divBdr>
        </w:div>
        <w:div w:id="439682608">
          <w:marLeft w:val="480"/>
          <w:marRight w:val="0"/>
          <w:marTop w:val="0"/>
          <w:marBottom w:val="0"/>
          <w:divBdr>
            <w:top w:val="none" w:sz="0" w:space="0" w:color="auto"/>
            <w:left w:val="none" w:sz="0" w:space="0" w:color="auto"/>
            <w:bottom w:val="none" w:sz="0" w:space="0" w:color="auto"/>
            <w:right w:val="none" w:sz="0" w:space="0" w:color="auto"/>
          </w:divBdr>
        </w:div>
        <w:div w:id="2046641364">
          <w:marLeft w:val="480"/>
          <w:marRight w:val="0"/>
          <w:marTop w:val="0"/>
          <w:marBottom w:val="0"/>
          <w:divBdr>
            <w:top w:val="none" w:sz="0" w:space="0" w:color="auto"/>
            <w:left w:val="none" w:sz="0" w:space="0" w:color="auto"/>
            <w:bottom w:val="none" w:sz="0" w:space="0" w:color="auto"/>
            <w:right w:val="none" w:sz="0" w:space="0" w:color="auto"/>
          </w:divBdr>
        </w:div>
        <w:div w:id="125515374">
          <w:marLeft w:val="480"/>
          <w:marRight w:val="0"/>
          <w:marTop w:val="0"/>
          <w:marBottom w:val="0"/>
          <w:divBdr>
            <w:top w:val="none" w:sz="0" w:space="0" w:color="auto"/>
            <w:left w:val="none" w:sz="0" w:space="0" w:color="auto"/>
            <w:bottom w:val="none" w:sz="0" w:space="0" w:color="auto"/>
            <w:right w:val="none" w:sz="0" w:space="0" w:color="auto"/>
          </w:divBdr>
        </w:div>
        <w:div w:id="1052659305">
          <w:marLeft w:val="480"/>
          <w:marRight w:val="0"/>
          <w:marTop w:val="0"/>
          <w:marBottom w:val="0"/>
          <w:divBdr>
            <w:top w:val="none" w:sz="0" w:space="0" w:color="auto"/>
            <w:left w:val="none" w:sz="0" w:space="0" w:color="auto"/>
            <w:bottom w:val="none" w:sz="0" w:space="0" w:color="auto"/>
            <w:right w:val="none" w:sz="0" w:space="0" w:color="auto"/>
          </w:divBdr>
        </w:div>
        <w:div w:id="1114638780">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1950506698">
          <w:marLeft w:val="480"/>
          <w:marRight w:val="0"/>
          <w:marTop w:val="0"/>
          <w:marBottom w:val="0"/>
          <w:divBdr>
            <w:top w:val="none" w:sz="0" w:space="0" w:color="auto"/>
            <w:left w:val="none" w:sz="0" w:space="0" w:color="auto"/>
            <w:bottom w:val="none" w:sz="0" w:space="0" w:color="auto"/>
            <w:right w:val="none" w:sz="0" w:space="0" w:color="auto"/>
          </w:divBdr>
        </w:div>
        <w:div w:id="2137214871">
          <w:marLeft w:val="480"/>
          <w:marRight w:val="0"/>
          <w:marTop w:val="0"/>
          <w:marBottom w:val="0"/>
          <w:divBdr>
            <w:top w:val="none" w:sz="0" w:space="0" w:color="auto"/>
            <w:left w:val="none" w:sz="0" w:space="0" w:color="auto"/>
            <w:bottom w:val="none" w:sz="0" w:space="0" w:color="auto"/>
            <w:right w:val="none" w:sz="0" w:space="0" w:color="auto"/>
          </w:divBdr>
        </w:div>
        <w:div w:id="1943103553">
          <w:marLeft w:val="480"/>
          <w:marRight w:val="0"/>
          <w:marTop w:val="0"/>
          <w:marBottom w:val="0"/>
          <w:divBdr>
            <w:top w:val="none" w:sz="0" w:space="0" w:color="auto"/>
            <w:left w:val="none" w:sz="0" w:space="0" w:color="auto"/>
            <w:bottom w:val="none" w:sz="0" w:space="0" w:color="auto"/>
            <w:right w:val="none" w:sz="0" w:space="0" w:color="auto"/>
          </w:divBdr>
        </w:div>
        <w:div w:id="988633566">
          <w:marLeft w:val="480"/>
          <w:marRight w:val="0"/>
          <w:marTop w:val="0"/>
          <w:marBottom w:val="0"/>
          <w:divBdr>
            <w:top w:val="none" w:sz="0" w:space="0" w:color="auto"/>
            <w:left w:val="none" w:sz="0" w:space="0" w:color="auto"/>
            <w:bottom w:val="none" w:sz="0" w:space="0" w:color="auto"/>
            <w:right w:val="none" w:sz="0" w:space="0" w:color="auto"/>
          </w:divBdr>
        </w:div>
        <w:div w:id="1150754757">
          <w:marLeft w:val="480"/>
          <w:marRight w:val="0"/>
          <w:marTop w:val="0"/>
          <w:marBottom w:val="0"/>
          <w:divBdr>
            <w:top w:val="none" w:sz="0" w:space="0" w:color="auto"/>
            <w:left w:val="none" w:sz="0" w:space="0" w:color="auto"/>
            <w:bottom w:val="none" w:sz="0" w:space="0" w:color="auto"/>
            <w:right w:val="none" w:sz="0" w:space="0" w:color="auto"/>
          </w:divBdr>
        </w:div>
        <w:div w:id="1259752265">
          <w:marLeft w:val="480"/>
          <w:marRight w:val="0"/>
          <w:marTop w:val="0"/>
          <w:marBottom w:val="0"/>
          <w:divBdr>
            <w:top w:val="none" w:sz="0" w:space="0" w:color="auto"/>
            <w:left w:val="none" w:sz="0" w:space="0" w:color="auto"/>
            <w:bottom w:val="none" w:sz="0" w:space="0" w:color="auto"/>
            <w:right w:val="none" w:sz="0" w:space="0" w:color="auto"/>
          </w:divBdr>
        </w:div>
        <w:div w:id="1371956445">
          <w:marLeft w:val="480"/>
          <w:marRight w:val="0"/>
          <w:marTop w:val="0"/>
          <w:marBottom w:val="0"/>
          <w:divBdr>
            <w:top w:val="none" w:sz="0" w:space="0" w:color="auto"/>
            <w:left w:val="none" w:sz="0" w:space="0" w:color="auto"/>
            <w:bottom w:val="none" w:sz="0" w:space="0" w:color="auto"/>
            <w:right w:val="none" w:sz="0" w:space="0" w:color="auto"/>
          </w:divBdr>
        </w:div>
        <w:div w:id="499278437">
          <w:marLeft w:val="480"/>
          <w:marRight w:val="0"/>
          <w:marTop w:val="0"/>
          <w:marBottom w:val="0"/>
          <w:divBdr>
            <w:top w:val="none" w:sz="0" w:space="0" w:color="auto"/>
            <w:left w:val="none" w:sz="0" w:space="0" w:color="auto"/>
            <w:bottom w:val="none" w:sz="0" w:space="0" w:color="auto"/>
            <w:right w:val="none" w:sz="0" w:space="0" w:color="auto"/>
          </w:divBdr>
        </w:div>
        <w:div w:id="1507397719">
          <w:marLeft w:val="480"/>
          <w:marRight w:val="0"/>
          <w:marTop w:val="0"/>
          <w:marBottom w:val="0"/>
          <w:divBdr>
            <w:top w:val="none" w:sz="0" w:space="0" w:color="auto"/>
            <w:left w:val="none" w:sz="0" w:space="0" w:color="auto"/>
            <w:bottom w:val="none" w:sz="0" w:space="0" w:color="auto"/>
            <w:right w:val="none" w:sz="0" w:space="0" w:color="auto"/>
          </w:divBdr>
        </w:div>
        <w:div w:id="1516967196">
          <w:marLeft w:val="480"/>
          <w:marRight w:val="0"/>
          <w:marTop w:val="0"/>
          <w:marBottom w:val="0"/>
          <w:divBdr>
            <w:top w:val="none" w:sz="0" w:space="0" w:color="auto"/>
            <w:left w:val="none" w:sz="0" w:space="0" w:color="auto"/>
            <w:bottom w:val="none" w:sz="0" w:space="0" w:color="auto"/>
            <w:right w:val="none" w:sz="0" w:space="0" w:color="auto"/>
          </w:divBdr>
        </w:div>
      </w:divsChild>
    </w:div>
    <w:div w:id="1389451990">
      <w:bodyDiv w:val="1"/>
      <w:marLeft w:val="0"/>
      <w:marRight w:val="0"/>
      <w:marTop w:val="0"/>
      <w:marBottom w:val="0"/>
      <w:divBdr>
        <w:top w:val="none" w:sz="0" w:space="0" w:color="auto"/>
        <w:left w:val="none" w:sz="0" w:space="0" w:color="auto"/>
        <w:bottom w:val="none" w:sz="0" w:space="0" w:color="auto"/>
        <w:right w:val="none" w:sz="0" w:space="0" w:color="auto"/>
      </w:divBdr>
    </w:div>
    <w:div w:id="1391540728">
      <w:bodyDiv w:val="1"/>
      <w:marLeft w:val="0"/>
      <w:marRight w:val="0"/>
      <w:marTop w:val="0"/>
      <w:marBottom w:val="0"/>
      <w:divBdr>
        <w:top w:val="none" w:sz="0" w:space="0" w:color="auto"/>
        <w:left w:val="none" w:sz="0" w:space="0" w:color="auto"/>
        <w:bottom w:val="none" w:sz="0" w:space="0" w:color="auto"/>
        <w:right w:val="none" w:sz="0" w:space="0" w:color="auto"/>
      </w:divBdr>
    </w:div>
    <w:div w:id="1395279364">
      <w:bodyDiv w:val="1"/>
      <w:marLeft w:val="0"/>
      <w:marRight w:val="0"/>
      <w:marTop w:val="0"/>
      <w:marBottom w:val="0"/>
      <w:divBdr>
        <w:top w:val="none" w:sz="0" w:space="0" w:color="auto"/>
        <w:left w:val="none" w:sz="0" w:space="0" w:color="auto"/>
        <w:bottom w:val="none" w:sz="0" w:space="0" w:color="auto"/>
        <w:right w:val="none" w:sz="0" w:space="0" w:color="auto"/>
      </w:divBdr>
    </w:div>
    <w:div w:id="1410467828">
      <w:bodyDiv w:val="1"/>
      <w:marLeft w:val="0"/>
      <w:marRight w:val="0"/>
      <w:marTop w:val="0"/>
      <w:marBottom w:val="0"/>
      <w:divBdr>
        <w:top w:val="none" w:sz="0" w:space="0" w:color="auto"/>
        <w:left w:val="none" w:sz="0" w:space="0" w:color="auto"/>
        <w:bottom w:val="none" w:sz="0" w:space="0" w:color="auto"/>
        <w:right w:val="none" w:sz="0" w:space="0" w:color="auto"/>
      </w:divBdr>
      <w:divsChild>
        <w:div w:id="167142477">
          <w:marLeft w:val="480"/>
          <w:marRight w:val="0"/>
          <w:marTop w:val="0"/>
          <w:marBottom w:val="0"/>
          <w:divBdr>
            <w:top w:val="none" w:sz="0" w:space="0" w:color="auto"/>
            <w:left w:val="none" w:sz="0" w:space="0" w:color="auto"/>
            <w:bottom w:val="none" w:sz="0" w:space="0" w:color="auto"/>
            <w:right w:val="none" w:sz="0" w:space="0" w:color="auto"/>
          </w:divBdr>
        </w:div>
        <w:div w:id="2018266825">
          <w:marLeft w:val="480"/>
          <w:marRight w:val="0"/>
          <w:marTop w:val="0"/>
          <w:marBottom w:val="0"/>
          <w:divBdr>
            <w:top w:val="none" w:sz="0" w:space="0" w:color="auto"/>
            <w:left w:val="none" w:sz="0" w:space="0" w:color="auto"/>
            <w:bottom w:val="none" w:sz="0" w:space="0" w:color="auto"/>
            <w:right w:val="none" w:sz="0" w:space="0" w:color="auto"/>
          </w:divBdr>
        </w:div>
        <w:div w:id="26951021">
          <w:marLeft w:val="480"/>
          <w:marRight w:val="0"/>
          <w:marTop w:val="0"/>
          <w:marBottom w:val="0"/>
          <w:divBdr>
            <w:top w:val="none" w:sz="0" w:space="0" w:color="auto"/>
            <w:left w:val="none" w:sz="0" w:space="0" w:color="auto"/>
            <w:bottom w:val="none" w:sz="0" w:space="0" w:color="auto"/>
            <w:right w:val="none" w:sz="0" w:space="0" w:color="auto"/>
          </w:divBdr>
        </w:div>
        <w:div w:id="736394923">
          <w:marLeft w:val="480"/>
          <w:marRight w:val="0"/>
          <w:marTop w:val="0"/>
          <w:marBottom w:val="0"/>
          <w:divBdr>
            <w:top w:val="none" w:sz="0" w:space="0" w:color="auto"/>
            <w:left w:val="none" w:sz="0" w:space="0" w:color="auto"/>
            <w:bottom w:val="none" w:sz="0" w:space="0" w:color="auto"/>
            <w:right w:val="none" w:sz="0" w:space="0" w:color="auto"/>
          </w:divBdr>
        </w:div>
        <w:div w:id="566183391">
          <w:marLeft w:val="480"/>
          <w:marRight w:val="0"/>
          <w:marTop w:val="0"/>
          <w:marBottom w:val="0"/>
          <w:divBdr>
            <w:top w:val="none" w:sz="0" w:space="0" w:color="auto"/>
            <w:left w:val="none" w:sz="0" w:space="0" w:color="auto"/>
            <w:bottom w:val="none" w:sz="0" w:space="0" w:color="auto"/>
            <w:right w:val="none" w:sz="0" w:space="0" w:color="auto"/>
          </w:divBdr>
        </w:div>
        <w:div w:id="234780233">
          <w:marLeft w:val="480"/>
          <w:marRight w:val="0"/>
          <w:marTop w:val="0"/>
          <w:marBottom w:val="0"/>
          <w:divBdr>
            <w:top w:val="none" w:sz="0" w:space="0" w:color="auto"/>
            <w:left w:val="none" w:sz="0" w:space="0" w:color="auto"/>
            <w:bottom w:val="none" w:sz="0" w:space="0" w:color="auto"/>
            <w:right w:val="none" w:sz="0" w:space="0" w:color="auto"/>
          </w:divBdr>
        </w:div>
        <w:div w:id="1893996716">
          <w:marLeft w:val="480"/>
          <w:marRight w:val="0"/>
          <w:marTop w:val="0"/>
          <w:marBottom w:val="0"/>
          <w:divBdr>
            <w:top w:val="none" w:sz="0" w:space="0" w:color="auto"/>
            <w:left w:val="none" w:sz="0" w:space="0" w:color="auto"/>
            <w:bottom w:val="none" w:sz="0" w:space="0" w:color="auto"/>
            <w:right w:val="none" w:sz="0" w:space="0" w:color="auto"/>
          </w:divBdr>
        </w:div>
        <w:div w:id="368726738">
          <w:marLeft w:val="480"/>
          <w:marRight w:val="0"/>
          <w:marTop w:val="0"/>
          <w:marBottom w:val="0"/>
          <w:divBdr>
            <w:top w:val="none" w:sz="0" w:space="0" w:color="auto"/>
            <w:left w:val="none" w:sz="0" w:space="0" w:color="auto"/>
            <w:bottom w:val="none" w:sz="0" w:space="0" w:color="auto"/>
            <w:right w:val="none" w:sz="0" w:space="0" w:color="auto"/>
          </w:divBdr>
        </w:div>
        <w:div w:id="1924487425">
          <w:marLeft w:val="480"/>
          <w:marRight w:val="0"/>
          <w:marTop w:val="0"/>
          <w:marBottom w:val="0"/>
          <w:divBdr>
            <w:top w:val="none" w:sz="0" w:space="0" w:color="auto"/>
            <w:left w:val="none" w:sz="0" w:space="0" w:color="auto"/>
            <w:bottom w:val="none" w:sz="0" w:space="0" w:color="auto"/>
            <w:right w:val="none" w:sz="0" w:space="0" w:color="auto"/>
          </w:divBdr>
        </w:div>
        <w:div w:id="260188378">
          <w:marLeft w:val="480"/>
          <w:marRight w:val="0"/>
          <w:marTop w:val="0"/>
          <w:marBottom w:val="0"/>
          <w:divBdr>
            <w:top w:val="none" w:sz="0" w:space="0" w:color="auto"/>
            <w:left w:val="none" w:sz="0" w:space="0" w:color="auto"/>
            <w:bottom w:val="none" w:sz="0" w:space="0" w:color="auto"/>
            <w:right w:val="none" w:sz="0" w:space="0" w:color="auto"/>
          </w:divBdr>
        </w:div>
        <w:div w:id="1474906684">
          <w:marLeft w:val="480"/>
          <w:marRight w:val="0"/>
          <w:marTop w:val="0"/>
          <w:marBottom w:val="0"/>
          <w:divBdr>
            <w:top w:val="none" w:sz="0" w:space="0" w:color="auto"/>
            <w:left w:val="none" w:sz="0" w:space="0" w:color="auto"/>
            <w:bottom w:val="none" w:sz="0" w:space="0" w:color="auto"/>
            <w:right w:val="none" w:sz="0" w:space="0" w:color="auto"/>
          </w:divBdr>
        </w:div>
        <w:div w:id="1984772853">
          <w:marLeft w:val="480"/>
          <w:marRight w:val="0"/>
          <w:marTop w:val="0"/>
          <w:marBottom w:val="0"/>
          <w:divBdr>
            <w:top w:val="none" w:sz="0" w:space="0" w:color="auto"/>
            <w:left w:val="none" w:sz="0" w:space="0" w:color="auto"/>
            <w:bottom w:val="none" w:sz="0" w:space="0" w:color="auto"/>
            <w:right w:val="none" w:sz="0" w:space="0" w:color="auto"/>
          </w:divBdr>
        </w:div>
        <w:div w:id="1778255803">
          <w:marLeft w:val="480"/>
          <w:marRight w:val="0"/>
          <w:marTop w:val="0"/>
          <w:marBottom w:val="0"/>
          <w:divBdr>
            <w:top w:val="none" w:sz="0" w:space="0" w:color="auto"/>
            <w:left w:val="none" w:sz="0" w:space="0" w:color="auto"/>
            <w:bottom w:val="none" w:sz="0" w:space="0" w:color="auto"/>
            <w:right w:val="none" w:sz="0" w:space="0" w:color="auto"/>
          </w:divBdr>
        </w:div>
        <w:div w:id="163401703">
          <w:marLeft w:val="480"/>
          <w:marRight w:val="0"/>
          <w:marTop w:val="0"/>
          <w:marBottom w:val="0"/>
          <w:divBdr>
            <w:top w:val="none" w:sz="0" w:space="0" w:color="auto"/>
            <w:left w:val="none" w:sz="0" w:space="0" w:color="auto"/>
            <w:bottom w:val="none" w:sz="0" w:space="0" w:color="auto"/>
            <w:right w:val="none" w:sz="0" w:space="0" w:color="auto"/>
          </w:divBdr>
        </w:div>
        <w:div w:id="2036883493">
          <w:marLeft w:val="480"/>
          <w:marRight w:val="0"/>
          <w:marTop w:val="0"/>
          <w:marBottom w:val="0"/>
          <w:divBdr>
            <w:top w:val="none" w:sz="0" w:space="0" w:color="auto"/>
            <w:left w:val="none" w:sz="0" w:space="0" w:color="auto"/>
            <w:bottom w:val="none" w:sz="0" w:space="0" w:color="auto"/>
            <w:right w:val="none" w:sz="0" w:space="0" w:color="auto"/>
          </w:divBdr>
        </w:div>
        <w:div w:id="472793844">
          <w:marLeft w:val="480"/>
          <w:marRight w:val="0"/>
          <w:marTop w:val="0"/>
          <w:marBottom w:val="0"/>
          <w:divBdr>
            <w:top w:val="none" w:sz="0" w:space="0" w:color="auto"/>
            <w:left w:val="none" w:sz="0" w:space="0" w:color="auto"/>
            <w:bottom w:val="none" w:sz="0" w:space="0" w:color="auto"/>
            <w:right w:val="none" w:sz="0" w:space="0" w:color="auto"/>
          </w:divBdr>
        </w:div>
        <w:div w:id="853345865">
          <w:marLeft w:val="480"/>
          <w:marRight w:val="0"/>
          <w:marTop w:val="0"/>
          <w:marBottom w:val="0"/>
          <w:divBdr>
            <w:top w:val="none" w:sz="0" w:space="0" w:color="auto"/>
            <w:left w:val="none" w:sz="0" w:space="0" w:color="auto"/>
            <w:bottom w:val="none" w:sz="0" w:space="0" w:color="auto"/>
            <w:right w:val="none" w:sz="0" w:space="0" w:color="auto"/>
          </w:divBdr>
        </w:div>
        <w:div w:id="473135156">
          <w:marLeft w:val="480"/>
          <w:marRight w:val="0"/>
          <w:marTop w:val="0"/>
          <w:marBottom w:val="0"/>
          <w:divBdr>
            <w:top w:val="none" w:sz="0" w:space="0" w:color="auto"/>
            <w:left w:val="none" w:sz="0" w:space="0" w:color="auto"/>
            <w:bottom w:val="none" w:sz="0" w:space="0" w:color="auto"/>
            <w:right w:val="none" w:sz="0" w:space="0" w:color="auto"/>
          </w:divBdr>
        </w:div>
        <w:div w:id="482621161">
          <w:marLeft w:val="480"/>
          <w:marRight w:val="0"/>
          <w:marTop w:val="0"/>
          <w:marBottom w:val="0"/>
          <w:divBdr>
            <w:top w:val="none" w:sz="0" w:space="0" w:color="auto"/>
            <w:left w:val="none" w:sz="0" w:space="0" w:color="auto"/>
            <w:bottom w:val="none" w:sz="0" w:space="0" w:color="auto"/>
            <w:right w:val="none" w:sz="0" w:space="0" w:color="auto"/>
          </w:divBdr>
        </w:div>
        <w:div w:id="460343650">
          <w:marLeft w:val="480"/>
          <w:marRight w:val="0"/>
          <w:marTop w:val="0"/>
          <w:marBottom w:val="0"/>
          <w:divBdr>
            <w:top w:val="none" w:sz="0" w:space="0" w:color="auto"/>
            <w:left w:val="none" w:sz="0" w:space="0" w:color="auto"/>
            <w:bottom w:val="none" w:sz="0" w:space="0" w:color="auto"/>
            <w:right w:val="none" w:sz="0" w:space="0" w:color="auto"/>
          </w:divBdr>
        </w:div>
        <w:div w:id="1479885554">
          <w:marLeft w:val="480"/>
          <w:marRight w:val="0"/>
          <w:marTop w:val="0"/>
          <w:marBottom w:val="0"/>
          <w:divBdr>
            <w:top w:val="none" w:sz="0" w:space="0" w:color="auto"/>
            <w:left w:val="none" w:sz="0" w:space="0" w:color="auto"/>
            <w:bottom w:val="none" w:sz="0" w:space="0" w:color="auto"/>
            <w:right w:val="none" w:sz="0" w:space="0" w:color="auto"/>
          </w:divBdr>
        </w:div>
        <w:div w:id="1807775662">
          <w:marLeft w:val="480"/>
          <w:marRight w:val="0"/>
          <w:marTop w:val="0"/>
          <w:marBottom w:val="0"/>
          <w:divBdr>
            <w:top w:val="none" w:sz="0" w:space="0" w:color="auto"/>
            <w:left w:val="none" w:sz="0" w:space="0" w:color="auto"/>
            <w:bottom w:val="none" w:sz="0" w:space="0" w:color="auto"/>
            <w:right w:val="none" w:sz="0" w:space="0" w:color="auto"/>
          </w:divBdr>
        </w:div>
        <w:div w:id="1870412670">
          <w:marLeft w:val="480"/>
          <w:marRight w:val="0"/>
          <w:marTop w:val="0"/>
          <w:marBottom w:val="0"/>
          <w:divBdr>
            <w:top w:val="none" w:sz="0" w:space="0" w:color="auto"/>
            <w:left w:val="none" w:sz="0" w:space="0" w:color="auto"/>
            <w:bottom w:val="none" w:sz="0" w:space="0" w:color="auto"/>
            <w:right w:val="none" w:sz="0" w:space="0" w:color="auto"/>
          </w:divBdr>
        </w:div>
        <w:div w:id="1529224160">
          <w:marLeft w:val="480"/>
          <w:marRight w:val="0"/>
          <w:marTop w:val="0"/>
          <w:marBottom w:val="0"/>
          <w:divBdr>
            <w:top w:val="none" w:sz="0" w:space="0" w:color="auto"/>
            <w:left w:val="none" w:sz="0" w:space="0" w:color="auto"/>
            <w:bottom w:val="none" w:sz="0" w:space="0" w:color="auto"/>
            <w:right w:val="none" w:sz="0" w:space="0" w:color="auto"/>
          </w:divBdr>
        </w:div>
        <w:div w:id="2074892547">
          <w:marLeft w:val="480"/>
          <w:marRight w:val="0"/>
          <w:marTop w:val="0"/>
          <w:marBottom w:val="0"/>
          <w:divBdr>
            <w:top w:val="none" w:sz="0" w:space="0" w:color="auto"/>
            <w:left w:val="none" w:sz="0" w:space="0" w:color="auto"/>
            <w:bottom w:val="none" w:sz="0" w:space="0" w:color="auto"/>
            <w:right w:val="none" w:sz="0" w:space="0" w:color="auto"/>
          </w:divBdr>
        </w:div>
        <w:div w:id="1897738299">
          <w:marLeft w:val="480"/>
          <w:marRight w:val="0"/>
          <w:marTop w:val="0"/>
          <w:marBottom w:val="0"/>
          <w:divBdr>
            <w:top w:val="none" w:sz="0" w:space="0" w:color="auto"/>
            <w:left w:val="none" w:sz="0" w:space="0" w:color="auto"/>
            <w:bottom w:val="none" w:sz="0" w:space="0" w:color="auto"/>
            <w:right w:val="none" w:sz="0" w:space="0" w:color="auto"/>
          </w:divBdr>
        </w:div>
        <w:div w:id="1706296299">
          <w:marLeft w:val="480"/>
          <w:marRight w:val="0"/>
          <w:marTop w:val="0"/>
          <w:marBottom w:val="0"/>
          <w:divBdr>
            <w:top w:val="none" w:sz="0" w:space="0" w:color="auto"/>
            <w:left w:val="none" w:sz="0" w:space="0" w:color="auto"/>
            <w:bottom w:val="none" w:sz="0" w:space="0" w:color="auto"/>
            <w:right w:val="none" w:sz="0" w:space="0" w:color="auto"/>
          </w:divBdr>
        </w:div>
        <w:div w:id="1499541153">
          <w:marLeft w:val="480"/>
          <w:marRight w:val="0"/>
          <w:marTop w:val="0"/>
          <w:marBottom w:val="0"/>
          <w:divBdr>
            <w:top w:val="none" w:sz="0" w:space="0" w:color="auto"/>
            <w:left w:val="none" w:sz="0" w:space="0" w:color="auto"/>
            <w:bottom w:val="none" w:sz="0" w:space="0" w:color="auto"/>
            <w:right w:val="none" w:sz="0" w:space="0" w:color="auto"/>
          </w:divBdr>
        </w:div>
        <w:div w:id="1664043498">
          <w:marLeft w:val="480"/>
          <w:marRight w:val="0"/>
          <w:marTop w:val="0"/>
          <w:marBottom w:val="0"/>
          <w:divBdr>
            <w:top w:val="none" w:sz="0" w:space="0" w:color="auto"/>
            <w:left w:val="none" w:sz="0" w:space="0" w:color="auto"/>
            <w:bottom w:val="none" w:sz="0" w:space="0" w:color="auto"/>
            <w:right w:val="none" w:sz="0" w:space="0" w:color="auto"/>
          </w:divBdr>
        </w:div>
        <w:div w:id="907038420">
          <w:marLeft w:val="480"/>
          <w:marRight w:val="0"/>
          <w:marTop w:val="0"/>
          <w:marBottom w:val="0"/>
          <w:divBdr>
            <w:top w:val="none" w:sz="0" w:space="0" w:color="auto"/>
            <w:left w:val="none" w:sz="0" w:space="0" w:color="auto"/>
            <w:bottom w:val="none" w:sz="0" w:space="0" w:color="auto"/>
            <w:right w:val="none" w:sz="0" w:space="0" w:color="auto"/>
          </w:divBdr>
        </w:div>
        <w:div w:id="717164453">
          <w:marLeft w:val="480"/>
          <w:marRight w:val="0"/>
          <w:marTop w:val="0"/>
          <w:marBottom w:val="0"/>
          <w:divBdr>
            <w:top w:val="none" w:sz="0" w:space="0" w:color="auto"/>
            <w:left w:val="none" w:sz="0" w:space="0" w:color="auto"/>
            <w:bottom w:val="none" w:sz="0" w:space="0" w:color="auto"/>
            <w:right w:val="none" w:sz="0" w:space="0" w:color="auto"/>
          </w:divBdr>
        </w:div>
        <w:div w:id="1003898029">
          <w:marLeft w:val="480"/>
          <w:marRight w:val="0"/>
          <w:marTop w:val="0"/>
          <w:marBottom w:val="0"/>
          <w:divBdr>
            <w:top w:val="none" w:sz="0" w:space="0" w:color="auto"/>
            <w:left w:val="none" w:sz="0" w:space="0" w:color="auto"/>
            <w:bottom w:val="none" w:sz="0" w:space="0" w:color="auto"/>
            <w:right w:val="none" w:sz="0" w:space="0" w:color="auto"/>
          </w:divBdr>
        </w:div>
        <w:div w:id="889655323">
          <w:marLeft w:val="480"/>
          <w:marRight w:val="0"/>
          <w:marTop w:val="0"/>
          <w:marBottom w:val="0"/>
          <w:divBdr>
            <w:top w:val="none" w:sz="0" w:space="0" w:color="auto"/>
            <w:left w:val="none" w:sz="0" w:space="0" w:color="auto"/>
            <w:bottom w:val="none" w:sz="0" w:space="0" w:color="auto"/>
            <w:right w:val="none" w:sz="0" w:space="0" w:color="auto"/>
          </w:divBdr>
        </w:div>
        <w:div w:id="1582835367">
          <w:marLeft w:val="480"/>
          <w:marRight w:val="0"/>
          <w:marTop w:val="0"/>
          <w:marBottom w:val="0"/>
          <w:divBdr>
            <w:top w:val="none" w:sz="0" w:space="0" w:color="auto"/>
            <w:left w:val="none" w:sz="0" w:space="0" w:color="auto"/>
            <w:bottom w:val="none" w:sz="0" w:space="0" w:color="auto"/>
            <w:right w:val="none" w:sz="0" w:space="0" w:color="auto"/>
          </w:divBdr>
        </w:div>
        <w:div w:id="1743328287">
          <w:marLeft w:val="480"/>
          <w:marRight w:val="0"/>
          <w:marTop w:val="0"/>
          <w:marBottom w:val="0"/>
          <w:divBdr>
            <w:top w:val="none" w:sz="0" w:space="0" w:color="auto"/>
            <w:left w:val="none" w:sz="0" w:space="0" w:color="auto"/>
            <w:bottom w:val="none" w:sz="0" w:space="0" w:color="auto"/>
            <w:right w:val="none" w:sz="0" w:space="0" w:color="auto"/>
          </w:divBdr>
        </w:div>
        <w:div w:id="1758790913">
          <w:marLeft w:val="480"/>
          <w:marRight w:val="0"/>
          <w:marTop w:val="0"/>
          <w:marBottom w:val="0"/>
          <w:divBdr>
            <w:top w:val="none" w:sz="0" w:space="0" w:color="auto"/>
            <w:left w:val="none" w:sz="0" w:space="0" w:color="auto"/>
            <w:bottom w:val="none" w:sz="0" w:space="0" w:color="auto"/>
            <w:right w:val="none" w:sz="0" w:space="0" w:color="auto"/>
          </w:divBdr>
        </w:div>
        <w:div w:id="1995986591">
          <w:marLeft w:val="480"/>
          <w:marRight w:val="0"/>
          <w:marTop w:val="0"/>
          <w:marBottom w:val="0"/>
          <w:divBdr>
            <w:top w:val="none" w:sz="0" w:space="0" w:color="auto"/>
            <w:left w:val="none" w:sz="0" w:space="0" w:color="auto"/>
            <w:bottom w:val="none" w:sz="0" w:space="0" w:color="auto"/>
            <w:right w:val="none" w:sz="0" w:space="0" w:color="auto"/>
          </w:divBdr>
        </w:div>
        <w:div w:id="1163593579">
          <w:marLeft w:val="480"/>
          <w:marRight w:val="0"/>
          <w:marTop w:val="0"/>
          <w:marBottom w:val="0"/>
          <w:divBdr>
            <w:top w:val="none" w:sz="0" w:space="0" w:color="auto"/>
            <w:left w:val="none" w:sz="0" w:space="0" w:color="auto"/>
            <w:bottom w:val="none" w:sz="0" w:space="0" w:color="auto"/>
            <w:right w:val="none" w:sz="0" w:space="0" w:color="auto"/>
          </w:divBdr>
        </w:div>
        <w:div w:id="562565416">
          <w:marLeft w:val="480"/>
          <w:marRight w:val="0"/>
          <w:marTop w:val="0"/>
          <w:marBottom w:val="0"/>
          <w:divBdr>
            <w:top w:val="none" w:sz="0" w:space="0" w:color="auto"/>
            <w:left w:val="none" w:sz="0" w:space="0" w:color="auto"/>
            <w:bottom w:val="none" w:sz="0" w:space="0" w:color="auto"/>
            <w:right w:val="none" w:sz="0" w:space="0" w:color="auto"/>
          </w:divBdr>
        </w:div>
        <w:div w:id="1189609853">
          <w:marLeft w:val="480"/>
          <w:marRight w:val="0"/>
          <w:marTop w:val="0"/>
          <w:marBottom w:val="0"/>
          <w:divBdr>
            <w:top w:val="none" w:sz="0" w:space="0" w:color="auto"/>
            <w:left w:val="none" w:sz="0" w:space="0" w:color="auto"/>
            <w:bottom w:val="none" w:sz="0" w:space="0" w:color="auto"/>
            <w:right w:val="none" w:sz="0" w:space="0" w:color="auto"/>
          </w:divBdr>
        </w:div>
        <w:div w:id="547187748">
          <w:marLeft w:val="480"/>
          <w:marRight w:val="0"/>
          <w:marTop w:val="0"/>
          <w:marBottom w:val="0"/>
          <w:divBdr>
            <w:top w:val="none" w:sz="0" w:space="0" w:color="auto"/>
            <w:left w:val="none" w:sz="0" w:space="0" w:color="auto"/>
            <w:bottom w:val="none" w:sz="0" w:space="0" w:color="auto"/>
            <w:right w:val="none" w:sz="0" w:space="0" w:color="auto"/>
          </w:divBdr>
        </w:div>
        <w:div w:id="943265388">
          <w:marLeft w:val="480"/>
          <w:marRight w:val="0"/>
          <w:marTop w:val="0"/>
          <w:marBottom w:val="0"/>
          <w:divBdr>
            <w:top w:val="none" w:sz="0" w:space="0" w:color="auto"/>
            <w:left w:val="none" w:sz="0" w:space="0" w:color="auto"/>
            <w:bottom w:val="none" w:sz="0" w:space="0" w:color="auto"/>
            <w:right w:val="none" w:sz="0" w:space="0" w:color="auto"/>
          </w:divBdr>
        </w:div>
        <w:div w:id="1091391816">
          <w:marLeft w:val="480"/>
          <w:marRight w:val="0"/>
          <w:marTop w:val="0"/>
          <w:marBottom w:val="0"/>
          <w:divBdr>
            <w:top w:val="none" w:sz="0" w:space="0" w:color="auto"/>
            <w:left w:val="none" w:sz="0" w:space="0" w:color="auto"/>
            <w:bottom w:val="none" w:sz="0" w:space="0" w:color="auto"/>
            <w:right w:val="none" w:sz="0" w:space="0" w:color="auto"/>
          </w:divBdr>
        </w:div>
      </w:divsChild>
    </w:div>
    <w:div w:id="1414467921">
      <w:bodyDiv w:val="1"/>
      <w:marLeft w:val="0"/>
      <w:marRight w:val="0"/>
      <w:marTop w:val="0"/>
      <w:marBottom w:val="0"/>
      <w:divBdr>
        <w:top w:val="none" w:sz="0" w:space="0" w:color="auto"/>
        <w:left w:val="none" w:sz="0" w:space="0" w:color="auto"/>
        <w:bottom w:val="none" w:sz="0" w:space="0" w:color="auto"/>
        <w:right w:val="none" w:sz="0" w:space="0" w:color="auto"/>
      </w:divBdr>
    </w:div>
    <w:div w:id="1421565245">
      <w:bodyDiv w:val="1"/>
      <w:marLeft w:val="0"/>
      <w:marRight w:val="0"/>
      <w:marTop w:val="0"/>
      <w:marBottom w:val="0"/>
      <w:divBdr>
        <w:top w:val="none" w:sz="0" w:space="0" w:color="auto"/>
        <w:left w:val="none" w:sz="0" w:space="0" w:color="auto"/>
        <w:bottom w:val="none" w:sz="0" w:space="0" w:color="auto"/>
        <w:right w:val="none" w:sz="0" w:space="0" w:color="auto"/>
      </w:divBdr>
    </w:div>
    <w:div w:id="1423255720">
      <w:bodyDiv w:val="1"/>
      <w:marLeft w:val="0"/>
      <w:marRight w:val="0"/>
      <w:marTop w:val="0"/>
      <w:marBottom w:val="0"/>
      <w:divBdr>
        <w:top w:val="none" w:sz="0" w:space="0" w:color="auto"/>
        <w:left w:val="none" w:sz="0" w:space="0" w:color="auto"/>
        <w:bottom w:val="none" w:sz="0" w:space="0" w:color="auto"/>
        <w:right w:val="none" w:sz="0" w:space="0" w:color="auto"/>
      </w:divBdr>
    </w:div>
    <w:div w:id="1423988403">
      <w:bodyDiv w:val="1"/>
      <w:marLeft w:val="0"/>
      <w:marRight w:val="0"/>
      <w:marTop w:val="0"/>
      <w:marBottom w:val="0"/>
      <w:divBdr>
        <w:top w:val="none" w:sz="0" w:space="0" w:color="auto"/>
        <w:left w:val="none" w:sz="0" w:space="0" w:color="auto"/>
        <w:bottom w:val="none" w:sz="0" w:space="0" w:color="auto"/>
        <w:right w:val="none" w:sz="0" w:space="0" w:color="auto"/>
      </w:divBdr>
    </w:div>
    <w:div w:id="1444838985">
      <w:bodyDiv w:val="1"/>
      <w:marLeft w:val="0"/>
      <w:marRight w:val="0"/>
      <w:marTop w:val="0"/>
      <w:marBottom w:val="0"/>
      <w:divBdr>
        <w:top w:val="none" w:sz="0" w:space="0" w:color="auto"/>
        <w:left w:val="none" w:sz="0" w:space="0" w:color="auto"/>
        <w:bottom w:val="none" w:sz="0" w:space="0" w:color="auto"/>
        <w:right w:val="none" w:sz="0" w:space="0" w:color="auto"/>
      </w:divBdr>
    </w:div>
    <w:div w:id="1452166990">
      <w:bodyDiv w:val="1"/>
      <w:marLeft w:val="0"/>
      <w:marRight w:val="0"/>
      <w:marTop w:val="0"/>
      <w:marBottom w:val="0"/>
      <w:divBdr>
        <w:top w:val="none" w:sz="0" w:space="0" w:color="auto"/>
        <w:left w:val="none" w:sz="0" w:space="0" w:color="auto"/>
        <w:bottom w:val="none" w:sz="0" w:space="0" w:color="auto"/>
        <w:right w:val="none" w:sz="0" w:space="0" w:color="auto"/>
      </w:divBdr>
      <w:divsChild>
        <w:div w:id="1869638407">
          <w:marLeft w:val="640"/>
          <w:marRight w:val="0"/>
          <w:marTop w:val="0"/>
          <w:marBottom w:val="0"/>
          <w:divBdr>
            <w:top w:val="none" w:sz="0" w:space="0" w:color="auto"/>
            <w:left w:val="none" w:sz="0" w:space="0" w:color="auto"/>
            <w:bottom w:val="none" w:sz="0" w:space="0" w:color="auto"/>
            <w:right w:val="none" w:sz="0" w:space="0" w:color="auto"/>
          </w:divBdr>
        </w:div>
        <w:div w:id="56054309">
          <w:marLeft w:val="640"/>
          <w:marRight w:val="0"/>
          <w:marTop w:val="0"/>
          <w:marBottom w:val="0"/>
          <w:divBdr>
            <w:top w:val="none" w:sz="0" w:space="0" w:color="auto"/>
            <w:left w:val="none" w:sz="0" w:space="0" w:color="auto"/>
            <w:bottom w:val="none" w:sz="0" w:space="0" w:color="auto"/>
            <w:right w:val="none" w:sz="0" w:space="0" w:color="auto"/>
          </w:divBdr>
        </w:div>
        <w:div w:id="1794249501">
          <w:marLeft w:val="640"/>
          <w:marRight w:val="0"/>
          <w:marTop w:val="0"/>
          <w:marBottom w:val="0"/>
          <w:divBdr>
            <w:top w:val="none" w:sz="0" w:space="0" w:color="auto"/>
            <w:left w:val="none" w:sz="0" w:space="0" w:color="auto"/>
            <w:bottom w:val="none" w:sz="0" w:space="0" w:color="auto"/>
            <w:right w:val="none" w:sz="0" w:space="0" w:color="auto"/>
          </w:divBdr>
        </w:div>
      </w:divsChild>
    </w:div>
    <w:div w:id="1452244531">
      <w:bodyDiv w:val="1"/>
      <w:marLeft w:val="0"/>
      <w:marRight w:val="0"/>
      <w:marTop w:val="0"/>
      <w:marBottom w:val="0"/>
      <w:divBdr>
        <w:top w:val="none" w:sz="0" w:space="0" w:color="auto"/>
        <w:left w:val="none" w:sz="0" w:space="0" w:color="auto"/>
        <w:bottom w:val="none" w:sz="0" w:space="0" w:color="auto"/>
        <w:right w:val="none" w:sz="0" w:space="0" w:color="auto"/>
      </w:divBdr>
    </w:div>
    <w:div w:id="1468552813">
      <w:bodyDiv w:val="1"/>
      <w:marLeft w:val="0"/>
      <w:marRight w:val="0"/>
      <w:marTop w:val="0"/>
      <w:marBottom w:val="0"/>
      <w:divBdr>
        <w:top w:val="none" w:sz="0" w:space="0" w:color="auto"/>
        <w:left w:val="none" w:sz="0" w:space="0" w:color="auto"/>
        <w:bottom w:val="none" w:sz="0" w:space="0" w:color="auto"/>
        <w:right w:val="none" w:sz="0" w:space="0" w:color="auto"/>
      </w:divBdr>
      <w:divsChild>
        <w:div w:id="153382451">
          <w:marLeft w:val="480"/>
          <w:marRight w:val="0"/>
          <w:marTop w:val="0"/>
          <w:marBottom w:val="0"/>
          <w:divBdr>
            <w:top w:val="none" w:sz="0" w:space="0" w:color="auto"/>
            <w:left w:val="none" w:sz="0" w:space="0" w:color="auto"/>
            <w:bottom w:val="none" w:sz="0" w:space="0" w:color="auto"/>
            <w:right w:val="none" w:sz="0" w:space="0" w:color="auto"/>
          </w:divBdr>
        </w:div>
        <w:div w:id="951131919">
          <w:marLeft w:val="480"/>
          <w:marRight w:val="0"/>
          <w:marTop w:val="0"/>
          <w:marBottom w:val="0"/>
          <w:divBdr>
            <w:top w:val="none" w:sz="0" w:space="0" w:color="auto"/>
            <w:left w:val="none" w:sz="0" w:space="0" w:color="auto"/>
            <w:bottom w:val="none" w:sz="0" w:space="0" w:color="auto"/>
            <w:right w:val="none" w:sz="0" w:space="0" w:color="auto"/>
          </w:divBdr>
        </w:div>
        <w:div w:id="526065088">
          <w:marLeft w:val="480"/>
          <w:marRight w:val="0"/>
          <w:marTop w:val="0"/>
          <w:marBottom w:val="0"/>
          <w:divBdr>
            <w:top w:val="none" w:sz="0" w:space="0" w:color="auto"/>
            <w:left w:val="none" w:sz="0" w:space="0" w:color="auto"/>
            <w:bottom w:val="none" w:sz="0" w:space="0" w:color="auto"/>
            <w:right w:val="none" w:sz="0" w:space="0" w:color="auto"/>
          </w:divBdr>
        </w:div>
        <w:div w:id="1357728593">
          <w:marLeft w:val="480"/>
          <w:marRight w:val="0"/>
          <w:marTop w:val="0"/>
          <w:marBottom w:val="0"/>
          <w:divBdr>
            <w:top w:val="none" w:sz="0" w:space="0" w:color="auto"/>
            <w:left w:val="none" w:sz="0" w:space="0" w:color="auto"/>
            <w:bottom w:val="none" w:sz="0" w:space="0" w:color="auto"/>
            <w:right w:val="none" w:sz="0" w:space="0" w:color="auto"/>
          </w:divBdr>
        </w:div>
        <w:div w:id="27679036">
          <w:marLeft w:val="480"/>
          <w:marRight w:val="0"/>
          <w:marTop w:val="0"/>
          <w:marBottom w:val="0"/>
          <w:divBdr>
            <w:top w:val="none" w:sz="0" w:space="0" w:color="auto"/>
            <w:left w:val="none" w:sz="0" w:space="0" w:color="auto"/>
            <w:bottom w:val="none" w:sz="0" w:space="0" w:color="auto"/>
            <w:right w:val="none" w:sz="0" w:space="0" w:color="auto"/>
          </w:divBdr>
        </w:div>
        <w:div w:id="72093589">
          <w:marLeft w:val="480"/>
          <w:marRight w:val="0"/>
          <w:marTop w:val="0"/>
          <w:marBottom w:val="0"/>
          <w:divBdr>
            <w:top w:val="none" w:sz="0" w:space="0" w:color="auto"/>
            <w:left w:val="none" w:sz="0" w:space="0" w:color="auto"/>
            <w:bottom w:val="none" w:sz="0" w:space="0" w:color="auto"/>
            <w:right w:val="none" w:sz="0" w:space="0" w:color="auto"/>
          </w:divBdr>
        </w:div>
        <w:div w:id="1123573919">
          <w:marLeft w:val="480"/>
          <w:marRight w:val="0"/>
          <w:marTop w:val="0"/>
          <w:marBottom w:val="0"/>
          <w:divBdr>
            <w:top w:val="none" w:sz="0" w:space="0" w:color="auto"/>
            <w:left w:val="none" w:sz="0" w:space="0" w:color="auto"/>
            <w:bottom w:val="none" w:sz="0" w:space="0" w:color="auto"/>
            <w:right w:val="none" w:sz="0" w:space="0" w:color="auto"/>
          </w:divBdr>
        </w:div>
        <w:div w:id="1360358215">
          <w:marLeft w:val="480"/>
          <w:marRight w:val="0"/>
          <w:marTop w:val="0"/>
          <w:marBottom w:val="0"/>
          <w:divBdr>
            <w:top w:val="none" w:sz="0" w:space="0" w:color="auto"/>
            <w:left w:val="none" w:sz="0" w:space="0" w:color="auto"/>
            <w:bottom w:val="none" w:sz="0" w:space="0" w:color="auto"/>
            <w:right w:val="none" w:sz="0" w:space="0" w:color="auto"/>
          </w:divBdr>
        </w:div>
        <w:div w:id="525293890">
          <w:marLeft w:val="480"/>
          <w:marRight w:val="0"/>
          <w:marTop w:val="0"/>
          <w:marBottom w:val="0"/>
          <w:divBdr>
            <w:top w:val="none" w:sz="0" w:space="0" w:color="auto"/>
            <w:left w:val="none" w:sz="0" w:space="0" w:color="auto"/>
            <w:bottom w:val="none" w:sz="0" w:space="0" w:color="auto"/>
            <w:right w:val="none" w:sz="0" w:space="0" w:color="auto"/>
          </w:divBdr>
        </w:div>
        <w:div w:id="1713723096">
          <w:marLeft w:val="480"/>
          <w:marRight w:val="0"/>
          <w:marTop w:val="0"/>
          <w:marBottom w:val="0"/>
          <w:divBdr>
            <w:top w:val="none" w:sz="0" w:space="0" w:color="auto"/>
            <w:left w:val="none" w:sz="0" w:space="0" w:color="auto"/>
            <w:bottom w:val="none" w:sz="0" w:space="0" w:color="auto"/>
            <w:right w:val="none" w:sz="0" w:space="0" w:color="auto"/>
          </w:divBdr>
        </w:div>
        <w:div w:id="787354213">
          <w:marLeft w:val="480"/>
          <w:marRight w:val="0"/>
          <w:marTop w:val="0"/>
          <w:marBottom w:val="0"/>
          <w:divBdr>
            <w:top w:val="none" w:sz="0" w:space="0" w:color="auto"/>
            <w:left w:val="none" w:sz="0" w:space="0" w:color="auto"/>
            <w:bottom w:val="none" w:sz="0" w:space="0" w:color="auto"/>
            <w:right w:val="none" w:sz="0" w:space="0" w:color="auto"/>
          </w:divBdr>
        </w:div>
        <w:div w:id="992565032">
          <w:marLeft w:val="480"/>
          <w:marRight w:val="0"/>
          <w:marTop w:val="0"/>
          <w:marBottom w:val="0"/>
          <w:divBdr>
            <w:top w:val="none" w:sz="0" w:space="0" w:color="auto"/>
            <w:left w:val="none" w:sz="0" w:space="0" w:color="auto"/>
            <w:bottom w:val="none" w:sz="0" w:space="0" w:color="auto"/>
            <w:right w:val="none" w:sz="0" w:space="0" w:color="auto"/>
          </w:divBdr>
        </w:div>
        <w:div w:id="1274509130">
          <w:marLeft w:val="480"/>
          <w:marRight w:val="0"/>
          <w:marTop w:val="0"/>
          <w:marBottom w:val="0"/>
          <w:divBdr>
            <w:top w:val="none" w:sz="0" w:space="0" w:color="auto"/>
            <w:left w:val="none" w:sz="0" w:space="0" w:color="auto"/>
            <w:bottom w:val="none" w:sz="0" w:space="0" w:color="auto"/>
            <w:right w:val="none" w:sz="0" w:space="0" w:color="auto"/>
          </w:divBdr>
        </w:div>
        <w:div w:id="183521671">
          <w:marLeft w:val="480"/>
          <w:marRight w:val="0"/>
          <w:marTop w:val="0"/>
          <w:marBottom w:val="0"/>
          <w:divBdr>
            <w:top w:val="none" w:sz="0" w:space="0" w:color="auto"/>
            <w:left w:val="none" w:sz="0" w:space="0" w:color="auto"/>
            <w:bottom w:val="none" w:sz="0" w:space="0" w:color="auto"/>
            <w:right w:val="none" w:sz="0" w:space="0" w:color="auto"/>
          </w:divBdr>
        </w:div>
        <w:div w:id="996962487">
          <w:marLeft w:val="480"/>
          <w:marRight w:val="0"/>
          <w:marTop w:val="0"/>
          <w:marBottom w:val="0"/>
          <w:divBdr>
            <w:top w:val="none" w:sz="0" w:space="0" w:color="auto"/>
            <w:left w:val="none" w:sz="0" w:space="0" w:color="auto"/>
            <w:bottom w:val="none" w:sz="0" w:space="0" w:color="auto"/>
            <w:right w:val="none" w:sz="0" w:space="0" w:color="auto"/>
          </w:divBdr>
        </w:div>
        <w:div w:id="1316958474">
          <w:marLeft w:val="480"/>
          <w:marRight w:val="0"/>
          <w:marTop w:val="0"/>
          <w:marBottom w:val="0"/>
          <w:divBdr>
            <w:top w:val="none" w:sz="0" w:space="0" w:color="auto"/>
            <w:left w:val="none" w:sz="0" w:space="0" w:color="auto"/>
            <w:bottom w:val="none" w:sz="0" w:space="0" w:color="auto"/>
            <w:right w:val="none" w:sz="0" w:space="0" w:color="auto"/>
          </w:divBdr>
        </w:div>
        <w:div w:id="1963802104">
          <w:marLeft w:val="480"/>
          <w:marRight w:val="0"/>
          <w:marTop w:val="0"/>
          <w:marBottom w:val="0"/>
          <w:divBdr>
            <w:top w:val="none" w:sz="0" w:space="0" w:color="auto"/>
            <w:left w:val="none" w:sz="0" w:space="0" w:color="auto"/>
            <w:bottom w:val="none" w:sz="0" w:space="0" w:color="auto"/>
            <w:right w:val="none" w:sz="0" w:space="0" w:color="auto"/>
          </w:divBdr>
        </w:div>
        <w:div w:id="2014254751">
          <w:marLeft w:val="480"/>
          <w:marRight w:val="0"/>
          <w:marTop w:val="0"/>
          <w:marBottom w:val="0"/>
          <w:divBdr>
            <w:top w:val="none" w:sz="0" w:space="0" w:color="auto"/>
            <w:left w:val="none" w:sz="0" w:space="0" w:color="auto"/>
            <w:bottom w:val="none" w:sz="0" w:space="0" w:color="auto"/>
            <w:right w:val="none" w:sz="0" w:space="0" w:color="auto"/>
          </w:divBdr>
        </w:div>
        <w:div w:id="1929536933">
          <w:marLeft w:val="480"/>
          <w:marRight w:val="0"/>
          <w:marTop w:val="0"/>
          <w:marBottom w:val="0"/>
          <w:divBdr>
            <w:top w:val="none" w:sz="0" w:space="0" w:color="auto"/>
            <w:left w:val="none" w:sz="0" w:space="0" w:color="auto"/>
            <w:bottom w:val="none" w:sz="0" w:space="0" w:color="auto"/>
            <w:right w:val="none" w:sz="0" w:space="0" w:color="auto"/>
          </w:divBdr>
        </w:div>
        <w:div w:id="239339903">
          <w:marLeft w:val="480"/>
          <w:marRight w:val="0"/>
          <w:marTop w:val="0"/>
          <w:marBottom w:val="0"/>
          <w:divBdr>
            <w:top w:val="none" w:sz="0" w:space="0" w:color="auto"/>
            <w:left w:val="none" w:sz="0" w:space="0" w:color="auto"/>
            <w:bottom w:val="none" w:sz="0" w:space="0" w:color="auto"/>
            <w:right w:val="none" w:sz="0" w:space="0" w:color="auto"/>
          </w:divBdr>
        </w:div>
        <w:div w:id="1211695986">
          <w:marLeft w:val="480"/>
          <w:marRight w:val="0"/>
          <w:marTop w:val="0"/>
          <w:marBottom w:val="0"/>
          <w:divBdr>
            <w:top w:val="none" w:sz="0" w:space="0" w:color="auto"/>
            <w:left w:val="none" w:sz="0" w:space="0" w:color="auto"/>
            <w:bottom w:val="none" w:sz="0" w:space="0" w:color="auto"/>
            <w:right w:val="none" w:sz="0" w:space="0" w:color="auto"/>
          </w:divBdr>
        </w:div>
        <w:div w:id="1049038427">
          <w:marLeft w:val="480"/>
          <w:marRight w:val="0"/>
          <w:marTop w:val="0"/>
          <w:marBottom w:val="0"/>
          <w:divBdr>
            <w:top w:val="none" w:sz="0" w:space="0" w:color="auto"/>
            <w:left w:val="none" w:sz="0" w:space="0" w:color="auto"/>
            <w:bottom w:val="none" w:sz="0" w:space="0" w:color="auto"/>
            <w:right w:val="none" w:sz="0" w:space="0" w:color="auto"/>
          </w:divBdr>
        </w:div>
        <w:div w:id="1365255082">
          <w:marLeft w:val="480"/>
          <w:marRight w:val="0"/>
          <w:marTop w:val="0"/>
          <w:marBottom w:val="0"/>
          <w:divBdr>
            <w:top w:val="none" w:sz="0" w:space="0" w:color="auto"/>
            <w:left w:val="none" w:sz="0" w:space="0" w:color="auto"/>
            <w:bottom w:val="none" w:sz="0" w:space="0" w:color="auto"/>
            <w:right w:val="none" w:sz="0" w:space="0" w:color="auto"/>
          </w:divBdr>
        </w:div>
        <w:div w:id="954486296">
          <w:marLeft w:val="480"/>
          <w:marRight w:val="0"/>
          <w:marTop w:val="0"/>
          <w:marBottom w:val="0"/>
          <w:divBdr>
            <w:top w:val="none" w:sz="0" w:space="0" w:color="auto"/>
            <w:left w:val="none" w:sz="0" w:space="0" w:color="auto"/>
            <w:bottom w:val="none" w:sz="0" w:space="0" w:color="auto"/>
            <w:right w:val="none" w:sz="0" w:space="0" w:color="auto"/>
          </w:divBdr>
        </w:div>
        <w:div w:id="446389072">
          <w:marLeft w:val="480"/>
          <w:marRight w:val="0"/>
          <w:marTop w:val="0"/>
          <w:marBottom w:val="0"/>
          <w:divBdr>
            <w:top w:val="none" w:sz="0" w:space="0" w:color="auto"/>
            <w:left w:val="none" w:sz="0" w:space="0" w:color="auto"/>
            <w:bottom w:val="none" w:sz="0" w:space="0" w:color="auto"/>
            <w:right w:val="none" w:sz="0" w:space="0" w:color="auto"/>
          </w:divBdr>
        </w:div>
        <w:div w:id="929893636">
          <w:marLeft w:val="480"/>
          <w:marRight w:val="0"/>
          <w:marTop w:val="0"/>
          <w:marBottom w:val="0"/>
          <w:divBdr>
            <w:top w:val="none" w:sz="0" w:space="0" w:color="auto"/>
            <w:left w:val="none" w:sz="0" w:space="0" w:color="auto"/>
            <w:bottom w:val="none" w:sz="0" w:space="0" w:color="auto"/>
            <w:right w:val="none" w:sz="0" w:space="0" w:color="auto"/>
          </w:divBdr>
        </w:div>
        <w:div w:id="1743914210">
          <w:marLeft w:val="480"/>
          <w:marRight w:val="0"/>
          <w:marTop w:val="0"/>
          <w:marBottom w:val="0"/>
          <w:divBdr>
            <w:top w:val="none" w:sz="0" w:space="0" w:color="auto"/>
            <w:left w:val="none" w:sz="0" w:space="0" w:color="auto"/>
            <w:bottom w:val="none" w:sz="0" w:space="0" w:color="auto"/>
            <w:right w:val="none" w:sz="0" w:space="0" w:color="auto"/>
          </w:divBdr>
        </w:div>
        <w:div w:id="1382947496">
          <w:marLeft w:val="480"/>
          <w:marRight w:val="0"/>
          <w:marTop w:val="0"/>
          <w:marBottom w:val="0"/>
          <w:divBdr>
            <w:top w:val="none" w:sz="0" w:space="0" w:color="auto"/>
            <w:left w:val="none" w:sz="0" w:space="0" w:color="auto"/>
            <w:bottom w:val="none" w:sz="0" w:space="0" w:color="auto"/>
            <w:right w:val="none" w:sz="0" w:space="0" w:color="auto"/>
          </w:divBdr>
        </w:div>
        <w:div w:id="687022169">
          <w:marLeft w:val="480"/>
          <w:marRight w:val="0"/>
          <w:marTop w:val="0"/>
          <w:marBottom w:val="0"/>
          <w:divBdr>
            <w:top w:val="none" w:sz="0" w:space="0" w:color="auto"/>
            <w:left w:val="none" w:sz="0" w:space="0" w:color="auto"/>
            <w:bottom w:val="none" w:sz="0" w:space="0" w:color="auto"/>
            <w:right w:val="none" w:sz="0" w:space="0" w:color="auto"/>
          </w:divBdr>
        </w:div>
        <w:div w:id="113137898">
          <w:marLeft w:val="480"/>
          <w:marRight w:val="0"/>
          <w:marTop w:val="0"/>
          <w:marBottom w:val="0"/>
          <w:divBdr>
            <w:top w:val="none" w:sz="0" w:space="0" w:color="auto"/>
            <w:left w:val="none" w:sz="0" w:space="0" w:color="auto"/>
            <w:bottom w:val="none" w:sz="0" w:space="0" w:color="auto"/>
            <w:right w:val="none" w:sz="0" w:space="0" w:color="auto"/>
          </w:divBdr>
        </w:div>
        <w:div w:id="409692671">
          <w:marLeft w:val="480"/>
          <w:marRight w:val="0"/>
          <w:marTop w:val="0"/>
          <w:marBottom w:val="0"/>
          <w:divBdr>
            <w:top w:val="none" w:sz="0" w:space="0" w:color="auto"/>
            <w:left w:val="none" w:sz="0" w:space="0" w:color="auto"/>
            <w:bottom w:val="none" w:sz="0" w:space="0" w:color="auto"/>
            <w:right w:val="none" w:sz="0" w:space="0" w:color="auto"/>
          </w:divBdr>
        </w:div>
        <w:div w:id="291444928">
          <w:marLeft w:val="480"/>
          <w:marRight w:val="0"/>
          <w:marTop w:val="0"/>
          <w:marBottom w:val="0"/>
          <w:divBdr>
            <w:top w:val="none" w:sz="0" w:space="0" w:color="auto"/>
            <w:left w:val="none" w:sz="0" w:space="0" w:color="auto"/>
            <w:bottom w:val="none" w:sz="0" w:space="0" w:color="auto"/>
            <w:right w:val="none" w:sz="0" w:space="0" w:color="auto"/>
          </w:divBdr>
        </w:div>
        <w:div w:id="49691912">
          <w:marLeft w:val="480"/>
          <w:marRight w:val="0"/>
          <w:marTop w:val="0"/>
          <w:marBottom w:val="0"/>
          <w:divBdr>
            <w:top w:val="none" w:sz="0" w:space="0" w:color="auto"/>
            <w:left w:val="none" w:sz="0" w:space="0" w:color="auto"/>
            <w:bottom w:val="none" w:sz="0" w:space="0" w:color="auto"/>
            <w:right w:val="none" w:sz="0" w:space="0" w:color="auto"/>
          </w:divBdr>
        </w:div>
        <w:div w:id="1947541911">
          <w:marLeft w:val="480"/>
          <w:marRight w:val="0"/>
          <w:marTop w:val="0"/>
          <w:marBottom w:val="0"/>
          <w:divBdr>
            <w:top w:val="none" w:sz="0" w:space="0" w:color="auto"/>
            <w:left w:val="none" w:sz="0" w:space="0" w:color="auto"/>
            <w:bottom w:val="none" w:sz="0" w:space="0" w:color="auto"/>
            <w:right w:val="none" w:sz="0" w:space="0" w:color="auto"/>
          </w:divBdr>
        </w:div>
        <w:div w:id="822702623">
          <w:marLeft w:val="480"/>
          <w:marRight w:val="0"/>
          <w:marTop w:val="0"/>
          <w:marBottom w:val="0"/>
          <w:divBdr>
            <w:top w:val="none" w:sz="0" w:space="0" w:color="auto"/>
            <w:left w:val="none" w:sz="0" w:space="0" w:color="auto"/>
            <w:bottom w:val="none" w:sz="0" w:space="0" w:color="auto"/>
            <w:right w:val="none" w:sz="0" w:space="0" w:color="auto"/>
          </w:divBdr>
        </w:div>
        <w:div w:id="1062406248">
          <w:marLeft w:val="480"/>
          <w:marRight w:val="0"/>
          <w:marTop w:val="0"/>
          <w:marBottom w:val="0"/>
          <w:divBdr>
            <w:top w:val="none" w:sz="0" w:space="0" w:color="auto"/>
            <w:left w:val="none" w:sz="0" w:space="0" w:color="auto"/>
            <w:bottom w:val="none" w:sz="0" w:space="0" w:color="auto"/>
            <w:right w:val="none" w:sz="0" w:space="0" w:color="auto"/>
          </w:divBdr>
        </w:div>
        <w:div w:id="2117092786">
          <w:marLeft w:val="480"/>
          <w:marRight w:val="0"/>
          <w:marTop w:val="0"/>
          <w:marBottom w:val="0"/>
          <w:divBdr>
            <w:top w:val="none" w:sz="0" w:space="0" w:color="auto"/>
            <w:left w:val="none" w:sz="0" w:space="0" w:color="auto"/>
            <w:bottom w:val="none" w:sz="0" w:space="0" w:color="auto"/>
            <w:right w:val="none" w:sz="0" w:space="0" w:color="auto"/>
          </w:divBdr>
        </w:div>
        <w:div w:id="1776705186">
          <w:marLeft w:val="480"/>
          <w:marRight w:val="0"/>
          <w:marTop w:val="0"/>
          <w:marBottom w:val="0"/>
          <w:divBdr>
            <w:top w:val="none" w:sz="0" w:space="0" w:color="auto"/>
            <w:left w:val="none" w:sz="0" w:space="0" w:color="auto"/>
            <w:bottom w:val="none" w:sz="0" w:space="0" w:color="auto"/>
            <w:right w:val="none" w:sz="0" w:space="0" w:color="auto"/>
          </w:divBdr>
        </w:div>
        <w:div w:id="102696755">
          <w:marLeft w:val="480"/>
          <w:marRight w:val="0"/>
          <w:marTop w:val="0"/>
          <w:marBottom w:val="0"/>
          <w:divBdr>
            <w:top w:val="none" w:sz="0" w:space="0" w:color="auto"/>
            <w:left w:val="none" w:sz="0" w:space="0" w:color="auto"/>
            <w:bottom w:val="none" w:sz="0" w:space="0" w:color="auto"/>
            <w:right w:val="none" w:sz="0" w:space="0" w:color="auto"/>
          </w:divBdr>
        </w:div>
        <w:div w:id="1281455030">
          <w:marLeft w:val="480"/>
          <w:marRight w:val="0"/>
          <w:marTop w:val="0"/>
          <w:marBottom w:val="0"/>
          <w:divBdr>
            <w:top w:val="none" w:sz="0" w:space="0" w:color="auto"/>
            <w:left w:val="none" w:sz="0" w:space="0" w:color="auto"/>
            <w:bottom w:val="none" w:sz="0" w:space="0" w:color="auto"/>
            <w:right w:val="none" w:sz="0" w:space="0" w:color="auto"/>
          </w:divBdr>
        </w:div>
        <w:div w:id="1230845411">
          <w:marLeft w:val="480"/>
          <w:marRight w:val="0"/>
          <w:marTop w:val="0"/>
          <w:marBottom w:val="0"/>
          <w:divBdr>
            <w:top w:val="none" w:sz="0" w:space="0" w:color="auto"/>
            <w:left w:val="none" w:sz="0" w:space="0" w:color="auto"/>
            <w:bottom w:val="none" w:sz="0" w:space="0" w:color="auto"/>
            <w:right w:val="none" w:sz="0" w:space="0" w:color="auto"/>
          </w:divBdr>
        </w:div>
        <w:div w:id="1872110242">
          <w:marLeft w:val="480"/>
          <w:marRight w:val="0"/>
          <w:marTop w:val="0"/>
          <w:marBottom w:val="0"/>
          <w:divBdr>
            <w:top w:val="none" w:sz="0" w:space="0" w:color="auto"/>
            <w:left w:val="none" w:sz="0" w:space="0" w:color="auto"/>
            <w:bottom w:val="none" w:sz="0" w:space="0" w:color="auto"/>
            <w:right w:val="none" w:sz="0" w:space="0" w:color="auto"/>
          </w:divBdr>
        </w:div>
        <w:div w:id="1155802940">
          <w:marLeft w:val="480"/>
          <w:marRight w:val="0"/>
          <w:marTop w:val="0"/>
          <w:marBottom w:val="0"/>
          <w:divBdr>
            <w:top w:val="none" w:sz="0" w:space="0" w:color="auto"/>
            <w:left w:val="none" w:sz="0" w:space="0" w:color="auto"/>
            <w:bottom w:val="none" w:sz="0" w:space="0" w:color="auto"/>
            <w:right w:val="none" w:sz="0" w:space="0" w:color="auto"/>
          </w:divBdr>
        </w:div>
        <w:div w:id="1014110910">
          <w:marLeft w:val="480"/>
          <w:marRight w:val="0"/>
          <w:marTop w:val="0"/>
          <w:marBottom w:val="0"/>
          <w:divBdr>
            <w:top w:val="none" w:sz="0" w:space="0" w:color="auto"/>
            <w:left w:val="none" w:sz="0" w:space="0" w:color="auto"/>
            <w:bottom w:val="none" w:sz="0" w:space="0" w:color="auto"/>
            <w:right w:val="none" w:sz="0" w:space="0" w:color="auto"/>
          </w:divBdr>
        </w:div>
        <w:div w:id="1935165279">
          <w:marLeft w:val="480"/>
          <w:marRight w:val="0"/>
          <w:marTop w:val="0"/>
          <w:marBottom w:val="0"/>
          <w:divBdr>
            <w:top w:val="none" w:sz="0" w:space="0" w:color="auto"/>
            <w:left w:val="none" w:sz="0" w:space="0" w:color="auto"/>
            <w:bottom w:val="none" w:sz="0" w:space="0" w:color="auto"/>
            <w:right w:val="none" w:sz="0" w:space="0" w:color="auto"/>
          </w:divBdr>
        </w:div>
        <w:div w:id="328945710">
          <w:marLeft w:val="480"/>
          <w:marRight w:val="0"/>
          <w:marTop w:val="0"/>
          <w:marBottom w:val="0"/>
          <w:divBdr>
            <w:top w:val="none" w:sz="0" w:space="0" w:color="auto"/>
            <w:left w:val="none" w:sz="0" w:space="0" w:color="auto"/>
            <w:bottom w:val="none" w:sz="0" w:space="0" w:color="auto"/>
            <w:right w:val="none" w:sz="0" w:space="0" w:color="auto"/>
          </w:divBdr>
        </w:div>
        <w:div w:id="623000192">
          <w:marLeft w:val="480"/>
          <w:marRight w:val="0"/>
          <w:marTop w:val="0"/>
          <w:marBottom w:val="0"/>
          <w:divBdr>
            <w:top w:val="none" w:sz="0" w:space="0" w:color="auto"/>
            <w:left w:val="none" w:sz="0" w:space="0" w:color="auto"/>
            <w:bottom w:val="none" w:sz="0" w:space="0" w:color="auto"/>
            <w:right w:val="none" w:sz="0" w:space="0" w:color="auto"/>
          </w:divBdr>
        </w:div>
        <w:div w:id="1824391261">
          <w:marLeft w:val="480"/>
          <w:marRight w:val="0"/>
          <w:marTop w:val="0"/>
          <w:marBottom w:val="0"/>
          <w:divBdr>
            <w:top w:val="none" w:sz="0" w:space="0" w:color="auto"/>
            <w:left w:val="none" w:sz="0" w:space="0" w:color="auto"/>
            <w:bottom w:val="none" w:sz="0" w:space="0" w:color="auto"/>
            <w:right w:val="none" w:sz="0" w:space="0" w:color="auto"/>
          </w:divBdr>
        </w:div>
        <w:div w:id="75591230">
          <w:marLeft w:val="480"/>
          <w:marRight w:val="0"/>
          <w:marTop w:val="0"/>
          <w:marBottom w:val="0"/>
          <w:divBdr>
            <w:top w:val="none" w:sz="0" w:space="0" w:color="auto"/>
            <w:left w:val="none" w:sz="0" w:space="0" w:color="auto"/>
            <w:bottom w:val="none" w:sz="0" w:space="0" w:color="auto"/>
            <w:right w:val="none" w:sz="0" w:space="0" w:color="auto"/>
          </w:divBdr>
        </w:div>
        <w:div w:id="1527711651">
          <w:marLeft w:val="480"/>
          <w:marRight w:val="0"/>
          <w:marTop w:val="0"/>
          <w:marBottom w:val="0"/>
          <w:divBdr>
            <w:top w:val="none" w:sz="0" w:space="0" w:color="auto"/>
            <w:left w:val="none" w:sz="0" w:space="0" w:color="auto"/>
            <w:bottom w:val="none" w:sz="0" w:space="0" w:color="auto"/>
            <w:right w:val="none" w:sz="0" w:space="0" w:color="auto"/>
          </w:divBdr>
        </w:div>
        <w:div w:id="2019844101">
          <w:marLeft w:val="480"/>
          <w:marRight w:val="0"/>
          <w:marTop w:val="0"/>
          <w:marBottom w:val="0"/>
          <w:divBdr>
            <w:top w:val="none" w:sz="0" w:space="0" w:color="auto"/>
            <w:left w:val="none" w:sz="0" w:space="0" w:color="auto"/>
            <w:bottom w:val="none" w:sz="0" w:space="0" w:color="auto"/>
            <w:right w:val="none" w:sz="0" w:space="0" w:color="auto"/>
          </w:divBdr>
        </w:div>
        <w:div w:id="1243221013">
          <w:marLeft w:val="480"/>
          <w:marRight w:val="0"/>
          <w:marTop w:val="0"/>
          <w:marBottom w:val="0"/>
          <w:divBdr>
            <w:top w:val="none" w:sz="0" w:space="0" w:color="auto"/>
            <w:left w:val="none" w:sz="0" w:space="0" w:color="auto"/>
            <w:bottom w:val="none" w:sz="0" w:space="0" w:color="auto"/>
            <w:right w:val="none" w:sz="0" w:space="0" w:color="auto"/>
          </w:divBdr>
        </w:div>
        <w:div w:id="2055962126">
          <w:marLeft w:val="480"/>
          <w:marRight w:val="0"/>
          <w:marTop w:val="0"/>
          <w:marBottom w:val="0"/>
          <w:divBdr>
            <w:top w:val="none" w:sz="0" w:space="0" w:color="auto"/>
            <w:left w:val="none" w:sz="0" w:space="0" w:color="auto"/>
            <w:bottom w:val="none" w:sz="0" w:space="0" w:color="auto"/>
            <w:right w:val="none" w:sz="0" w:space="0" w:color="auto"/>
          </w:divBdr>
        </w:div>
        <w:div w:id="457378475">
          <w:marLeft w:val="480"/>
          <w:marRight w:val="0"/>
          <w:marTop w:val="0"/>
          <w:marBottom w:val="0"/>
          <w:divBdr>
            <w:top w:val="none" w:sz="0" w:space="0" w:color="auto"/>
            <w:left w:val="none" w:sz="0" w:space="0" w:color="auto"/>
            <w:bottom w:val="none" w:sz="0" w:space="0" w:color="auto"/>
            <w:right w:val="none" w:sz="0" w:space="0" w:color="auto"/>
          </w:divBdr>
        </w:div>
        <w:div w:id="1029379295">
          <w:marLeft w:val="480"/>
          <w:marRight w:val="0"/>
          <w:marTop w:val="0"/>
          <w:marBottom w:val="0"/>
          <w:divBdr>
            <w:top w:val="none" w:sz="0" w:space="0" w:color="auto"/>
            <w:left w:val="none" w:sz="0" w:space="0" w:color="auto"/>
            <w:bottom w:val="none" w:sz="0" w:space="0" w:color="auto"/>
            <w:right w:val="none" w:sz="0" w:space="0" w:color="auto"/>
          </w:divBdr>
        </w:div>
        <w:div w:id="1185169993">
          <w:marLeft w:val="480"/>
          <w:marRight w:val="0"/>
          <w:marTop w:val="0"/>
          <w:marBottom w:val="0"/>
          <w:divBdr>
            <w:top w:val="none" w:sz="0" w:space="0" w:color="auto"/>
            <w:left w:val="none" w:sz="0" w:space="0" w:color="auto"/>
            <w:bottom w:val="none" w:sz="0" w:space="0" w:color="auto"/>
            <w:right w:val="none" w:sz="0" w:space="0" w:color="auto"/>
          </w:divBdr>
        </w:div>
        <w:div w:id="2090034438">
          <w:marLeft w:val="480"/>
          <w:marRight w:val="0"/>
          <w:marTop w:val="0"/>
          <w:marBottom w:val="0"/>
          <w:divBdr>
            <w:top w:val="none" w:sz="0" w:space="0" w:color="auto"/>
            <w:left w:val="none" w:sz="0" w:space="0" w:color="auto"/>
            <w:bottom w:val="none" w:sz="0" w:space="0" w:color="auto"/>
            <w:right w:val="none" w:sz="0" w:space="0" w:color="auto"/>
          </w:divBdr>
        </w:div>
        <w:div w:id="1325278312">
          <w:marLeft w:val="480"/>
          <w:marRight w:val="0"/>
          <w:marTop w:val="0"/>
          <w:marBottom w:val="0"/>
          <w:divBdr>
            <w:top w:val="none" w:sz="0" w:space="0" w:color="auto"/>
            <w:left w:val="none" w:sz="0" w:space="0" w:color="auto"/>
            <w:bottom w:val="none" w:sz="0" w:space="0" w:color="auto"/>
            <w:right w:val="none" w:sz="0" w:space="0" w:color="auto"/>
          </w:divBdr>
        </w:div>
        <w:div w:id="1013874160">
          <w:marLeft w:val="480"/>
          <w:marRight w:val="0"/>
          <w:marTop w:val="0"/>
          <w:marBottom w:val="0"/>
          <w:divBdr>
            <w:top w:val="none" w:sz="0" w:space="0" w:color="auto"/>
            <w:left w:val="none" w:sz="0" w:space="0" w:color="auto"/>
            <w:bottom w:val="none" w:sz="0" w:space="0" w:color="auto"/>
            <w:right w:val="none" w:sz="0" w:space="0" w:color="auto"/>
          </w:divBdr>
        </w:div>
        <w:div w:id="2078673753">
          <w:marLeft w:val="480"/>
          <w:marRight w:val="0"/>
          <w:marTop w:val="0"/>
          <w:marBottom w:val="0"/>
          <w:divBdr>
            <w:top w:val="none" w:sz="0" w:space="0" w:color="auto"/>
            <w:left w:val="none" w:sz="0" w:space="0" w:color="auto"/>
            <w:bottom w:val="none" w:sz="0" w:space="0" w:color="auto"/>
            <w:right w:val="none" w:sz="0" w:space="0" w:color="auto"/>
          </w:divBdr>
        </w:div>
      </w:divsChild>
    </w:div>
    <w:div w:id="1472863333">
      <w:bodyDiv w:val="1"/>
      <w:marLeft w:val="0"/>
      <w:marRight w:val="0"/>
      <w:marTop w:val="0"/>
      <w:marBottom w:val="0"/>
      <w:divBdr>
        <w:top w:val="none" w:sz="0" w:space="0" w:color="auto"/>
        <w:left w:val="none" w:sz="0" w:space="0" w:color="auto"/>
        <w:bottom w:val="none" w:sz="0" w:space="0" w:color="auto"/>
        <w:right w:val="none" w:sz="0" w:space="0" w:color="auto"/>
      </w:divBdr>
    </w:div>
    <w:div w:id="1477992067">
      <w:bodyDiv w:val="1"/>
      <w:marLeft w:val="0"/>
      <w:marRight w:val="0"/>
      <w:marTop w:val="0"/>
      <w:marBottom w:val="0"/>
      <w:divBdr>
        <w:top w:val="none" w:sz="0" w:space="0" w:color="auto"/>
        <w:left w:val="none" w:sz="0" w:space="0" w:color="auto"/>
        <w:bottom w:val="none" w:sz="0" w:space="0" w:color="auto"/>
        <w:right w:val="none" w:sz="0" w:space="0" w:color="auto"/>
      </w:divBdr>
    </w:div>
    <w:div w:id="1480725838">
      <w:bodyDiv w:val="1"/>
      <w:marLeft w:val="0"/>
      <w:marRight w:val="0"/>
      <w:marTop w:val="0"/>
      <w:marBottom w:val="0"/>
      <w:divBdr>
        <w:top w:val="none" w:sz="0" w:space="0" w:color="auto"/>
        <w:left w:val="none" w:sz="0" w:space="0" w:color="auto"/>
        <w:bottom w:val="none" w:sz="0" w:space="0" w:color="auto"/>
        <w:right w:val="none" w:sz="0" w:space="0" w:color="auto"/>
      </w:divBdr>
    </w:div>
    <w:div w:id="1481731890">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540615">
      <w:bodyDiv w:val="1"/>
      <w:marLeft w:val="0"/>
      <w:marRight w:val="0"/>
      <w:marTop w:val="0"/>
      <w:marBottom w:val="0"/>
      <w:divBdr>
        <w:top w:val="none" w:sz="0" w:space="0" w:color="auto"/>
        <w:left w:val="none" w:sz="0" w:space="0" w:color="auto"/>
        <w:bottom w:val="none" w:sz="0" w:space="0" w:color="auto"/>
        <w:right w:val="none" w:sz="0" w:space="0" w:color="auto"/>
      </w:divBdr>
    </w:div>
    <w:div w:id="1489785235">
      <w:bodyDiv w:val="1"/>
      <w:marLeft w:val="0"/>
      <w:marRight w:val="0"/>
      <w:marTop w:val="0"/>
      <w:marBottom w:val="0"/>
      <w:divBdr>
        <w:top w:val="none" w:sz="0" w:space="0" w:color="auto"/>
        <w:left w:val="none" w:sz="0" w:space="0" w:color="auto"/>
        <w:bottom w:val="none" w:sz="0" w:space="0" w:color="auto"/>
        <w:right w:val="none" w:sz="0" w:space="0" w:color="auto"/>
      </w:divBdr>
      <w:divsChild>
        <w:div w:id="481507138">
          <w:marLeft w:val="480"/>
          <w:marRight w:val="0"/>
          <w:marTop w:val="0"/>
          <w:marBottom w:val="0"/>
          <w:divBdr>
            <w:top w:val="none" w:sz="0" w:space="0" w:color="auto"/>
            <w:left w:val="none" w:sz="0" w:space="0" w:color="auto"/>
            <w:bottom w:val="none" w:sz="0" w:space="0" w:color="auto"/>
            <w:right w:val="none" w:sz="0" w:space="0" w:color="auto"/>
          </w:divBdr>
        </w:div>
        <w:div w:id="87043538">
          <w:marLeft w:val="480"/>
          <w:marRight w:val="0"/>
          <w:marTop w:val="0"/>
          <w:marBottom w:val="0"/>
          <w:divBdr>
            <w:top w:val="none" w:sz="0" w:space="0" w:color="auto"/>
            <w:left w:val="none" w:sz="0" w:space="0" w:color="auto"/>
            <w:bottom w:val="none" w:sz="0" w:space="0" w:color="auto"/>
            <w:right w:val="none" w:sz="0" w:space="0" w:color="auto"/>
          </w:divBdr>
        </w:div>
        <w:div w:id="1711035186">
          <w:marLeft w:val="480"/>
          <w:marRight w:val="0"/>
          <w:marTop w:val="0"/>
          <w:marBottom w:val="0"/>
          <w:divBdr>
            <w:top w:val="none" w:sz="0" w:space="0" w:color="auto"/>
            <w:left w:val="none" w:sz="0" w:space="0" w:color="auto"/>
            <w:bottom w:val="none" w:sz="0" w:space="0" w:color="auto"/>
            <w:right w:val="none" w:sz="0" w:space="0" w:color="auto"/>
          </w:divBdr>
        </w:div>
      </w:divsChild>
    </w:div>
    <w:div w:id="1496336369">
      <w:bodyDiv w:val="1"/>
      <w:marLeft w:val="0"/>
      <w:marRight w:val="0"/>
      <w:marTop w:val="0"/>
      <w:marBottom w:val="0"/>
      <w:divBdr>
        <w:top w:val="none" w:sz="0" w:space="0" w:color="auto"/>
        <w:left w:val="none" w:sz="0" w:space="0" w:color="auto"/>
        <w:bottom w:val="none" w:sz="0" w:space="0" w:color="auto"/>
        <w:right w:val="none" w:sz="0" w:space="0" w:color="auto"/>
      </w:divBdr>
    </w:div>
    <w:div w:id="1512069021">
      <w:bodyDiv w:val="1"/>
      <w:marLeft w:val="0"/>
      <w:marRight w:val="0"/>
      <w:marTop w:val="0"/>
      <w:marBottom w:val="0"/>
      <w:divBdr>
        <w:top w:val="none" w:sz="0" w:space="0" w:color="auto"/>
        <w:left w:val="none" w:sz="0" w:space="0" w:color="auto"/>
        <w:bottom w:val="none" w:sz="0" w:space="0" w:color="auto"/>
        <w:right w:val="none" w:sz="0" w:space="0" w:color="auto"/>
      </w:divBdr>
    </w:div>
    <w:div w:id="1515414337">
      <w:bodyDiv w:val="1"/>
      <w:marLeft w:val="0"/>
      <w:marRight w:val="0"/>
      <w:marTop w:val="0"/>
      <w:marBottom w:val="0"/>
      <w:divBdr>
        <w:top w:val="none" w:sz="0" w:space="0" w:color="auto"/>
        <w:left w:val="none" w:sz="0" w:space="0" w:color="auto"/>
        <w:bottom w:val="none" w:sz="0" w:space="0" w:color="auto"/>
        <w:right w:val="none" w:sz="0" w:space="0" w:color="auto"/>
      </w:divBdr>
    </w:div>
    <w:div w:id="1518273968">
      <w:bodyDiv w:val="1"/>
      <w:marLeft w:val="0"/>
      <w:marRight w:val="0"/>
      <w:marTop w:val="0"/>
      <w:marBottom w:val="0"/>
      <w:divBdr>
        <w:top w:val="none" w:sz="0" w:space="0" w:color="auto"/>
        <w:left w:val="none" w:sz="0" w:space="0" w:color="auto"/>
        <w:bottom w:val="none" w:sz="0" w:space="0" w:color="auto"/>
        <w:right w:val="none" w:sz="0" w:space="0" w:color="auto"/>
      </w:divBdr>
    </w:div>
    <w:div w:id="1521116322">
      <w:bodyDiv w:val="1"/>
      <w:marLeft w:val="0"/>
      <w:marRight w:val="0"/>
      <w:marTop w:val="0"/>
      <w:marBottom w:val="0"/>
      <w:divBdr>
        <w:top w:val="none" w:sz="0" w:space="0" w:color="auto"/>
        <w:left w:val="none" w:sz="0" w:space="0" w:color="auto"/>
        <w:bottom w:val="none" w:sz="0" w:space="0" w:color="auto"/>
        <w:right w:val="none" w:sz="0" w:space="0" w:color="auto"/>
      </w:divBdr>
    </w:div>
    <w:div w:id="1522477808">
      <w:bodyDiv w:val="1"/>
      <w:marLeft w:val="0"/>
      <w:marRight w:val="0"/>
      <w:marTop w:val="0"/>
      <w:marBottom w:val="0"/>
      <w:divBdr>
        <w:top w:val="none" w:sz="0" w:space="0" w:color="auto"/>
        <w:left w:val="none" w:sz="0" w:space="0" w:color="auto"/>
        <w:bottom w:val="none" w:sz="0" w:space="0" w:color="auto"/>
        <w:right w:val="none" w:sz="0" w:space="0" w:color="auto"/>
      </w:divBdr>
    </w:div>
    <w:div w:id="1532452003">
      <w:bodyDiv w:val="1"/>
      <w:marLeft w:val="0"/>
      <w:marRight w:val="0"/>
      <w:marTop w:val="0"/>
      <w:marBottom w:val="0"/>
      <w:divBdr>
        <w:top w:val="none" w:sz="0" w:space="0" w:color="auto"/>
        <w:left w:val="none" w:sz="0" w:space="0" w:color="auto"/>
        <w:bottom w:val="none" w:sz="0" w:space="0" w:color="auto"/>
        <w:right w:val="none" w:sz="0" w:space="0" w:color="auto"/>
      </w:divBdr>
    </w:div>
    <w:div w:id="1548100920">
      <w:bodyDiv w:val="1"/>
      <w:marLeft w:val="0"/>
      <w:marRight w:val="0"/>
      <w:marTop w:val="0"/>
      <w:marBottom w:val="0"/>
      <w:divBdr>
        <w:top w:val="none" w:sz="0" w:space="0" w:color="auto"/>
        <w:left w:val="none" w:sz="0" w:space="0" w:color="auto"/>
        <w:bottom w:val="none" w:sz="0" w:space="0" w:color="auto"/>
        <w:right w:val="none" w:sz="0" w:space="0" w:color="auto"/>
      </w:divBdr>
      <w:divsChild>
        <w:div w:id="1932931090">
          <w:marLeft w:val="480"/>
          <w:marRight w:val="0"/>
          <w:marTop w:val="0"/>
          <w:marBottom w:val="0"/>
          <w:divBdr>
            <w:top w:val="none" w:sz="0" w:space="0" w:color="auto"/>
            <w:left w:val="none" w:sz="0" w:space="0" w:color="auto"/>
            <w:bottom w:val="none" w:sz="0" w:space="0" w:color="auto"/>
            <w:right w:val="none" w:sz="0" w:space="0" w:color="auto"/>
          </w:divBdr>
        </w:div>
        <w:div w:id="1087458033">
          <w:marLeft w:val="480"/>
          <w:marRight w:val="0"/>
          <w:marTop w:val="0"/>
          <w:marBottom w:val="0"/>
          <w:divBdr>
            <w:top w:val="none" w:sz="0" w:space="0" w:color="auto"/>
            <w:left w:val="none" w:sz="0" w:space="0" w:color="auto"/>
            <w:bottom w:val="none" w:sz="0" w:space="0" w:color="auto"/>
            <w:right w:val="none" w:sz="0" w:space="0" w:color="auto"/>
          </w:divBdr>
        </w:div>
        <w:div w:id="666716689">
          <w:marLeft w:val="480"/>
          <w:marRight w:val="0"/>
          <w:marTop w:val="0"/>
          <w:marBottom w:val="0"/>
          <w:divBdr>
            <w:top w:val="none" w:sz="0" w:space="0" w:color="auto"/>
            <w:left w:val="none" w:sz="0" w:space="0" w:color="auto"/>
            <w:bottom w:val="none" w:sz="0" w:space="0" w:color="auto"/>
            <w:right w:val="none" w:sz="0" w:space="0" w:color="auto"/>
          </w:divBdr>
        </w:div>
        <w:div w:id="392899323">
          <w:marLeft w:val="480"/>
          <w:marRight w:val="0"/>
          <w:marTop w:val="0"/>
          <w:marBottom w:val="0"/>
          <w:divBdr>
            <w:top w:val="none" w:sz="0" w:space="0" w:color="auto"/>
            <w:left w:val="none" w:sz="0" w:space="0" w:color="auto"/>
            <w:bottom w:val="none" w:sz="0" w:space="0" w:color="auto"/>
            <w:right w:val="none" w:sz="0" w:space="0" w:color="auto"/>
          </w:divBdr>
        </w:div>
        <w:div w:id="1625769005">
          <w:marLeft w:val="480"/>
          <w:marRight w:val="0"/>
          <w:marTop w:val="0"/>
          <w:marBottom w:val="0"/>
          <w:divBdr>
            <w:top w:val="none" w:sz="0" w:space="0" w:color="auto"/>
            <w:left w:val="none" w:sz="0" w:space="0" w:color="auto"/>
            <w:bottom w:val="none" w:sz="0" w:space="0" w:color="auto"/>
            <w:right w:val="none" w:sz="0" w:space="0" w:color="auto"/>
          </w:divBdr>
        </w:div>
        <w:div w:id="62992115">
          <w:marLeft w:val="480"/>
          <w:marRight w:val="0"/>
          <w:marTop w:val="0"/>
          <w:marBottom w:val="0"/>
          <w:divBdr>
            <w:top w:val="none" w:sz="0" w:space="0" w:color="auto"/>
            <w:left w:val="none" w:sz="0" w:space="0" w:color="auto"/>
            <w:bottom w:val="none" w:sz="0" w:space="0" w:color="auto"/>
            <w:right w:val="none" w:sz="0" w:space="0" w:color="auto"/>
          </w:divBdr>
        </w:div>
        <w:div w:id="1053313257">
          <w:marLeft w:val="480"/>
          <w:marRight w:val="0"/>
          <w:marTop w:val="0"/>
          <w:marBottom w:val="0"/>
          <w:divBdr>
            <w:top w:val="none" w:sz="0" w:space="0" w:color="auto"/>
            <w:left w:val="none" w:sz="0" w:space="0" w:color="auto"/>
            <w:bottom w:val="none" w:sz="0" w:space="0" w:color="auto"/>
            <w:right w:val="none" w:sz="0" w:space="0" w:color="auto"/>
          </w:divBdr>
        </w:div>
        <w:div w:id="901326462">
          <w:marLeft w:val="480"/>
          <w:marRight w:val="0"/>
          <w:marTop w:val="0"/>
          <w:marBottom w:val="0"/>
          <w:divBdr>
            <w:top w:val="none" w:sz="0" w:space="0" w:color="auto"/>
            <w:left w:val="none" w:sz="0" w:space="0" w:color="auto"/>
            <w:bottom w:val="none" w:sz="0" w:space="0" w:color="auto"/>
            <w:right w:val="none" w:sz="0" w:space="0" w:color="auto"/>
          </w:divBdr>
        </w:div>
        <w:div w:id="1362823679">
          <w:marLeft w:val="480"/>
          <w:marRight w:val="0"/>
          <w:marTop w:val="0"/>
          <w:marBottom w:val="0"/>
          <w:divBdr>
            <w:top w:val="none" w:sz="0" w:space="0" w:color="auto"/>
            <w:left w:val="none" w:sz="0" w:space="0" w:color="auto"/>
            <w:bottom w:val="none" w:sz="0" w:space="0" w:color="auto"/>
            <w:right w:val="none" w:sz="0" w:space="0" w:color="auto"/>
          </w:divBdr>
        </w:div>
        <w:div w:id="424309160">
          <w:marLeft w:val="480"/>
          <w:marRight w:val="0"/>
          <w:marTop w:val="0"/>
          <w:marBottom w:val="0"/>
          <w:divBdr>
            <w:top w:val="none" w:sz="0" w:space="0" w:color="auto"/>
            <w:left w:val="none" w:sz="0" w:space="0" w:color="auto"/>
            <w:bottom w:val="none" w:sz="0" w:space="0" w:color="auto"/>
            <w:right w:val="none" w:sz="0" w:space="0" w:color="auto"/>
          </w:divBdr>
        </w:div>
        <w:div w:id="1380975796">
          <w:marLeft w:val="480"/>
          <w:marRight w:val="0"/>
          <w:marTop w:val="0"/>
          <w:marBottom w:val="0"/>
          <w:divBdr>
            <w:top w:val="none" w:sz="0" w:space="0" w:color="auto"/>
            <w:left w:val="none" w:sz="0" w:space="0" w:color="auto"/>
            <w:bottom w:val="none" w:sz="0" w:space="0" w:color="auto"/>
            <w:right w:val="none" w:sz="0" w:space="0" w:color="auto"/>
          </w:divBdr>
        </w:div>
        <w:div w:id="1830631640">
          <w:marLeft w:val="480"/>
          <w:marRight w:val="0"/>
          <w:marTop w:val="0"/>
          <w:marBottom w:val="0"/>
          <w:divBdr>
            <w:top w:val="none" w:sz="0" w:space="0" w:color="auto"/>
            <w:left w:val="none" w:sz="0" w:space="0" w:color="auto"/>
            <w:bottom w:val="none" w:sz="0" w:space="0" w:color="auto"/>
            <w:right w:val="none" w:sz="0" w:space="0" w:color="auto"/>
          </w:divBdr>
        </w:div>
        <w:div w:id="1567032678">
          <w:marLeft w:val="480"/>
          <w:marRight w:val="0"/>
          <w:marTop w:val="0"/>
          <w:marBottom w:val="0"/>
          <w:divBdr>
            <w:top w:val="none" w:sz="0" w:space="0" w:color="auto"/>
            <w:left w:val="none" w:sz="0" w:space="0" w:color="auto"/>
            <w:bottom w:val="none" w:sz="0" w:space="0" w:color="auto"/>
            <w:right w:val="none" w:sz="0" w:space="0" w:color="auto"/>
          </w:divBdr>
        </w:div>
        <w:div w:id="336731437">
          <w:marLeft w:val="480"/>
          <w:marRight w:val="0"/>
          <w:marTop w:val="0"/>
          <w:marBottom w:val="0"/>
          <w:divBdr>
            <w:top w:val="none" w:sz="0" w:space="0" w:color="auto"/>
            <w:left w:val="none" w:sz="0" w:space="0" w:color="auto"/>
            <w:bottom w:val="none" w:sz="0" w:space="0" w:color="auto"/>
            <w:right w:val="none" w:sz="0" w:space="0" w:color="auto"/>
          </w:divBdr>
        </w:div>
        <w:div w:id="1543979643">
          <w:marLeft w:val="480"/>
          <w:marRight w:val="0"/>
          <w:marTop w:val="0"/>
          <w:marBottom w:val="0"/>
          <w:divBdr>
            <w:top w:val="none" w:sz="0" w:space="0" w:color="auto"/>
            <w:left w:val="none" w:sz="0" w:space="0" w:color="auto"/>
            <w:bottom w:val="none" w:sz="0" w:space="0" w:color="auto"/>
            <w:right w:val="none" w:sz="0" w:space="0" w:color="auto"/>
          </w:divBdr>
        </w:div>
        <w:div w:id="289014544">
          <w:marLeft w:val="480"/>
          <w:marRight w:val="0"/>
          <w:marTop w:val="0"/>
          <w:marBottom w:val="0"/>
          <w:divBdr>
            <w:top w:val="none" w:sz="0" w:space="0" w:color="auto"/>
            <w:left w:val="none" w:sz="0" w:space="0" w:color="auto"/>
            <w:bottom w:val="none" w:sz="0" w:space="0" w:color="auto"/>
            <w:right w:val="none" w:sz="0" w:space="0" w:color="auto"/>
          </w:divBdr>
        </w:div>
        <w:div w:id="1954288695">
          <w:marLeft w:val="480"/>
          <w:marRight w:val="0"/>
          <w:marTop w:val="0"/>
          <w:marBottom w:val="0"/>
          <w:divBdr>
            <w:top w:val="none" w:sz="0" w:space="0" w:color="auto"/>
            <w:left w:val="none" w:sz="0" w:space="0" w:color="auto"/>
            <w:bottom w:val="none" w:sz="0" w:space="0" w:color="auto"/>
            <w:right w:val="none" w:sz="0" w:space="0" w:color="auto"/>
          </w:divBdr>
        </w:div>
        <w:div w:id="48070048">
          <w:marLeft w:val="480"/>
          <w:marRight w:val="0"/>
          <w:marTop w:val="0"/>
          <w:marBottom w:val="0"/>
          <w:divBdr>
            <w:top w:val="none" w:sz="0" w:space="0" w:color="auto"/>
            <w:left w:val="none" w:sz="0" w:space="0" w:color="auto"/>
            <w:bottom w:val="none" w:sz="0" w:space="0" w:color="auto"/>
            <w:right w:val="none" w:sz="0" w:space="0" w:color="auto"/>
          </w:divBdr>
        </w:div>
        <w:div w:id="28992352">
          <w:marLeft w:val="480"/>
          <w:marRight w:val="0"/>
          <w:marTop w:val="0"/>
          <w:marBottom w:val="0"/>
          <w:divBdr>
            <w:top w:val="none" w:sz="0" w:space="0" w:color="auto"/>
            <w:left w:val="none" w:sz="0" w:space="0" w:color="auto"/>
            <w:bottom w:val="none" w:sz="0" w:space="0" w:color="auto"/>
            <w:right w:val="none" w:sz="0" w:space="0" w:color="auto"/>
          </w:divBdr>
        </w:div>
        <w:div w:id="132217391">
          <w:marLeft w:val="480"/>
          <w:marRight w:val="0"/>
          <w:marTop w:val="0"/>
          <w:marBottom w:val="0"/>
          <w:divBdr>
            <w:top w:val="none" w:sz="0" w:space="0" w:color="auto"/>
            <w:left w:val="none" w:sz="0" w:space="0" w:color="auto"/>
            <w:bottom w:val="none" w:sz="0" w:space="0" w:color="auto"/>
            <w:right w:val="none" w:sz="0" w:space="0" w:color="auto"/>
          </w:divBdr>
        </w:div>
        <w:div w:id="2028823773">
          <w:marLeft w:val="480"/>
          <w:marRight w:val="0"/>
          <w:marTop w:val="0"/>
          <w:marBottom w:val="0"/>
          <w:divBdr>
            <w:top w:val="none" w:sz="0" w:space="0" w:color="auto"/>
            <w:left w:val="none" w:sz="0" w:space="0" w:color="auto"/>
            <w:bottom w:val="none" w:sz="0" w:space="0" w:color="auto"/>
            <w:right w:val="none" w:sz="0" w:space="0" w:color="auto"/>
          </w:divBdr>
        </w:div>
        <w:div w:id="691802717">
          <w:marLeft w:val="480"/>
          <w:marRight w:val="0"/>
          <w:marTop w:val="0"/>
          <w:marBottom w:val="0"/>
          <w:divBdr>
            <w:top w:val="none" w:sz="0" w:space="0" w:color="auto"/>
            <w:left w:val="none" w:sz="0" w:space="0" w:color="auto"/>
            <w:bottom w:val="none" w:sz="0" w:space="0" w:color="auto"/>
            <w:right w:val="none" w:sz="0" w:space="0" w:color="auto"/>
          </w:divBdr>
        </w:div>
        <w:div w:id="112292779">
          <w:marLeft w:val="480"/>
          <w:marRight w:val="0"/>
          <w:marTop w:val="0"/>
          <w:marBottom w:val="0"/>
          <w:divBdr>
            <w:top w:val="none" w:sz="0" w:space="0" w:color="auto"/>
            <w:left w:val="none" w:sz="0" w:space="0" w:color="auto"/>
            <w:bottom w:val="none" w:sz="0" w:space="0" w:color="auto"/>
            <w:right w:val="none" w:sz="0" w:space="0" w:color="auto"/>
          </w:divBdr>
        </w:div>
        <w:div w:id="395513493">
          <w:marLeft w:val="480"/>
          <w:marRight w:val="0"/>
          <w:marTop w:val="0"/>
          <w:marBottom w:val="0"/>
          <w:divBdr>
            <w:top w:val="none" w:sz="0" w:space="0" w:color="auto"/>
            <w:left w:val="none" w:sz="0" w:space="0" w:color="auto"/>
            <w:bottom w:val="none" w:sz="0" w:space="0" w:color="auto"/>
            <w:right w:val="none" w:sz="0" w:space="0" w:color="auto"/>
          </w:divBdr>
        </w:div>
        <w:div w:id="1986011281">
          <w:marLeft w:val="480"/>
          <w:marRight w:val="0"/>
          <w:marTop w:val="0"/>
          <w:marBottom w:val="0"/>
          <w:divBdr>
            <w:top w:val="none" w:sz="0" w:space="0" w:color="auto"/>
            <w:left w:val="none" w:sz="0" w:space="0" w:color="auto"/>
            <w:bottom w:val="none" w:sz="0" w:space="0" w:color="auto"/>
            <w:right w:val="none" w:sz="0" w:space="0" w:color="auto"/>
          </w:divBdr>
        </w:div>
        <w:div w:id="1763918209">
          <w:marLeft w:val="480"/>
          <w:marRight w:val="0"/>
          <w:marTop w:val="0"/>
          <w:marBottom w:val="0"/>
          <w:divBdr>
            <w:top w:val="none" w:sz="0" w:space="0" w:color="auto"/>
            <w:left w:val="none" w:sz="0" w:space="0" w:color="auto"/>
            <w:bottom w:val="none" w:sz="0" w:space="0" w:color="auto"/>
            <w:right w:val="none" w:sz="0" w:space="0" w:color="auto"/>
          </w:divBdr>
        </w:div>
        <w:div w:id="51389290">
          <w:marLeft w:val="480"/>
          <w:marRight w:val="0"/>
          <w:marTop w:val="0"/>
          <w:marBottom w:val="0"/>
          <w:divBdr>
            <w:top w:val="none" w:sz="0" w:space="0" w:color="auto"/>
            <w:left w:val="none" w:sz="0" w:space="0" w:color="auto"/>
            <w:bottom w:val="none" w:sz="0" w:space="0" w:color="auto"/>
            <w:right w:val="none" w:sz="0" w:space="0" w:color="auto"/>
          </w:divBdr>
        </w:div>
        <w:div w:id="916062681">
          <w:marLeft w:val="480"/>
          <w:marRight w:val="0"/>
          <w:marTop w:val="0"/>
          <w:marBottom w:val="0"/>
          <w:divBdr>
            <w:top w:val="none" w:sz="0" w:space="0" w:color="auto"/>
            <w:left w:val="none" w:sz="0" w:space="0" w:color="auto"/>
            <w:bottom w:val="none" w:sz="0" w:space="0" w:color="auto"/>
            <w:right w:val="none" w:sz="0" w:space="0" w:color="auto"/>
          </w:divBdr>
        </w:div>
        <w:div w:id="1695762959">
          <w:marLeft w:val="480"/>
          <w:marRight w:val="0"/>
          <w:marTop w:val="0"/>
          <w:marBottom w:val="0"/>
          <w:divBdr>
            <w:top w:val="none" w:sz="0" w:space="0" w:color="auto"/>
            <w:left w:val="none" w:sz="0" w:space="0" w:color="auto"/>
            <w:bottom w:val="none" w:sz="0" w:space="0" w:color="auto"/>
            <w:right w:val="none" w:sz="0" w:space="0" w:color="auto"/>
          </w:divBdr>
        </w:div>
        <w:div w:id="1343125419">
          <w:marLeft w:val="480"/>
          <w:marRight w:val="0"/>
          <w:marTop w:val="0"/>
          <w:marBottom w:val="0"/>
          <w:divBdr>
            <w:top w:val="none" w:sz="0" w:space="0" w:color="auto"/>
            <w:left w:val="none" w:sz="0" w:space="0" w:color="auto"/>
            <w:bottom w:val="none" w:sz="0" w:space="0" w:color="auto"/>
            <w:right w:val="none" w:sz="0" w:space="0" w:color="auto"/>
          </w:divBdr>
        </w:div>
        <w:div w:id="1958020134">
          <w:marLeft w:val="480"/>
          <w:marRight w:val="0"/>
          <w:marTop w:val="0"/>
          <w:marBottom w:val="0"/>
          <w:divBdr>
            <w:top w:val="none" w:sz="0" w:space="0" w:color="auto"/>
            <w:left w:val="none" w:sz="0" w:space="0" w:color="auto"/>
            <w:bottom w:val="none" w:sz="0" w:space="0" w:color="auto"/>
            <w:right w:val="none" w:sz="0" w:space="0" w:color="auto"/>
          </w:divBdr>
        </w:div>
        <w:div w:id="1043797835">
          <w:marLeft w:val="480"/>
          <w:marRight w:val="0"/>
          <w:marTop w:val="0"/>
          <w:marBottom w:val="0"/>
          <w:divBdr>
            <w:top w:val="none" w:sz="0" w:space="0" w:color="auto"/>
            <w:left w:val="none" w:sz="0" w:space="0" w:color="auto"/>
            <w:bottom w:val="none" w:sz="0" w:space="0" w:color="auto"/>
            <w:right w:val="none" w:sz="0" w:space="0" w:color="auto"/>
          </w:divBdr>
        </w:div>
        <w:div w:id="606011600">
          <w:marLeft w:val="480"/>
          <w:marRight w:val="0"/>
          <w:marTop w:val="0"/>
          <w:marBottom w:val="0"/>
          <w:divBdr>
            <w:top w:val="none" w:sz="0" w:space="0" w:color="auto"/>
            <w:left w:val="none" w:sz="0" w:space="0" w:color="auto"/>
            <w:bottom w:val="none" w:sz="0" w:space="0" w:color="auto"/>
            <w:right w:val="none" w:sz="0" w:space="0" w:color="auto"/>
          </w:divBdr>
        </w:div>
        <w:div w:id="928927271">
          <w:marLeft w:val="480"/>
          <w:marRight w:val="0"/>
          <w:marTop w:val="0"/>
          <w:marBottom w:val="0"/>
          <w:divBdr>
            <w:top w:val="none" w:sz="0" w:space="0" w:color="auto"/>
            <w:left w:val="none" w:sz="0" w:space="0" w:color="auto"/>
            <w:bottom w:val="none" w:sz="0" w:space="0" w:color="auto"/>
            <w:right w:val="none" w:sz="0" w:space="0" w:color="auto"/>
          </w:divBdr>
        </w:div>
        <w:div w:id="1160778179">
          <w:marLeft w:val="480"/>
          <w:marRight w:val="0"/>
          <w:marTop w:val="0"/>
          <w:marBottom w:val="0"/>
          <w:divBdr>
            <w:top w:val="none" w:sz="0" w:space="0" w:color="auto"/>
            <w:left w:val="none" w:sz="0" w:space="0" w:color="auto"/>
            <w:bottom w:val="none" w:sz="0" w:space="0" w:color="auto"/>
            <w:right w:val="none" w:sz="0" w:space="0" w:color="auto"/>
          </w:divBdr>
        </w:div>
        <w:div w:id="1752582465">
          <w:marLeft w:val="480"/>
          <w:marRight w:val="0"/>
          <w:marTop w:val="0"/>
          <w:marBottom w:val="0"/>
          <w:divBdr>
            <w:top w:val="none" w:sz="0" w:space="0" w:color="auto"/>
            <w:left w:val="none" w:sz="0" w:space="0" w:color="auto"/>
            <w:bottom w:val="none" w:sz="0" w:space="0" w:color="auto"/>
            <w:right w:val="none" w:sz="0" w:space="0" w:color="auto"/>
          </w:divBdr>
        </w:div>
        <w:div w:id="1650481454">
          <w:marLeft w:val="480"/>
          <w:marRight w:val="0"/>
          <w:marTop w:val="0"/>
          <w:marBottom w:val="0"/>
          <w:divBdr>
            <w:top w:val="none" w:sz="0" w:space="0" w:color="auto"/>
            <w:left w:val="none" w:sz="0" w:space="0" w:color="auto"/>
            <w:bottom w:val="none" w:sz="0" w:space="0" w:color="auto"/>
            <w:right w:val="none" w:sz="0" w:space="0" w:color="auto"/>
          </w:divBdr>
        </w:div>
        <w:div w:id="1744837739">
          <w:marLeft w:val="480"/>
          <w:marRight w:val="0"/>
          <w:marTop w:val="0"/>
          <w:marBottom w:val="0"/>
          <w:divBdr>
            <w:top w:val="none" w:sz="0" w:space="0" w:color="auto"/>
            <w:left w:val="none" w:sz="0" w:space="0" w:color="auto"/>
            <w:bottom w:val="none" w:sz="0" w:space="0" w:color="auto"/>
            <w:right w:val="none" w:sz="0" w:space="0" w:color="auto"/>
          </w:divBdr>
        </w:div>
        <w:div w:id="1102720030">
          <w:marLeft w:val="480"/>
          <w:marRight w:val="0"/>
          <w:marTop w:val="0"/>
          <w:marBottom w:val="0"/>
          <w:divBdr>
            <w:top w:val="none" w:sz="0" w:space="0" w:color="auto"/>
            <w:left w:val="none" w:sz="0" w:space="0" w:color="auto"/>
            <w:bottom w:val="none" w:sz="0" w:space="0" w:color="auto"/>
            <w:right w:val="none" w:sz="0" w:space="0" w:color="auto"/>
          </w:divBdr>
        </w:div>
        <w:div w:id="260572834">
          <w:marLeft w:val="480"/>
          <w:marRight w:val="0"/>
          <w:marTop w:val="0"/>
          <w:marBottom w:val="0"/>
          <w:divBdr>
            <w:top w:val="none" w:sz="0" w:space="0" w:color="auto"/>
            <w:left w:val="none" w:sz="0" w:space="0" w:color="auto"/>
            <w:bottom w:val="none" w:sz="0" w:space="0" w:color="auto"/>
            <w:right w:val="none" w:sz="0" w:space="0" w:color="auto"/>
          </w:divBdr>
        </w:div>
        <w:div w:id="270287994">
          <w:marLeft w:val="480"/>
          <w:marRight w:val="0"/>
          <w:marTop w:val="0"/>
          <w:marBottom w:val="0"/>
          <w:divBdr>
            <w:top w:val="none" w:sz="0" w:space="0" w:color="auto"/>
            <w:left w:val="none" w:sz="0" w:space="0" w:color="auto"/>
            <w:bottom w:val="none" w:sz="0" w:space="0" w:color="auto"/>
            <w:right w:val="none" w:sz="0" w:space="0" w:color="auto"/>
          </w:divBdr>
        </w:div>
        <w:div w:id="227351730">
          <w:marLeft w:val="480"/>
          <w:marRight w:val="0"/>
          <w:marTop w:val="0"/>
          <w:marBottom w:val="0"/>
          <w:divBdr>
            <w:top w:val="none" w:sz="0" w:space="0" w:color="auto"/>
            <w:left w:val="none" w:sz="0" w:space="0" w:color="auto"/>
            <w:bottom w:val="none" w:sz="0" w:space="0" w:color="auto"/>
            <w:right w:val="none" w:sz="0" w:space="0" w:color="auto"/>
          </w:divBdr>
        </w:div>
        <w:div w:id="2016230130">
          <w:marLeft w:val="480"/>
          <w:marRight w:val="0"/>
          <w:marTop w:val="0"/>
          <w:marBottom w:val="0"/>
          <w:divBdr>
            <w:top w:val="none" w:sz="0" w:space="0" w:color="auto"/>
            <w:left w:val="none" w:sz="0" w:space="0" w:color="auto"/>
            <w:bottom w:val="none" w:sz="0" w:space="0" w:color="auto"/>
            <w:right w:val="none" w:sz="0" w:space="0" w:color="auto"/>
          </w:divBdr>
        </w:div>
        <w:div w:id="1954554829">
          <w:marLeft w:val="480"/>
          <w:marRight w:val="0"/>
          <w:marTop w:val="0"/>
          <w:marBottom w:val="0"/>
          <w:divBdr>
            <w:top w:val="none" w:sz="0" w:space="0" w:color="auto"/>
            <w:left w:val="none" w:sz="0" w:space="0" w:color="auto"/>
            <w:bottom w:val="none" w:sz="0" w:space="0" w:color="auto"/>
            <w:right w:val="none" w:sz="0" w:space="0" w:color="auto"/>
          </w:divBdr>
        </w:div>
        <w:div w:id="2096396773">
          <w:marLeft w:val="480"/>
          <w:marRight w:val="0"/>
          <w:marTop w:val="0"/>
          <w:marBottom w:val="0"/>
          <w:divBdr>
            <w:top w:val="none" w:sz="0" w:space="0" w:color="auto"/>
            <w:left w:val="none" w:sz="0" w:space="0" w:color="auto"/>
            <w:bottom w:val="none" w:sz="0" w:space="0" w:color="auto"/>
            <w:right w:val="none" w:sz="0" w:space="0" w:color="auto"/>
          </w:divBdr>
        </w:div>
        <w:div w:id="2108890040">
          <w:marLeft w:val="480"/>
          <w:marRight w:val="0"/>
          <w:marTop w:val="0"/>
          <w:marBottom w:val="0"/>
          <w:divBdr>
            <w:top w:val="none" w:sz="0" w:space="0" w:color="auto"/>
            <w:left w:val="none" w:sz="0" w:space="0" w:color="auto"/>
            <w:bottom w:val="none" w:sz="0" w:space="0" w:color="auto"/>
            <w:right w:val="none" w:sz="0" w:space="0" w:color="auto"/>
          </w:divBdr>
        </w:div>
        <w:div w:id="43868790">
          <w:marLeft w:val="480"/>
          <w:marRight w:val="0"/>
          <w:marTop w:val="0"/>
          <w:marBottom w:val="0"/>
          <w:divBdr>
            <w:top w:val="none" w:sz="0" w:space="0" w:color="auto"/>
            <w:left w:val="none" w:sz="0" w:space="0" w:color="auto"/>
            <w:bottom w:val="none" w:sz="0" w:space="0" w:color="auto"/>
            <w:right w:val="none" w:sz="0" w:space="0" w:color="auto"/>
          </w:divBdr>
        </w:div>
        <w:div w:id="1656296285">
          <w:marLeft w:val="480"/>
          <w:marRight w:val="0"/>
          <w:marTop w:val="0"/>
          <w:marBottom w:val="0"/>
          <w:divBdr>
            <w:top w:val="none" w:sz="0" w:space="0" w:color="auto"/>
            <w:left w:val="none" w:sz="0" w:space="0" w:color="auto"/>
            <w:bottom w:val="none" w:sz="0" w:space="0" w:color="auto"/>
            <w:right w:val="none" w:sz="0" w:space="0" w:color="auto"/>
          </w:divBdr>
        </w:div>
      </w:divsChild>
    </w:div>
    <w:div w:id="1555462413">
      <w:bodyDiv w:val="1"/>
      <w:marLeft w:val="0"/>
      <w:marRight w:val="0"/>
      <w:marTop w:val="0"/>
      <w:marBottom w:val="0"/>
      <w:divBdr>
        <w:top w:val="none" w:sz="0" w:space="0" w:color="auto"/>
        <w:left w:val="none" w:sz="0" w:space="0" w:color="auto"/>
        <w:bottom w:val="none" w:sz="0" w:space="0" w:color="auto"/>
        <w:right w:val="none" w:sz="0" w:space="0" w:color="auto"/>
      </w:divBdr>
      <w:divsChild>
        <w:div w:id="1885361570">
          <w:marLeft w:val="480"/>
          <w:marRight w:val="0"/>
          <w:marTop w:val="0"/>
          <w:marBottom w:val="0"/>
          <w:divBdr>
            <w:top w:val="none" w:sz="0" w:space="0" w:color="auto"/>
            <w:left w:val="none" w:sz="0" w:space="0" w:color="auto"/>
            <w:bottom w:val="none" w:sz="0" w:space="0" w:color="auto"/>
            <w:right w:val="none" w:sz="0" w:space="0" w:color="auto"/>
          </w:divBdr>
        </w:div>
        <w:div w:id="1544174348">
          <w:marLeft w:val="480"/>
          <w:marRight w:val="0"/>
          <w:marTop w:val="0"/>
          <w:marBottom w:val="0"/>
          <w:divBdr>
            <w:top w:val="none" w:sz="0" w:space="0" w:color="auto"/>
            <w:left w:val="none" w:sz="0" w:space="0" w:color="auto"/>
            <w:bottom w:val="none" w:sz="0" w:space="0" w:color="auto"/>
            <w:right w:val="none" w:sz="0" w:space="0" w:color="auto"/>
          </w:divBdr>
        </w:div>
        <w:div w:id="1435008136">
          <w:marLeft w:val="480"/>
          <w:marRight w:val="0"/>
          <w:marTop w:val="0"/>
          <w:marBottom w:val="0"/>
          <w:divBdr>
            <w:top w:val="none" w:sz="0" w:space="0" w:color="auto"/>
            <w:left w:val="none" w:sz="0" w:space="0" w:color="auto"/>
            <w:bottom w:val="none" w:sz="0" w:space="0" w:color="auto"/>
            <w:right w:val="none" w:sz="0" w:space="0" w:color="auto"/>
          </w:divBdr>
        </w:div>
        <w:div w:id="665519235">
          <w:marLeft w:val="480"/>
          <w:marRight w:val="0"/>
          <w:marTop w:val="0"/>
          <w:marBottom w:val="0"/>
          <w:divBdr>
            <w:top w:val="none" w:sz="0" w:space="0" w:color="auto"/>
            <w:left w:val="none" w:sz="0" w:space="0" w:color="auto"/>
            <w:bottom w:val="none" w:sz="0" w:space="0" w:color="auto"/>
            <w:right w:val="none" w:sz="0" w:space="0" w:color="auto"/>
          </w:divBdr>
        </w:div>
        <w:div w:id="523598125">
          <w:marLeft w:val="480"/>
          <w:marRight w:val="0"/>
          <w:marTop w:val="0"/>
          <w:marBottom w:val="0"/>
          <w:divBdr>
            <w:top w:val="none" w:sz="0" w:space="0" w:color="auto"/>
            <w:left w:val="none" w:sz="0" w:space="0" w:color="auto"/>
            <w:bottom w:val="none" w:sz="0" w:space="0" w:color="auto"/>
            <w:right w:val="none" w:sz="0" w:space="0" w:color="auto"/>
          </w:divBdr>
        </w:div>
        <w:div w:id="1296715802">
          <w:marLeft w:val="480"/>
          <w:marRight w:val="0"/>
          <w:marTop w:val="0"/>
          <w:marBottom w:val="0"/>
          <w:divBdr>
            <w:top w:val="none" w:sz="0" w:space="0" w:color="auto"/>
            <w:left w:val="none" w:sz="0" w:space="0" w:color="auto"/>
            <w:bottom w:val="none" w:sz="0" w:space="0" w:color="auto"/>
            <w:right w:val="none" w:sz="0" w:space="0" w:color="auto"/>
          </w:divBdr>
        </w:div>
        <w:div w:id="275645585">
          <w:marLeft w:val="480"/>
          <w:marRight w:val="0"/>
          <w:marTop w:val="0"/>
          <w:marBottom w:val="0"/>
          <w:divBdr>
            <w:top w:val="none" w:sz="0" w:space="0" w:color="auto"/>
            <w:left w:val="none" w:sz="0" w:space="0" w:color="auto"/>
            <w:bottom w:val="none" w:sz="0" w:space="0" w:color="auto"/>
            <w:right w:val="none" w:sz="0" w:space="0" w:color="auto"/>
          </w:divBdr>
        </w:div>
        <w:div w:id="754324020">
          <w:marLeft w:val="480"/>
          <w:marRight w:val="0"/>
          <w:marTop w:val="0"/>
          <w:marBottom w:val="0"/>
          <w:divBdr>
            <w:top w:val="none" w:sz="0" w:space="0" w:color="auto"/>
            <w:left w:val="none" w:sz="0" w:space="0" w:color="auto"/>
            <w:bottom w:val="none" w:sz="0" w:space="0" w:color="auto"/>
            <w:right w:val="none" w:sz="0" w:space="0" w:color="auto"/>
          </w:divBdr>
        </w:div>
        <w:div w:id="1799032643">
          <w:marLeft w:val="480"/>
          <w:marRight w:val="0"/>
          <w:marTop w:val="0"/>
          <w:marBottom w:val="0"/>
          <w:divBdr>
            <w:top w:val="none" w:sz="0" w:space="0" w:color="auto"/>
            <w:left w:val="none" w:sz="0" w:space="0" w:color="auto"/>
            <w:bottom w:val="none" w:sz="0" w:space="0" w:color="auto"/>
            <w:right w:val="none" w:sz="0" w:space="0" w:color="auto"/>
          </w:divBdr>
        </w:div>
        <w:div w:id="93130986">
          <w:marLeft w:val="480"/>
          <w:marRight w:val="0"/>
          <w:marTop w:val="0"/>
          <w:marBottom w:val="0"/>
          <w:divBdr>
            <w:top w:val="none" w:sz="0" w:space="0" w:color="auto"/>
            <w:left w:val="none" w:sz="0" w:space="0" w:color="auto"/>
            <w:bottom w:val="none" w:sz="0" w:space="0" w:color="auto"/>
            <w:right w:val="none" w:sz="0" w:space="0" w:color="auto"/>
          </w:divBdr>
        </w:div>
        <w:div w:id="1871868533">
          <w:marLeft w:val="480"/>
          <w:marRight w:val="0"/>
          <w:marTop w:val="0"/>
          <w:marBottom w:val="0"/>
          <w:divBdr>
            <w:top w:val="none" w:sz="0" w:space="0" w:color="auto"/>
            <w:left w:val="none" w:sz="0" w:space="0" w:color="auto"/>
            <w:bottom w:val="none" w:sz="0" w:space="0" w:color="auto"/>
            <w:right w:val="none" w:sz="0" w:space="0" w:color="auto"/>
          </w:divBdr>
        </w:div>
        <w:div w:id="567614700">
          <w:marLeft w:val="480"/>
          <w:marRight w:val="0"/>
          <w:marTop w:val="0"/>
          <w:marBottom w:val="0"/>
          <w:divBdr>
            <w:top w:val="none" w:sz="0" w:space="0" w:color="auto"/>
            <w:left w:val="none" w:sz="0" w:space="0" w:color="auto"/>
            <w:bottom w:val="none" w:sz="0" w:space="0" w:color="auto"/>
            <w:right w:val="none" w:sz="0" w:space="0" w:color="auto"/>
          </w:divBdr>
        </w:div>
        <w:div w:id="504246275">
          <w:marLeft w:val="480"/>
          <w:marRight w:val="0"/>
          <w:marTop w:val="0"/>
          <w:marBottom w:val="0"/>
          <w:divBdr>
            <w:top w:val="none" w:sz="0" w:space="0" w:color="auto"/>
            <w:left w:val="none" w:sz="0" w:space="0" w:color="auto"/>
            <w:bottom w:val="none" w:sz="0" w:space="0" w:color="auto"/>
            <w:right w:val="none" w:sz="0" w:space="0" w:color="auto"/>
          </w:divBdr>
        </w:div>
        <w:div w:id="1886939476">
          <w:marLeft w:val="480"/>
          <w:marRight w:val="0"/>
          <w:marTop w:val="0"/>
          <w:marBottom w:val="0"/>
          <w:divBdr>
            <w:top w:val="none" w:sz="0" w:space="0" w:color="auto"/>
            <w:left w:val="none" w:sz="0" w:space="0" w:color="auto"/>
            <w:bottom w:val="none" w:sz="0" w:space="0" w:color="auto"/>
            <w:right w:val="none" w:sz="0" w:space="0" w:color="auto"/>
          </w:divBdr>
        </w:div>
        <w:div w:id="1395077970">
          <w:marLeft w:val="480"/>
          <w:marRight w:val="0"/>
          <w:marTop w:val="0"/>
          <w:marBottom w:val="0"/>
          <w:divBdr>
            <w:top w:val="none" w:sz="0" w:space="0" w:color="auto"/>
            <w:left w:val="none" w:sz="0" w:space="0" w:color="auto"/>
            <w:bottom w:val="none" w:sz="0" w:space="0" w:color="auto"/>
            <w:right w:val="none" w:sz="0" w:space="0" w:color="auto"/>
          </w:divBdr>
        </w:div>
        <w:div w:id="1489636399">
          <w:marLeft w:val="480"/>
          <w:marRight w:val="0"/>
          <w:marTop w:val="0"/>
          <w:marBottom w:val="0"/>
          <w:divBdr>
            <w:top w:val="none" w:sz="0" w:space="0" w:color="auto"/>
            <w:left w:val="none" w:sz="0" w:space="0" w:color="auto"/>
            <w:bottom w:val="none" w:sz="0" w:space="0" w:color="auto"/>
            <w:right w:val="none" w:sz="0" w:space="0" w:color="auto"/>
          </w:divBdr>
        </w:div>
        <w:div w:id="1677145786">
          <w:marLeft w:val="480"/>
          <w:marRight w:val="0"/>
          <w:marTop w:val="0"/>
          <w:marBottom w:val="0"/>
          <w:divBdr>
            <w:top w:val="none" w:sz="0" w:space="0" w:color="auto"/>
            <w:left w:val="none" w:sz="0" w:space="0" w:color="auto"/>
            <w:bottom w:val="none" w:sz="0" w:space="0" w:color="auto"/>
            <w:right w:val="none" w:sz="0" w:space="0" w:color="auto"/>
          </w:divBdr>
        </w:div>
        <w:div w:id="117341994">
          <w:marLeft w:val="480"/>
          <w:marRight w:val="0"/>
          <w:marTop w:val="0"/>
          <w:marBottom w:val="0"/>
          <w:divBdr>
            <w:top w:val="none" w:sz="0" w:space="0" w:color="auto"/>
            <w:left w:val="none" w:sz="0" w:space="0" w:color="auto"/>
            <w:bottom w:val="none" w:sz="0" w:space="0" w:color="auto"/>
            <w:right w:val="none" w:sz="0" w:space="0" w:color="auto"/>
          </w:divBdr>
        </w:div>
        <w:div w:id="205945284">
          <w:marLeft w:val="480"/>
          <w:marRight w:val="0"/>
          <w:marTop w:val="0"/>
          <w:marBottom w:val="0"/>
          <w:divBdr>
            <w:top w:val="none" w:sz="0" w:space="0" w:color="auto"/>
            <w:left w:val="none" w:sz="0" w:space="0" w:color="auto"/>
            <w:bottom w:val="none" w:sz="0" w:space="0" w:color="auto"/>
            <w:right w:val="none" w:sz="0" w:space="0" w:color="auto"/>
          </w:divBdr>
        </w:div>
        <w:div w:id="262734675">
          <w:marLeft w:val="480"/>
          <w:marRight w:val="0"/>
          <w:marTop w:val="0"/>
          <w:marBottom w:val="0"/>
          <w:divBdr>
            <w:top w:val="none" w:sz="0" w:space="0" w:color="auto"/>
            <w:left w:val="none" w:sz="0" w:space="0" w:color="auto"/>
            <w:bottom w:val="none" w:sz="0" w:space="0" w:color="auto"/>
            <w:right w:val="none" w:sz="0" w:space="0" w:color="auto"/>
          </w:divBdr>
        </w:div>
        <w:div w:id="481851562">
          <w:marLeft w:val="480"/>
          <w:marRight w:val="0"/>
          <w:marTop w:val="0"/>
          <w:marBottom w:val="0"/>
          <w:divBdr>
            <w:top w:val="none" w:sz="0" w:space="0" w:color="auto"/>
            <w:left w:val="none" w:sz="0" w:space="0" w:color="auto"/>
            <w:bottom w:val="none" w:sz="0" w:space="0" w:color="auto"/>
            <w:right w:val="none" w:sz="0" w:space="0" w:color="auto"/>
          </w:divBdr>
        </w:div>
        <w:div w:id="1170605222">
          <w:marLeft w:val="480"/>
          <w:marRight w:val="0"/>
          <w:marTop w:val="0"/>
          <w:marBottom w:val="0"/>
          <w:divBdr>
            <w:top w:val="none" w:sz="0" w:space="0" w:color="auto"/>
            <w:left w:val="none" w:sz="0" w:space="0" w:color="auto"/>
            <w:bottom w:val="none" w:sz="0" w:space="0" w:color="auto"/>
            <w:right w:val="none" w:sz="0" w:space="0" w:color="auto"/>
          </w:divBdr>
        </w:div>
        <w:div w:id="1396779687">
          <w:marLeft w:val="480"/>
          <w:marRight w:val="0"/>
          <w:marTop w:val="0"/>
          <w:marBottom w:val="0"/>
          <w:divBdr>
            <w:top w:val="none" w:sz="0" w:space="0" w:color="auto"/>
            <w:left w:val="none" w:sz="0" w:space="0" w:color="auto"/>
            <w:bottom w:val="none" w:sz="0" w:space="0" w:color="auto"/>
            <w:right w:val="none" w:sz="0" w:space="0" w:color="auto"/>
          </w:divBdr>
        </w:div>
        <w:div w:id="1746342479">
          <w:marLeft w:val="480"/>
          <w:marRight w:val="0"/>
          <w:marTop w:val="0"/>
          <w:marBottom w:val="0"/>
          <w:divBdr>
            <w:top w:val="none" w:sz="0" w:space="0" w:color="auto"/>
            <w:left w:val="none" w:sz="0" w:space="0" w:color="auto"/>
            <w:bottom w:val="none" w:sz="0" w:space="0" w:color="auto"/>
            <w:right w:val="none" w:sz="0" w:space="0" w:color="auto"/>
          </w:divBdr>
        </w:div>
        <w:div w:id="1985427187">
          <w:marLeft w:val="480"/>
          <w:marRight w:val="0"/>
          <w:marTop w:val="0"/>
          <w:marBottom w:val="0"/>
          <w:divBdr>
            <w:top w:val="none" w:sz="0" w:space="0" w:color="auto"/>
            <w:left w:val="none" w:sz="0" w:space="0" w:color="auto"/>
            <w:bottom w:val="none" w:sz="0" w:space="0" w:color="auto"/>
            <w:right w:val="none" w:sz="0" w:space="0" w:color="auto"/>
          </w:divBdr>
        </w:div>
        <w:div w:id="521020284">
          <w:marLeft w:val="480"/>
          <w:marRight w:val="0"/>
          <w:marTop w:val="0"/>
          <w:marBottom w:val="0"/>
          <w:divBdr>
            <w:top w:val="none" w:sz="0" w:space="0" w:color="auto"/>
            <w:left w:val="none" w:sz="0" w:space="0" w:color="auto"/>
            <w:bottom w:val="none" w:sz="0" w:space="0" w:color="auto"/>
            <w:right w:val="none" w:sz="0" w:space="0" w:color="auto"/>
          </w:divBdr>
        </w:div>
        <w:div w:id="1476414048">
          <w:marLeft w:val="480"/>
          <w:marRight w:val="0"/>
          <w:marTop w:val="0"/>
          <w:marBottom w:val="0"/>
          <w:divBdr>
            <w:top w:val="none" w:sz="0" w:space="0" w:color="auto"/>
            <w:left w:val="none" w:sz="0" w:space="0" w:color="auto"/>
            <w:bottom w:val="none" w:sz="0" w:space="0" w:color="auto"/>
            <w:right w:val="none" w:sz="0" w:space="0" w:color="auto"/>
          </w:divBdr>
        </w:div>
        <w:div w:id="1349138998">
          <w:marLeft w:val="480"/>
          <w:marRight w:val="0"/>
          <w:marTop w:val="0"/>
          <w:marBottom w:val="0"/>
          <w:divBdr>
            <w:top w:val="none" w:sz="0" w:space="0" w:color="auto"/>
            <w:left w:val="none" w:sz="0" w:space="0" w:color="auto"/>
            <w:bottom w:val="none" w:sz="0" w:space="0" w:color="auto"/>
            <w:right w:val="none" w:sz="0" w:space="0" w:color="auto"/>
          </w:divBdr>
        </w:div>
        <w:div w:id="1011298738">
          <w:marLeft w:val="480"/>
          <w:marRight w:val="0"/>
          <w:marTop w:val="0"/>
          <w:marBottom w:val="0"/>
          <w:divBdr>
            <w:top w:val="none" w:sz="0" w:space="0" w:color="auto"/>
            <w:left w:val="none" w:sz="0" w:space="0" w:color="auto"/>
            <w:bottom w:val="none" w:sz="0" w:space="0" w:color="auto"/>
            <w:right w:val="none" w:sz="0" w:space="0" w:color="auto"/>
          </w:divBdr>
        </w:div>
        <w:div w:id="542406302">
          <w:marLeft w:val="480"/>
          <w:marRight w:val="0"/>
          <w:marTop w:val="0"/>
          <w:marBottom w:val="0"/>
          <w:divBdr>
            <w:top w:val="none" w:sz="0" w:space="0" w:color="auto"/>
            <w:left w:val="none" w:sz="0" w:space="0" w:color="auto"/>
            <w:bottom w:val="none" w:sz="0" w:space="0" w:color="auto"/>
            <w:right w:val="none" w:sz="0" w:space="0" w:color="auto"/>
          </w:divBdr>
        </w:div>
        <w:div w:id="845680623">
          <w:marLeft w:val="480"/>
          <w:marRight w:val="0"/>
          <w:marTop w:val="0"/>
          <w:marBottom w:val="0"/>
          <w:divBdr>
            <w:top w:val="none" w:sz="0" w:space="0" w:color="auto"/>
            <w:left w:val="none" w:sz="0" w:space="0" w:color="auto"/>
            <w:bottom w:val="none" w:sz="0" w:space="0" w:color="auto"/>
            <w:right w:val="none" w:sz="0" w:space="0" w:color="auto"/>
          </w:divBdr>
        </w:div>
        <w:div w:id="1239292300">
          <w:marLeft w:val="480"/>
          <w:marRight w:val="0"/>
          <w:marTop w:val="0"/>
          <w:marBottom w:val="0"/>
          <w:divBdr>
            <w:top w:val="none" w:sz="0" w:space="0" w:color="auto"/>
            <w:left w:val="none" w:sz="0" w:space="0" w:color="auto"/>
            <w:bottom w:val="none" w:sz="0" w:space="0" w:color="auto"/>
            <w:right w:val="none" w:sz="0" w:space="0" w:color="auto"/>
          </w:divBdr>
        </w:div>
        <w:div w:id="245652822">
          <w:marLeft w:val="480"/>
          <w:marRight w:val="0"/>
          <w:marTop w:val="0"/>
          <w:marBottom w:val="0"/>
          <w:divBdr>
            <w:top w:val="none" w:sz="0" w:space="0" w:color="auto"/>
            <w:left w:val="none" w:sz="0" w:space="0" w:color="auto"/>
            <w:bottom w:val="none" w:sz="0" w:space="0" w:color="auto"/>
            <w:right w:val="none" w:sz="0" w:space="0" w:color="auto"/>
          </w:divBdr>
        </w:div>
        <w:div w:id="1134524899">
          <w:marLeft w:val="480"/>
          <w:marRight w:val="0"/>
          <w:marTop w:val="0"/>
          <w:marBottom w:val="0"/>
          <w:divBdr>
            <w:top w:val="none" w:sz="0" w:space="0" w:color="auto"/>
            <w:left w:val="none" w:sz="0" w:space="0" w:color="auto"/>
            <w:bottom w:val="none" w:sz="0" w:space="0" w:color="auto"/>
            <w:right w:val="none" w:sz="0" w:space="0" w:color="auto"/>
          </w:divBdr>
        </w:div>
        <w:div w:id="878668047">
          <w:marLeft w:val="480"/>
          <w:marRight w:val="0"/>
          <w:marTop w:val="0"/>
          <w:marBottom w:val="0"/>
          <w:divBdr>
            <w:top w:val="none" w:sz="0" w:space="0" w:color="auto"/>
            <w:left w:val="none" w:sz="0" w:space="0" w:color="auto"/>
            <w:bottom w:val="none" w:sz="0" w:space="0" w:color="auto"/>
            <w:right w:val="none" w:sz="0" w:space="0" w:color="auto"/>
          </w:divBdr>
        </w:div>
        <w:div w:id="2106336908">
          <w:marLeft w:val="480"/>
          <w:marRight w:val="0"/>
          <w:marTop w:val="0"/>
          <w:marBottom w:val="0"/>
          <w:divBdr>
            <w:top w:val="none" w:sz="0" w:space="0" w:color="auto"/>
            <w:left w:val="none" w:sz="0" w:space="0" w:color="auto"/>
            <w:bottom w:val="none" w:sz="0" w:space="0" w:color="auto"/>
            <w:right w:val="none" w:sz="0" w:space="0" w:color="auto"/>
          </w:divBdr>
        </w:div>
        <w:div w:id="1323696365">
          <w:marLeft w:val="480"/>
          <w:marRight w:val="0"/>
          <w:marTop w:val="0"/>
          <w:marBottom w:val="0"/>
          <w:divBdr>
            <w:top w:val="none" w:sz="0" w:space="0" w:color="auto"/>
            <w:left w:val="none" w:sz="0" w:space="0" w:color="auto"/>
            <w:bottom w:val="none" w:sz="0" w:space="0" w:color="auto"/>
            <w:right w:val="none" w:sz="0" w:space="0" w:color="auto"/>
          </w:divBdr>
        </w:div>
        <w:div w:id="456605629">
          <w:marLeft w:val="480"/>
          <w:marRight w:val="0"/>
          <w:marTop w:val="0"/>
          <w:marBottom w:val="0"/>
          <w:divBdr>
            <w:top w:val="none" w:sz="0" w:space="0" w:color="auto"/>
            <w:left w:val="none" w:sz="0" w:space="0" w:color="auto"/>
            <w:bottom w:val="none" w:sz="0" w:space="0" w:color="auto"/>
            <w:right w:val="none" w:sz="0" w:space="0" w:color="auto"/>
          </w:divBdr>
        </w:div>
        <w:div w:id="1111821664">
          <w:marLeft w:val="480"/>
          <w:marRight w:val="0"/>
          <w:marTop w:val="0"/>
          <w:marBottom w:val="0"/>
          <w:divBdr>
            <w:top w:val="none" w:sz="0" w:space="0" w:color="auto"/>
            <w:left w:val="none" w:sz="0" w:space="0" w:color="auto"/>
            <w:bottom w:val="none" w:sz="0" w:space="0" w:color="auto"/>
            <w:right w:val="none" w:sz="0" w:space="0" w:color="auto"/>
          </w:divBdr>
        </w:div>
        <w:div w:id="396322670">
          <w:marLeft w:val="480"/>
          <w:marRight w:val="0"/>
          <w:marTop w:val="0"/>
          <w:marBottom w:val="0"/>
          <w:divBdr>
            <w:top w:val="none" w:sz="0" w:space="0" w:color="auto"/>
            <w:left w:val="none" w:sz="0" w:space="0" w:color="auto"/>
            <w:bottom w:val="none" w:sz="0" w:space="0" w:color="auto"/>
            <w:right w:val="none" w:sz="0" w:space="0" w:color="auto"/>
          </w:divBdr>
        </w:div>
        <w:div w:id="295532277">
          <w:marLeft w:val="480"/>
          <w:marRight w:val="0"/>
          <w:marTop w:val="0"/>
          <w:marBottom w:val="0"/>
          <w:divBdr>
            <w:top w:val="none" w:sz="0" w:space="0" w:color="auto"/>
            <w:left w:val="none" w:sz="0" w:space="0" w:color="auto"/>
            <w:bottom w:val="none" w:sz="0" w:space="0" w:color="auto"/>
            <w:right w:val="none" w:sz="0" w:space="0" w:color="auto"/>
          </w:divBdr>
        </w:div>
        <w:div w:id="770008545">
          <w:marLeft w:val="480"/>
          <w:marRight w:val="0"/>
          <w:marTop w:val="0"/>
          <w:marBottom w:val="0"/>
          <w:divBdr>
            <w:top w:val="none" w:sz="0" w:space="0" w:color="auto"/>
            <w:left w:val="none" w:sz="0" w:space="0" w:color="auto"/>
            <w:bottom w:val="none" w:sz="0" w:space="0" w:color="auto"/>
            <w:right w:val="none" w:sz="0" w:space="0" w:color="auto"/>
          </w:divBdr>
        </w:div>
        <w:div w:id="140928900">
          <w:marLeft w:val="480"/>
          <w:marRight w:val="0"/>
          <w:marTop w:val="0"/>
          <w:marBottom w:val="0"/>
          <w:divBdr>
            <w:top w:val="none" w:sz="0" w:space="0" w:color="auto"/>
            <w:left w:val="none" w:sz="0" w:space="0" w:color="auto"/>
            <w:bottom w:val="none" w:sz="0" w:space="0" w:color="auto"/>
            <w:right w:val="none" w:sz="0" w:space="0" w:color="auto"/>
          </w:divBdr>
        </w:div>
        <w:div w:id="1521123260">
          <w:marLeft w:val="480"/>
          <w:marRight w:val="0"/>
          <w:marTop w:val="0"/>
          <w:marBottom w:val="0"/>
          <w:divBdr>
            <w:top w:val="none" w:sz="0" w:space="0" w:color="auto"/>
            <w:left w:val="none" w:sz="0" w:space="0" w:color="auto"/>
            <w:bottom w:val="none" w:sz="0" w:space="0" w:color="auto"/>
            <w:right w:val="none" w:sz="0" w:space="0" w:color="auto"/>
          </w:divBdr>
        </w:div>
        <w:div w:id="2090420448">
          <w:marLeft w:val="480"/>
          <w:marRight w:val="0"/>
          <w:marTop w:val="0"/>
          <w:marBottom w:val="0"/>
          <w:divBdr>
            <w:top w:val="none" w:sz="0" w:space="0" w:color="auto"/>
            <w:left w:val="none" w:sz="0" w:space="0" w:color="auto"/>
            <w:bottom w:val="none" w:sz="0" w:space="0" w:color="auto"/>
            <w:right w:val="none" w:sz="0" w:space="0" w:color="auto"/>
          </w:divBdr>
        </w:div>
        <w:div w:id="1762527251">
          <w:marLeft w:val="480"/>
          <w:marRight w:val="0"/>
          <w:marTop w:val="0"/>
          <w:marBottom w:val="0"/>
          <w:divBdr>
            <w:top w:val="none" w:sz="0" w:space="0" w:color="auto"/>
            <w:left w:val="none" w:sz="0" w:space="0" w:color="auto"/>
            <w:bottom w:val="none" w:sz="0" w:space="0" w:color="auto"/>
            <w:right w:val="none" w:sz="0" w:space="0" w:color="auto"/>
          </w:divBdr>
        </w:div>
      </w:divsChild>
    </w:div>
    <w:div w:id="1560288648">
      <w:bodyDiv w:val="1"/>
      <w:marLeft w:val="0"/>
      <w:marRight w:val="0"/>
      <w:marTop w:val="0"/>
      <w:marBottom w:val="0"/>
      <w:divBdr>
        <w:top w:val="none" w:sz="0" w:space="0" w:color="auto"/>
        <w:left w:val="none" w:sz="0" w:space="0" w:color="auto"/>
        <w:bottom w:val="none" w:sz="0" w:space="0" w:color="auto"/>
        <w:right w:val="none" w:sz="0" w:space="0" w:color="auto"/>
      </w:divBdr>
      <w:divsChild>
        <w:div w:id="1510563017">
          <w:marLeft w:val="480"/>
          <w:marRight w:val="0"/>
          <w:marTop w:val="0"/>
          <w:marBottom w:val="0"/>
          <w:divBdr>
            <w:top w:val="none" w:sz="0" w:space="0" w:color="auto"/>
            <w:left w:val="none" w:sz="0" w:space="0" w:color="auto"/>
            <w:bottom w:val="none" w:sz="0" w:space="0" w:color="auto"/>
            <w:right w:val="none" w:sz="0" w:space="0" w:color="auto"/>
          </w:divBdr>
        </w:div>
        <w:div w:id="966787339">
          <w:marLeft w:val="480"/>
          <w:marRight w:val="0"/>
          <w:marTop w:val="0"/>
          <w:marBottom w:val="0"/>
          <w:divBdr>
            <w:top w:val="none" w:sz="0" w:space="0" w:color="auto"/>
            <w:left w:val="none" w:sz="0" w:space="0" w:color="auto"/>
            <w:bottom w:val="none" w:sz="0" w:space="0" w:color="auto"/>
            <w:right w:val="none" w:sz="0" w:space="0" w:color="auto"/>
          </w:divBdr>
        </w:div>
        <w:div w:id="302544777">
          <w:marLeft w:val="480"/>
          <w:marRight w:val="0"/>
          <w:marTop w:val="0"/>
          <w:marBottom w:val="0"/>
          <w:divBdr>
            <w:top w:val="none" w:sz="0" w:space="0" w:color="auto"/>
            <w:left w:val="none" w:sz="0" w:space="0" w:color="auto"/>
            <w:bottom w:val="none" w:sz="0" w:space="0" w:color="auto"/>
            <w:right w:val="none" w:sz="0" w:space="0" w:color="auto"/>
          </w:divBdr>
        </w:div>
      </w:divsChild>
    </w:div>
    <w:div w:id="1564368076">
      <w:bodyDiv w:val="1"/>
      <w:marLeft w:val="0"/>
      <w:marRight w:val="0"/>
      <w:marTop w:val="0"/>
      <w:marBottom w:val="0"/>
      <w:divBdr>
        <w:top w:val="none" w:sz="0" w:space="0" w:color="auto"/>
        <w:left w:val="none" w:sz="0" w:space="0" w:color="auto"/>
        <w:bottom w:val="none" w:sz="0" w:space="0" w:color="auto"/>
        <w:right w:val="none" w:sz="0" w:space="0" w:color="auto"/>
      </w:divBdr>
    </w:div>
    <w:div w:id="1567910066">
      <w:bodyDiv w:val="1"/>
      <w:marLeft w:val="0"/>
      <w:marRight w:val="0"/>
      <w:marTop w:val="0"/>
      <w:marBottom w:val="0"/>
      <w:divBdr>
        <w:top w:val="none" w:sz="0" w:space="0" w:color="auto"/>
        <w:left w:val="none" w:sz="0" w:space="0" w:color="auto"/>
        <w:bottom w:val="none" w:sz="0" w:space="0" w:color="auto"/>
        <w:right w:val="none" w:sz="0" w:space="0" w:color="auto"/>
      </w:divBdr>
    </w:div>
    <w:div w:id="1574926805">
      <w:bodyDiv w:val="1"/>
      <w:marLeft w:val="0"/>
      <w:marRight w:val="0"/>
      <w:marTop w:val="0"/>
      <w:marBottom w:val="0"/>
      <w:divBdr>
        <w:top w:val="none" w:sz="0" w:space="0" w:color="auto"/>
        <w:left w:val="none" w:sz="0" w:space="0" w:color="auto"/>
        <w:bottom w:val="none" w:sz="0" w:space="0" w:color="auto"/>
        <w:right w:val="none" w:sz="0" w:space="0" w:color="auto"/>
      </w:divBdr>
    </w:div>
    <w:div w:id="1584027194">
      <w:bodyDiv w:val="1"/>
      <w:marLeft w:val="0"/>
      <w:marRight w:val="0"/>
      <w:marTop w:val="0"/>
      <w:marBottom w:val="0"/>
      <w:divBdr>
        <w:top w:val="none" w:sz="0" w:space="0" w:color="auto"/>
        <w:left w:val="none" w:sz="0" w:space="0" w:color="auto"/>
        <w:bottom w:val="none" w:sz="0" w:space="0" w:color="auto"/>
        <w:right w:val="none" w:sz="0" w:space="0" w:color="auto"/>
      </w:divBdr>
    </w:div>
    <w:div w:id="1603343568">
      <w:bodyDiv w:val="1"/>
      <w:marLeft w:val="0"/>
      <w:marRight w:val="0"/>
      <w:marTop w:val="0"/>
      <w:marBottom w:val="0"/>
      <w:divBdr>
        <w:top w:val="none" w:sz="0" w:space="0" w:color="auto"/>
        <w:left w:val="none" w:sz="0" w:space="0" w:color="auto"/>
        <w:bottom w:val="none" w:sz="0" w:space="0" w:color="auto"/>
        <w:right w:val="none" w:sz="0" w:space="0" w:color="auto"/>
      </w:divBdr>
    </w:div>
    <w:div w:id="1609701861">
      <w:bodyDiv w:val="1"/>
      <w:marLeft w:val="0"/>
      <w:marRight w:val="0"/>
      <w:marTop w:val="0"/>
      <w:marBottom w:val="0"/>
      <w:divBdr>
        <w:top w:val="none" w:sz="0" w:space="0" w:color="auto"/>
        <w:left w:val="none" w:sz="0" w:space="0" w:color="auto"/>
        <w:bottom w:val="none" w:sz="0" w:space="0" w:color="auto"/>
        <w:right w:val="none" w:sz="0" w:space="0" w:color="auto"/>
      </w:divBdr>
    </w:div>
    <w:div w:id="1610501530">
      <w:bodyDiv w:val="1"/>
      <w:marLeft w:val="0"/>
      <w:marRight w:val="0"/>
      <w:marTop w:val="0"/>
      <w:marBottom w:val="0"/>
      <w:divBdr>
        <w:top w:val="none" w:sz="0" w:space="0" w:color="auto"/>
        <w:left w:val="none" w:sz="0" w:space="0" w:color="auto"/>
        <w:bottom w:val="none" w:sz="0" w:space="0" w:color="auto"/>
        <w:right w:val="none" w:sz="0" w:space="0" w:color="auto"/>
      </w:divBdr>
    </w:div>
    <w:div w:id="1613245451">
      <w:bodyDiv w:val="1"/>
      <w:marLeft w:val="0"/>
      <w:marRight w:val="0"/>
      <w:marTop w:val="0"/>
      <w:marBottom w:val="0"/>
      <w:divBdr>
        <w:top w:val="none" w:sz="0" w:space="0" w:color="auto"/>
        <w:left w:val="none" w:sz="0" w:space="0" w:color="auto"/>
        <w:bottom w:val="none" w:sz="0" w:space="0" w:color="auto"/>
        <w:right w:val="none" w:sz="0" w:space="0" w:color="auto"/>
      </w:divBdr>
    </w:div>
    <w:div w:id="1619601161">
      <w:bodyDiv w:val="1"/>
      <w:marLeft w:val="0"/>
      <w:marRight w:val="0"/>
      <w:marTop w:val="0"/>
      <w:marBottom w:val="0"/>
      <w:divBdr>
        <w:top w:val="none" w:sz="0" w:space="0" w:color="auto"/>
        <w:left w:val="none" w:sz="0" w:space="0" w:color="auto"/>
        <w:bottom w:val="none" w:sz="0" w:space="0" w:color="auto"/>
        <w:right w:val="none" w:sz="0" w:space="0" w:color="auto"/>
      </w:divBdr>
    </w:div>
    <w:div w:id="1620066978">
      <w:bodyDiv w:val="1"/>
      <w:marLeft w:val="0"/>
      <w:marRight w:val="0"/>
      <w:marTop w:val="0"/>
      <w:marBottom w:val="0"/>
      <w:divBdr>
        <w:top w:val="none" w:sz="0" w:space="0" w:color="auto"/>
        <w:left w:val="none" w:sz="0" w:space="0" w:color="auto"/>
        <w:bottom w:val="none" w:sz="0" w:space="0" w:color="auto"/>
        <w:right w:val="none" w:sz="0" w:space="0" w:color="auto"/>
      </w:divBdr>
      <w:divsChild>
        <w:div w:id="1138961116">
          <w:marLeft w:val="480"/>
          <w:marRight w:val="0"/>
          <w:marTop w:val="0"/>
          <w:marBottom w:val="0"/>
          <w:divBdr>
            <w:top w:val="none" w:sz="0" w:space="0" w:color="auto"/>
            <w:left w:val="none" w:sz="0" w:space="0" w:color="auto"/>
            <w:bottom w:val="none" w:sz="0" w:space="0" w:color="auto"/>
            <w:right w:val="none" w:sz="0" w:space="0" w:color="auto"/>
          </w:divBdr>
        </w:div>
        <w:div w:id="1495609040">
          <w:marLeft w:val="480"/>
          <w:marRight w:val="0"/>
          <w:marTop w:val="0"/>
          <w:marBottom w:val="0"/>
          <w:divBdr>
            <w:top w:val="none" w:sz="0" w:space="0" w:color="auto"/>
            <w:left w:val="none" w:sz="0" w:space="0" w:color="auto"/>
            <w:bottom w:val="none" w:sz="0" w:space="0" w:color="auto"/>
            <w:right w:val="none" w:sz="0" w:space="0" w:color="auto"/>
          </w:divBdr>
        </w:div>
        <w:div w:id="1972132894">
          <w:marLeft w:val="480"/>
          <w:marRight w:val="0"/>
          <w:marTop w:val="0"/>
          <w:marBottom w:val="0"/>
          <w:divBdr>
            <w:top w:val="none" w:sz="0" w:space="0" w:color="auto"/>
            <w:left w:val="none" w:sz="0" w:space="0" w:color="auto"/>
            <w:bottom w:val="none" w:sz="0" w:space="0" w:color="auto"/>
            <w:right w:val="none" w:sz="0" w:space="0" w:color="auto"/>
          </w:divBdr>
        </w:div>
        <w:div w:id="389160830">
          <w:marLeft w:val="480"/>
          <w:marRight w:val="0"/>
          <w:marTop w:val="0"/>
          <w:marBottom w:val="0"/>
          <w:divBdr>
            <w:top w:val="none" w:sz="0" w:space="0" w:color="auto"/>
            <w:left w:val="none" w:sz="0" w:space="0" w:color="auto"/>
            <w:bottom w:val="none" w:sz="0" w:space="0" w:color="auto"/>
            <w:right w:val="none" w:sz="0" w:space="0" w:color="auto"/>
          </w:divBdr>
        </w:div>
        <w:div w:id="843279852">
          <w:marLeft w:val="480"/>
          <w:marRight w:val="0"/>
          <w:marTop w:val="0"/>
          <w:marBottom w:val="0"/>
          <w:divBdr>
            <w:top w:val="none" w:sz="0" w:space="0" w:color="auto"/>
            <w:left w:val="none" w:sz="0" w:space="0" w:color="auto"/>
            <w:bottom w:val="none" w:sz="0" w:space="0" w:color="auto"/>
            <w:right w:val="none" w:sz="0" w:space="0" w:color="auto"/>
          </w:divBdr>
        </w:div>
        <w:div w:id="230778892">
          <w:marLeft w:val="480"/>
          <w:marRight w:val="0"/>
          <w:marTop w:val="0"/>
          <w:marBottom w:val="0"/>
          <w:divBdr>
            <w:top w:val="none" w:sz="0" w:space="0" w:color="auto"/>
            <w:left w:val="none" w:sz="0" w:space="0" w:color="auto"/>
            <w:bottom w:val="none" w:sz="0" w:space="0" w:color="auto"/>
            <w:right w:val="none" w:sz="0" w:space="0" w:color="auto"/>
          </w:divBdr>
        </w:div>
        <w:div w:id="1307587727">
          <w:marLeft w:val="480"/>
          <w:marRight w:val="0"/>
          <w:marTop w:val="0"/>
          <w:marBottom w:val="0"/>
          <w:divBdr>
            <w:top w:val="none" w:sz="0" w:space="0" w:color="auto"/>
            <w:left w:val="none" w:sz="0" w:space="0" w:color="auto"/>
            <w:bottom w:val="none" w:sz="0" w:space="0" w:color="auto"/>
            <w:right w:val="none" w:sz="0" w:space="0" w:color="auto"/>
          </w:divBdr>
        </w:div>
        <w:div w:id="1812863346">
          <w:marLeft w:val="480"/>
          <w:marRight w:val="0"/>
          <w:marTop w:val="0"/>
          <w:marBottom w:val="0"/>
          <w:divBdr>
            <w:top w:val="none" w:sz="0" w:space="0" w:color="auto"/>
            <w:left w:val="none" w:sz="0" w:space="0" w:color="auto"/>
            <w:bottom w:val="none" w:sz="0" w:space="0" w:color="auto"/>
            <w:right w:val="none" w:sz="0" w:space="0" w:color="auto"/>
          </w:divBdr>
        </w:div>
        <w:div w:id="1210606045">
          <w:marLeft w:val="480"/>
          <w:marRight w:val="0"/>
          <w:marTop w:val="0"/>
          <w:marBottom w:val="0"/>
          <w:divBdr>
            <w:top w:val="none" w:sz="0" w:space="0" w:color="auto"/>
            <w:left w:val="none" w:sz="0" w:space="0" w:color="auto"/>
            <w:bottom w:val="none" w:sz="0" w:space="0" w:color="auto"/>
            <w:right w:val="none" w:sz="0" w:space="0" w:color="auto"/>
          </w:divBdr>
        </w:div>
        <w:div w:id="2113818254">
          <w:marLeft w:val="480"/>
          <w:marRight w:val="0"/>
          <w:marTop w:val="0"/>
          <w:marBottom w:val="0"/>
          <w:divBdr>
            <w:top w:val="none" w:sz="0" w:space="0" w:color="auto"/>
            <w:left w:val="none" w:sz="0" w:space="0" w:color="auto"/>
            <w:bottom w:val="none" w:sz="0" w:space="0" w:color="auto"/>
            <w:right w:val="none" w:sz="0" w:space="0" w:color="auto"/>
          </w:divBdr>
        </w:div>
        <w:div w:id="977340306">
          <w:marLeft w:val="480"/>
          <w:marRight w:val="0"/>
          <w:marTop w:val="0"/>
          <w:marBottom w:val="0"/>
          <w:divBdr>
            <w:top w:val="none" w:sz="0" w:space="0" w:color="auto"/>
            <w:left w:val="none" w:sz="0" w:space="0" w:color="auto"/>
            <w:bottom w:val="none" w:sz="0" w:space="0" w:color="auto"/>
            <w:right w:val="none" w:sz="0" w:space="0" w:color="auto"/>
          </w:divBdr>
        </w:div>
        <w:div w:id="1783919485">
          <w:marLeft w:val="480"/>
          <w:marRight w:val="0"/>
          <w:marTop w:val="0"/>
          <w:marBottom w:val="0"/>
          <w:divBdr>
            <w:top w:val="none" w:sz="0" w:space="0" w:color="auto"/>
            <w:left w:val="none" w:sz="0" w:space="0" w:color="auto"/>
            <w:bottom w:val="none" w:sz="0" w:space="0" w:color="auto"/>
            <w:right w:val="none" w:sz="0" w:space="0" w:color="auto"/>
          </w:divBdr>
        </w:div>
        <w:div w:id="809900519">
          <w:marLeft w:val="480"/>
          <w:marRight w:val="0"/>
          <w:marTop w:val="0"/>
          <w:marBottom w:val="0"/>
          <w:divBdr>
            <w:top w:val="none" w:sz="0" w:space="0" w:color="auto"/>
            <w:left w:val="none" w:sz="0" w:space="0" w:color="auto"/>
            <w:bottom w:val="none" w:sz="0" w:space="0" w:color="auto"/>
            <w:right w:val="none" w:sz="0" w:space="0" w:color="auto"/>
          </w:divBdr>
        </w:div>
        <w:div w:id="945042836">
          <w:marLeft w:val="480"/>
          <w:marRight w:val="0"/>
          <w:marTop w:val="0"/>
          <w:marBottom w:val="0"/>
          <w:divBdr>
            <w:top w:val="none" w:sz="0" w:space="0" w:color="auto"/>
            <w:left w:val="none" w:sz="0" w:space="0" w:color="auto"/>
            <w:bottom w:val="none" w:sz="0" w:space="0" w:color="auto"/>
            <w:right w:val="none" w:sz="0" w:space="0" w:color="auto"/>
          </w:divBdr>
        </w:div>
        <w:div w:id="17854411">
          <w:marLeft w:val="480"/>
          <w:marRight w:val="0"/>
          <w:marTop w:val="0"/>
          <w:marBottom w:val="0"/>
          <w:divBdr>
            <w:top w:val="none" w:sz="0" w:space="0" w:color="auto"/>
            <w:left w:val="none" w:sz="0" w:space="0" w:color="auto"/>
            <w:bottom w:val="none" w:sz="0" w:space="0" w:color="auto"/>
            <w:right w:val="none" w:sz="0" w:space="0" w:color="auto"/>
          </w:divBdr>
        </w:div>
        <w:div w:id="1916236006">
          <w:marLeft w:val="480"/>
          <w:marRight w:val="0"/>
          <w:marTop w:val="0"/>
          <w:marBottom w:val="0"/>
          <w:divBdr>
            <w:top w:val="none" w:sz="0" w:space="0" w:color="auto"/>
            <w:left w:val="none" w:sz="0" w:space="0" w:color="auto"/>
            <w:bottom w:val="none" w:sz="0" w:space="0" w:color="auto"/>
            <w:right w:val="none" w:sz="0" w:space="0" w:color="auto"/>
          </w:divBdr>
        </w:div>
        <w:div w:id="1131947207">
          <w:marLeft w:val="480"/>
          <w:marRight w:val="0"/>
          <w:marTop w:val="0"/>
          <w:marBottom w:val="0"/>
          <w:divBdr>
            <w:top w:val="none" w:sz="0" w:space="0" w:color="auto"/>
            <w:left w:val="none" w:sz="0" w:space="0" w:color="auto"/>
            <w:bottom w:val="none" w:sz="0" w:space="0" w:color="auto"/>
            <w:right w:val="none" w:sz="0" w:space="0" w:color="auto"/>
          </w:divBdr>
        </w:div>
        <w:div w:id="1969041518">
          <w:marLeft w:val="480"/>
          <w:marRight w:val="0"/>
          <w:marTop w:val="0"/>
          <w:marBottom w:val="0"/>
          <w:divBdr>
            <w:top w:val="none" w:sz="0" w:space="0" w:color="auto"/>
            <w:left w:val="none" w:sz="0" w:space="0" w:color="auto"/>
            <w:bottom w:val="none" w:sz="0" w:space="0" w:color="auto"/>
            <w:right w:val="none" w:sz="0" w:space="0" w:color="auto"/>
          </w:divBdr>
        </w:div>
        <w:div w:id="2084328395">
          <w:marLeft w:val="480"/>
          <w:marRight w:val="0"/>
          <w:marTop w:val="0"/>
          <w:marBottom w:val="0"/>
          <w:divBdr>
            <w:top w:val="none" w:sz="0" w:space="0" w:color="auto"/>
            <w:left w:val="none" w:sz="0" w:space="0" w:color="auto"/>
            <w:bottom w:val="none" w:sz="0" w:space="0" w:color="auto"/>
            <w:right w:val="none" w:sz="0" w:space="0" w:color="auto"/>
          </w:divBdr>
        </w:div>
        <w:div w:id="943264054">
          <w:marLeft w:val="480"/>
          <w:marRight w:val="0"/>
          <w:marTop w:val="0"/>
          <w:marBottom w:val="0"/>
          <w:divBdr>
            <w:top w:val="none" w:sz="0" w:space="0" w:color="auto"/>
            <w:left w:val="none" w:sz="0" w:space="0" w:color="auto"/>
            <w:bottom w:val="none" w:sz="0" w:space="0" w:color="auto"/>
            <w:right w:val="none" w:sz="0" w:space="0" w:color="auto"/>
          </w:divBdr>
        </w:div>
        <w:div w:id="1319382221">
          <w:marLeft w:val="480"/>
          <w:marRight w:val="0"/>
          <w:marTop w:val="0"/>
          <w:marBottom w:val="0"/>
          <w:divBdr>
            <w:top w:val="none" w:sz="0" w:space="0" w:color="auto"/>
            <w:left w:val="none" w:sz="0" w:space="0" w:color="auto"/>
            <w:bottom w:val="none" w:sz="0" w:space="0" w:color="auto"/>
            <w:right w:val="none" w:sz="0" w:space="0" w:color="auto"/>
          </w:divBdr>
        </w:div>
        <w:div w:id="1121222010">
          <w:marLeft w:val="480"/>
          <w:marRight w:val="0"/>
          <w:marTop w:val="0"/>
          <w:marBottom w:val="0"/>
          <w:divBdr>
            <w:top w:val="none" w:sz="0" w:space="0" w:color="auto"/>
            <w:left w:val="none" w:sz="0" w:space="0" w:color="auto"/>
            <w:bottom w:val="none" w:sz="0" w:space="0" w:color="auto"/>
            <w:right w:val="none" w:sz="0" w:space="0" w:color="auto"/>
          </w:divBdr>
        </w:div>
        <w:div w:id="1605918639">
          <w:marLeft w:val="480"/>
          <w:marRight w:val="0"/>
          <w:marTop w:val="0"/>
          <w:marBottom w:val="0"/>
          <w:divBdr>
            <w:top w:val="none" w:sz="0" w:space="0" w:color="auto"/>
            <w:left w:val="none" w:sz="0" w:space="0" w:color="auto"/>
            <w:bottom w:val="none" w:sz="0" w:space="0" w:color="auto"/>
            <w:right w:val="none" w:sz="0" w:space="0" w:color="auto"/>
          </w:divBdr>
        </w:div>
        <w:div w:id="1729570368">
          <w:marLeft w:val="480"/>
          <w:marRight w:val="0"/>
          <w:marTop w:val="0"/>
          <w:marBottom w:val="0"/>
          <w:divBdr>
            <w:top w:val="none" w:sz="0" w:space="0" w:color="auto"/>
            <w:left w:val="none" w:sz="0" w:space="0" w:color="auto"/>
            <w:bottom w:val="none" w:sz="0" w:space="0" w:color="auto"/>
            <w:right w:val="none" w:sz="0" w:space="0" w:color="auto"/>
          </w:divBdr>
        </w:div>
        <w:div w:id="140082837">
          <w:marLeft w:val="480"/>
          <w:marRight w:val="0"/>
          <w:marTop w:val="0"/>
          <w:marBottom w:val="0"/>
          <w:divBdr>
            <w:top w:val="none" w:sz="0" w:space="0" w:color="auto"/>
            <w:left w:val="none" w:sz="0" w:space="0" w:color="auto"/>
            <w:bottom w:val="none" w:sz="0" w:space="0" w:color="auto"/>
            <w:right w:val="none" w:sz="0" w:space="0" w:color="auto"/>
          </w:divBdr>
        </w:div>
        <w:div w:id="901135479">
          <w:marLeft w:val="480"/>
          <w:marRight w:val="0"/>
          <w:marTop w:val="0"/>
          <w:marBottom w:val="0"/>
          <w:divBdr>
            <w:top w:val="none" w:sz="0" w:space="0" w:color="auto"/>
            <w:left w:val="none" w:sz="0" w:space="0" w:color="auto"/>
            <w:bottom w:val="none" w:sz="0" w:space="0" w:color="auto"/>
            <w:right w:val="none" w:sz="0" w:space="0" w:color="auto"/>
          </w:divBdr>
        </w:div>
        <w:div w:id="1056003414">
          <w:marLeft w:val="480"/>
          <w:marRight w:val="0"/>
          <w:marTop w:val="0"/>
          <w:marBottom w:val="0"/>
          <w:divBdr>
            <w:top w:val="none" w:sz="0" w:space="0" w:color="auto"/>
            <w:left w:val="none" w:sz="0" w:space="0" w:color="auto"/>
            <w:bottom w:val="none" w:sz="0" w:space="0" w:color="auto"/>
            <w:right w:val="none" w:sz="0" w:space="0" w:color="auto"/>
          </w:divBdr>
        </w:div>
        <w:div w:id="1799639633">
          <w:marLeft w:val="480"/>
          <w:marRight w:val="0"/>
          <w:marTop w:val="0"/>
          <w:marBottom w:val="0"/>
          <w:divBdr>
            <w:top w:val="none" w:sz="0" w:space="0" w:color="auto"/>
            <w:left w:val="none" w:sz="0" w:space="0" w:color="auto"/>
            <w:bottom w:val="none" w:sz="0" w:space="0" w:color="auto"/>
            <w:right w:val="none" w:sz="0" w:space="0" w:color="auto"/>
          </w:divBdr>
        </w:div>
        <w:div w:id="484708636">
          <w:marLeft w:val="480"/>
          <w:marRight w:val="0"/>
          <w:marTop w:val="0"/>
          <w:marBottom w:val="0"/>
          <w:divBdr>
            <w:top w:val="none" w:sz="0" w:space="0" w:color="auto"/>
            <w:left w:val="none" w:sz="0" w:space="0" w:color="auto"/>
            <w:bottom w:val="none" w:sz="0" w:space="0" w:color="auto"/>
            <w:right w:val="none" w:sz="0" w:space="0" w:color="auto"/>
          </w:divBdr>
        </w:div>
        <w:div w:id="1829319584">
          <w:marLeft w:val="480"/>
          <w:marRight w:val="0"/>
          <w:marTop w:val="0"/>
          <w:marBottom w:val="0"/>
          <w:divBdr>
            <w:top w:val="none" w:sz="0" w:space="0" w:color="auto"/>
            <w:left w:val="none" w:sz="0" w:space="0" w:color="auto"/>
            <w:bottom w:val="none" w:sz="0" w:space="0" w:color="auto"/>
            <w:right w:val="none" w:sz="0" w:space="0" w:color="auto"/>
          </w:divBdr>
        </w:div>
        <w:div w:id="536822513">
          <w:marLeft w:val="480"/>
          <w:marRight w:val="0"/>
          <w:marTop w:val="0"/>
          <w:marBottom w:val="0"/>
          <w:divBdr>
            <w:top w:val="none" w:sz="0" w:space="0" w:color="auto"/>
            <w:left w:val="none" w:sz="0" w:space="0" w:color="auto"/>
            <w:bottom w:val="none" w:sz="0" w:space="0" w:color="auto"/>
            <w:right w:val="none" w:sz="0" w:space="0" w:color="auto"/>
          </w:divBdr>
        </w:div>
        <w:div w:id="1176112922">
          <w:marLeft w:val="480"/>
          <w:marRight w:val="0"/>
          <w:marTop w:val="0"/>
          <w:marBottom w:val="0"/>
          <w:divBdr>
            <w:top w:val="none" w:sz="0" w:space="0" w:color="auto"/>
            <w:left w:val="none" w:sz="0" w:space="0" w:color="auto"/>
            <w:bottom w:val="none" w:sz="0" w:space="0" w:color="auto"/>
            <w:right w:val="none" w:sz="0" w:space="0" w:color="auto"/>
          </w:divBdr>
        </w:div>
        <w:div w:id="1762144102">
          <w:marLeft w:val="480"/>
          <w:marRight w:val="0"/>
          <w:marTop w:val="0"/>
          <w:marBottom w:val="0"/>
          <w:divBdr>
            <w:top w:val="none" w:sz="0" w:space="0" w:color="auto"/>
            <w:left w:val="none" w:sz="0" w:space="0" w:color="auto"/>
            <w:bottom w:val="none" w:sz="0" w:space="0" w:color="auto"/>
            <w:right w:val="none" w:sz="0" w:space="0" w:color="auto"/>
          </w:divBdr>
        </w:div>
        <w:div w:id="66347697">
          <w:marLeft w:val="480"/>
          <w:marRight w:val="0"/>
          <w:marTop w:val="0"/>
          <w:marBottom w:val="0"/>
          <w:divBdr>
            <w:top w:val="none" w:sz="0" w:space="0" w:color="auto"/>
            <w:left w:val="none" w:sz="0" w:space="0" w:color="auto"/>
            <w:bottom w:val="none" w:sz="0" w:space="0" w:color="auto"/>
            <w:right w:val="none" w:sz="0" w:space="0" w:color="auto"/>
          </w:divBdr>
        </w:div>
        <w:div w:id="1397627626">
          <w:marLeft w:val="480"/>
          <w:marRight w:val="0"/>
          <w:marTop w:val="0"/>
          <w:marBottom w:val="0"/>
          <w:divBdr>
            <w:top w:val="none" w:sz="0" w:space="0" w:color="auto"/>
            <w:left w:val="none" w:sz="0" w:space="0" w:color="auto"/>
            <w:bottom w:val="none" w:sz="0" w:space="0" w:color="auto"/>
            <w:right w:val="none" w:sz="0" w:space="0" w:color="auto"/>
          </w:divBdr>
        </w:div>
        <w:div w:id="495388613">
          <w:marLeft w:val="480"/>
          <w:marRight w:val="0"/>
          <w:marTop w:val="0"/>
          <w:marBottom w:val="0"/>
          <w:divBdr>
            <w:top w:val="none" w:sz="0" w:space="0" w:color="auto"/>
            <w:left w:val="none" w:sz="0" w:space="0" w:color="auto"/>
            <w:bottom w:val="none" w:sz="0" w:space="0" w:color="auto"/>
            <w:right w:val="none" w:sz="0" w:space="0" w:color="auto"/>
          </w:divBdr>
        </w:div>
        <w:div w:id="260840094">
          <w:marLeft w:val="480"/>
          <w:marRight w:val="0"/>
          <w:marTop w:val="0"/>
          <w:marBottom w:val="0"/>
          <w:divBdr>
            <w:top w:val="none" w:sz="0" w:space="0" w:color="auto"/>
            <w:left w:val="none" w:sz="0" w:space="0" w:color="auto"/>
            <w:bottom w:val="none" w:sz="0" w:space="0" w:color="auto"/>
            <w:right w:val="none" w:sz="0" w:space="0" w:color="auto"/>
          </w:divBdr>
        </w:div>
        <w:div w:id="542062396">
          <w:marLeft w:val="480"/>
          <w:marRight w:val="0"/>
          <w:marTop w:val="0"/>
          <w:marBottom w:val="0"/>
          <w:divBdr>
            <w:top w:val="none" w:sz="0" w:space="0" w:color="auto"/>
            <w:left w:val="none" w:sz="0" w:space="0" w:color="auto"/>
            <w:bottom w:val="none" w:sz="0" w:space="0" w:color="auto"/>
            <w:right w:val="none" w:sz="0" w:space="0" w:color="auto"/>
          </w:divBdr>
        </w:div>
        <w:div w:id="35086283">
          <w:marLeft w:val="480"/>
          <w:marRight w:val="0"/>
          <w:marTop w:val="0"/>
          <w:marBottom w:val="0"/>
          <w:divBdr>
            <w:top w:val="none" w:sz="0" w:space="0" w:color="auto"/>
            <w:left w:val="none" w:sz="0" w:space="0" w:color="auto"/>
            <w:bottom w:val="none" w:sz="0" w:space="0" w:color="auto"/>
            <w:right w:val="none" w:sz="0" w:space="0" w:color="auto"/>
          </w:divBdr>
        </w:div>
        <w:div w:id="93795517">
          <w:marLeft w:val="480"/>
          <w:marRight w:val="0"/>
          <w:marTop w:val="0"/>
          <w:marBottom w:val="0"/>
          <w:divBdr>
            <w:top w:val="none" w:sz="0" w:space="0" w:color="auto"/>
            <w:left w:val="none" w:sz="0" w:space="0" w:color="auto"/>
            <w:bottom w:val="none" w:sz="0" w:space="0" w:color="auto"/>
            <w:right w:val="none" w:sz="0" w:space="0" w:color="auto"/>
          </w:divBdr>
        </w:div>
        <w:div w:id="1086153599">
          <w:marLeft w:val="480"/>
          <w:marRight w:val="0"/>
          <w:marTop w:val="0"/>
          <w:marBottom w:val="0"/>
          <w:divBdr>
            <w:top w:val="none" w:sz="0" w:space="0" w:color="auto"/>
            <w:left w:val="none" w:sz="0" w:space="0" w:color="auto"/>
            <w:bottom w:val="none" w:sz="0" w:space="0" w:color="auto"/>
            <w:right w:val="none" w:sz="0" w:space="0" w:color="auto"/>
          </w:divBdr>
        </w:div>
        <w:div w:id="611592947">
          <w:marLeft w:val="480"/>
          <w:marRight w:val="0"/>
          <w:marTop w:val="0"/>
          <w:marBottom w:val="0"/>
          <w:divBdr>
            <w:top w:val="none" w:sz="0" w:space="0" w:color="auto"/>
            <w:left w:val="none" w:sz="0" w:space="0" w:color="auto"/>
            <w:bottom w:val="none" w:sz="0" w:space="0" w:color="auto"/>
            <w:right w:val="none" w:sz="0" w:space="0" w:color="auto"/>
          </w:divBdr>
        </w:div>
        <w:div w:id="1140881230">
          <w:marLeft w:val="480"/>
          <w:marRight w:val="0"/>
          <w:marTop w:val="0"/>
          <w:marBottom w:val="0"/>
          <w:divBdr>
            <w:top w:val="none" w:sz="0" w:space="0" w:color="auto"/>
            <w:left w:val="none" w:sz="0" w:space="0" w:color="auto"/>
            <w:bottom w:val="none" w:sz="0" w:space="0" w:color="auto"/>
            <w:right w:val="none" w:sz="0" w:space="0" w:color="auto"/>
          </w:divBdr>
        </w:div>
        <w:div w:id="412703237">
          <w:marLeft w:val="480"/>
          <w:marRight w:val="0"/>
          <w:marTop w:val="0"/>
          <w:marBottom w:val="0"/>
          <w:divBdr>
            <w:top w:val="none" w:sz="0" w:space="0" w:color="auto"/>
            <w:left w:val="none" w:sz="0" w:space="0" w:color="auto"/>
            <w:bottom w:val="none" w:sz="0" w:space="0" w:color="auto"/>
            <w:right w:val="none" w:sz="0" w:space="0" w:color="auto"/>
          </w:divBdr>
        </w:div>
        <w:div w:id="58526672">
          <w:marLeft w:val="480"/>
          <w:marRight w:val="0"/>
          <w:marTop w:val="0"/>
          <w:marBottom w:val="0"/>
          <w:divBdr>
            <w:top w:val="none" w:sz="0" w:space="0" w:color="auto"/>
            <w:left w:val="none" w:sz="0" w:space="0" w:color="auto"/>
            <w:bottom w:val="none" w:sz="0" w:space="0" w:color="auto"/>
            <w:right w:val="none" w:sz="0" w:space="0" w:color="auto"/>
          </w:divBdr>
        </w:div>
        <w:div w:id="1159543387">
          <w:marLeft w:val="480"/>
          <w:marRight w:val="0"/>
          <w:marTop w:val="0"/>
          <w:marBottom w:val="0"/>
          <w:divBdr>
            <w:top w:val="none" w:sz="0" w:space="0" w:color="auto"/>
            <w:left w:val="none" w:sz="0" w:space="0" w:color="auto"/>
            <w:bottom w:val="none" w:sz="0" w:space="0" w:color="auto"/>
            <w:right w:val="none" w:sz="0" w:space="0" w:color="auto"/>
          </w:divBdr>
        </w:div>
        <w:div w:id="1019771111">
          <w:marLeft w:val="480"/>
          <w:marRight w:val="0"/>
          <w:marTop w:val="0"/>
          <w:marBottom w:val="0"/>
          <w:divBdr>
            <w:top w:val="none" w:sz="0" w:space="0" w:color="auto"/>
            <w:left w:val="none" w:sz="0" w:space="0" w:color="auto"/>
            <w:bottom w:val="none" w:sz="0" w:space="0" w:color="auto"/>
            <w:right w:val="none" w:sz="0" w:space="0" w:color="auto"/>
          </w:divBdr>
        </w:div>
        <w:div w:id="1891921371">
          <w:marLeft w:val="480"/>
          <w:marRight w:val="0"/>
          <w:marTop w:val="0"/>
          <w:marBottom w:val="0"/>
          <w:divBdr>
            <w:top w:val="none" w:sz="0" w:space="0" w:color="auto"/>
            <w:left w:val="none" w:sz="0" w:space="0" w:color="auto"/>
            <w:bottom w:val="none" w:sz="0" w:space="0" w:color="auto"/>
            <w:right w:val="none" w:sz="0" w:space="0" w:color="auto"/>
          </w:divBdr>
        </w:div>
        <w:div w:id="637538948">
          <w:marLeft w:val="480"/>
          <w:marRight w:val="0"/>
          <w:marTop w:val="0"/>
          <w:marBottom w:val="0"/>
          <w:divBdr>
            <w:top w:val="none" w:sz="0" w:space="0" w:color="auto"/>
            <w:left w:val="none" w:sz="0" w:space="0" w:color="auto"/>
            <w:bottom w:val="none" w:sz="0" w:space="0" w:color="auto"/>
            <w:right w:val="none" w:sz="0" w:space="0" w:color="auto"/>
          </w:divBdr>
        </w:div>
        <w:div w:id="1374696593">
          <w:marLeft w:val="480"/>
          <w:marRight w:val="0"/>
          <w:marTop w:val="0"/>
          <w:marBottom w:val="0"/>
          <w:divBdr>
            <w:top w:val="none" w:sz="0" w:space="0" w:color="auto"/>
            <w:left w:val="none" w:sz="0" w:space="0" w:color="auto"/>
            <w:bottom w:val="none" w:sz="0" w:space="0" w:color="auto"/>
            <w:right w:val="none" w:sz="0" w:space="0" w:color="auto"/>
          </w:divBdr>
        </w:div>
        <w:div w:id="1135870836">
          <w:marLeft w:val="480"/>
          <w:marRight w:val="0"/>
          <w:marTop w:val="0"/>
          <w:marBottom w:val="0"/>
          <w:divBdr>
            <w:top w:val="none" w:sz="0" w:space="0" w:color="auto"/>
            <w:left w:val="none" w:sz="0" w:space="0" w:color="auto"/>
            <w:bottom w:val="none" w:sz="0" w:space="0" w:color="auto"/>
            <w:right w:val="none" w:sz="0" w:space="0" w:color="auto"/>
          </w:divBdr>
        </w:div>
        <w:div w:id="155657927">
          <w:marLeft w:val="480"/>
          <w:marRight w:val="0"/>
          <w:marTop w:val="0"/>
          <w:marBottom w:val="0"/>
          <w:divBdr>
            <w:top w:val="none" w:sz="0" w:space="0" w:color="auto"/>
            <w:left w:val="none" w:sz="0" w:space="0" w:color="auto"/>
            <w:bottom w:val="none" w:sz="0" w:space="0" w:color="auto"/>
            <w:right w:val="none" w:sz="0" w:space="0" w:color="auto"/>
          </w:divBdr>
        </w:div>
        <w:div w:id="736322608">
          <w:marLeft w:val="480"/>
          <w:marRight w:val="0"/>
          <w:marTop w:val="0"/>
          <w:marBottom w:val="0"/>
          <w:divBdr>
            <w:top w:val="none" w:sz="0" w:space="0" w:color="auto"/>
            <w:left w:val="none" w:sz="0" w:space="0" w:color="auto"/>
            <w:bottom w:val="none" w:sz="0" w:space="0" w:color="auto"/>
            <w:right w:val="none" w:sz="0" w:space="0" w:color="auto"/>
          </w:divBdr>
        </w:div>
        <w:div w:id="903105876">
          <w:marLeft w:val="480"/>
          <w:marRight w:val="0"/>
          <w:marTop w:val="0"/>
          <w:marBottom w:val="0"/>
          <w:divBdr>
            <w:top w:val="none" w:sz="0" w:space="0" w:color="auto"/>
            <w:left w:val="none" w:sz="0" w:space="0" w:color="auto"/>
            <w:bottom w:val="none" w:sz="0" w:space="0" w:color="auto"/>
            <w:right w:val="none" w:sz="0" w:space="0" w:color="auto"/>
          </w:divBdr>
        </w:div>
        <w:div w:id="800419714">
          <w:marLeft w:val="480"/>
          <w:marRight w:val="0"/>
          <w:marTop w:val="0"/>
          <w:marBottom w:val="0"/>
          <w:divBdr>
            <w:top w:val="none" w:sz="0" w:space="0" w:color="auto"/>
            <w:left w:val="none" w:sz="0" w:space="0" w:color="auto"/>
            <w:bottom w:val="none" w:sz="0" w:space="0" w:color="auto"/>
            <w:right w:val="none" w:sz="0" w:space="0" w:color="auto"/>
          </w:divBdr>
        </w:div>
        <w:div w:id="1805924493">
          <w:marLeft w:val="480"/>
          <w:marRight w:val="0"/>
          <w:marTop w:val="0"/>
          <w:marBottom w:val="0"/>
          <w:divBdr>
            <w:top w:val="none" w:sz="0" w:space="0" w:color="auto"/>
            <w:left w:val="none" w:sz="0" w:space="0" w:color="auto"/>
            <w:bottom w:val="none" w:sz="0" w:space="0" w:color="auto"/>
            <w:right w:val="none" w:sz="0" w:space="0" w:color="auto"/>
          </w:divBdr>
        </w:div>
        <w:div w:id="70003434">
          <w:marLeft w:val="480"/>
          <w:marRight w:val="0"/>
          <w:marTop w:val="0"/>
          <w:marBottom w:val="0"/>
          <w:divBdr>
            <w:top w:val="none" w:sz="0" w:space="0" w:color="auto"/>
            <w:left w:val="none" w:sz="0" w:space="0" w:color="auto"/>
            <w:bottom w:val="none" w:sz="0" w:space="0" w:color="auto"/>
            <w:right w:val="none" w:sz="0" w:space="0" w:color="auto"/>
          </w:divBdr>
        </w:div>
        <w:div w:id="1518890952">
          <w:marLeft w:val="480"/>
          <w:marRight w:val="0"/>
          <w:marTop w:val="0"/>
          <w:marBottom w:val="0"/>
          <w:divBdr>
            <w:top w:val="none" w:sz="0" w:space="0" w:color="auto"/>
            <w:left w:val="none" w:sz="0" w:space="0" w:color="auto"/>
            <w:bottom w:val="none" w:sz="0" w:space="0" w:color="auto"/>
            <w:right w:val="none" w:sz="0" w:space="0" w:color="auto"/>
          </w:divBdr>
        </w:div>
        <w:div w:id="1835338545">
          <w:marLeft w:val="480"/>
          <w:marRight w:val="0"/>
          <w:marTop w:val="0"/>
          <w:marBottom w:val="0"/>
          <w:divBdr>
            <w:top w:val="none" w:sz="0" w:space="0" w:color="auto"/>
            <w:left w:val="none" w:sz="0" w:space="0" w:color="auto"/>
            <w:bottom w:val="none" w:sz="0" w:space="0" w:color="auto"/>
            <w:right w:val="none" w:sz="0" w:space="0" w:color="auto"/>
          </w:divBdr>
        </w:div>
        <w:div w:id="1491408381">
          <w:marLeft w:val="480"/>
          <w:marRight w:val="0"/>
          <w:marTop w:val="0"/>
          <w:marBottom w:val="0"/>
          <w:divBdr>
            <w:top w:val="none" w:sz="0" w:space="0" w:color="auto"/>
            <w:left w:val="none" w:sz="0" w:space="0" w:color="auto"/>
            <w:bottom w:val="none" w:sz="0" w:space="0" w:color="auto"/>
            <w:right w:val="none" w:sz="0" w:space="0" w:color="auto"/>
          </w:divBdr>
        </w:div>
        <w:div w:id="481628454">
          <w:marLeft w:val="480"/>
          <w:marRight w:val="0"/>
          <w:marTop w:val="0"/>
          <w:marBottom w:val="0"/>
          <w:divBdr>
            <w:top w:val="none" w:sz="0" w:space="0" w:color="auto"/>
            <w:left w:val="none" w:sz="0" w:space="0" w:color="auto"/>
            <w:bottom w:val="none" w:sz="0" w:space="0" w:color="auto"/>
            <w:right w:val="none" w:sz="0" w:space="0" w:color="auto"/>
          </w:divBdr>
        </w:div>
      </w:divsChild>
    </w:div>
    <w:div w:id="1638074096">
      <w:bodyDiv w:val="1"/>
      <w:marLeft w:val="0"/>
      <w:marRight w:val="0"/>
      <w:marTop w:val="0"/>
      <w:marBottom w:val="0"/>
      <w:divBdr>
        <w:top w:val="none" w:sz="0" w:space="0" w:color="auto"/>
        <w:left w:val="none" w:sz="0" w:space="0" w:color="auto"/>
        <w:bottom w:val="none" w:sz="0" w:space="0" w:color="auto"/>
        <w:right w:val="none" w:sz="0" w:space="0" w:color="auto"/>
      </w:divBdr>
    </w:div>
    <w:div w:id="1638300427">
      <w:bodyDiv w:val="1"/>
      <w:marLeft w:val="0"/>
      <w:marRight w:val="0"/>
      <w:marTop w:val="0"/>
      <w:marBottom w:val="0"/>
      <w:divBdr>
        <w:top w:val="none" w:sz="0" w:space="0" w:color="auto"/>
        <w:left w:val="none" w:sz="0" w:space="0" w:color="auto"/>
        <w:bottom w:val="none" w:sz="0" w:space="0" w:color="auto"/>
        <w:right w:val="none" w:sz="0" w:space="0" w:color="auto"/>
      </w:divBdr>
    </w:div>
    <w:div w:id="1653409456">
      <w:bodyDiv w:val="1"/>
      <w:marLeft w:val="0"/>
      <w:marRight w:val="0"/>
      <w:marTop w:val="0"/>
      <w:marBottom w:val="0"/>
      <w:divBdr>
        <w:top w:val="none" w:sz="0" w:space="0" w:color="auto"/>
        <w:left w:val="none" w:sz="0" w:space="0" w:color="auto"/>
        <w:bottom w:val="none" w:sz="0" w:space="0" w:color="auto"/>
        <w:right w:val="none" w:sz="0" w:space="0" w:color="auto"/>
      </w:divBdr>
    </w:div>
    <w:div w:id="1667780953">
      <w:bodyDiv w:val="1"/>
      <w:marLeft w:val="0"/>
      <w:marRight w:val="0"/>
      <w:marTop w:val="0"/>
      <w:marBottom w:val="0"/>
      <w:divBdr>
        <w:top w:val="none" w:sz="0" w:space="0" w:color="auto"/>
        <w:left w:val="none" w:sz="0" w:space="0" w:color="auto"/>
        <w:bottom w:val="none" w:sz="0" w:space="0" w:color="auto"/>
        <w:right w:val="none" w:sz="0" w:space="0" w:color="auto"/>
      </w:divBdr>
      <w:divsChild>
        <w:div w:id="896207185">
          <w:marLeft w:val="0"/>
          <w:marRight w:val="0"/>
          <w:marTop w:val="0"/>
          <w:marBottom w:val="0"/>
          <w:divBdr>
            <w:top w:val="none" w:sz="0" w:space="0" w:color="auto"/>
            <w:left w:val="none" w:sz="0" w:space="0" w:color="auto"/>
            <w:bottom w:val="none" w:sz="0" w:space="0" w:color="auto"/>
            <w:right w:val="none" w:sz="0" w:space="0" w:color="auto"/>
          </w:divBdr>
          <w:divsChild>
            <w:div w:id="20145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265">
      <w:bodyDiv w:val="1"/>
      <w:marLeft w:val="0"/>
      <w:marRight w:val="0"/>
      <w:marTop w:val="0"/>
      <w:marBottom w:val="0"/>
      <w:divBdr>
        <w:top w:val="none" w:sz="0" w:space="0" w:color="auto"/>
        <w:left w:val="none" w:sz="0" w:space="0" w:color="auto"/>
        <w:bottom w:val="none" w:sz="0" w:space="0" w:color="auto"/>
        <w:right w:val="none" w:sz="0" w:space="0" w:color="auto"/>
      </w:divBdr>
    </w:div>
    <w:div w:id="1682317274">
      <w:bodyDiv w:val="1"/>
      <w:marLeft w:val="0"/>
      <w:marRight w:val="0"/>
      <w:marTop w:val="0"/>
      <w:marBottom w:val="0"/>
      <w:divBdr>
        <w:top w:val="none" w:sz="0" w:space="0" w:color="auto"/>
        <w:left w:val="none" w:sz="0" w:space="0" w:color="auto"/>
        <w:bottom w:val="none" w:sz="0" w:space="0" w:color="auto"/>
        <w:right w:val="none" w:sz="0" w:space="0" w:color="auto"/>
      </w:divBdr>
    </w:div>
    <w:div w:id="1683782110">
      <w:bodyDiv w:val="1"/>
      <w:marLeft w:val="0"/>
      <w:marRight w:val="0"/>
      <w:marTop w:val="0"/>
      <w:marBottom w:val="0"/>
      <w:divBdr>
        <w:top w:val="none" w:sz="0" w:space="0" w:color="auto"/>
        <w:left w:val="none" w:sz="0" w:space="0" w:color="auto"/>
        <w:bottom w:val="none" w:sz="0" w:space="0" w:color="auto"/>
        <w:right w:val="none" w:sz="0" w:space="0" w:color="auto"/>
      </w:divBdr>
      <w:divsChild>
        <w:div w:id="2129859252">
          <w:marLeft w:val="480"/>
          <w:marRight w:val="0"/>
          <w:marTop w:val="0"/>
          <w:marBottom w:val="0"/>
          <w:divBdr>
            <w:top w:val="none" w:sz="0" w:space="0" w:color="auto"/>
            <w:left w:val="none" w:sz="0" w:space="0" w:color="auto"/>
            <w:bottom w:val="none" w:sz="0" w:space="0" w:color="auto"/>
            <w:right w:val="none" w:sz="0" w:space="0" w:color="auto"/>
          </w:divBdr>
        </w:div>
        <w:div w:id="592249522">
          <w:marLeft w:val="480"/>
          <w:marRight w:val="0"/>
          <w:marTop w:val="0"/>
          <w:marBottom w:val="0"/>
          <w:divBdr>
            <w:top w:val="none" w:sz="0" w:space="0" w:color="auto"/>
            <w:left w:val="none" w:sz="0" w:space="0" w:color="auto"/>
            <w:bottom w:val="none" w:sz="0" w:space="0" w:color="auto"/>
            <w:right w:val="none" w:sz="0" w:space="0" w:color="auto"/>
          </w:divBdr>
        </w:div>
      </w:divsChild>
    </w:div>
    <w:div w:id="1685208967">
      <w:bodyDiv w:val="1"/>
      <w:marLeft w:val="0"/>
      <w:marRight w:val="0"/>
      <w:marTop w:val="0"/>
      <w:marBottom w:val="0"/>
      <w:divBdr>
        <w:top w:val="none" w:sz="0" w:space="0" w:color="auto"/>
        <w:left w:val="none" w:sz="0" w:space="0" w:color="auto"/>
        <w:bottom w:val="none" w:sz="0" w:space="0" w:color="auto"/>
        <w:right w:val="none" w:sz="0" w:space="0" w:color="auto"/>
      </w:divBdr>
    </w:div>
    <w:div w:id="1689601538">
      <w:bodyDiv w:val="1"/>
      <w:marLeft w:val="0"/>
      <w:marRight w:val="0"/>
      <w:marTop w:val="0"/>
      <w:marBottom w:val="0"/>
      <w:divBdr>
        <w:top w:val="none" w:sz="0" w:space="0" w:color="auto"/>
        <w:left w:val="none" w:sz="0" w:space="0" w:color="auto"/>
        <w:bottom w:val="none" w:sz="0" w:space="0" w:color="auto"/>
        <w:right w:val="none" w:sz="0" w:space="0" w:color="auto"/>
      </w:divBdr>
    </w:div>
    <w:div w:id="1696686779">
      <w:bodyDiv w:val="1"/>
      <w:marLeft w:val="0"/>
      <w:marRight w:val="0"/>
      <w:marTop w:val="0"/>
      <w:marBottom w:val="0"/>
      <w:divBdr>
        <w:top w:val="none" w:sz="0" w:space="0" w:color="auto"/>
        <w:left w:val="none" w:sz="0" w:space="0" w:color="auto"/>
        <w:bottom w:val="none" w:sz="0" w:space="0" w:color="auto"/>
        <w:right w:val="none" w:sz="0" w:space="0" w:color="auto"/>
      </w:divBdr>
    </w:div>
    <w:div w:id="1714839481">
      <w:bodyDiv w:val="1"/>
      <w:marLeft w:val="0"/>
      <w:marRight w:val="0"/>
      <w:marTop w:val="0"/>
      <w:marBottom w:val="0"/>
      <w:divBdr>
        <w:top w:val="none" w:sz="0" w:space="0" w:color="auto"/>
        <w:left w:val="none" w:sz="0" w:space="0" w:color="auto"/>
        <w:bottom w:val="none" w:sz="0" w:space="0" w:color="auto"/>
        <w:right w:val="none" w:sz="0" w:space="0" w:color="auto"/>
      </w:divBdr>
    </w:div>
    <w:div w:id="1728990285">
      <w:bodyDiv w:val="1"/>
      <w:marLeft w:val="0"/>
      <w:marRight w:val="0"/>
      <w:marTop w:val="0"/>
      <w:marBottom w:val="0"/>
      <w:divBdr>
        <w:top w:val="none" w:sz="0" w:space="0" w:color="auto"/>
        <w:left w:val="none" w:sz="0" w:space="0" w:color="auto"/>
        <w:bottom w:val="none" w:sz="0" w:space="0" w:color="auto"/>
        <w:right w:val="none" w:sz="0" w:space="0" w:color="auto"/>
      </w:divBdr>
    </w:div>
    <w:div w:id="1735078041">
      <w:bodyDiv w:val="1"/>
      <w:marLeft w:val="0"/>
      <w:marRight w:val="0"/>
      <w:marTop w:val="0"/>
      <w:marBottom w:val="0"/>
      <w:divBdr>
        <w:top w:val="none" w:sz="0" w:space="0" w:color="auto"/>
        <w:left w:val="none" w:sz="0" w:space="0" w:color="auto"/>
        <w:bottom w:val="none" w:sz="0" w:space="0" w:color="auto"/>
        <w:right w:val="none" w:sz="0" w:space="0" w:color="auto"/>
      </w:divBdr>
    </w:div>
    <w:div w:id="1738239804">
      <w:bodyDiv w:val="1"/>
      <w:marLeft w:val="0"/>
      <w:marRight w:val="0"/>
      <w:marTop w:val="0"/>
      <w:marBottom w:val="0"/>
      <w:divBdr>
        <w:top w:val="none" w:sz="0" w:space="0" w:color="auto"/>
        <w:left w:val="none" w:sz="0" w:space="0" w:color="auto"/>
        <w:bottom w:val="none" w:sz="0" w:space="0" w:color="auto"/>
        <w:right w:val="none" w:sz="0" w:space="0" w:color="auto"/>
      </w:divBdr>
      <w:divsChild>
        <w:div w:id="501163980">
          <w:marLeft w:val="480"/>
          <w:marRight w:val="0"/>
          <w:marTop w:val="0"/>
          <w:marBottom w:val="0"/>
          <w:divBdr>
            <w:top w:val="none" w:sz="0" w:space="0" w:color="auto"/>
            <w:left w:val="none" w:sz="0" w:space="0" w:color="auto"/>
            <w:bottom w:val="none" w:sz="0" w:space="0" w:color="auto"/>
            <w:right w:val="none" w:sz="0" w:space="0" w:color="auto"/>
          </w:divBdr>
        </w:div>
        <w:div w:id="1130973148">
          <w:marLeft w:val="480"/>
          <w:marRight w:val="0"/>
          <w:marTop w:val="0"/>
          <w:marBottom w:val="0"/>
          <w:divBdr>
            <w:top w:val="none" w:sz="0" w:space="0" w:color="auto"/>
            <w:left w:val="none" w:sz="0" w:space="0" w:color="auto"/>
            <w:bottom w:val="none" w:sz="0" w:space="0" w:color="auto"/>
            <w:right w:val="none" w:sz="0" w:space="0" w:color="auto"/>
          </w:divBdr>
        </w:div>
        <w:div w:id="1702244135">
          <w:marLeft w:val="480"/>
          <w:marRight w:val="0"/>
          <w:marTop w:val="0"/>
          <w:marBottom w:val="0"/>
          <w:divBdr>
            <w:top w:val="none" w:sz="0" w:space="0" w:color="auto"/>
            <w:left w:val="none" w:sz="0" w:space="0" w:color="auto"/>
            <w:bottom w:val="none" w:sz="0" w:space="0" w:color="auto"/>
            <w:right w:val="none" w:sz="0" w:space="0" w:color="auto"/>
          </w:divBdr>
        </w:div>
        <w:div w:id="1949191080">
          <w:marLeft w:val="480"/>
          <w:marRight w:val="0"/>
          <w:marTop w:val="0"/>
          <w:marBottom w:val="0"/>
          <w:divBdr>
            <w:top w:val="none" w:sz="0" w:space="0" w:color="auto"/>
            <w:left w:val="none" w:sz="0" w:space="0" w:color="auto"/>
            <w:bottom w:val="none" w:sz="0" w:space="0" w:color="auto"/>
            <w:right w:val="none" w:sz="0" w:space="0" w:color="auto"/>
          </w:divBdr>
        </w:div>
        <w:div w:id="256720756">
          <w:marLeft w:val="480"/>
          <w:marRight w:val="0"/>
          <w:marTop w:val="0"/>
          <w:marBottom w:val="0"/>
          <w:divBdr>
            <w:top w:val="none" w:sz="0" w:space="0" w:color="auto"/>
            <w:left w:val="none" w:sz="0" w:space="0" w:color="auto"/>
            <w:bottom w:val="none" w:sz="0" w:space="0" w:color="auto"/>
            <w:right w:val="none" w:sz="0" w:space="0" w:color="auto"/>
          </w:divBdr>
        </w:div>
        <w:div w:id="1513908706">
          <w:marLeft w:val="480"/>
          <w:marRight w:val="0"/>
          <w:marTop w:val="0"/>
          <w:marBottom w:val="0"/>
          <w:divBdr>
            <w:top w:val="none" w:sz="0" w:space="0" w:color="auto"/>
            <w:left w:val="none" w:sz="0" w:space="0" w:color="auto"/>
            <w:bottom w:val="none" w:sz="0" w:space="0" w:color="auto"/>
            <w:right w:val="none" w:sz="0" w:space="0" w:color="auto"/>
          </w:divBdr>
        </w:div>
        <w:div w:id="897984146">
          <w:marLeft w:val="480"/>
          <w:marRight w:val="0"/>
          <w:marTop w:val="0"/>
          <w:marBottom w:val="0"/>
          <w:divBdr>
            <w:top w:val="none" w:sz="0" w:space="0" w:color="auto"/>
            <w:left w:val="none" w:sz="0" w:space="0" w:color="auto"/>
            <w:bottom w:val="none" w:sz="0" w:space="0" w:color="auto"/>
            <w:right w:val="none" w:sz="0" w:space="0" w:color="auto"/>
          </w:divBdr>
        </w:div>
        <w:div w:id="960259320">
          <w:marLeft w:val="480"/>
          <w:marRight w:val="0"/>
          <w:marTop w:val="0"/>
          <w:marBottom w:val="0"/>
          <w:divBdr>
            <w:top w:val="none" w:sz="0" w:space="0" w:color="auto"/>
            <w:left w:val="none" w:sz="0" w:space="0" w:color="auto"/>
            <w:bottom w:val="none" w:sz="0" w:space="0" w:color="auto"/>
            <w:right w:val="none" w:sz="0" w:space="0" w:color="auto"/>
          </w:divBdr>
        </w:div>
        <w:div w:id="416947780">
          <w:marLeft w:val="480"/>
          <w:marRight w:val="0"/>
          <w:marTop w:val="0"/>
          <w:marBottom w:val="0"/>
          <w:divBdr>
            <w:top w:val="none" w:sz="0" w:space="0" w:color="auto"/>
            <w:left w:val="none" w:sz="0" w:space="0" w:color="auto"/>
            <w:bottom w:val="none" w:sz="0" w:space="0" w:color="auto"/>
            <w:right w:val="none" w:sz="0" w:space="0" w:color="auto"/>
          </w:divBdr>
        </w:div>
        <w:div w:id="913197536">
          <w:marLeft w:val="480"/>
          <w:marRight w:val="0"/>
          <w:marTop w:val="0"/>
          <w:marBottom w:val="0"/>
          <w:divBdr>
            <w:top w:val="none" w:sz="0" w:space="0" w:color="auto"/>
            <w:left w:val="none" w:sz="0" w:space="0" w:color="auto"/>
            <w:bottom w:val="none" w:sz="0" w:space="0" w:color="auto"/>
            <w:right w:val="none" w:sz="0" w:space="0" w:color="auto"/>
          </w:divBdr>
        </w:div>
        <w:div w:id="769860338">
          <w:marLeft w:val="480"/>
          <w:marRight w:val="0"/>
          <w:marTop w:val="0"/>
          <w:marBottom w:val="0"/>
          <w:divBdr>
            <w:top w:val="none" w:sz="0" w:space="0" w:color="auto"/>
            <w:left w:val="none" w:sz="0" w:space="0" w:color="auto"/>
            <w:bottom w:val="none" w:sz="0" w:space="0" w:color="auto"/>
            <w:right w:val="none" w:sz="0" w:space="0" w:color="auto"/>
          </w:divBdr>
        </w:div>
        <w:div w:id="605424386">
          <w:marLeft w:val="480"/>
          <w:marRight w:val="0"/>
          <w:marTop w:val="0"/>
          <w:marBottom w:val="0"/>
          <w:divBdr>
            <w:top w:val="none" w:sz="0" w:space="0" w:color="auto"/>
            <w:left w:val="none" w:sz="0" w:space="0" w:color="auto"/>
            <w:bottom w:val="none" w:sz="0" w:space="0" w:color="auto"/>
            <w:right w:val="none" w:sz="0" w:space="0" w:color="auto"/>
          </w:divBdr>
        </w:div>
        <w:div w:id="1138381715">
          <w:marLeft w:val="480"/>
          <w:marRight w:val="0"/>
          <w:marTop w:val="0"/>
          <w:marBottom w:val="0"/>
          <w:divBdr>
            <w:top w:val="none" w:sz="0" w:space="0" w:color="auto"/>
            <w:left w:val="none" w:sz="0" w:space="0" w:color="auto"/>
            <w:bottom w:val="none" w:sz="0" w:space="0" w:color="auto"/>
            <w:right w:val="none" w:sz="0" w:space="0" w:color="auto"/>
          </w:divBdr>
        </w:div>
        <w:div w:id="1098910490">
          <w:marLeft w:val="480"/>
          <w:marRight w:val="0"/>
          <w:marTop w:val="0"/>
          <w:marBottom w:val="0"/>
          <w:divBdr>
            <w:top w:val="none" w:sz="0" w:space="0" w:color="auto"/>
            <w:left w:val="none" w:sz="0" w:space="0" w:color="auto"/>
            <w:bottom w:val="none" w:sz="0" w:space="0" w:color="auto"/>
            <w:right w:val="none" w:sz="0" w:space="0" w:color="auto"/>
          </w:divBdr>
        </w:div>
        <w:div w:id="1717391775">
          <w:marLeft w:val="480"/>
          <w:marRight w:val="0"/>
          <w:marTop w:val="0"/>
          <w:marBottom w:val="0"/>
          <w:divBdr>
            <w:top w:val="none" w:sz="0" w:space="0" w:color="auto"/>
            <w:left w:val="none" w:sz="0" w:space="0" w:color="auto"/>
            <w:bottom w:val="none" w:sz="0" w:space="0" w:color="auto"/>
            <w:right w:val="none" w:sz="0" w:space="0" w:color="auto"/>
          </w:divBdr>
        </w:div>
        <w:div w:id="1612320891">
          <w:marLeft w:val="480"/>
          <w:marRight w:val="0"/>
          <w:marTop w:val="0"/>
          <w:marBottom w:val="0"/>
          <w:divBdr>
            <w:top w:val="none" w:sz="0" w:space="0" w:color="auto"/>
            <w:left w:val="none" w:sz="0" w:space="0" w:color="auto"/>
            <w:bottom w:val="none" w:sz="0" w:space="0" w:color="auto"/>
            <w:right w:val="none" w:sz="0" w:space="0" w:color="auto"/>
          </w:divBdr>
        </w:div>
        <w:div w:id="1544823632">
          <w:marLeft w:val="480"/>
          <w:marRight w:val="0"/>
          <w:marTop w:val="0"/>
          <w:marBottom w:val="0"/>
          <w:divBdr>
            <w:top w:val="none" w:sz="0" w:space="0" w:color="auto"/>
            <w:left w:val="none" w:sz="0" w:space="0" w:color="auto"/>
            <w:bottom w:val="none" w:sz="0" w:space="0" w:color="auto"/>
            <w:right w:val="none" w:sz="0" w:space="0" w:color="auto"/>
          </w:divBdr>
        </w:div>
        <w:div w:id="1463114130">
          <w:marLeft w:val="480"/>
          <w:marRight w:val="0"/>
          <w:marTop w:val="0"/>
          <w:marBottom w:val="0"/>
          <w:divBdr>
            <w:top w:val="none" w:sz="0" w:space="0" w:color="auto"/>
            <w:left w:val="none" w:sz="0" w:space="0" w:color="auto"/>
            <w:bottom w:val="none" w:sz="0" w:space="0" w:color="auto"/>
            <w:right w:val="none" w:sz="0" w:space="0" w:color="auto"/>
          </w:divBdr>
        </w:div>
        <w:div w:id="1578661956">
          <w:marLeft w:val="480"/>
          <w:marRight w:val="0"/>
          <w:marTop w:val="0"/>
          <w:marBottom w:val="0"/>
          <w:divBdr>
            <w:top w:val="none" w:sz="0" w:space="0" w:color="auto"/>
            <w:left w:val="none" w:sz="0" w:space="0" w:color="auto"/>
            <w:bottom w:val="none" w:sz="0" w:space="0" w:color="auto"/>
            <w:right w:val="none" w:sz="0" w:space="0" w:color="auto"/>
          </w:divBdr>
        </w:div>
        <w:div w:id="1932471876">
          <w:marLeft w:val="480"/>
          <w:marRight w:val="0"/>
          <w:marTop w:val="0"/>
          <w:marBottom w:val="0"/>
          <w:divBdr>
            <w:top w:val="none" w:sz="0" w:space="0" w:color="auto"/>
            <w:left w:val="none" w:sz="0" w:space="0" w:color="auto"/>
            <w:bottom w:val="none" w:sz="0" w:space="0" w:color="auto"/>
            <w:right w:val="none" w:sz="0" w:space="0" w:color="auto"/>
          </w:divBdr>
        </w:div>
        <w:div w:id="2016570984">
          <w:marLeft w:val="480"/>
          <w:marRight w:val="0"/>
          <w:marTop w:val="0"/>
          <w:marBottom w:val="0"/>
          <w:divBdr>
            <w:top w:val="none" w:sz="0" w:space="0" w:color="auto"/>
            <w:left w:val="none" w:sz="0" w:space="0" w:color="auto"/>
            <w:bottom w:val="none" w:sz="0" w:space="0" w:color="auto"/>
            <w:right w:val="none" w:sz="0" w:space="0" w:color="auto"/>
          </w:divBdr>
        </w:div>
        <w:div w:id="728922179">
          <w:marLeft w:val="480"/>
          <w:marRight w:val="0"/>
          <w:marTop w:val="0"/>
          <w:marBottom w:val="0"/>
          <w:divBdr>
            <w:top w:val="none" w:sz="0" w:space="0" w:color="auto"/>
            <w:left w:val="none" w:sz="0" w:space="0" w:color="auto"/>
            <w:bottom w:val="none" w:sz="0" w:space="0" w:color="auto"/>
            <w:right w:val="none" w:sz="0" w:space="0" w:color="auto"/>
          </w:divBdr>
        </w:div>
        <w:div w:id="1594431018">
          <w:marLeft w:val="480"/>
          <w:marRight w:val="0"/>
          <w:marTop w:val="0"/>
          <w:marBottom w:val="0"/>
          <w:divBdr>
            <w:top w:val="none" w:sz="0" w:space="0" w:color="auto"/>
            <w:left w:val="none" w:sz="0" w:space="0" w:color="auto"/>
            <w:bottom w:val="none" w:sz="0" w:space="0" w:color="auto"/>
            <w:right w:val="none" w:sz="0" w:space="0" w:color="auto"/>
          </w:divBdr>
        </w:div>
        <w:div w:id="1588341336">
          <w:marLeft w:val="480"/>
          <w:marRight w:val="0"/>
          <w:marTop w:val="0"/>
          <w:marBottom w:val="0"/>
          <w:divBdr>
            <w:top w:val="none" w:sz="0" w:space="0" w:color="auto"/>
            <w:left w:val="none" w:sz="0" w:space="0" w:color="auto"/>
            <w:bottom w:val="none" w:sz="0" w:space="0" w:color="auto"/>
            <w:right w:val="none" w:sz="0" w:space="0" w:color="auto"/>
          </w:divBdr>
        </w:div>
        <w:div w:id="78798329">
          <w:marLeft w:val="480"/>
          <w:marRight w:val="0"/>
          <w:marTop w:val="0"/>
          <w:marBottom w:val="0"/>
          <w:divBdr>
            <w:top w:val="none" w:sz="0" w:space="0" w:color="auto"/>
            <w:left w:val="none" w:sz="0" w:space="0" w:color="auto"/>
            <w:bottom w:val="none" w:sz="0" w:space="0" w:color="auto"/>
            <w:right w:val="none" w:sz="0" w:space="0" w:color="auto"/>
          </w:divBdr>
        </w:div>
        <w:div w:id="908342177">
          <w:marLeft w:val="480"/>
          <w:marRight w:val="0"/>
          <w:marTop w:val="0"/>
          <w:marBottom w:val="0"/>
          <w:divBdr>
            <w:top w:val="none" w:sz="0" w:space="0" w:color="auto"/>
            <w:left w:val="none" w:sz="0" w:space="0" w:color="auto"/>
            <w:bottom w:val="none" w:sz="0" w:space="0" w:color="auto"/>
            <w:right w:val="none" w:sz="0" w:space="0" w:color="auto"/>
          </w:divBdr>
        </w:div>
        <w:div w:id="990521656">
          <w:marLeft w:val="480"/>
          <w:marRight w:val="0"/>
          <w:marTop w:val="0"/>
          <w:marBottom w:val="0"/>
          <w:divBdr>
            <w:top w:val="none" w:sz="0" w:space="0" w:color="auto"/>
            <w:left w:val="none" w:sz="0" w:space="0" w:color="auto"/>
            <w:bottom w:val="none" w:sz="0" w:space="0" w:color="auto"/>
            <w:right w:val="none" w:sz="0" w:space="0" w:color="auto"/>
          </w:divBdr>
        </w:div>
        <w:div w:id="1349717787">
          <w:marLeft w:val="480"/>
          <w:marRight w:val="0"/>
          <w:marTop w:val="0"/>
          <w:marBottom w:val="0"/>
          <w:divBdr>
            <w:top w:val="none" w:sz="0" w:space="0" w:color="auto"/>
            <w:left w:val="none" w:sz="0" w:space="0" w:color="auto"/>
            <w:bottom w:val="none" w:sz="0" w:space="0" w:color="auto"/>
            <w:right w:val="none" w:sz="0" w:space="0" w:color="auto"/>
          </w:divBdr>
        </w:div>
        <w:div w:id="342360844">
          <w:marLeft w:val="480"/>
          <w:marRight w:val="0"/>
          <w:marTop w:val="0"/>
          <w:marBottom w:val="0"/>
          <w:divBdr>
            <w:top w:val="none" w:sz="0" w:space="0" w:color="auto"/>
            <w:left w:val="none" w:sz="0" w:space="0" w:color="auto"/>
            <w:bottom w:val="none" w:sz="0" w:space="0" w:color="auto"/>
            <w:right w:val="none" w:sz="0" w:space="0" w:color="auto"/>
          </w:divBdr>
        </w:div>
        <w:div w:id="1694644664">
          <w:marLeft w:val="480"/>
          <w:marRight w:val="0"/>
          <w:marTop w:val="0"/>
          <w:marBottom w:val="0"/>
          <w:divBdr>
            <w:top w:val="none" w:sz="0" w:space="0" w:color="auto"/>
            <w:left w:val="none" w:sz="0" w:space="0" w:color="auto"/>
            <w:bottom w:val="none" w:sz="0" w:space="0" w:color="auto"/>
            <w:right w:val="none" w:sz="0" w:space="0" w:color="auto"/>
          </w:divBdr>
        </w:div>
        <w:div w:id="1596939017">
          <w:marLeft w:val="480"/>
          <w:marRight w:val="0"/>
          <w:marTop w:val="0"/>
          <w:marBottom w:val="0"/>
          <w:divBdr>
            <w:top w:val="none" w:sz="0" w:space="0" w:color="auto"/>
            <w:left w:val="none" w:sz="0" w:space="0" w:color="auto"/>
            <w:bottom w:val="none" w:sz="0" w:space="0" w:color="auto"/>
            <w:right w:val="none" w:sz="0" w:space="0" w:color="auto"/>
          </w:divBdr>
        </w:div>
        <w:div w:id="96213937">
          <w:marLeft w:val="480"/>
          <w:marRight w:val="0"/>
          <w:marTop w:val="0"/>
          <w:marBottom w:val="0"/>
          <w:divBdr>
            <w:top w:val="none" w:sz="0" w:space="0" w:color="auto"/>
            <w:left w:val="none" w:sz="0" w:space="0" w:color="auto"/>
            <w:bottom w:val="none" w:sz="0" w:space="0" w:color="auto"/>
            <w:right w:val="none" w:sz="0" w:space="0" w:color="auto"/>
          </w:divBdr>
        </w:div>
        <w:div w:id="1593587488">
          <w:marLeft w:val="480"/>
          <w:marRight w:val="0"/>
          <w:marTop w:val="0"/>
          <w:marBottom w:val="0"/>
          <w:divBdr>
            <w:top w:val="none" w:sz="0" w:space="0" w:color="auto"/>
            <w:left w:val="none" w:sz="0" w:space="0" w:color="auto"/>
            <w:bottom w:val="none" w:sz="0" w:space="0" w:color="auto"/>
            <w:right w:val="none" w:sz="0" w:space="0" w:color="auto"/>
          </w:divBdr>
        </w:div>
        <w:div w:id="1390835114">
          <w:marLeft w:val="480"/>
          <w:marRight w:val="0"/>
          <w:marTop w:val="0"/>
          <w:marBottom w:val="0"/>
          <w:divBdr>
            <w:top w:val="none" w:sz="0" w:space="0" w:color="auto"/>
            <w:left w:val="none" w:sz="0" w:space="0" w:color="auto"/>
            <w:bottom w:val="none" w:sz="0" w:space="0" w:color="auto"/>
            <w:right w:val="none" w:sz="0" w:space="0" w:color="auto"/>
          </w:divBdr>
        </w:div>
        <w:div w:id="478963041">
          <w:marLeft w:val="480"/>
          <w:marRight w:val="0"/>
          <w:marTop w:val="0"/>
          <w:marBottom w:val="0"/>
          <w:divBdr>
            <w:top w:val="none" w:sz="0" w:space="0" w:color="auto"/>
            <w:left w:val="none" w:sz="0" w:space="0" w:color="auto"/>
            <w:bottom w:val="none" w:sz="0" w:space="0" w:color="auto"/>
            <w:right w:val="none" w:sz="0" w:space="0" w:color="auto"/>
          </w:divBdr>
        </w:div>
        <w:div w:id="1865551646">
          <w:marLeft w:val="480"/>
          <w:marRight w:val="0"/>
          <w:marTop w:val="0"/>
          <w:marBottom w:val="0"/>
          <w:divBdr>
            <w:top w:val="none" w:sz="0" w:space="0" w:color="auto"/>
            <w:left w:val="none" w:sz="0" w:space="0" w:color="auto"/>
            <w:bottom w:val="none" w:sz="0" w:space="0" w:color="auto"/>
            <w:right w:val="none" w:sz="0" w:space="0" w:color="auto"/>
          </w:divBdr>
        </w:div>
        <w:div w:id="1957131083">
          <w:marLeft w:val="480"/>
          <w:marRight w:val="0"/>
          <w:marTop w:val="0"/>
          <w:marBottom w:val="0"/>
          <w:divBdr>
            <w:top w:val="none" w:sz="0" w:space="0" w:color="auto"/>
            <w:left w:val="none" w:sz="0" w:space="0" w:color="auto"/>
            <w:bottom w:val="none" w:sz="0" w:space="0" w:color="auto"/>
            <w:right w:val="none" w:sz="0" w:space="0" w:color="auto"/>
          </w:divBdr>
        </w:div>
        <w:div w:id="527182791">
          <w:marLeft w:val="480"/>
          <w:marRight w:val="0"/>
          <w:marTop w:val="0"/>
          <w:marBottom w:val="0"/>
          <w:divBdr>
            <w:top w:val="none" w:sz="0" w:space="0" w:color="auto"/>
            <w:left w:val="none" w:sz="0" w:space="0" w:color="auto"/>
            <w:bottom w:val="none" w:sz="0" w:space="0" w:color="auto"/>
            <w:right w:val="none" w:sz="0" w:space="0" w:color="auto"/>
          </w:divBdr>
        </w:div>
        <w:div w:id="2038847523">
          <w:marLeft w:val="480"/>
          <w:marRight w:val="0"/>
          <w:marTop w:val="0"/>
          <w:marBottom w:val="0"/>
          <w:divBdr>
            <w:top w:val="none" w:sz="0" w:space="0" w:color="auto"/>
            <w:left w:val="none" w:sz="0" w:space="0" w:color="auto"/>
            <w:bottom w:val="none" w:sz="0" w:space="0" w:color="auto"/>
            <w:right w:val="none" w:sz="0" w:space="0" w:color="auto"/>
          </w:divBdr>
        </w:div>
        <w:div w:id="1224096197">
          <w:marLeft w:val="480"/>
          <w:marRight w:val="0"/>
          <w:marTop w:val="0"/>
          <w:marBottom w:val="0"/>
          <w:divBdr>
            <w:top w:val="none" w:sz="0" w:space="0" w:color="auto"/>
            <w:left w:val="none" w:sz="0" w:space="0" w:color="auto"/>
            <w:bottom w:val="none" w:sz="0" w:space="0" w:color="auto"/>
            <w:right w:val="none" w:sz="0" w:space="0" w:color="auto"/>
          </w:divBdr>
        </w:div>
        <w:div w:id="1510833236">
          <w:marLeft w:val="480"/>
          <w:marRight w:val="0"/>
          <w:marTop w:val="0"/>
          <w:marBottom w:val="0"/>
          <w:divBdr>
            <w:top w:val="none" w:sz="0" w:space="0" w:color="auto"/>
            <w:left w:val="none" w:sz="0" w:space="0" w:color="auto"/>
            <w:bottom w:val="none" w:sz="0" w:space="0" w:color="auto"/>
            <w:right w:val="none" w:sz="0" w:space="0" w:color="auto"/>
          </w:divBdr>
        </w:div>
        <w:div w:id="1601568786">
          <w:marLeft w:val="480"/>
          <w:marRight w:val="0"/>
          <w:marTop w:val="0"/>
          <w:marBottom w:val="0"/>
          <w:divBdr>
            <w:top w:val="none" w:sz="0" w:space="0" w:color="auto"/>
            <w:left w:val="none" w:sz="0" w:space="0" w:color="auto"/>
            <w:bottom w:val="none" w:sz="0" w:space="0" w:color="auto"/>
            <w:right w:val="none" w:sz="0" w:space="0" w:color="auto"/>
          </w:divBdr>
        </w:div>
        <w:div w:id="1044595734">
          <w:marLeft w:val="480"/>
          <w:marRight w:val="0"/>
          <w:marTop w:val="0"/>
          <w:marBottom w:val="0"/>
          <w:divBdr>
            <w:top w:val="none" w:sz="0" w:space="0" w:color="auto"/>
            <w:left w:val="none" w:sz="0" w:space="0" w:color="auto"/>
            <w:bottom w:val="none" w:sz="0" w:space="0" w:color="auto"/>
            <w:right w:val="none" w:sz="0" w:space="0" w:color="auto"/>
          </w:divBdr>
        </w:div>
        <w:div w:id="571083788">
          <w:marLeft w:val="480"/>
          <w:marRight w:val="0"/>
          <w:marTop w:val="0"/>
          <w:marBottom w:val="0"/>
          <w:divBdr>
            <w:top w:val="none" w:sz="0" w:space="0" w:color="auto"/>
            <w:left w:val="none" w:sz="0" w:space="0" w:color="auto"/>
            <w:bottom w:val="none" w:sz="0" w:space="0" w:color="auto"/>
            <w:right w:val="none" w:sz="0" w:space="0" w:color="auto"/>
          </w:divBdr>
        </w:div>
        <w:div w:id="602689651">
          <w:marLeft w:val="480"/>
          <w:marRight w:val="0"/>
          <w:marTop w:val="0"/>
          <w:marBottom w:val="0"/>
          <w:divBdr>
            <w:top w:val="none" w:sz="0" w:space="0" w:color="auto"/>
            <w:left w:val="none" w:sz="0" w:space="0" w:color="auto"/>
            <w:bottom w:val="none" w:sz="0" w:space="0" w:color="auto"/>
            <w:right w:val="none" w:sz="0" w:space="0" w:color="auto"/>
          </w:divBdr>
        </w:div>
        <w:div w:id="1735740021">
          <w:marLeft w:val="480"/>
          <w:marRight w:val="0"/>
          <w:marTop w:val="0"/>
          <w:marBottom w:val="0"/>
          <w:divBdr>
            <w:top w:val="none" w:sz="0" w:space="0" w:color="auto"/>
            <w:left w:val="none" w:sz="0" w:space="0" w:color="auto"/>
            <w:bottom w:val="none" w:sz="0" w:space="0" w:color="auto"/>
            <w:right w:val="none" w:sz="0" w:space="0" w:color="auto"/>
          </w:divBdr>
        </w:div>
        <w:div w:id="355497957">
          <w:marLeft w:val="480"/>
          <w:marRight w:val="0"/>
          <w:marTop w:val="0"/>
          <w:marBottom w:val="0"/>
          <w:divBdr>
            <w:top w:val="none" w:sz="0" w:space="0" w:color="auto"/>
            <w:left w:val="none" w:sz="0" w:space="0" w:color="auto"/>
            <w:bottom w:val="none" w:sz="0" w:space="0" w:color="auto"/>
            <w:right w:val="none" w:sz="0" w:space="0" w:color="auto"/>
          </w:divBdr>
        </w:div>
        <w:div w:id="1196581969">
          <w:marLeft w:val="480"/>
          <w:marRight w:val="0"/>
          <w:marTop w:val="0"/>
          <w:marBottom w:val="0"/>
          <w:divBdr>
            <w:top w:val="none" w:sz="0" w:space="0" w:color="auto"/>
            <w:left w:val="none" w:sz="0" w:space="0" w:color="auto"/>
            <w:bottom w:val="none" w:sz="0" w:space="0" w:color="auto"/>
            <w:right w:val="none" w:sz="0" w:space="0" w:color="auto"/>
          </w:divBdr>
        </w:div>
        <w:div w:id="472992549">
          <w:marLeft w:val="480"/>
          <w:marRight w:val="0"/>
          <w:marTop w:val="0"/>
          <w:marBottom w:val="0"/>
          <w:divBdr>
            <w:top w:val="none" w:sz="0" w:space="0" w:color="auto"/>
            <w:left w:val="none" w:sz="0" w:space="0" w:color="auto"/>
            <w:bottom w:val="none" w:sz="0" w:space="0" w:color="auto"/>
            <w:right w:val="none" w:sz="0" w:space="0" w:color="auto"/>
          </w:divBdr>
        </w:div>
        <w:div w:id="1506281601">
          <w:marLeft w:val="480"/>
          <w:marRight w:val="0"/>
          <w:marTop w:val="0"/>
          <w:marBottom w:val="0"/>
          <w:divBdr>
            <w:top w:val="none" w:sz="0" w:space="0" w:color="auto"/>
            <w:left w:val="none" w:sz="0" w:space="0" w:color="auto"/>
            <w:bottom w:val="none" w:sz="0" w:space="0" w:color="auto"/>
            <w:right w:val="none" w:sz="0" w:space="0" w:color="auto"/>
          </w:divBdr>
        </w:div>
        <w:div w:id="890117770">
          <w:marLeft w:val="480"/>
          <w:marRight w:val="0"/>
          <w:marTop w:val="0"/>
          <w:marBottom w:val="0"/>
          <w:divBdr>
            <w:top w:val="none" w:sz="0" w:space="0" w:color="auto"/>
            <w:left w:val="none" w:sz="0" w:space="0" w:color="auto"/>
            <w:bottom w:val="none" w:sz="0" w:space="0" w:color="auto"/>
            <w:right w:val="none" w:sz="0" w:space="0" w:color="auto"/>
          </w:divBdr>
        </w:div>
        <w:div w:id="571083993">
          <w:marLeft w:val="480"/>
          <w:marRight w:val="0"/>
          <w:marTop w:val="0"/>
          <w:marBottom w:val="0"/>
          <w:divBdr>
            <w:top w:val="none" w:sz="0" w:space="0" w:color="auto"/>
            <w:left w:val="none" w:sz="0" w:space="0" w:color="auto"/>
            <w:bottom w:val="none" w:sz="0" w:space="0" w:color="auto"/>
            <w:right w:val="none" w:sz="0" w:space="0" w:color="auto"/>
          </w:divBdr>
        </w:div>
        <w:div w:id="1676112023">
          <w:marLeft w:val="480"/>
          <w:marRight w:val="0"/>
          <w:marTop w:val="0"/>
          <w:marBottom w:val="0"/>
          <w:divBdr>
            <w:top w:val="none" w:sz="0" w:space="0" w:color="auto"/>
            <w:left w:val="none" w:sz="0" w:space="0" w:color="auto"/>
            <w:bottom w:val="none" w:sz="0" w:space="0" w:color="auto"/>
            <w:right w:val="none" w:sz="0" w:space="0" w:color="auto"/>
          </w:divBdr>
        </w:div>
        <w:div w:id="1949123679">
          <w:marLeft w:val="480"/>
          <w:marRight w:val="0"/>
          <w:marTop w:val="0"/>
          <w:marBottom w:val="0"/>
          <w:divBdr>
            <w:top w:val="none" w:sz="0" w:space="0" w:color="auto"/>
            <w:left w:val="none" w:sz="0" w:space="0" w:color="auto"/>
            <w:bottom w:val="none" w:sz="0" w:space="0" w:color="auto"/>
            <w:right w:val="none" w:sz="0" w:space="0" w:color="auto"/>
          </w:divBdr>
        </w:div>
        <w:div w:id="105587388">
          <w:marLeft w:val="480"/>
          <w:marRight w:val="0"/>
          <w:marTop w:val="0"/>
          <w:marBottom w:val="0"/>
          <w:divBdr>
            <w:top w:val="none" w:sz="0" w:space="0" w:color="auto"/>
            <w:left w:val="none" w:sz="0" w:space="0" w:color="auto"/>
            <w:bottom w:val="none" w:sz="0" w:space="0" w:color="auto"/>
            <w:right w:val="none" w:sz="0" w:space="0" w:color="auto"/>
          </w:divBdr>
        </w:div>
        <w:div w:id="367144353">
          <w:marLeft w:val="480"/>
          <w:marRight w:val="0"/>
          <w:marTop w:val="0"/>
          <w:marBottom w:val="0"/>
          <w:divBdr>
            <w:top w:val="none" w:sz="0" w:space="0" w:color="auto"/>
            <w:left w:val="none" w:sz="0" w:space="0" w:color="auto"/>
            <w:bottom w:val="none" w:sz="0" w:space="0" w:color="auto"/>
            <w:right w:val="none" w:sz="0" w:space="0" w:color="auto"/>
          </w:divBdr>
        </w:div>
        <w:div w:id="526601824">
          <w:marLeft w:val="480"/>
          <w:marRight w:val="0"/>
          <w:marTop w:val="0"/>
          <w:marBottom w:val="0"/>
          <w:divBdr>
            <w:top w:val="none" w:sz="0" w:space="0" w:color="auto"/>
            <w:left w:val="none" w:sz="0" w:space="0" w:color="auto"/>
            <w:bottom w:val="none" w:sz="0" w:space="0" w:color="auto"/>
            <w:right w:val="none" w:sz="0" w:space="0" w:color="auto"/>
          </w:divBdr>
        </w:div>
        <w:div w:id="1303730742">
          <w:marLeft w:val="480"/>
          <w:marRight w:val="0"/>
          <w:marTop w:val="0"/>
          <w:marBottom w:val="0"/>
          <w:divBdr>
            <w:top w:val="none" w:sz="0" w:space="0" w:color="auto"/>
            <w:left w:val="none" w:sz="0" w:space="0" w:color="auto"/>
            <w:bottom w:val="none" w:sz="0" w:space="0" w:color="auto"/>
            <w:right w:val="none" w:sz="0" w:space="0" w:color="auto"/>
          </w:divBdr>
        </w:div>
        <w:div w:id="1637031527">
          <w:marLeft w:val="480"/>
          <w:marRight w:val="0"/>
          <w:marTop w:val="0"/>
          <w:marBottom w:val="0"/>
          <w:divBdr>
            <w:top w:val="none" w:sz="0" w:space="0" w:color="auto"/>
            <w:left w:val="none" w:sz="0" w:space="0" w:color="auto"/>
            <w:bottom w:val="none" w:sz="0" w:space="0" w:color="auto"/>
            <w:right w:val="none" w:sz="0" w:space="0" w:color="auto"/>
          </w:divBdr>
        </w:div>
      </w:divsChild>
    </w:div>
    <w:div w:id="1745909580">
      <w:bodyDiv w:val="1"/>
      <w:marLeft w:val="0"/>
      <w:marRight w:val="0"/>
      <w:marTop w:val="0"/>
      <w:marBottom w:val="0"/>
      <w:divBdr>
        <w:top w:val="none" w:sz="0" w:space="0" w:color="auto"/>
        <w:left w:val="none" w:sz="0" w:space="0" w:color="auto"/>
        <w:bottom w:val="none" w:sz="0" w:space="0" w:color="auto"/>
        <w:right w:val="none" w:sz="0" w:space="0" w:color="auto"/>
      </w:divBdr>
    </w:div>
    <w:div w:id="1754625319">
      <w:bodyDiv w:val="1"/>
      <w:marLeft w:val="0"/>
      <w:marRight w:val="0"/>
      <w:marTop w:val="0"/>
      <w:marBottom w:val="0"/>
      <w:divBdr>
        <w:top w:val="none" w:sz="0" w:space="0" w:color="auto"/>
        <w:left w:val="none" w:sz="0" w:space="0" w:color="auto"/>
        <w:bottom w:val="none" w:sz="0" w:space="0" w:color="auto"/>
        <w:right w:val="none" w:sz="0" w:space="0" w:color="auto"/>
      </w:divBdr>
    </w:div>
    <w:div w:id="1756200772">
      <w:bodyDiv w:val="1"/>
      <w:marLeft w:val="0"/>
      <w:marRight w:val="0"/>
      <w:marTop w:val="0"/>
      <w:marBottom w:val="0"/>
      <w:divBdr>
        <w:top w:val="none" w:sz="0" w:space="0" w:color="auto"/>
        <w:left w:val="none" w:sz="0" w:space="0" w:color="auto"/>
        <w:bottom w:val="none" w:sz="0" w:space="0" w:color="auto"/>
        <w:right w:val="none" w:sz="0" w:space="0" w:color="auto"/>
      </w:divBdr>
    </w:div>
    <w:div w:id="1759251193">
      <w:bodyDiv w:val="1"/>
      <w:marLeft w:val="0"/>
      <w:marRight w:val="0"/>
      <w:marTop w:val="0"/>
      <w:marBottom w:val="0"/>
      <w:divBdr>
        <w:top w:val="none" w:sz="0" w:space="0" w:color="auto"/>
        <w:left w:val="none" w:sz="0" w:space="0" w:color="auto"/>
        <w:bottom w:val="none" w:sz="0" w:space="0" w:color="auto"/>
        <w:right w:val="none" w:sz="0" w:space="0" w:color="auto"/>
      </w:divBdr>
    </w:div>
    <w:div w:id="1760061004">
      <w:bodyDiv w:val="1"/>
      <w:marLeft w:val="0"/>
      <w:marRight w:val="0"/>
      <w:marTop w:val="0"/>
      <w:marBottom w:val="0"/>
      <w:divBdr>
        <w:top w:val="none" w:sz="0" w:space="0" w:color="auto"/>
        <w:left w:val="none" w:sz="0" w:space="0" w:color="auto"/>
        <w:bottom w:val="none" w:sz="0" w:space="0" w:color="auto"/>
        <w:right w:val="none" w:sz="0" w:space="0" w:color="auto"/>
      </w:divBdr>
    </w:div>
    <w:div w:id="1768117792">
      <w:bodyDiv w:val="1"/>
      <w:marLeft w:val="0"/>
      <w:marRight w:val="0"/>
      <w:marTop w:val="0"/>
      <w:marBottom w:val="0"/>
      <w:divBdr>
        <w:top w:val="none" w:sz="0" w:space="0" w:color="auto"/>
        <w:left w:val="none" w:sz="0" w:space="0" w:color="auto"/>
        <w:bottom w:val="none" w:sz="0" w:space="0" w:color="auto"/>
        <w:right w:val="none" w:sz="0" w:space="0" w:color="auto"/>
      </w:divBdr>
      <w:divsChild>
        <w:div w:id="415135602">
          <w:marLeft w:val="480"/>
          <w:marRight w:val="0"/>
          <w:marTop w:val="0"/>
          <w:marBottom w:val="0"/>
          <w:divBdr>
            <w:top w:val="none" w:sz="0" w:space="0" w:color="auto"/>
            <w:left w:val="none" w:sz="0" w:space="0" w:color="auto"/>
            <w:bottom w:val="none" w:sz="0" w:space="0" w:color="auto"/>
            <w:right w:val="none" w:sz="0" w:space="0" w:color="auto"/>
          </w:divBdr>
        </w:div>
        <w:div w:id="1772966401">
          <w:marLeft w:val="480"/>
          <w:marRight w:val="0"/>
          <w:marTop w:val="0"/>
          <w:marBottom w:val="0"/>
          <w:divBdr>
            <w:top w:val="none" w:sz="0" w:space="0" w:color="auto"/>
            <w:left w:val="none" w:sz="0" w:space="0" w:color="auto"/>
            <w:bottom w:val="none" w:sz="0" w:space="0" w:color="auto"/>
            <w:right w:val="none" w:sz="0" w:space="0" w:color="auto"/>
          </w:divBdr>
        </w:div>
        <w:div w:id="239681152">
          <w:marLeft w:val="480"/>
          <w:marRight w:val="0"/>
          <w:marTop w:val="0"/>
          <w:marBottom w:val="0"/>
          <w:divBdr>
            <w:top w:val="none" w:sz="0" w:space="0" w:color="auto"/>
            <w:left w:val="none" w:sz="0" w:space="0" w:color="auto"/>
            <w:bottom w:val="none" w:sz="0" w:space="0" w:color="auto"/>
            <w:right w:val="none" w:sz="0" w:space="0" w:color="auto"/>
          </w:divBdr>
        </w:div>
        <w:div w:id="1225027729">
          <w:marLeft w:val="480"/>
          <w:marRight w:val="0"/>
          <w:marTop w:val="0"/>
          <w:marBottom w:val="0"/>
          <w:divBdr>
            <w:top w:val="none" w:sz="0" w:space="0" w:color="auto"/>
            <w:left w:val="none" w:sz="0" w:space="0" w:color="auto"/>
            <w:bottom w:val="none" w:sz="0" w:space="0" w:color="auto"/>
            <w:right w:val="none" w:sz="0" w:space="0" w:color="auto"/>
          </w:divBdr>
        </w:div>
        <w:div w:id="482626190">
          <w:marLeft w:val="480"/>
          <w:marRight w:val="0"/>
          <w:marTop w:val="0"/>
          <w:marBottom w:val="0"/>
          <w:divBdr>
            <w:top w:val="none" w:sz="0" w:space="0" w:color="auto"/>
            <w:left w:val="none" w:sz="0" w:space="0" w:color="auto"/>
            <w:bottom w:val="none" w:sz="0" w:space="0" w:color="auto"/>
            <w:right w:val="none" w:sz="0" w:space="0" w:color="auto"/>
          </w:divBdr>
        </w:div>
        <w:div w:id="948704151">
          <w:marLeft w:val="480"/>
          <w:marRight w:val="0"/>
          <w:marTop w:val="0"/>
          <w:marBottom w:val="0"/>
          <w:divBdr>
            <w:top w:val="none" w:sz="0" w:space="0" w:color="auto"/>
            <w:left w:val="none" w:sz="0" w:space="0" w:color="auto"/>
            <w:bottom w:val="none" w:sz="0" w:space="0" w:color="auto"/>
            <w:right w:val="none" w:sz="0" w:space="0" w:color="auto"/>
          </w:divBdr>
        </w:div>
        <w:div w:id="584385419">
          <w:marLeft w:val="480"/>
          <w:marRight w:val="0"/>
          <w:marTop w:val="0"/>
          <w:marBottom w:val="0"/>
          <w:divBdr>
            <w:top w:val="none" w:sz="0" w:space="0" w:color="auto"/>
            <w:left w:val="none" w:sz="0" w:space="0" w:color="auto"/>
            <w:bottom w:val="none" w:sz="0" w:space="0" w:color="auto"/>
            <w:right w:val="none" w:sz="0" w:space="0" w:color="auto"/>
          </w:divBdr>
        </w:div>
        <w:div w:id="2065518311">
          <w:marLeft w:val="480"/>
          <w:marRight w:val="0"/>
          <w:marTop w:val="0"/>
          <w:marBottom w:val="0"/>
          <w:divBdr>
            <w:top w:val="none" w:sz="0" w:space="0" w:color="auto"/>
            <w:left w:val="none" w:sz="0" w:space="0" w:color="auto"/>
            <w:bottom w:val="none" w:sz="0" w:space="0" w:color="auto"/>
            <w:right w:val="none" w:sz="0" w:space="0" w:color="auto"/>
          </w:divBdr>
        </w:div>
        <w:div w:id="400638646">
          <w:marLeft w:val="480"/>
          <w:marRight w:val="0"/>
          <w:marTop w:val="0"/>
          <w:marBottom w:val="0"/>
          <w:divBdr>
            <w:top w:val="none" w:sz="0" w:space="0" w:color="auto"/>
            <w:left w:val="none" w:sz="0" w:space="0" w:color="auto"/>
            <w:bottom w:val="none" w:sz="0" w:space="0" w:color="auto"/>
            <w:right w:val="none" w:sz="0" w:space="0" w:color="auto"/>
          </w:divBdr>
        </w:div>
        <w:div w:id="1482040249">
          <w:marLeft w:val="480"/>
          <w:marRight w:val="0"/>
          <w:marTop w:val="0"/>
          <w:marBottom w:val="0"/>
          <w:divBdr>
            <w:top w:val="none" w:sz="0" w:space="0" w:color="auto"/>
            <w:left w:val="none" w:sz="0" w:space="0" w:color="auto"/>
            <w:bottom w:val="none" w:sz="0" w:space="0" w:color="auto"/>
            <w:right w:val="none" w:sz="0" w:space="0" w:color="auto"/>
          </w:divBdr>
        </w:div>
        <w:div w:id="134497560">
          <w:marLeft w:val="480"/>
          <w:marRight w:val="0"/>
          <w:marTop w:val="0"/>
          <w:marBottom w:val="0"/>
          <w:divBdr>
            <w:top w:val="none" w:sz="0" w:space="0" w:color="auto"/>
            <w:left w:val="none" w:sz="0" w:space="0" w:color="auto"/>
            <w:bottom w:val="none" w:sz="0" w:space="0" w:color="auto"/>
            <w:right w:val="none" w:sz="0" w:space="0" w:color="auto"/>
          </w:divBdr>
        </w:div>
        <w:div w:id="1226333749">
          <w:marLeft w:val="480"/>
          <w:marRight w:val="0"/>
          <w:marTop w:val="0"/>
          <w:marBottom w:val="0"/>
          <w:divBdr>
            <w:top w:val="none" w:sz="0" w:space="0" w:color="auto"/>
            <w:left w:val="none" w:sz="0" w:space="0" w:color="auto"/>
            <w:bottom w:val="none" w:sz="0" w:space="0" w:color="auto"/>
            <w:right w:val="none" w:sz="0" w:space="0" w:color="auto"/>
          </w:divBdr>
        </w:div>
        <w:div w:id="684139629">
          <w:marLeft w:val="480"/>
          <w:marRight w:val="0"/>
          <w:marTop w:val="0"/>
          <w:marBottom w:val="0"/>
          <w:divBdr>
            <w:top w:val="none" w:sz="0" w:space="0" w:color="auto"/>
            <w:left w:val="none" w:sz="0" w:space="0" w:color="auto"/>
            <w:bottom w:val="none" w:sz="0" w:space="0" w:color="auto"/>
            <w:right w:val="none" w:sz="0" w:space="0" w:color="auto"/>
          </w:divBdr>
        </w:div>
        <w:div w:id="1869677631">
          <w:marLeft w:val="480"/>
          <w:marRight w:val="0"/>
          <w:marTop w:val="0"/>
          <w:marBottom w:val="0"/>
          <w:divBdr>
            <w:top w:val="none" w:sz="0" w:space="0" w:color="auto"/>
            <w:left w:val="none" w:sz="0" w:space="0" w:color="auto"/>
            <w:bottom w:val="none" w:sz="0" w:space="0" w:color="auto"/>
            <w:right w:val="none" w:sz="0" w:space="0" w:color="auto"/>
          </w:divBdr>
        </w:div>
        <w:div w:id="1683240633">
          <w:marLeft w:val="480"/>
          <w:marRight w:val="0"/>
          <w:marTop w:val="0"/>
          <w:marBottom w:val="0"/>
          <w:divBdr>
            <w:top w:val="none" w:sz="0" w:space="0" w:color="auto"/>
            <w:left w:val="none" w:sz="0" w:space="0" w:color="auto"/>
            <w:bottom w:val="none" w:sz="0" w:space="0" w:color="auto"/>
            <w:right w:val="none" w:sz="0" w:space="0" w:color="auto"/>
          </w:divBdr>
        </w:div>
        <w:div w:id="2068872453">
          <w:marLeft w:val="480"/>
          <w:marRight w:val="0"/>
          <w:marTop w:val="0"/>
          <w:marBottom w:val="0"/>
          <w:divBdr>
            <w:top w:val="none" w:sz="0" w:space="0" w:color="auto"/>
            <w:left w:val="none" w:sz="0" w:space="0" w:color="auto"/>
            <w:bottom w:val="none" w:sz="0" w:space="0" w:color="auto"/>
            <w:right w:val="none" w:sz="0" w:space="0" w:color="auto"/>
          </w:divBdr>
        </w:div>
        <w:div w:id="1512135640">
          <w:marLeft w:val="480"/>
          <w:marRight w:val="0"/>
          <w:marTop w:val="0"/>
          <w:marBottom w:val="0"/>
          <w:divBdr>
            <w:top w:val="none" w:sz="0" w:space="0" w:color="auto"/>
            <w:left w:val="none" w:sz="0" w:space="0" w:color="auto"/>
            <w:bottom w:val="none" w:sz="0" w:space="0" w:color="auto"/>
            <w:right w:val="none" w:sz="0" w:space="0" w:color="auto"/>
          </w:divBdr>
        </w:div>
        <w:div w:id="59182495">
          <w:marLeft w:val="480"/>
          <w:marRight w:val="0"/>
          <w:marTop w:val="0"/>
          <w:marBottom w:val="0"/>
          <w:divBdr>
            <w:top w:val="none" w:sz="0" w:space="0" w:color="auto"/>
            <w:left w:val="none" w:sz="0" w:space="0" w:color="auto"/>
            <w:bottom w:val="none" w:sz="0" w:space="0" w:color="auto"/>
            <w:right w:val="none" w:sz="0" w:space="0" w:color="auto"/>
          </w:divBdr>
        </w:div>
        <w:div w:id="729966702">
          <w:marLeft w:val="480"/>
          <w:marRight w:val="0"/>
          <w:marTop w:val="0"/>
          <w:marBottom w:val="0"/>
          <w:divBdr>
            <w:top w:val="none" w:sz="0" w:space="0" w:color="auto"/>
            <w:left w:val="none" w:sz="0" w:space="0" w:color="auto"/>
            <w:bottom w:val="none" w:sz="0" w:space="0" w:color="auto"/>
            <w:right w:val="none" w:sz="0" w:space="0" w:color="auto"/>
          </w:divBdr>
        </w:div>
        <w:div w:id="1848129233">
          <w:marLeft w:val="480"/>
          <w:marRight w:val="0"/>
          <w:marTop w:val="0"/>
          <w:marBottom w:val="0"/>
          <w:divBdr>
            <w:top w:val="none" w:sz="0" w:space="0" w:color="auto"/>
            <w:left w:val="none" w:sz="0" w:space="0" w:color="auto"/>
            <w:bottom w:val="none" w:sz="0" w:space="0" w:color="auto"/>
            <w:right w:val="none" w:sz="0" w:space="0" w:color="auto"/>
          </w:divBdr>
        </w:div>
        <w:div w:id="48236107">
          <w:marLeft w:val="480"/>
          <w:marRight w:val="0"/>
          <w:marTop w:val="0"/>
          <w:marBottom w:val="0"/>
          <w:divBdr>
            <w:top w:val="none" w:sz="0" w:space="0" w:color="auto"/>
            <w:left w:val="none" w:sz="0" w:space="0" w:color="auto"/>
            <w:bottom w:val="none" w:sz="0" w:space="0" w:color="auto"/>
            <w:right w:val="none" w:sz="0" w:space="0" w:color="auto"/>
          </w:divBdr>
        </w:div>
        <w:div w:id="1701856887">
          <w:marLeft w:val="480"/>
          <w:marRight w:val="0"/>
          <w:marTop w:val="0"/>
          <w:marBottom w:val="0"/>
          <w:divBdr>
            <w:top w:val="none" w:sz="0" w:space="0" w:color="auto"/>
            <w:left w:val="none" w:sz="0" w:space="0" w:color="auto"/>
            <w:bottom w:val="none" w:sz="0" w:space="0" w:color="auto"/>
            <w:right w:val="none" w:sz="0" w:space="0" w:color="auto"/>
          </w:divBdr>
        </w:div>
        <w:div w:id="1927959943">
          <w:marLeft w:val="480"/>
          <w:marRight w:val="0"/>
          <w:marTop w:val="0"/>
          <w:marBottom w:val="0"/>
          <w:divBdr>
            <w:top w:val="none" w:sz="0" w:space="0" w:color="auto"/>
            <w:left w:val="none" w:sz="0" w:space="0" w:color="auto"/>
            <w:bottom w:val="none" w:sz="0" w:space="0" w:color="auto"/>
            <w:right w:val="none" w:sz="0" w:space="0" w:color="auto"/>
          </w:divBdr>
        </w:div>
        <w:div w:id="1197817535">
          <w:marLeft w:val="480"/>
          <w:marRight w:val="0"/>
          <w:marTop w:val="0"/>
          <w:marBottom w:val="0"/>
          <w:divBdr>
            <w:top w:val="none" w:sz="0" w:space="0" w:color="auto"/>
            <w:left w:val="none" w:sz="0" w:space="0" w:color="auto"/>
            <w:bottom w:val="none" w:sz="0" w:space="0" w:color="auto"/>
            <w:right w:val="none" w:sz="0" w:space="0" w:color="auto"/>
          </w:divBdr>
        </w:div>
        <w:div w:id="826674477">
          <w:marLeft w:val="480"/>
          <w:marRight w:val="0"/>
          <w:marTop w:val="0"/>
          <w:marBottom w:val="0"/>
          <w:divBdr>
            <w:top w:val="none" w:sz="0" w:space="0" w:color="auto"/>
            <w:left w:val="none" w:sz="0" w:space="0" w:color="auto"/>
            <w:bottom w:val="none" w:sz="0" w:space="0" w:color="auto"/>
            <w:right w:val="none" w:sz="0" w:space="0" w:color="auto"/>
          </w:divBdr>
        </w:div>
        <w:div w:id="238369224">
          <w:marLeft w:val="480"/>
          <w:marRight w:val="0"/>
          <w:marTop w:val="0"/>
          <w:marBottom w:val="0"/>
          <w:divBdr>
            <w:top w:val="none" w:sz="0" w:space="0" w:color="auto"/>
            <w:left w:val="none" w:sz="0" w:space="0" w:color="auto"/>
            <w:bottom w:val="none" w:sz="0" w:space="0" w:color="auto"/>
            <w:right w:val="none" w:sz="0" w:space="0" w:color="auto"/>
          </w:divBdr>
        </w:div>
        <w:div w:id="1251700185">
          <w:marLeft w:val="480"/>
          <w:marRight w:val="0"/>
          <w:marTop w:val="0"/>
          <w:marBottom w:val="0"/>
          <w:divBdr>
            <w:top w:val="none" w:sz="0" w:space="0" w:color="auto"/>
            <w:left w:val="none" w:sz="0" w:space="0" w:color="auto"/>
            <w:bottom w:val="none" w:sz="0" w:space="0" w:color="auto"/>
            <w:right w:val="none" w:sz="0" w:space="0" w:color="auto"/>
          </w:divBdr>
        </w:div>
        <w:div w:id="1326015493">
          <w:marLeft w:val="480"/>
          <w:marRight w:val="0"/>
          <w:marTop w:val="0"/>
          <w:marBottom w:val="0"/>
          <w:divBdr>
            <w:top w:val="none" w:sz="0" w:space="0" w:color="auto"/>
            <w:left w:val="none" w:sz="0" w:space="0" w:color="auto"/>
            <w:bottom w:val="none" w:sz="0" w:space="0" w:color="auto"/>
            <w:right w:val="none" w:sz="0" w:space="0" w:color="auto"/>
          </w:divBdr>
        </w:div>
        <w:div w:id="1277106170">
          <w:marLeft w:val="480"/>
          <w:marRight w:val="0"/>
          <w:marTop w:val="0"/>
          <w:marBottom w:val="0"/>
          <w:divBdr>
            <w:top w:val="none" w:sz="0" w:space="0" w:color="auto"/>
            <w:left w:val="none" w:sz="0" w:space="0" w:color="auto"/>
            <w:bottom w:val="none" w:sz="0" w:space="0" w:color="auto"/>
            <w:right w:val="none" w:sz="0" w:space="0" w:color="auto"/>
          </w:divBdr>
        </w:div>
        <w:div w:id="1874531791">
          <w:marLeft w:val="480"/>
          <w:marRight w:val="0"/>
          <w:marTop w:val="0"/>
          <w:marBottom w:val="0"/>
          <w:divBdr>
            <w:top w:val="none" w:sz="0" w:space="0" w:color="auto"/>
            <w:left w:val="none" w:sz="0" w:space="0" w:color="auto"/>
            <w:bottom w:val="none" w:sz="0" w:space="0" w:color="auto"/>
            <w:right w:val="none" w:sz="0" w:space="0" w:color="auto"/>
          </w:divBdr>
        </w:div>
        <w:div w:id="797069395">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1712655899">
          <w:marLeft w:val="480"/>
          <w:marRight w:val="0"/>
          <w:marTop w:val="0"/>
          <w:marBottom w:val="0"/>
          <w:divBdr>
            <w:top w:val="none" w:sz="0" w:space="0" w:color="auto"/>
            <w:left w:val="none" w:sz="0" w:space="0" w:color="auto"/>
            <w:bottom w:val="none" w:sz="0" w:space="0" w:color="auto"/>
            <w:right w:val="none" w:sz="0" w:space="0" w:color="auto"/>
          </w:divBdr>
        </w:div>
        <w:div w:id="546836880">
          <w:marLeft w:val="480"/>
          <w:marRight w:val="0"/>
          <w:marTop w:val="0"/>
          <w:marBottom w:val="0"/>
          <w:divBdr>
            <w:top w:val="none" w:sz="0" w:space="0" w:color="auto"/>
            <w:left w:val="none" w:sz="0" w:space="0" w:color="auto"/>
            <w:bottom w:val="none" w:sz="0" w:space="0" w:color="auto"/>
            <w:right w:val="none" w:sz="0" w:space="0" w:color="auto"/>
          </w:divBdr>
        </w:div>
        <w:div w:id="1132552738">
          <w:marLeft w:val="480"/>
          <w:marRight w:val="0"/>
          <w:marTop w:val="0"/>
          <w:marBottom w:val="0"/>
          <w:divBdr>
            <w:top w:val="none" w:sz="0" w:space="0" w:color="auto"/>
            <w:left w:val="none" w:sz="0" w:space="0" w:color="auto"/>
            <w:bottom w:val="none" w:sz="0" w:space="0" w:color="auto"/>
            <w:right w:val="none" w:sz="0" w:space="0" w:color="auto"/>
          </w:divBdr>
        </w:div>
        <w:div w:id="1618677972">
          <w:marLeft w:val="480"/>
          <w:marRight w:val="0"/>
          <w:marTop w:val="0"/>
          <w:marBottom w:val="0"/>
          <w:divBdr>
            <w:top w:val="none" w:sz="0" w:space="0" w:color="auto"/>
            <w:left w:val="none" w:sz="0" w:space="0" w:color="auto"/>
            <w:bottom w:val="none" w:sz="0" w:space="0" w:color="auto"/>
            <w:right w:val="none" w:sz="0" w:space="0" w:color="auto"/>
          </w:divBdr>
        </w:div>
        <w:div w:id="624820310">
          <w:marLeft w:val="480"/>
          <w:marRight w:val="0"/>
          <w:marTop w:val="0"/>
          <w:marBottom w:val="0"/>
          <w:divBdr>
            <w:top w:val="none" w:sz="0" w:space="0" w:color="auto"/>
            <w:left w:val="none" w:sz="0" w:space="0" w:color="auto"/>
            <w:bottom w:val="none" w:sz="0" w:space="0" w:color="auto"/>
            <w:right w:val="none" w:sz="0" w:space="0" w:color="auto"/>
          </w:divBdr>
        </w:div>
        <w:div w:id="2017077250">
          <w:marLeft w:val="480"/>
          <w:marRight w:val="0"/>
          <w:marTop w:val="0"/>
          <w:marBottom w:val="0"/>
          <w:divBdr>
            <w:top w:val="none" w:sz="0" w:space="0" w:color="auto"/>
            <w:left w:val="none" w:sz="0" w:space="0" w:color="auto"/>
            <w:bottom w:val="none" w:sz="0" w:space="0" w:color="auto"/>
            <w:right w:val="none" w:sz="0" w:space="0" w:color="auto"/>
          </w:divBdr>
        </w:div>
        <w:div w:id="1974558459">
          <w:marLeft w:val="480"/>
          <w:marRight w:val="0"/>
          <w:marTop w:val="0"/>
          <w:marBottom w:val="0"/>
          <w:divBdr>
            <w:top w:val="none" w:sz="0" w:space="0" w:color="auto"/>
            <w:left w:val="none" w:sz="0" w:space="0" w:color="auto"/>
            <w:bottom w:val="none" w:sz="0" w:space="0" w:color="auto"/>
            <w:right w:val="none" w:sz="0" w:space="0" w:color="auto"/>
          </w:divBdr>
        </w:div>
        <w:div w:id="1888712807">
          <w:marLeft w:val="480"/>
          <w:marRight w:val="0"/>
          <w:marTop w:val="0"/>
          <w:marBottom w:val="0"/>
          <w:divBdr>
            <w:top w:val="none" w:sz="0" w:space="0" w:color="auto"/>
            <w:left w:val="none" w:sz="0" w:space="0" w:color="auto"/>
            <w:bottom w:val="none" w:sz="0" w:space="0" w:color="auto"/>
            <w:right w:val="none" w:sz="0" w:space="0" w:color="auto"/>
          </w:divBdr>
        </w:div>
        <w:div w:id="1130054576">
          <w:marLeft w:val="480"/>
          <w:marRight w:val="0"/>
          <w:marTop w:val="0"/>
          <w:marBottom w:val="0"/>
          <w:divBdr>
            <w:top w:val="none" w:sz="0" w:space="0" w:color="auto"/>
            <w:left w:val="none" w:sz="0" w:space="0" w:color="auto"/>
            <w:bottom w:val="none" w:sz="0" w:space="0" w:color="auto"/>
            <w:right w:val="none" w:sz="0" w:space="0" w:color="auto"/>
          </w:divBdr>
        </w:div>
        <w:div w:id="1609049152">
          <w:marLeft w:val="480"/>
          <w:marRight w:val="0"/>
          <w:marTop w:val="0"/>
          <w:marBottom w:val="0"/>
          <w:divBdr>
            <w:top w:val="none" w:sz="0" w:space="0" w:color="auto"/>
            <w:left w:val="none" w:sz="0" w:space="0" w:color="auto"/>
            <w:bottom w:val="none" w:sz="0" w:space="0" w:color="auto"/>
            <w:right w:val="none" w:sz="0" w:space="0" w:color="auto"/>
          </w:divBdr>
        </w:div>
        <w:div w:id="1212182906">
          <w:marLeft w:val="480"/>
          <w:marRight w:val="0"/>
          <w:marTop w:val="0"/>
          <w:marBottom w:val="0"/>
          <w:divBdr>
            <w:top w:val="none" w:sz="0" w:space="0" w:color="auto"/>
            <w:left w:val="none" w:sz="0" w:space="0" w:color="auto"/>
            <w:bottom w:val="none" w:sz="0" w:space="0" w:color="auto"/>
            <w:right w:val="none" w:sz="0" w:space="0" w:color="auto"/>
          </w:divBdr>
        </w:div>
        <w:div w:id="1996906995">
          <w:marLeft w:val="480"/>
          <w:marRight w:val="0"/>
          <w:marTop w:val="0"/>
          <w:marBottom w:val="0"/>
          <w:divBdr>
            <w:top w:val="none" w:sz="0" w:space="0" w:color="auto"/>
            <w:left w:val="none" w:sz="0" w:space="0" w:color="auto"/>
            <w:bottom w:val="none" w:sz="0" w:space="0" w:color="auto"/>
            <w:right w:val="none" w:sz="0" w:space="0" w:color="auto"/>
          </w:divBdr>
        </w:div>
        <w:div w:id="1223129148">
          <w:marLeft w:val="480"/>
          <w:marRight w:val="0"/>
          <w:marTop w:val="0"/>
          <w:marBottom w:val="0"/>
          <w:divBdr>
            <w:top w:val="none" w:sz="0" w:space="0" w:color="auto"/>
            <w:left w:val="none" w:sz="0" w:space="0" w:color="auto"/>
            <w:bottom w:val="none" w:sz="0" w:space="0" w:color="auto"/>
            <w:right w:val="none" w:sz="0" w:space="0" w:color="auto"/>
          </w:divBdr>
        </w:div>
        <w:div w:id="1280258847">
          <w:marLeft w:val="480"/>
          <w:marRight w:val="0"/>
          <w:marTop w:val="0"/>
          <w:marBottom w:val="0"/>
          <w:divBdr>
            <w:top w:val="none" w:sz="0" w:space="0" w:color="auto"/>
            <w:left w:val="none" w:sz="0" w:space="0" w:color="auto"/>
            <w:bottom w:val="none" w:sz="0" w:space="0" w:color="auto"/>
            <w:right w:val="none" w:sz="0" w:space="0" w:color="auto"/>
          </w:divBdr>
        </w:div>
        <w:div w:id="1154376387">
          <w:marLeft w:val="480"/>
          <w:marRight w:val="0"/>
          <w:marTop w:val="0"/>
          <w:marBottom w:val="0"/>
          <w:divBdr>
            <w:top w:val="none" w:sz="0" w:space="0" w:color="auto"/>
            <w:left w:val="none" w:sz="0" w:space="0" w:color="auto"/>
            <w:bottom w:val="none" w:sz="0" w:space="0" w:color="auto"/>
            <w:right w:val="none" w:sz="0" w:space="0" w:color="auto"/>
          </w:divBdr>
        </w:div>
        <w:div w:id="1971009720">
          <w:marLeft w:val="480"/>
          <w:marRight w:val="0"/>
          <w:marTop w:val="0"/>
          <w:marBottom w:val="0"/>
          <w:divBdr>
            <w:top w:val="none" w:sz="0" w:space="0" w:color="auto"/>
            <w:left w:val="none" w:sz="0" w:space="0" w:color="auto"/>
            <w:bottom w:val="none" w:sz="0" w:space="0" w:color="auto"/>
            <w:right w:val="none" w:sz="0" w:space="0" w:color="auto"/>
          </w:divBdr>
        </w:div>
        <w:div w:id="1963226862">
          <w:marLeft w:val="480"/>
          <w:marRight w:val="0"/>
          <w:marTop w:val="0"/>
          <w:marBottom w:val="0"/>
          <w:divBdr>
            <w:top w:val="none" w:sz="0" w:space="0" w:color="auto"/>
            <w:left w:val="none" w:sz="0" w:space="0" w:color="auto"/>
            <w:bottom w:val="none" w:sz="0" w:space="0" w:color="auto"/>
            <w:right w:val="none" w:sz="0" w:space="0" w:color="auto"/>
          </w:divBdr>
        </w:div>
        <w:div w:id="560408960">
          <w:marLeft w:val="480"/>
          <w:marRight w:val="0"/>
          <w:marTop w:val="0"/>
          <w:marBottom w:val="0"/>
          <w:divBdr>
            <w:top w:val="none" w:sz="0" w:space="0" w:color="auto"/>
            <w:left w:val="none" w:sz="0" w:space="0" w:color="auto"/>
            <w:bottom w:val="none" w:sz="0" w:space="0" w:color="auto"/>
            <w:right w:val="none" w:sz="0" w:space="0" w:color="auto"/>
          </w:divBdr>
        </w:div>
        <w:div w:id="857891359">
          <w:marLeft w:val="480"/>
          <w:marRight w:val="0"/>
          <w:marTop w:val="0"/>
          <w:marBottom w:val="0"/>
          <w:divBdr>
            <w:top w:val="none" w:sz="0" w:space="0" w:color="auto"/>
            <w:left w:val="none" w:sz="0" w:space="0" w:color="auto"/>
            <w:bottom w:val="none" w:sz="0" w:space="0" w:color="auto"/>
            <w:right w:val="none" w:sz="0" w:space="0" w:color="auto"/>
          </w:divBdr>
        </w:div>
        <w:div w:id="1745759982">
          <w:marLeft w:val="480"/>
          <w:marRight w:val="0"/>
          <w:marTop w:val="0"/>
          <w:marBottom w:val="0"/>
          <w:divBdr>
            <w:top w:val="none" w:sz="0" w:space="0" w:color="auto"/>
            <w:left w:val="none" w:sz="0" w:space="0" w:color="auto"/>
            <w:bottom w:val="none" w:sz="0" w:space="0" w:color="auto"/>
            <w:right w:val="none" w:sz="0" w:space="0" w:color="auto"/>
          </w:divBdr>
        </w:div>
        <w:div w:id="21977027">
          <w:marLeft w:val="480"/>
          <w:marRight w:val="0"/>
          <w:marTop w:val="0"/>
          <w:marBottom w:val="0"/>
          <w:divBdr>
            <w:top w:val="none" w:sz="0" w:space="0" w:color="auto"/>
            <w:left w:val="none" w:sz="0" w:space="0" w:color="auto"/>
            <w:bottom w:val="none" w:sz="0" w:space="0" w:color="auto"/>
            <w:right w:val="none" w:sz="0" w:space="0" w:color="auto"/>
          </w:divBdr>
        </w:div>
        <w:div w:id="5986608">
          <w:marLeft w:val="480"/>
          <w:marRight w:val="0"/>
          <w:marTop w:val="0"/>
          <w:marBottom w:val="0"/>
          <w:divBdr>
            <w:top w:val="none" w:sz="0" w:space="0" w:color="auto"/>
            <w:left w:val="none" w:sz="0" w:space="0" w:color="auto"/>
            <w:bottom w:val="none" w:sz="0" w:space="0" w:color="auto"/>
            <w:right w:val="none" w:sz="0" w:space="0" w:color="auto"/>
          </w:divBdr>
        </w:div>
        <w:div w:id="490603725">
          <w:marLeft w:val="480"/>
          <w:marRight w:val="0"/>
          <w:marTop w:val="0"/>
          <w:marBottom w:val="0"/>
          <w:divBdr>
            <w:top w:val="none" w:sz="0" w:space="0" w:color="auto"/>
            <w:left w:val="none" w:sz="0" w:space="0" w:color="auto"/>
            <w:bottom w:val="none" w:sz="0" w:space="0" w:color="auto"/>
            <w:right w:val="none" w:sz="0" w:space="0" w:color="auto"/>
          </w:divBdr>
        </w:div>
        <w:div w:id="766196240">
          <w:marLeft w:val="480"/>
          <w:marRight w:val="0"/>
          <w:marTop w:val="0"/>
          <w:marBottom w:val="0"/>
          <w:divBdr>
            <w:top w:val="none" w:sz="0" w:space="0" w:color="auto"/>
            <w:left w:val="none" w:sz="0" w:space="0" w:color="auto"/>
            <w:bottom w:val="none" w:sz="0" w:space="0" w:color="auto"/>
            <w:right w:val="none" w:sz="0" w:space="0" w:color="auto"/>
          </w:divBdr>
        </w:div>
        <w:div w:id="8333648">
          <w:marLeft w:val="480"/>
          <w:marRight w:val="0"/>
          <w:marTop w:val="0"/>
          <w:marBottom w:val="0"/>
          <w:divBdr>
            <w:top w:val="none" w:sz="0" w:space="0" w:color="auto"/>
            <w:left w:val="none" w:sz="0" w:space="0" w:color="auto"/>
            <w:bottom w:val="none" w:sz="0" w:space="0" w:color="auto"/>
            <w:right w:val="none" w:sz="0" w:space="0" w:color="auto"/>
          </w:divBdr>
        </w:div>
        <w:div w:id="2077900654">
          <w:marLeft w:val="480"/>
          <w:marRight w:val="0"/>
          <w:marTop w:val="0"/>
          <w:marBottom w:val="0"/>
          <w:divBdr>
            <w:top w:val="none" w:sz="0" w:space="0" w:color="auto"/>
            <w:left w:val="none" w:sz="0" w:space="0" w:color="auto"/>
            <w:bottom w:val="none" w:sz="0" w:space="0" w:color="auto"/>
            <w:right w:val="none" w:sz="0" w:space="0" w:color="auto"/>
          </w:divBdr>
        </w:div>
      </w:divsChild>
    </w:div>
    <w:div w:id="1782651076">
      <w:bodyDiv w:val="1"/>
      <w:marLeft w:val="0"/>
      <w:marRight w:val="0"/>
      <w:marTop w:val="0"/>
      <w:marBottom w:val="0"/>
      <w:divBdr>
        <w:top w:val="none" w:sz="0" w:space="0" w:color="auto"/>
        <w:left w:val="none" w:sz="0" w:space="0" w:color="auto"/>
        <w:bottom w:val="none" w:sz="0" w:space="0" w:color="auto"/>
        <w:right w:val="none" w:sz="0" w:space="0" w:color="auto"/>
      </w:divBdr>
    </w:div>
    <w:div w:id="1803309030">
      <w:bodyDiv w:val="1"/>
      <w:marLeft w:val="0"/>
      <w:marRight w:val="0"/>
      <w:marTop w:val="0"/>
      <w:marBottom w:val="0"/>
      <w:divBdr>
        <w:top w:val="none" w:sz="0" w:space="0" w:color="auto"/>
        <w:left w:val="none" w:sz="0" w:space="0" w:color="auto"/>
        <w:bottom w:val="none" w:sz="0" w:space="0" w:color="auto"/>
        <w:right w:val="none" w:sz="0" w:space="0" w:color="auto"/>
      </w:divBdr>
    </w:div>
    <w:div w:id="1803381449">
      <w:bodyDiv w:val="1"/>
      <w:marLeft w:val="0"/>
      <w:marRight w:val="0"/>
      <w:marTop w:val="0"/>
      <w:marBottom w:val="0"/>
      <w:divBdr>
        <w:top w:val="none" w:sz="0" w:space="0" w:color="auto"/>
        <w:left w:val="none" w:sz="0" w:space="0" w:color="auto"/>
        <w:bottom w:val="none" w:sz="0" w:space="0" w:color="auto"/>
        <w:right w:val="none" w:sz="0" w:space="0" w:color="auto"/>
      </w:divBdr>
    </w:div>
    <w:div w:id="1815561622">
      <w:bodyDiv w:val="1"/>
      <w:marLeft w:val="0"/>
      <w:marRight w:val="0"/>
      <w:marTop w:val="0"/>
      <w:marBottom w:val="0"/>
      <w:divBdr>
        <w:top w:val="none" w:sz="0" w:space="0" w:color="auto"/>
        <w:left w:val="none" w:sz="0" w:space="0" w:color="auto"/>
        <w:bottom w:val="none" w:sz="0" w:space="0" w:color="auto"/>
        <w:right w:val="none" w:sz="0" w:space="0" w:color="auto"/>
      </w:divBdr>
    </w:div>
    <w:div w:id="1825775086">
      <w:bodyDiv w:val="1"/>
      <w:marLeft w:val="0"/>
      <w:marRight w:val="0"/>
      <w:marTop w:val="0"/>
      <w:marBottom w:val="0"/>
      <w:divBdr>
        <w:top w:val="none" w:sz="0" w:space="0" w:color="auto"/>
        <w:left w:val="none" w:sz="0" w:space="0" w:color="auto"/>
        <w:bottom w:val="none" w:sz="0" w:space="0" w:color="auto"/>
        <w:right w:val="none" w:sz="0" w:space="0" w:color="auto"/>
      </w:divBdr>
    </w:div>
    <w:div w:id="1825778036">
      <w:bodyDiv w:val="1"/>
      <w:marLeft w:val="0"/>
      <w:marRight w:val="0"/>
      <w:marTop w:val="0"/>
      <w:marBottom w:val="0"/>
      <w:divBdr>
        <w:top w:val="none" w:sz="0" w:space="0" w:color="auto"/>
        <w:left w:val="none" w:sz="0" w:space="0" w:color="auto"/>
        <w:bottom w:val="none" w:sz="0" w:space="0" w:color="auto"/>
        <w:right w:val="none" w:sz="0" w:space="0" w:color="auto"/>
      </w:divBdr>
    </w:div>
    <w:div w:id="1835030972">
      <w:bodyDiv w:val="1"/>
      <w:marLeft w:val="0"/>
      <w:marRight w:val="0"/>
      <w:marTop w:val="0"/>
      <w:marBottom w:val="0"/>
      <w:divBdr>
        <w:top w:val="none" w:sz="0" w:space="0" w:color="auto"/>
        <w:left w:val="none" w:sz="0" w:space="0" w:color="auto"/>
        <w:bottom w:val="none" w:sz="0" w:space="0" w:color="auto"/>
        <w:right w:val="none" w:sz="0" w:space="0" w:color="auto"/>
      </w:divBdr>
    </w:div>
    <w:div w:id="1839734948">
      <w:bodyDiv w:val="1"/>
      <w:marLeft w:val="0"/>
      <w:marRight w:val="0"/>
      <w:marTop w:val="0"/>
      <w:marBottom w:val="0"/>
      <w:divBdr>
        <w:top w:val="none" w:sz="0" w:space="0" w:color="auto"/>
        <w:left w:val="none" w:sz="0" w:space="0" w:color="auto"/>
        <w:bottom w:val="none" w:sz="0" w:space="0" w:color="auto"/>
        <w:right w:val="none" w:sz="0" w:space="0" w:color="auto"/>
      </w:divBdr>
      <w:divsChild>
        <w:div w:id="1031342877">
          <w:marLeft w:val="480"/>
          <w:marRight w:val="0"/>
          <w:marTop w:val="0"/>
          <w:marBottom w:val="0"/>
          <w:divBdr>
            <w:top w:val="none" w:sz="0" w:space="0" w:color="auto"/>
            <w:left w:val="none" w:sz="0" w:space="0" w:color="auto"/>
            <w:bottom w:val="none" w:sz="0" w:space="0" w:color="auto"/>
            <w:right w:val="none" w:sz="0" w:space="0" w:color="auto"/>
          </w:divBdr>
        </w:div>
        <w:div w:id="1616281115">
          <w:marLeft w:val="480"/>
          <w:marRight w:val="0"/>
          <w:marTop w:val="0"/>
          <w:marBottom w:val="0"/>
          <w:divBdr>
            <w:top w:val="none" w:sz="0" w:space="0" w:color="auto"/>
            <w:left w:val="none" w:sz="0" w:space="0" w:color="auto"/>
            <w:bottom w:val="none" w:sz="0" w:space="0" w:color="auto"/>
            <w:right w:val="none" w:sz="0" w:space="0" w:color="auto"/>
          </w:divBdr>
        </w:div>
        <w:div w:id="181936287">
          <w:marLeft w:val="480"/>
          <w:marRight w:val="0"/>
          <w:marTop w:val="0"/>
          <w:marBottom w:val="0"/>
          <w:divBdr>
            <w:top w:val="none" w:sz="0" w:space="0" w:color="auto"/>
            <w:left w:val="none" w:sz="0" w:space="0" w:color="auto"/>
            <w:bottom w:val="none" w:sz="0" w:space="0" w:color="auto"/>
            <w:right w:val="none" w:sz="0" w:space="0" w:color="auto"/>
          </w:divBdr>
        </w:div>
        <w:div w:id="340930840">
          <w:marLeft w:val="480"/>
          <w:marRight w:val="0"/>
          <w:marTop w:val="0"/>
          <w:marBottom w:val="0"/>
          <w:divBdr>
            <w:top w:val="none" w:sz="0" w:space="0" w:color="auto"/>
            <w:left w:val="none" w:sz="0" w:space="0" w:color="auto"/>
            <w:bottom w:val="none" w:sz="0" w:space="0" w:color="auto"/>
            <w:right w:val="none" w:sz="0" w:space="0" w:color="auto"/>
          </w:divBdr>
        </w:div>
        <w:div w:id="150029746">
          <w:marLeft w:val="480"/>
          <w:marRight w:val="0"/>
          <w:marTop w:val="0"/>
          <w:marBottom w:val="0"/>
          <w:divBdr>
            <w:top w:val="none" w:sz="0" w:space="0" w:color="auto"/>
            <w:left w:val="none" w:sz="0" w:space="0" w:color="auto"/>
            <w:bottom w:val="none" w:sz="0" w:space="0" w:color="auto"/>
            <w:right w:val="none" w:sz="0" w:space="0" w:color="auto"/>
          </w:divBdr>
        </w:div>
        <w:div w:id="1833789840">
          <w:marLeft w:val="480"/>
          <w:marRight w:val="0"/>
          <w:marTop w:val="0"/>
          <w:marBottom w:val="0"/>
          <w:divBdr>
            <w:top w:val="none" w:sz="0" w:space="0" w:color="auto"/>
            <w:left w:val="none" w:sz="0" w:space="0" w:color="auto"/>
            <w:bottom w:val="none" w:sz="0" w:space="0" w:color="auto"/>
            <w:right w:val="none" w:sz="0" w:space="0" w:color="auto"/>
          </w:divBdr>
        </w:div>
        <w:div w:id="1919633929">
          <w:marLeft w:val="480"/>
          <w:marRight w:val="0"/>
          <w:marTop w:val="0"/>
          <w:marBottom w:val="0"/>
          <w:divBdr>
            <w:top w:val="none" w:sz="0" w:space="0" w:color="auto"/>
            <w:left w:val="none" w:sz="0" w:space="0" w:color="auto"/>
            <w:bottom w:val="none" w:sz="0" w:space="0" w:color="auto"/>
            <w:right w:val="none" w:sz="0" w:space="0" w:color="auto"/>
          </w:divBdr>
        </w:div>
        <w:div w:id="1351908224">
          <w:marLeft w:val="480"/>
          <w:marRight w:val="0"/>
          <w:marTop w:val="0"/>
          <w:marBottom w:val="0"/>
          <w:divBdr>
            <w:top w:val="none" w:sz="0" w:space="0" w:color="auto"/>
            <w:left w:val="none" w:sz="0" w:space="0" w:color="auto"/>
            <w:bottom w:val="none" w:sz="0" w:space="0" w:color="auto"/>
            <w:right w:val="none" w:sz="0" w:space="0" w:color="auto"/>
          </w:divBdr>
        </w:div>
        <w:div w:id="367679676">
          <w:marLeft w:val="480"/>
          <w:marRight w:val="0"/>
          <w:marTop w:val="0"/>
          <w:marBottom w:val="0"/>
          <w:divBdr>
            <w:top w:val="none" w:sz="0" w:space="0" w:color="auto"/>
            <w:left w:val="none" w:sz="0" w:space="0" w:color="auto"/>
            <w:bottom w:val="none" w:sz="0" w:space="0" w:color="auto"/>
            <w:right w:val="none" w:sz="0" w:space="0" w:color="auto"/>
          </w:divBdr>
        </w:div>
        <w:div w:id="1082725644">
          <w:marLeft w:val="480"/>
          <w:marRight w:val="0"/>
          <w:marTop w:val="0"/>
          <w:marBottom w:val="0"/>
          <w:divBdr>
            <w:top w:val="none" w:sz="0" w:space="0" w:color="auto"/>
            <w:left w:val="none" w:sz="0" w:space="0" w:color="auto"/>
            <w:bottom w:val="none" w:sz="0" w:space="0" w:color="auto"/>
            <w:right w:val="none" w:sz="0" w:space="0" w:color="auto"/>
          </w:divBdr>
        </w:div>
        <w:div w:id="157574363">
          <w:marLeft w:val="480"/>
          <w:marRight w:val="0"/>
          <w:marTop w:val="0"/>
          <w:marBottom w:val="0"/>
          <w:divBdr>
            <w:top w:val="none" w:sz="0" w:space="0" w:color="auto"/>
            <w:left w:val="none" w:sz="0" w:space="0" w:color="auto"/>
            <w:bottom w:val="none" w:sz="0" w:space="0" w:color="auto"/>
            <w:right w:val="none" w:sz="0" w:space="0" w:color="auto"/>
          </w:divBdr>
        </w:div>
        <w:div w:id="1168640028">
          <w:marLeft w:val="480"/>
          <w:marRight w:val="0"/>
          <w:marTop w:val="0"/>
          <w:marBottom w:val="0"/>
          <w:divBdr>
            <w:top w:val="none" w:sz="0" w:space="0" w:color="auto"/>
            <w:left w:val="none" w:sz="0" w:space="0" w:color="auto"/>
            <w:bottom w:val="none" w:sz="0" w:space="0" w:color="auto"/>
            <w:right w:val="none" w:sz="0" w:space="0" w:color="auto"/>
          </w:divBdr>
        </w:div>
        <w:div w:id="497885390">
          <w:marLeft w:val="480"/>
          <w:marRight w:val="0"/>
          <w:marTop w:val="0"/>
          <w:marBottom w:val="0"/>
          <w:divBdr>
            <w:top w:val="none" w:sz="0" w:space="0" w:color="auto"/>
            <w:left w:val="none" w:sz="0" w:space="0" w:color="auto"/>
            <w:bottom w:val="none" w:sz="0" w:space="0" w:color="auto"/>
            <w:right w:val="none" w:sz="0" w:space="0" w:color="auto"/>
          </w:divBdr>
        </w:div>
        <w:div w:id="319771008">
          <w:marLeft w:val="480"/>
          <w:marRight w:val="0"/>
          <w:marTop w:val="0"/>
          <w:marBottom w:val="0"/>
          <w:divBdr>
            <w:top w:val="none" w:sz="0" w:space="0" w:color="auto"/>
            <w:left w:val="none" w:sz="0" w:space="0" w:color="auto"/>
            <w:bottom w:val="none" w:sz="0" w:space="0" w:color="auto"/>
            <w:right w:val="none" w:sz="0" w:space="0" w:color="auto"/>
          </w:divBdr>
        </w:div>
        <w:div w:id="1113283282">
          <w:marLeft w:val="480"/>
          <w:marRight w:val="0"/>
          <w:marTop w:val="0"/>
          <w:marBottom w:val="0"/>
          <w:divBdr>
            <w:top w:val="none" w:sz="0" w:space="0" w:color="auto"/>
            <w:left w:val="none" w:sz="0" w:space="0" w:color="auto"/>
            <w:bottom w:val="none" w:sz="0" w:space="0" w:color="auto"/>
            <w:right w:val="none" w:sz="0" w:space="0" w:color="auto"/>
          </w:divBdr>
        </w:div>
        <w:div w:id="1303776185">
          <w:marLeft w:val="480"/>
          <w:marRight w:val="0"/>
          <w:marTop w:val="0"/>
          <w:marBottom w:val="0"/>
          <w:divBdr>
            <w:top w:val="none" w:sz="0" w:space="0" w:color="auto"/>
            <w:left w:val="none" w:sz="0" w:space="0" w:color="auto"/>
            <w:bottom w:val="none" w:sz="0" w:space="0" w:color="auto"/>
            <w:right w:val="none" w:sz="0" w:space="0" w:color="auto"/>
          </w:divBdr>
        </w:div>
        <w:div w:id="1043166676">
          <w:marLeft w:val="480"/>
          <w:marRight w:val="0"/>
          <w:marTop w:val="0"/>
          <w:marBottom w:val="0"/>
          <w:divBdr>
            <w:top w:val="none" w:sz="0" w:space="0" w:color="auto"/>
            <w:left w:val="none" w:sz="0" w:space="0" w:color="auto"/>
            <w:bottom w:val="none" w:sz="0" w:space="0" w:color="auto"/>
            <w:right w:val="none" w:sz="0" w:space="0" w:color="auto"/>
          </w:divBdr>
        </w:div>
        <w:div w:id="1902279837">
          <w:marLeft w:val="480"/>
          <w:marRight w:val="0"/>
          <w:marTop w:val="0"/>
          <w:marBottom w:val="0"/>
          <w:divBdr>
            <w:top w:val="none" w:sz="0" w:space="0" w:color="auto"/>
            <w:left w:val="none" w:sz="0" w:space="0" w:color="auto"/>
            <w:bottom w:val="none" w:sz="0" w:space="0" w:color="auto"/>
            <w:right w:val="none" w:sz="0" w:space="0" w:color="auto"/>
          </w:divBdr>
        </w:div>
        <w:div w:id="1315335079">
          <w:marLeft w:val="480"/>
          <w:marRight w:val="0"/>
          <w:marTop w:val="0"/>
          <w:marBottom w:val="0"/>
          <w:divBdr>
            <w:top w:val="none" w:sz="0" w:space="0" w:color="auto"/>
            <w:left w:val="none" w:sz="0" w:space="0" w:color="auto"/>
            <w:bottom w:val="none" w:sz="0" w:space="0" w:color="auto"/>
            <w:right w:val="none" w:sz="0" w:space="0" w:color="auto"/>
          </w:divBdr>
        </w:div>
        <w:div w:id="2127773669">
          <w:marLeft w:val="480"/>
          <w:marRight w:val="0"/>
          <w:marTop w:val="0"/>
          <w:marBottom w:val="0"/>
          <w:divBdr>
            <w:top w:val="none" w:sz="0" w:space="0" w:color="auto"/>
            <w:left w:val="none" w:sz="0" w:space="0" w:color="auto"/>
            <w:bottom w:val="none" w:sz="0" w:space="0" w:color="auto"/>
            <w:right w:val="none" w:sz="0" w:space="0" w:color="auto"/>
          </w:divBdr>
        </w:div>
        <w:div w:id="1302466759">
          <w:marLeft w:val="480"/>
          <w:marRight w:val="0"/>
          <w:marTop w:val="0"/>
          <w:marBottom w:val="0"/>
          <w:divBdr>
            <w:top w:val="none" w:sz="0" w:space="0" w:color="auto"/>
            <w:left w:val="none" w:sz="0" w:space="0" w:color="auto"/>
            <w:bottom w:val="none" w:sz="0" w:space="0" w:color="auto"/>
            <w:right w:val="none" w:sz="0" w:space="0" w:color="auto"/>
          </w:divBdr>
        </w:div>
        <w:div w:id="899829580">
          <w:marLeft w:val="480"/>
          <w:marRight w:val="0"/>
          <w:marTop w:val="0"/>
          <w:marBottom w:val="0"/>
          <w:divBdr>
            <w:top w:val="none" w:sz="0" w:space="0" w:color="auto"/>
            <w:left w:val="none" w:sz="0" w:space="0" w:color="auto"/>
            <w:bottom w:val="none" w:sz="0" w:space="0" w:color="auto"/>
            <w:right w:val="none" w:sz="0" w:space="0" w:color="auto"/>
          </w:divBdr>
        </w:div>
        <w:div w:id="820461418">
          <w:marLeft w:val="480"/>
          <w:marRight w:val="0"/>
          <w:marTop w:val="0"/>
          <w:marBottom w:val="0"/>
          <w:divBdr>
            <w:top w:val="none" w:sz="0" w:space="0" w:color="auto"/>
            <w:left w:val="none" w:sz="0" w:space="0" w:color="auto"/>
            <w:bottom w:val="none" w:sz="0" w:space="0" w:color="auto"/>
            <w:right w:val="none" w:sz="0" w:space="0" w:color="auto"/>
          </w:divBdr>
        </w:div>
        <w:div w:id="1907059368">
          <w:marLeft w:val="480"/>
          <w:marRight w:val="0"/>
          <w:marTop w:val="0"/>
          <w:marBottom w:val="0"/>
          <w:divBdr>
            <w:top w:val="none" w:sz="0" w:space="0" w:color="auto"/>
            <w:left w:val="none" w:sz="0" w:space="0" w:color="auto"/>
            <w:bottom w:val="none" w:sz="0" w:space="0" w:color="auto"/>
            <w:right w:val="none" w:sz="0" w:space="0" w:color="auto"/>
          </w:divBdr>
        </w:div>
        <w:div w:id="1211917979">
          <w:marLeft w:val="480"/>
          <w:marRight w:val="0"/>
          <w:marTop w:val="0"/>
          <w:marBottom w:val="0"/>
          <w:divBdr>
            <w:top w:val="none" w:sz="0" w:space="0" w:color="auto"/>
            <w:left w:val="none" w:sz="0" w:space="0" w:color="auto"/>
            <w:bottom w:val="none" w:sz="0" w:space="0" w:color="auto"/>
            <w:right w:val="none" w:sz="0" w:space="0" w:color="auto"/>
          </w:divBdr>
        </w:div>
        <w:div w:id="1544563215">
          <w:marLeft w:val="480"/>
          <w:marRight w:val="0"/>
          <w:marTop w:val="0"/>
          <w:marBottom w:val="0"/>
          <w:divBdr>
            <w:top w:val="none" w:sz="0" w:space="0" w:color="auto"/>
            <w:left w:val="none" w:sz="0" w:space="0" w:color="auto"/>
            <w:bottom w:val="none" w:sz="0" w:space="0" w:color="auto"/>
            <w:right w:val="none" w:sz="0" w:space="0" w:color="auto"/>
          </w:divBdr>
        </w:div>
        <w:div w:id="651176681">
          <w:marLeft w:val="480"/>
          <w:marRight w:val="0"/>
          <w:marTop w:val="0"/>
          <w:marBottom w:val="0"/>
          <w:divBdr>
            <w:top w:val="none" w:sz="0" w:space="0" w:color="auto"/>
            <w:left w:val="none" w:sz="0" w:space="0" w:color="auto"/>
            <w:bottom w:val="none" w:sz="0" w:space="0" w:color="auto"/>
            <w:right w:val="none" w:sz="0" w:space="0" w:color="auto"/>
          </w:divBdr>
        </w:div>
        <w:div w:id="1191263695">
          <w:marLeft w:val="480"/>
          <w:marRight w:val="0"/>
          <w:marTop w:val="0"/>
          <w:marBottom w:val="0"/>
          <w:divBdr>
            <w:top w:val="none" w:sz="0" w:space="0" w:color="auto"/>
            <w:left w:val="none" w:sz="0" w:space="0" w:color="auto"/>
            <w:bottom w:val="none" w:sz="0" w:space="0" w:color="auto"/>
            <w:right w:val="none" w:sz="0" w:space="0" w:color="auto"/>
          </w:divBdr>
        </w:div>
        <w:div w:id="998315122">
          <w:marLeft w:val="480"/>
          <w:marRight w:val="0"/>
          <w:marTop w:val="0"/>
          <w:marBottom w:val="0"/>
          <w:divBdr>
            <w:top w:val="none" w:sz="0" w:space="0" w:color="auto"/>
            <w:left w:val="none" w:sz="0" w:space="0" w:color="auto"/>
            <w:bottom w:val="none" w:sz="0" w:space="0" w:color="auto"/>
            <w:right w:val="none" w:sz="0" w:space="0" w:color="auto"/>
          </w:divBdr>
        </w:div>
        <w:div w:id="1620531451">
          <w:marLeft w:val="480"/>
          <w:marRight w:val="0"/>
          <w:marTop w:val="0"/>
          <w:marBottom w:val="0"/>
          <w:divBdr>
            <w:top w:val="none" w:sz="0" w:space="0" w:color="auto"/>
            <w:left w:val="none" w:sz="0" w:space="0" w:color="auto"/>
            <w:bottom w:val="none" w:sz="0" w:space="0" w:color="auto"/>
            <w:right w:val="none" w:sz="0" w:space="0" w:color="auto"/>
          </w:divBdr>
        </w:div>
        <w:div w:id="795872577">
          <w:marLeft w:val="480"/>
          <w:marRight w:val="0"/>
          <w:marTop w:val="0"/>
          <w:marBottom w:val="0"/>
          <w:divBdr>
            <w:top w:val="none" w:sz="0" w:space="0" w:color="auto"/>
            <w:left w:val="none" w:sz="0" w:space="0" w:color="auto"/>
            <w:bottom w:val="none" w:sz="0" w:space="0" w:color="auto"/>
            <w:right w:val="none" w:sz="0" w:space="0" w:color="auto"/>
          </w:divBdr>
        </w:div>
        <w:div w:id="105194617">
          <w:marLeft w:val="480"/>
          <w:marRight w:val="0"/>
          <w:marTop w:val="0"/>
          <w:marBottom w:val="0"/>
          <w:divBdr>
            <w:top w:val="none" w:sz="0" w:space="0" w:color="auto"/>
            <w:left w:val="none" w:sz="0" w:space="0" w:color="auto"/>
            <w:bottom w:val="none" w:sz="0" w:space="0" w:color="auto"/>
            <w:right w:val="none" w:sz="0" w:space="0" w:color="auto"/>
          </w:divBdr>
        </w:div>
        <w:div w:id="1291664178">
          <w:marLeft w:val="480"/>
          <w:marRight w:val="0"/>
          <w:marTop w:val="0"/>
          <w:marBottom w:val="0"/>
          <w:divBdr>
            <w:top w:val="none" w:sz="0" w:space="0" w:color="auto"/>
            <w:left w:val="none" w:sz="0" w:space="0" w:color="auto"/>
            <w:bottom w:val="none" w:sz="0" w:space="0" w:color="auto"/>
            <w:right w:val="none" w:sz="0" w:space="0" w:color="auto"/>
          </w:divBdr>
        </w:div>
        <w:div w:id="126053739">
          <w:marLeft w:val="480"/>
          <w:marRight w:val="0"/>
          <w:marTop w:val="0"/>
          <w:marBottom w:val="0"/>
          <w:divBdr>
            <w:top w:val="none" w:sz="0" w:space="0" w:color="auto"/>
            <w:left w:val="none" w:sz="0" w:space="0" w:color="auto"/>
            <w:bottom w:val="none" w:sz="0" w:space="0" w:color="auto"/>
            <w:right w:val="none" w:sz="0" w:space="0" w:color="auto"/>
          </w:divBdr>
        </w:div>
        <w:div w:id="1564172107">
          <w:marLeft w:val="480"/>
          <w:marRight w:val="0"/>
          <w:marTop w:val="0"/>
          <w:marBottom w:val="0"/>
          <w:divBdr>
            <w:top w:val="none" w:sz="0" w:space="0" w:color="auto"/>
            <w:left w:val="none" w:sz="0" w:space="0" w:color="auto"/>
            <w:bottom w:val="none" w:sz="0" w:space="0" w:color="auto"/>
            <w:right w:val="none" w:sz="0" w:space="0" w:color="auto"/>
          </w:divBdr>
        </w:div>
        <w:div w:id="1721397989">
          <w:marLeft w:val="480"/>
          <w:marRight w:val="0"/>
          <w:marTop w:val="0"/>
          <w:marBottom w:val="0"/>
          <w:divBdr>
            <w:top w:val="none" w:sz="0" w:space="0" w:color="auto"/>
            <w:left w:val="none" w:sz="0" w:space="0" w:color="auto"/>
            <w:bottom w:val="none" w:sz="0" w:space="0" w:color="auto"/>
            <w:right w:val="none" w:sz="0" w:space="0" w:color="auto"/>
          </w:divBdr>
        </w:div>
        <w:div w:id="1628658392">
          <w:marLeft w:val="480"/>
          <w:marRight w:val="0"/>
          <w:marTop w:val="0"/>
          <w:marBottom w:val="0"/>
          <w:divBdr>
            <w:top w:val="none" w:sz="0" w:space="0" w:color="auto"/>
            <w:left w:val="none" w:sz="0" w:space="0" w:color="auto"/>
            <w:bottom w:val="none" w:sz="0" w:space="0" w:color="auto"/>
            <w:right w:val="none" w:sz="0" w:space="0" w:color="auto"/>
          </w:divBdr>
        </w:div>
        <w:div w:id="999162926">
          <w:marLeft w:val="480"/>
          <w:marRight w:val="0"/>
          <w:marTop w:val="0"/>
          <w:marBottom w:val="0"/>
          <w:divBdr>
            <w:top w:val="none" w:sz="0" w:space="0" w:color="auto"/>
            <w:left w:val="none" w:sz="0" w:space="0" w:color="auto"/>
            <w:bottom w:val="none" w:sz="0" w:space="0" w:color="auto"/>
            <w:right w:val="none" w:sz="0" w:space="0" w:color="auto"/>
          </w:divBdr>
        </w:div>
        <w:div w:id="1783259006">
          <w:marLeft w:val="480"/>
          <w:marRight w:val="0"/>
          <w:marTop w:val="0"/>
          <w:marBottom w:val="0"/>
          <w:divBdr>
            <w:top w:val="none" w:sz="0" w:space="0" w:color="auto"/>
            <w:left w:val="none" w:sz="0" w:space="0" w:color="auto"/>
            <w:bottom w:val="none" w:sz="0" w:space="0" w:color="auto"/>
            <w:right w:val="none" w:sz="0" w:space="0" w:color="auto"/>
          </w:divBdr>
        </w:div>
        <w:div w:id="361784802">
          <w:marLeft w:val="480"/>
          <w:marRight w:val="0"/>
          <w:marTop w:val="0"/>
          <w:marBottom w:val="0"/>
          <w:divBdr>
            <w:top w:val="none" w:sz="0" w:space="0" w:color="auto"/>
            <w:left w:val="none" w:sz="0" w:space="0" w:color="auto"/>
            <w:bottom w:val="none" w:sz="0" w:space="0" w:color="auto"/>
            <w:right w:val="none" w:sz="0" w:space="0" w:color="auto"/>
          </w:divBdr>
        </w:div>
        <w:div w:id="1096948194">
          <w:marLeft w:val="480"/>
          <w:marRight w:val="0"/>
          <w:marTop w:val="0"/>
          <w:marBottom w:val="0"/>
          <w:divBdr>
            <w:top w:val="none" w:sz="0" w:space="0" w:color="auto"/>
            <w:left w:val="none" w:sz="0" w:space="0" w:color="auto"/>
            <w:bottom w:val="none" w:sz="0" w:space="0" w:color="auto"/>
            <w:right w:val="none" w:sz="0" w:space="0" w:color="auto"/>
          </w:divBdr>
        </w:div>
        <w:div w:id="66151097">
          <w:marLeft w:val="480"/>
          <w:marRight w:val="0"/>
          <w:marTop w:val="0"/>
          <w:marBottom w:val="0"/>
          <w:divBdr>
            <w:top w:val="none" w:sz="0" w:space="0" w:color="auto"/>
            <w:left w:val="none" w:sz="0" w:space="0" w:color="auto"/>
            <w:bottom w:val="none" w:sz="0" w:space="0" w:color="auto"/>
            <w:right w:val="none" w:sz="0" w:space="0" w:color="auto"/>
          </w:divBdr>
        </w:div>
        <w:div w:id="1933006196">
          <w:marLeft w:val="480"/>
          <w:marRight w:val="0"/>
          <w:marTop w:val="0"/>
          <w:marBottom w:val="0"/>
          <w:divBdr>
            <w:top w:val="none" w:sz="0" w:space="0" w:color="auto"/>
            <w:left w:val="none" w:sz="0" w:space="0" w:color="auto"/>
            <w:bottom w:val="none" w:sz="0" w:space="0" w:color="auto"/>
            <w:right w:val="none" w:sz="0" w:space="0" w:color="auto"/>
          </w:divBdr>
        </w:div>
        <w:div w:id="1770924486">
          <w:marLeft w:val="480"/>
          <w:marRight w:val="0"/>
          <w:marTop w:val="0"/>
          <w:marBottom w:val="0"/>
          <w:divBdr>
            <w:top w:val="none" w:sz="0" w:space="0" w:color="auto"/>
            <w:left w:val="none" w:sz="0" w:space="0" w:color="auto"/>
            <w:bottom w:val="none" w:sz="0" w:space="0" w:color="auto"/>
            <w:right w:val="none" w:sz="0" w:space="0" w:color="auto"/>
          </w:divBdr>
        </w:div>
        <w:div w:id="838690030">
          <w:marLeft w:val="480"/>
          <w:marRight w:val="0"/>
          <w:marTop w:val="0"/>
          <w:marBottom w:val="0"/>
          <w:divBdr>
            <w:top w:val="none" w:sz="0" w:space="0" w:color="auto"/>
            <w:left w:val="none" w:sz="0" w:space="0" w:color="auto"/>
            <w:bottom w:val="none" w:sz="0" w:space="0" w:color="auto"/>
            <w:right w:val="none" w:sz="0" w:space="0" w:color="auto"/>
          </w:divBdr>
        </w:div>
        <w:div w:id="382099195">
          <w:marLeft w:val="480"/>
          <w:marRight w:val="0"/>
          <w:marTop w:val="0"/>
          <w:marBottom w:val="0"/>
          <w:divBdr>
            <w:top w:val="none" w:sz="0" w:space="0" w:color="auto"/>
            <w:left w:val="none" w:sz="0" w:space="0" w:color="auto"/>
            <w:bottom w:val="none" w:sz="0" w:space="0" w:color="auto"/>
            <w:right w:val="none" w:sz="0" w:space="0" w:color="auto"/>
          </w:divBdr>
        </w:div>
        <w:div w:id="1494636699">
          <w:marLeft w:val="480"/>
          <w:marRight w:val="0"/>
          <w:marTop w:val="0"/>
          <w:marBottom w:val="0"/>
          <w:divBdr>
            <w:top w:val="none" w:sz="0" w:space="0" w:color="auto"/>
            <w:left w:val="none" w:sz="0" w:space="0" w:color="auto"/>
            <w:bottom w:val="none" w:sz="0" w:space="0" w:color="auto"/>
            <w:right w:val="none" w:sz="0" w:space="0" w:color="auto"/>
          </w:divBdr>
        </w:div>
        <w:div w:id="1580750183">
          <w:marLeft w:val="480"/>
          <w:marRight w:val="0"/>
          <w:marTop w:val="0"/>
          <w:marBottom w:val="0"/>
          <w:divBdr>
            <w:top w:val="none" w:sz="0" w:space="0" w:color="auto"/>
            <w:left w:val="none" w:sz="0" w:space="0" w:color="auto"/>
            <w:bottom w:val="none" w:sz="0" w:space="0" w:color="auto"/>
            <w:right w:val="none" w:sz="0" w:space="0" w:color="auto"/>
          </w:divBdr>
        </w:div>
      </w:divsChild>
    </w:div>
    <w:div w:id="1855873172">
      <w:bodyDiv w:val="1"/>
      <w:marLeft w:val="0"/>
      <w:marRight w:val="0"/>
      <w:marTop w:val="0"/>
      <w:marBottom w:val="0"/>
      <w:divBdr>
        <w:top w:val="none" w:sz="0" w:space="0" w:color="auto"/>
        <w:left w:val="none" w:sz="0" w:space="0" w:color="auto"/>
        <w:bottom w:val="none" w:sz="0" w:space="0" w:color="auto"/>
        <w:right w:val="none" w:sz="0" w:space="0" w:color="auto"/>
      </w:divBdr>
    </w:div>
    <w:div w:id="1862207334">
      <w:bodyDiv w:val="1"/>
      <w:marLeft w:val="0"/>
      <w:marRight w:val="0"/>
      <w:marTop w:val="0"/>
      <w:marBottom w:val="0"/>
      <w:divBdr>
        <w:top w:val="none" w:sz="0" w:space="0" w:color="auto"/>
        <w:left w:val="none" w:sz="0" w:space="0" w:color="auto"/>
        <w:bottom w:val="none" w:sz="0" w:space="0" w:color="auto"/>
        <w:right w:val="none" w:sz="0" w:space="0" w:color="auto"/>
      </w:divBdr>
    </w:div>
    <w:div w:id="1870095907">
      <w:bodyDiv w:val="1"/>
      <w:marLeft w:val="0"/>
      <w:marRight w:val="0"/>
      <w:marTop w:val="0"/>
      <w:marBottom w:val="0"/>
      <w:divBdr>
        <w:top w:val="none" w:sz="0" w:space="0" w:color="auto"/>
        <w:left w:val="none" w:sz="0" w:space="0" w:color="auto"/>
        <w:bottom w:val="none" w:sz="0" w:space="0" w:color="auto"/>
        <w:right w:val="none" w:sz="0" w:space="0" w:color="auto"/>
      </w:divBdr>
    </w:div>
    <w:div w:id="1883134331">
      <w:bodyDiv w:val="1"/>
      <w:marLeft w:val="0"/>
      <w:marRight w:val="0"/>
      <w:marTop w:val="0"/>
      <w:marBottom w:val="0"/>
      <w:divBdr>
        <w:top w:val="none" w:sz="0" w:space="0" w:color="auto"/>
        <w:left w:val="none" w:sz="0" w:space="0" w:color="auto"/>
        <w:bottom w:val="none" w:sz="0" w:space="0" w:color="auto"/>
        <w:right w:val="none" w:sz="0" w:space="0" w:color="auto"/>
      </w:divBdr>
      <w:divsChild>
        <w:div w:id="1138375086">
          <w:marLeft w:val="480"/>
          <w:marRight w:val="0"/>
          <w:marTop w:val="0"/>
          <w:marBottom w:val="0"/>
          <w:divBdr>
            <w:top w:val="none" w:sz="0" w:space="0" w:color="auto"/>
            <w:left w:val="none" w:sz="0" w:space="0" w:color="auto"/>
            <w:bottom w:val="none" w:sz="0" w:space="0" w:color="auto"/>
            <w:right w:val="none" w:sz="0" w:space="0" w:color="auto"/>
          </w:divBdr>
        </w:div>
        <w:div w:id="1569340517">
          <w:marLeft w:val="480"/>
          <w:marRight w:val="0"/>
          <w:marTop w:val="0"/>
          <w:marBottom w:val="0"/>
          <w:divBdr>
            <w:top w:val="none" w:sz="0" w:space="0" w:color="auto"/>
            <w:left w:val="none" w:sz="0" w:space="0" w:color="auto"/>
            <w:bottom w:val="none" w:sz="0" w:space="0" w:color="auto"/>
            <w:right w:val="none" w:sz="0" w:space="0" w:color="auto"/>
          </w:divBdr>
        </w:div>
        <w:div w:id="2099714199">
          <w:marLeft w:val="480"/>
          <w:marRight w:val="0"/>
          <w:marTop w:val="0"/>
          <w:marBottom w:val="0"/>
          <w:divBdr>
            <w:top w:val="none" w:sz="0" w:space="0" w:color="auto"/>
            <w:left w:val="none" w:sz="0" w:space="0" w:color="auto"/>
            <w:bottom w:val="none" w:sz="0" w:space="0" w:color="auto"/>
            <w:right w:val="none" w:sz="0" w:space="0" w:color="auto"/>
          </w:divBdr>
        </w:div>
      </w:divsChild>
    </w:div>
    <w:div w:id="1886870669">
      <w:bodyDiv w:val="1"/>
      <w:marLeft w:val="0"/>
      <w:marRight w:val="0"/>
      <w:marTop w:val="0"/>
      <w:marBottom w:val="0"/>
      <w:divBdr>
        <w:top w:val="none" w:sz="0" w:space="0" w:color="auto"/>
        <w:left w:val="none" w:sz="0" w:space="0" w:color="auto"/>
        <w:bottom w:val="none" w:sz="0" w:space="0" w:color="auto"/>
        <w:right w:val="none" w:sz="0" w:space="0" w:color="auto"/>
      </w:divBdr>
      <w:divsChild>
        <w:div w:id="1252348979">
          <w:marLeft w:val="480"/>
          <w:marRight w:val="0"/>
          <w:marTop w:val="0"/>
          <w:marBottom w:val="0"/>
          <w:divBdr>
            <w:top w:val="none" w:sz="0" w:space="0" w:color="auto"/>
            <w:left w:val="none" w:sz="0" w:space="0" w:color="auto"/>
            <w:bottom w:val="none" w:sz="0" w:space="0" w:color="auto"/>
            <w:right w:val="none" w:sz="0" w:space="0" w:color="auto"/>
          </w:divBdr>
        </w:div>
        <w:div w:id="1127822794">
          <w:marLeft w:val="480"/>
          <w:marRight w:val="0"/>
          <w:marTop w:val="0"/>
          <w:marBottom w:val="0"/>
          <w:divBdr>
            <w:top w:val="none" w:sz="0" w:space="0" w:color="auto"/>
            <w:left w:val="none" w:sz="0" w:space="0" w:color="auto"/>
            <w:bottom w:val="none" w:sz="0" w:space="0" w:color="auto"/>
            <w:right w:val="none" w:sz="0" w:space="0" w:color="auto"/>
          </w:divBdr>
        </w:div>
        <w:div w:id="794182742">
          <w:marLeft w:val="480"/>
          <w:marRight w:val="0"/>
          <w:marTop w:val="0"/>
          <w:marBottom w:val="0"/>
          <w:divBdr>
            <w:top w:val="none" w:sz="0" w:space="0" w:color="auto"/>
            <w:left w:val="none" w:sz="0" w:space="0" w:color="auto"/>
            <w:bottom w:val="none" w:sz="0" w:space="0" w:color="auto"/>
            <w:right w:val="none" w:sz="0" w:space="0" w:color="auto"/>
          </w:divBdr>
        </w:div>
        <w:div w:id="1164930279">
          <w:marLeft w:val="480"/>
          <w:marRight w:val="0"/>
          <w:marTop w:val="0"/>
          <w:marBottom w:val="0"/>
          <w:divBdr>
            <w:top w:val="none" w:sz="0" w:space="0" w:color="auto"/>
            <w:left w:val="none" w:sz="0" w:space="0" w:color="auto"/>
            <w:bottom w:val="none" w:sz="0" w:space="0" w:color="auto"/>
            <w:right w:val="none" w:sz="0" w:space="0" w:color="auto"/>
          </w:divBdr>
        </w:div>
        <w:div w:id="208996918">
          <w:marLeft w:val="480"/>
          <w:marRight w:val="0"/>
          <w:marTop w:val="0"/>
          <w:marBottom w:val="0"/>
          <w:divBdr>
            <w:top w:val="none" w:sz="0" w:space="0" w:color="auto"/>
            <w:left w:val="none" w:sz="0" w:space="0" w:color="auto"/>
            <w:bottom w:val="none" w:sz="0" w:space="0" w:color="auto"/>
            <w:right w:val="none" w:sz="0" w:space="0" w:color="auto"/>
          </w:divBdr>
        </w:div>
        <w:div w:id="921059678">
          <w:marLeft w:val="480"/>
          <w:marRight w:val="0"/>
          <w:marTop w:val="0"/>
          <w:marBottom w:val="0"/>
          <w:divBdr>
            <w:top w:val="none" w:sz="0" w:space="0" w:color="auto"/>
            <w:left w:val="none" w:sz="0" w:space="0" w:color="auto"/>
            <w:bottom w:val="none" w:sz="0" w:space="0" w:color="auto"/>
            <w:right w:val="none" w:sz="0" w:space="0" w:color="auto"/>
          </w:divBdr>
        </w:div>
        <w:div w:id="1501122497">
          <w:marLeft w:val="480"/>
          <w:marRight w:val="0"/>
          <w:marTop w:val="0"/>
          <w:marBottom w:val="0"/>
          <w:divBdr>
            <w:top w:val="none" w:sz="0" w:space="0" w:color="auto"/>
            <w:left w:val="none" w:sz="0" w:space="0" w:color="auto"/>
            <w:bottom w:val="none" w:sz="0" w:space="0" w:color="auto"/>
            <w:right w:val="none" w:sz="0" w:space="0" w:color="auto"/>
          </w:divBdr>
        </w:div>
        <w:div w:id="967667659">
          <w:marLeft w:val="480"/>
          <w:marRight w:val="0"/>
          <w:marTop w:val="0"/>
          <w:marBottom w:val="0"/>
          <w:divBdr>
            <w:top w:val="none" w:sz="0" w:space="0" w:color="auto"/>
            <w:left w:val="none" w:sz="0" w:space="0" w:color="auto"/>
            <w:bottom w:val="none" w:sz="0" w:space="0" w:color="auto"/>
            <w:right w:val="none" w:sz="0" w:space="0" w:color="auto"/>
          </w:divBdr>
        </w:div>
        <w:div w:id="1633560796">
          <w:marLeft w:val="480"/>
          <w:marRight w:val="0"/>
          <w:marTop w:val="0"/>
          <w:marBottom w:val="0"/>
          <w:divBdr>
            <w:top w:val="none" w:sz="0" w:space="0" w:color="auto"/>
            <w:left w:val="none" w:sz="0" w:space="0" w:color="auto"/>
            <w:bottom w:val="none" w:sz="0" w:space="0" w:color="auto"/>
            <w:right w:val="none" w:sz="0" w:space="0" w:color="auto"/>
          </w:divBdr>
        </w:div>
        <w:div w:id="368724117">
          <w:marLeft w:val="480"/>
          <w:marRight w:val="0"/>
          <w:marTop w:val="0"/>
          <w:marBottom w:val="0"/>
          <w:divBdr>
            <w:top w:val="none" w:sz="0" w:space="0" w:color="auto"/>
            <w:left w:val="none" w:sz="0" w:space="0" w:color="auto"/>
            <w:bottom w:val="none" w:sz="0" w:space="0" w:color="auto"/>
            <w:right w:val="none" w:sz="0" w:space="0" w:color="auto"/>
          </w:divBdr>
        </w:div>
        <w:div w:id="266041094">
          <w:marLeft w:val="480"/>
          <w:marRight w:val="0"/>
          <w:marTop w:val="0"/>
          <w:marBottom w:val="0"/>
          <w:divBdr>
            <w:top w:val="none" w:sz="0" w:space="0" w:color="auto"/>
            <w:left w:val="none" w:sz="0" w:space="0" w:color="auto"/>
            <w:bottom w:val="none" w:sz="0" w:space="0" w:color="auto"/>
            <w:right w:val="none" w:sz="0" w:space="0" w:color="auto"/>
          </w:divBdr>
        </w:div>
        <w:div w:id="1123501716">
          <w:marLeft w:val="480"/>
          <w:marRight w:val="0"/>
          <w:marTop w:val="0"/>
          <w:marBottom w:val="0"/>
          <w:divBdr>
            <w:top w:val="none" w:sz="0" w:space="0" w:color="auto"/>
            <w:left w:val="none" w:sz="0" w:space="0" w:color="auto"/>
            <w:bottom w:val="none" w:sz="0" w:space="0" w:color="auto"/>
            <w:right w:val="none" w:sz="0" w:space="0" w:color="auto"/>
          </w:divBdr>
        </w:div>
        <w:div w:id="959607333">
          <w:marLeft w:val="480"/>
          <w:marRight w:val="0"/>
          <w:marTop w:val="0"/>
          <w:marBottom w:val="0"/>
          <w:divBdr>
            <w:top w:val="none" w:sz="0" w:space="0" w:color="auto"/>
            <w:left w:val="none" w:sz="0" w:space="0" w:color="auto"/>
            <w:bottom w:val="none" w:sz="0" w:space="0" w:color="auto"/>
            <w:right w:val="none" w:sz="0" w:space="0" w:color="auto"/>
          </w:divBdr>
        </w:div>
        <w:div w:id="592129651">
          <w:marLeft w:val="480"/>
          <w:marRight w:val="0"/>
          <w:marTop w:val="0"/>
          <w:marBottom w:val="0"/>
          <w:divBdr>
            <w:top w:val="none" w:sz="0" w:space="0" w:color="auto"/>
            <w:left w:val="none" w:sz="0" w:space="0" w:color="auto"/>
            <w:bottom w:val="none" w:sz="0" w:space="0" w:color="auto"/>
            <w:right w:val="none" w:sz="0" w:space="0" w:color="auto"/>
          </w:divBdr>
        </w:div>
        <w:div w:id="1957788293">
          <w:marLeft w:val="480"/>
          <w:marRight w:val="0"/>
          <w:marTop w:val="0"/>
          <w:marBottom w:val="0"/>
          <w:divBdr>
            <w:top w:val="none" w:sz="0" w:space="0" w:color="auto"/>
            <w:left w:val="none" w:sz="0" w:space="0" w:color="auto"/>
            <w:bottom w:val="none" w:sz="0" w:space="0" w:color="auto"/>
            <w:right w:val="none" w:sz="0" w:space="0" w:color="auto"/>
          </w:divBdr>
        </w:div>
        <w:div w:id="1707170220">
          <w:marLeft w:val="480"/>
          <w:marRight w:val="0"/>
          <w:marTop w:val="0"/>
          <w:marBottom w:val="0"/>
          <w:divBdr>
            <w:top w:val="none" w:sz="0" w:space="0" w:color="auto"/>
            <w:left w:val="none" w:sz="0" w:space="0" w:color="auto"/>
            <w:bottom w:val="none" w:sz="0" w:space="0" w:color="auto"/>
            <w:right w:val="none" w:sz="0" w:space="0" w:color="auto"/>
          </w:divBdr>
        </w:div>
        <w:div w:id="1194198350">
          <w:marLeft w:val="480"/>
          <w:marRight w:val="0"/>
          <w:marTop w:val="0"/>
          <w:marBottom w:val="0"/>
          <w:divBdr>
            <w:top w:val="none" w:sz="0" w:space="0" w:color="auto"/>
            <w:left w:val="none" w:sz="0" w:space="0" w:color="auto"/>
            <w:bottom w:val="none" w:sz="0" w:space="0" w:color="auto"/>
            <w:right w:val="none" w:sz="0" w:space="0" w:color="auto"/>
          </w:divBdr>
        </w:div>
        <w:div w:id="82378880">
          <w:marLeft w:val="480"/>
          <w:marRight w:val="0"/>
          <w:marTop w:val="0"/>
          <w:marBottom w:val="0"/>
          <w:divBdr>
            <w:top w:val="none" w:sz="0" w:space="0" w:color="auto"/>
            <w:left w:val="none" w:sz="0" w:space="0" w:color="auto"/>
            <w:bottom w:val="none" w:sz="0" w:space="0" w:color="auto"/>
            <w:right w:val="none" w:sz="0" w:space="0" w:color="auto"/>
          </w:divBdr>
        </w:div>
        <w:div w:id="695664728">
          <w:marLeft w:val="480"/>
          <w:marRight w:val="0"/>
          <w:marTop w:val="0"/>
          <w:marBottom w:val="0"/>
          <w:divBdr>
            <w:top w:val="none" w:sz="0" w:space="0" w:color="auto"/>
            <w:left w:val="none" w:sz="0" w:space="0" w:color="auto"/>
            <w:bottom w:val="none" w:sz="0" w:space="0" w:color="auto"/>
            <w:right w:val="none" w:sz="0" w:space="0" w:color="auto"/>
          </w:divBdr>
        </w:div>
        <w:div w:id="857041090">
          <w:marLeft w:val="480"/>
          <w:marRight w:val="0"/>
          <w:marTop w:val="0"/>
          <w:marBottom w:val="0"/>
          <w:divBdr>
            <w:top w:val="none" w:sz="0" w:space="0" w:color="auto"/>
            <w:left w:val="none" w:sz="0" w:space="0" w:color="auto"/>
            <w:bottom w:val="none" w:sz="0" w:space="0" w:color="auto"/>
            <w:right w:val="none" w:sz="0" w:space="0" w:color="auto"/>
          </w:divBdr>
        </w:div>
        <w:div w:id="121268390">
          <w:marLeft w:val="480"/>
          <w:marRight w:val="0"/>
          <w:marTop w:val="0"/>
          <w:marBottom w:val="0"/>
          <w:divBdr>
            <w:top w:val="none" w:sz="0" w:space="0" w:color="auto"/>
            <w:left w:val="none" w:sz="0" w:space="0" w:color="auto"/>
            <w:bottom w:val="none" w:sz="0" w:space="0" w:color="auto"/>
            <w:right w:val="none" w:sz="0" w:space="0" w:color="auto"/>
          </w:divBdr>
        </w:div>
        <w:div w:id="1147284170">
          <w:marLeft w:val="480"/>
          <w:marRight w:val="0"/>
          <w:marTop w:val="0"/>
          <w:marBottom w:val="0"/>
          <w:divBdr>
            <w:top w:val="none" w:sz="0" w:space="0" w:color="auto"/>
            <w:left w:val="none" w:sz="0" w:space="0" w:color="auto"/>
            <w:bottom w:val="none" w:sz="0" w:space="0" w:color="auto"/>
            <w:right w:val="none" w:sz="0" w:space="0" w:color="auto"/>
          </w:divBdr>
        </w:div>
        <w:div w:id="539319385">
          <w:marLeft w:val="480"/>
          <w:marRight w:val="0"/>
          <w:marTop w:val="0"/>
          <w:marBottom w:val="0"/>
          <w:divBdr>
            <w:top w:val="none" w:sz="0" w:space="0" w:color="auto"/>
            <w:left w:val="none" w:sz="0" w:space="0" w:color="auto"/>
            <w:bottom w:val="none" w:sz="0" w:space="0" w:color="auto"/>
            <w:right w:val="none" w:sz="0" w:space="0" w:color="auto"/>
          </w:divBdr>
        </w:div>
        <w:div w:id="1607078123">
          <w:marLeft w:val="480"/>
          <w:marRight w:val="0"/>
          <w:marTop w:val="0"/>
          <w:marBottom w:val="0"/>
          <w:divBdr>
            <w:top w:val="none" w:sz="0" w:space="0" w:color="auto"/>
            <w:left w:val="none" w:sz="0" w:space="0" w:color="auto"/>
            <w:bottom w:val="none" w:sz="0" w:space="0" w:color="auto"/>
            <w:right w:val="none" w:sz="0" w:space="0" w:color="auto"/>
          </w:divBdr>
        </w:div>
        <w:div w:id="644041547">
          <w:marLeft w:val="480"/>
          <w:marRight w:val="0"/>
          <w:marTop w:val="0"/>
          <w:marBottom w:val="0"/>
          <w:divBdr>
            <w:top w:val="none" w:sz="0" w:space="0" w:color="auto"/>
            <w:left w:val="none" w:sz="0" w:space="0" w:color="auto"/>
            <w:bottom w:val="none" w:sz="0" w:space="0" w:color="auto"/>
            <w:right w:val="none" w:sz="0" w:space="0" w:color="auto"/>
          </w:divBdr>
        </w:div>
        <w:div w:id="181864486">
          <w:marLeft w:val="480"/>
          <w:marRight w:val="0"/>
          <w:marTop w:val="0"/>
          <w:marBottom w:val="0"/>
          <w:divBdr>
            <w:top w:val="none" w:sz="0" w:space="0" w:color="auto"/>
            <w:left w:val="none" w:sz="0" w:space="0" w:color="auto"/>
            <w:bottom w:val="none" w:sz="0" w:space="0" w:color="auto"/>
            <w:right w:val="none" w:sz="0" w:space="0" w:color="auto"/>
          </w:divBdr>
        </w:div>
        <w:div w:id="376710169">
          <w:marLeft w:val="480"/>
          <w:marRight w:val="0"/>
          <w:marTop w:val="0"/>
          <w:marBottom w:val="0"/>
          <w:divBdr>
            <w:top w:val="none" w:sz="0" w:space="0" w:color="auto"/>
            <w:left w:val="none" w:sz="0" w:space="0" w:color="auto"/>
            <w:bottom w:val="none" w:sz="0" w:space="0" w:color="auto"/>
            <w:right w:val="none" w:sz="0" w:space="0" w:color="auto"/>
          </w:divBdr>
        </w:div>
        <w:div w:id="1972514355">
          <w:marLeft w:val="480"/>
          <w:marRight w:val="0"/>
          <w:marTop w:val="0"/>
          <w:marBottom w:val="0"/>
          <w:divBdr>
            <w:top w:val="none" w:sz="0" w:space="0" w:color="auto"/>
            <w:left w:val="none" w:sz="0" w:space="0" w:color="auto"/>
            <w:bottom w:val="none" w:sz="0" w:space="0" w:color="auto"/>
            <w:right w:val="none" w:sz="0" w:space="0" w:color="auto"/>
          </w:divBdr>
        </w:div>
        <w:div w:id="1881429819">
          <w:marLeft w:val="480"/>
          <w:marRight w:val="0"/>
          <w:marTop w:val="0"/>
          <w:marBottom w:val="0"/>
          <w:divBdr>
            <w:top w:val="none" w:sz="0" w:space="0" w:color="auto"/>
            <w:left w:val="none" w:sz="0" w:space="0" w:color="auto"/>
            <w:bottom w:val="none" w:sz="0" w:space="0" w:color="auto"/>
            <w:right w:val="none" w:sz="0" w:space="0" w:color="auto"/>
          </w:divBdr>
        </w:div>
        <w:div w:id="187065353">
          <w:marLeft w:val="480"/>
          <w:marRight w:val="0"/>
          <w:marTop w:val="0"/>
          <w:marBottom w:val="0"/>
          <w:divBdr>
            <w:top w:val="none" w:sz="0" w:space="0" w:color="auto"/>
            <w:left w:val="none" w:sz="0" w:space="0" w:color="auto"/>
            <w:bottom w:val="none" w:sz="0" w:space="0" w:color="auto"/>
            <w:right w:val="none" w:sz="0" w:space="0" w:color="auto"/>
          </w:divBdr>
        </w:div>
        <w:div w:id="1644578848">
          <w:marLeft w:val="480"/>
          <w:marRight w:val="0"/>
          <w:marTop w:val="0"/>
          <w:marBottom w:val="0"/>
          <w:divBdr>
            <w:top w:val="none" w:sz="0" w:space="0" w:color="auto"/>
            <w:left w:val="none" w:sz="0" w:space="0" w:color="auto"/>
            <w:bottom w:val="none" w:sz="0" w:space="0" w:color="auto"/>
            <w:right w:val="none" w:sz="0" w:space="0" w:color="auto"/>
          </w:divBdr>
        </w:div>
        <w:div w:id="435293087">
          <w:marLeft w:val="480"/>
          <w:marRight w:val="0"/>
          <w:marTop w:val="0"/>
          <w:marBottom w:val="0"/>
          <w:divBdr>
            <w:top w:val="none" w:sz="0" w:space="0" w:color="auto"/>
            <w:left w:val="none" w:sz="0" w:space="0" w:color="auto"/>
            <w:bottom w:val="none" w:sz="0" w:space="0" w:color="auto"/>
            <w:right w:val="none" w:sz="0" w:space="0" w:color="auto"/>
          </w:divBdr>
        </w:div>
        <w:div w:id="1554073964">
          <w:marLeft w:val="480"/>
          <w:marRight w:val="0"/>
          <w:marTop w:val="0"/>
          <w:marBottom w:val="0"/>
          <w:divBdr>
            <w:top w:val="none" w:sz="0" w:space="0" w:color="auto"/>
            <w:left w:val="none" w:sz="0" w:space="0" w:color="auto"/>
            <w:bottom w:val="none" w:sz="0" w:space="0" w:color="auto"/>
            <w:right w:val="none" w:sz="0" w:space="0" w:color="auto"/>
          </w:divBdr>
        </w:div>
        <w:div w:id="1324894692">
          <w:marLeft w:val="480"/>
          <w:marRight w:val="0"/>
          <w:marTop w:val="0"/>
          <w:marBottom w:val="0"/>
          <w:divBdr>
            <w:top w:val="none" w:sz="0" w:space="0" w:color="auto"/>
            <w:left w:val="none" w:sz="0" w:space="0" w:color="auto"/>
            <w:bottom w:val="none" w:sz="0" w:space="0" w:color="auto"/>
            <w:right w:val="none" w:sz="0" w:space="0" w:color="auto"/>
          </w:divBdr>
        </w:div>
        <w:div w:id="1459176616">
          <w:marLeft w:val="480"/>
          <w:marRight w:val="0"/>
          <w:marTop w:val="0"/>
          <w:marBottom w:val="0"/>
          <w:divBdr>
            <w:top w:val="none" w:sz="0" w:space="0" w:color="auto"/>
            <w:left w:val="none" w:sz="0" w:space="0" w:color="auto"/>
            <w:bottom w:val="none" w:sz="0" w:space="0" w:color="auto"/>
            <w:right w:val="none" w:sz="0" w:space="0" w:color="auto"/>
          </w:divBdr>
        </w:div>
        <w:div w:id="230236535">
          <w:marLeft w:val="480"/>
          <w:marRight w:val="0"/>
          <w:marTop w:val="0"/>
          <w:marBottom w:val="0"/>
          <w:divBdr>
            <w:top w:val="none" w:sz="0" w:space="0" w:color="auto"/>
            <w:left w:val="none" w:sz="0" w:space="0" w:color="auto"/>
            <w:bottom w:val="none" w:sz="0" w:space="0" w:color="auto"/>
            <w:right w:val="none" w:sz="0" w:space="0" w:color="auto"/>
          </w:divBdr>
        </w:div>
        <w:div w:id="1581712648">
          <w:marLeft w:val="480"/>
          <w:marRight w:val="0"/>
          <w:marTop w:val="0"/>
          <w:marBottom w:val="0"/>
          <w:divBdr>
            <w:top w:val="none" w:sz="0" w:space="0" w:color="auto"/>
            <w:left w:val="none" w:sz="0" w:space="0" w:color="auto"/>
            <w:bottom w:val="none" w:sz="0" w:space="0" w:color="auto"/>
            <w:right w:val="none" w:sz="0" w:space="0" w:color="auto"/>
          </w:divBdr>
        </w:div>
        <w:div w:id="495414412">
          <w:marLeft w:val="480"/>
          <w:marRight w:val="0"/>
          <w:marTop w:val="0"/>
          <w:marBottom w:val="0"/>
          <w:divBdr>
            <w:top w:val="none" w:sz="0" w:space="0" w:color="auto"/>
            <w:left w:val="none" w:sz="0" w:space="0" w:color="auto"/>
            <w:bottom w:val="none" w:sz="0" w:space="0" w:color="auto"/>
            <w:right w:val="none" w:sz="0" w:space="0" w:color="auto"/>
          </w:divBdr>
        </w:div>
        <w:div w:id="1838693149">
          <w:marLeft w:val="480"/>
          <w:marRight w:val="0"/>
          <w:marTop w:val="0"/>
          <w:marBottom w:val="0"/>
          <w:divBdr>
            <w:top w:val="none" w:sz="0" w:space="0" w:color="auto"/>
            <w:left w:val="none" w:sz="0" w:space="0" w:color="auto"/>
            <w:bottom w:val="none" w:sz="0" w:space="0" w:color="auto"/>
            <w:right w:val="none" w:sz="0" w:space="0" w:color="auto"/>
          </w:divBdr>
        </w:div>
      </w:divsChild>
    </w:div>
    <w:div w:id="1889031997">
      <w:bodyDiv w:val="1"/>
      <w:marLeft w:val="0"/>
      <w:marRight w:val="0"/>
      <w:marTop w:val="0"/>
      <w:marBottom w:val="0"/>
      <w:divBdr>
        <w:top w:val="none" w:sz="0" w:space="0" w:color="auto"/>
        <w:left w:val="none" w:sz="0" w:space="0" w:color="auto"/>
        <w:bottom w:val="none" w:sz="0" w:space="0" w:color="auto"/>
        <w:right w:val="none" w:sz="0" w:space="0" w:color="auto"/>
      </w:divBdr>
    </w:div>
    <w:div w:id="1905219386">
      <w:bodyDiv w:val="1"/>
      <w:marLeft w:val="0"/>
      <w:marRight w:val="0"/>
      <w:marTop w:val="0"/>
      <w:marBottom w:val="0"/>
      <w:divBdr>
        <w:top w:val="none" w:sz="0" w:space="0" w:color="auto"/>
        <w:left w:val="none" w:sz="0" w:space="0" w:color="auto"/>
        <w:bottom w:val="none" w:sz="0" w:space="0" w:color="auto"/>
        <w:right w:val="none" w:sz="0" w:space="0" w:color="auto"/>
      </w:divBdr>
    </w:div>
    <w:div w:id="1908805240">
      <w:bodyDiv w:val="1"/>
      <w:marLeft w:val="0"/>
      <w:marRight w:val="0"/>
      <w:marTop w:val="0"/>
      <w:marBottom w:val="0"/>
      <w:divBdr>
        <w:top w:val="none" w:sz="0" w:space="0" w:color="auto"/>
        <w:left w:val="none" w:sz="0" w:space="0" w:color="auto"/>
        <w:bottom w:val="none" w:sz="0" w:space="0" w:color="auto"/>
        <w:right w:val="none" w:sz="0" w:space="0" w:color="auto"/>
      </w:divBdr>
    </w:div>
    <w:div w:id="1951009478">
      <w:bodyDiv w:val="1"/>
      <w:marLeft w:val="0"/>
      <w:marRight w:val="0"/>
      <w:marTop w:val="0"/>
      <w:marBottom w:val="0"/>
      <w:divBdr>
        <w:top w:val="none" w:sz="0" w:space="0" w:color="auto"/>
        <w:left w:val="none" w:sz="0" w:space="0" w:color="auto"/>
        <w:bottom w:val="none" w:sz="0" w:space="0" w:color="auto"/>
        <w:right w:val="none" w:sz="0" w:space="0" w:color="auto"/>
      </w:divBdr>
    </w:div>
    <w:div w:id="1951665283">
      <w:bodyDiv w:val="1"/>
      <w:marLeft w:val="0"/>
      <w:marRight w:val="0"/>
      <w:marTop w:val="0"/>
      <w:marBottom w:val="0"/>
      <w:divBdr>
        <w:top w:val="none" w:sz="0" w:space="0" w:color="auto"/>
        <w:left w:val="none" w:sz="0" w:space="0" w:color="auto"/>
        <w:bottom w:val="none" w:sz="0" w:space="0" w:color="auto"/>
        <w:right w:val="none" w:sz="0" w:space="0" w:color="auto"/>
      </w:divBdr>
    </w:div>
    <w:div w:id="1951736485">
      <w:bodyDiv w:val="1"/>
      <w:marLeft w:val="0"/>
      <w:marRight w:val="0"/>
      <w:marTop w:val="0"/>
      <w:marBottom w:val="0"/>
      <w:divBdr>
        <w:top w:val="none" w:sz="0" w:space="0" w:color="auto"/>
        <w:left w:val="none" w:sz="0" w:space="0" w:color="auto"/>
        <w:bottom w:val="none" w:sz="0" w:space="0" w:color="auto"/>
        <w:right w:val="none" w:sz="0" w:space="0" w:color="auto"/>
      </w:divBdr>
    </w:div>
    <w:div w:id="1952546556">
      <w:bodyDiv w:val="1"/>
      <w:marLeft w:val="0"/>
      <w:marRight w:val="0"/>
      <w:marTop w:val="0"/>
      <w:marBottom w:val="0"/>
      <w:divBdr>
        <w:top w:val="none" w:sz="0" w:space="0" w:color="auto"/>
        <w:left w:val="none" w:sz="0" w:space="0" w:color="auto"/>
        <w:bottom w:val="none" w:sz="0" w:space="0" w:color="auto"/>
        <w:right w:val="none" w:sz="0" w:space="0" w:color="auto"/>
      </w:divBdr>
    </w:div>
    <w:div w:id="1956666626">
      <w:bodyDiv w:val="1"/>
      <w:marLeft w:val="0"/>
      <w:marRight w:val="0"/>
      <w:marTop w:val="0"/>
      <w:marBottom w:val="0"/>
      <w:divBdr>
        <w:top w:val="none" w:sz="0" w:space="0" w:color="auto"/>
        <w:left w:val="none" w:sz="0" w:space="0" w:color="auto"/>
        <w:bottom w:val="none" w:sz="0" w:space="0" w:color="auto"/>
        <w:right w:val="none" w:sz="0" w:space="0" w:color="auto"/>
      </w:divBdr>
      <w:divsChild>
        <w:div w:id="1727416120">
          <w:marLeft w:val="480"/>
          <w:marRight w:val="0"/>
          <w:marTop w:val="0"/>
          <w:marBottom w:val="0"/>
          <w:divBdr>
            <w:top w:val="none" w:sz="0" w:space="0" w:color="auto"/>
            <w:left w:val="none" w:sz="0" w:space="0" w:color="auto"/>
            <w:bottom w:val="none" w:sz="0" w:space="0" w:color="auto"/>
            <w:right w:val="none" w:sz="0" w:space="0" w:color="auto"/>
          </w:divBdr>
        </w:div>
        <w:div w:id="1419405169">
          <w:marLeft w:val="480"/>
          <w:marRight w:val="0"/>
          <w:marTop w:val="0"/>
          <w:marBottom w:val="0"/>
          <w:divBdr>
            <w:top w:val="none" w:sz="0" w:space="0" w:color="auto"/>
            <w:left w:val="none" w:sz="0" w:space="0" w:color="auto"/>
            <w:bottom w:val="none" w:sz="0" w:space="0" w:color="auto"/>
            <w:right w:val="none" w:sz="0" w:space="0" w:color="auto"/>
          </w:divBdr>
        </w:div>
        <w:div w:id="204877736">
          <w:marLeft w:val="480"/>
          <w:marRight w:val="0"/>
          <w:marTop w:val="0"/>
          <w:marBottom w:val="0"/>
          <w:divBdr>
            <w:top w:val="none" w:sz="0" w:space="0" w:color="auto"/>
            <w:left w:val="none" w:sz="0" w:space="0" w:color="auto"/>
            <w:bottom w:val="none" w:sz="0" w:space="0" w:color="auto"/>
            <w:right w:val="none" w:sz="0" w:space="0" w:color="auto"/>
          </w:divBdr>
        </w:div>
        <w:div w:id="1698849985">
          <w:marLeft w:val="480"/>
          <w:marRight w:val="0"/>
          <w:marTop w:val="0"/>
          <w:marBottom w:val="0"/>
          <w:divBdr>
            <w:top w:val="none" w:sz="0" w:space="0" w:color="auto"/>
            <w:left w:val="none" w:sz="0" w:space="0" w:color="auto"/>
            <w:bottom w:val="none" w:sz="0" w:space="0" w:color="auto"/>
            <w:right w:val="none" w:sz="0" w:space="0" w:color="auto"/>
          </w:divBdr>
        </w:div>
        <w:div w:id="1463693981">
          <w:marLeft w:val="480"/>
          <w:marRight w:val="0"/>
          <w:marTop w:val="0"/>
          <w:marBottom w:val="0"/>
          <w:divBdr>
            <w:top w:val="none" w:sz="0" w:space="0" w:color="auto"/>
            <w:left w:val="none" w:sz="0" w:space="0" w:color="auto"/>
            <w:bottom w:val="none" w:sz="0" w:space="0" w:color="auto"/>
            <w:right w:val="none" w:sz="0" w:space="0" w:color="auto"/>
          </w:divBdr>
        </w:div>
        <w:div w:id="1202985800">
          <w:marLeft w:val="480"/>
          <w:marRight w:val="0"/>
          <w:marTop w:val="0"/>
          <w:marBottom w:val="0"/>
          <w:divBdr>
            <w:top w:val="none" w:sz="0" w:space="0" w:color="auto"/>
            <w:left w:val="none" w:sz="0" w:space="0" w:color="auto"/>
            <w:bottom w:val="none" w:sz="0" w:space="0" w:color="auto"/>
            <w:right w:val="none" w:sz="0" w:space="0" w:color="auto"/>
          </w:divBdr>
        </w:div>
        <w:div w:id="787313898">
          <w:marLeft w:val="480"/>
          <w:marRight w:val="0"/>
          <w:marTop w:val="0"/>
          <w:marBottom w:val="0"/>
          <w:divBdr>
            <w:top w:val="none" w:sz="0" w:space="0" w:color="auto"/>
            <w:left w:val="none" w:sz="0" w:space="0" w:color="auto"/>
            <w:bottom w:val="none" w:sz="0" w:space="0" w:color="auto"/>
            <w:right w:val="none" w:sz="0" w:space="0" w:color="auto"/>
          </w:divBdr>
        </w:div>
        <w:div w:id="1892886240">
          <w:marLeft w:val="480"/>
          <w:marRight w:val="0"/>
          <w:marTop w:val="0"/>
          <w:marBottom w:val="0"/>
          <w:divBdr>
            <w:top w:val="none" w:sz="0" w:space="0" w:color="auto"/>
            <w:left w:val="none" w:sz="0" w:space="0" w:color="auto"/>
            <w:bottom w:val="none" w:sz="0" w:space="0" w:color="auto"/>
            <w:right w:val="none" w:sz="0" w:space="0" w:color="auto"/>
          </w:divBdr>
        </w:div>
        <w:div w:id="2109885268">
          <w:marLeft w:val="480"/>
          <w:marRight w:val="0"/>
          <w:marTop w:val="0"/>
          <w:marBottom w:val="0"/>
          <w:divBdr>
            <w:top w:val="none" w:sz="0" w:space="0" w:color="auto"/>
            <w:left w:val="none" w:sz="0" w:space="0" w:color="auto"/>
            <w:bottom w:val="none" w:sz="0" w:space="0" w:color="auto"/>
            <w:right w:val="none" w:sz="0" w:space="0" w:color="auto"/>
          </w:divBdr>
        </w:div>
        <w:div w:id="39211423">
          <w:marLeft w:val="480"/>
          <w:marRight w:val="0"/>
          <w:marTop w:val="0"/>
          <w:marBottom w:val="0"/>
          <w:divBdr>
            <w:top w:val="none" w:sz="0" w:space="0" w:color="auto"/>
            <w:left w:val="none" w:sz="0" w:space="0" w:color="auto"/>
            <w:bottom w:val="none" w:sz="0" w:space="0" w:color="auto"/>
            <w:right w:val="none" w:sz="0" w:space="0" w:color="auto"/>
          </w:divBdr>
        </w:div>
        <w:div w:id="1489246574">
          <w:marLeft w:val="480"/>
          <w:marRight w:val="0"/>
          <w:marTop w:val="0"/>
          <w:marBottom w:val="0"/>
          <w:divBdr>
            <w:top w:val="none" w:sz="0" w:space="0" w:color="auto"/>
            <w:left w:val="none" w:sz="0" w:space="0" w:color="auto"/>
            <w:bottom w:val="none" w:sz="0" w:space="0" w:color="auto"/>
            <w:right w:val="none" w:sz="0" w:space="0" w:color="auto"/>
          </w:divBdr>
        </w:div>
        <w:div w:id="716854804">
          <w:marLeft w:val="480"/>
          <w:marRight w:val="0"/>
          <w:marTop w:val="0"/>
          <w:marBottom w:val="0"/>
          <w:divBdr>
            <w:top w:val="none" w:sz="0" w:space="0" w:color="auto"/>
            <w:left w:val="none" w:sz="0" w:space="0" w:color="auto"/>
            <w:bottom w:val="none" w:sz="0" w:space="0" w:color="auto"/>
            <w:right w:val="none" w:sz="0" w:space="0" w:color="auto"/>
          </w:divBdr>
        </w:div>
        <w:div w:id="1446268907">
          <w:marLeft w:val="480"/>
          <w:marRight w:val="0"/>
          <w:marTop w:val="0"/>
          <w:marBottom w:val="0"/>
          <w:divBdr>
            <w:top w:val="none" w:sz="0" w:space="0" w:color="auto"/>
            <w:left w:val="none" w:sz="0" w:space="0" w:color="auto"/>
            <w:bottom w:val="none" w:sz="0" w:space="0" w:color="auto"/>
            <w:right w:val="none" w:sz="0" w:space="0" w:color="auto"/>
          </w:divBdr>
        </w:div>
        <w:div w:id="2092191842">
          <w:marLeft w:val="480"/>
          <w:marRight w:val="0"/>
          <w:marTop w:val="0"/>
          <w:marBottom w:val="0"/>
          <w:divBdr>
            <w:top w:val="none" w:sz="0" w:space="0" w:color="auto"/>
            <w:left w:val="none" w:sz="0" w:space="0" w:color="auto"/>
            <w:bottom w:val="none" w:sz="0" w:space="0" w:color="auto"/>
            <w:right w:val="none" w:sz="0" w:space="0" w:color="auto"/>
          </w:divBdr>
        </w:div>
        <w:div w:id="1522468863">
          <w:marLeft w:val="480"/>
          <w:marRight w:val="0"/>
          <w:marTop w:val="0"/>
          <w:marBottom w:val="0"/>
          <w:divBdr>
            <w:top w:val="none" w:sz="0" w:space="0" w:color="auto"/>
            <w:left w:val="none" w:sz="0" w:space="0" w:color="auto"/>
            <w:bottom w:val="none" w:sz="0" w:space="0" w:color="auto"/>
            <w:right w:val="none" w:sz="0" w:space="0" w:color="auto"/>
          </w:divBdr>
        </w:div>
        <w:div w:id="1361324775">
          <w:marLeft w:val="480"/>
          <w:marRight w:val="0"/>
          <w:marTop w:val="0"/>
          <w:marBottom w:val="0"/>
          <w:divBdr>
            <w:top w:val="none" w:sz="0" w:space="0" w:color="auto"/>
            <w:left w:val="none" w:sz="0" w:space="0" w:color="auto"/>
            <w:bottom w:val="none" w:sz="0" w:space="0" w:color="auto"/>
            <w:right w:val="none" w:sz="0" w:space="0" w:color="auto"/>
          </w:divBdr>
        </w:div>
        <w:div w:id="1661344697">
          <w:marLeft w:val="480"/>
          <w:marRight w:val="0"/>
          <w:marTop w:val="0"/>
          <w:marBottom w:val="0"/>
          <w:divBdr>
            <w:top w:val="none" w:sz="0" w:space="0" w:color="auto"/>
            <w:left w:val="none" w:sz="0" w:space="0" w:color="auto"/>
            <w:bottom w:val="none" w:sz="0" w:space="0" w:color="auto"/>
            <w:right w:val="none" w:sz="0" w:space="0" w:color="auto"/>
          </w:divBdr>
        </w:div>
        <w:div w:id="345254342">
          <w:marLeft w:val="480"/>
          <w:marRight w:val="0"/>
          <w:marTop w:val="0"/>
          <w:marBottom w:val="0"/>
          <w:divBdr>
            <w:top w:val="none" w:sz="0" w:space="0" w:color="auto"/>
            <w:left w:val="none" w:sz="0" w:space="0" w:color="auto"/>
            <w:bottom w:val="none" w:sz="0" w:space="0" w:color="auto"/>
            <w:right w:val="none" w:sz="0" w:space="0" w:color="auto"/>
          </w:divBdr>
        </w:div>
        <w:div w:id="480737495">
          <w:marLeft w:val="480"/>
          <w:marRight w:val="0"/>
          <w:marTop w:val="0"/>
          <w:marBottom w:val="0"/>
          <w:divBdr>
            <w:top w:val="none" w:sz="0" w:space="0" w:color="auto"/>
            <w:left w:val="none" w:sz="0" w:space="0" w:color="auto"/>
            <w:bottom w:val="none" w:sz="0" w:space="0" w:color="auto"/>
            <w:right w:val="none" w:sz="0" w:space="0" w:color="auto"/>
          </w:divBdr>
        </w:div>
        <w:div w:id="1944725026">
          <w:marLeft w:val="480"/>
          <w:marRight w:val="0"/>
          <w:marTop w:val="0"/>
          <w:marBottom w:val="0"/>
          <w:divBdr>
            <w:top w:val="none" w:sz="0" w:space="0" w:color="auto"/>
            <w:left w:val="none" w:sz="0" w:space="0" w:color="auto"/>
            <w:bottom w:val="none" w:sz="0" w:space="0" w:color="auto"/>
            <w:right w:val="none" w:sz="0" w:space="0" w:color="auto"/>
          </w:divBdr>
        </w:div>
        <w:div w:id="109596818">
          <w:marLeft w:val="480"/>
          <w:marRight w:val="0"/>
          <w:marTop w:val="0"/>
          <w:marBottom w:val="0"/>
          <w:divBdr>
            <w:top w:val="none" w:sz="0" w:space="0" w:color="auto"/>
            <w:left w:val="none" w:sz="0" w:space="0" w:color="auto"/>
            <w:bottom w:val="none" w:sz="0" w:space="0" w:color="auto"/>
            <w:right w:val="none" w:sz="0" w:space="0" w:color="auto"/>
          </w:divBdr>
        </w:div>
        <w:div w:id="309796191">
          <w:marLeft w:val="480"/>
          <w:marRight w:val="0"/>
          <w:marTop w:val="0"/>
          <w:marBottom w:val="0"/>
          <w:divBdr>
            <w:top w:val="none" w:sz="0" w:space="0" w:color="auto"/>
            <w:left w:val="none" w:sz="0" w:space="0" w:color="auto"/>
            <w:bottom w:val="none" w:sz="0" w:space="0" w:color="auto"/>
            <w:right w:val="none" w:sz="0" w:space="0" w:color="auto"/>
          </w:divBdr>
        </w:div>
        <w:div w:id="1272393986">
          <w:marLeft w:val="480"/>
          <w:marRight w:val="0"/>
          <w:marTop w:val="0"/>
          <w:marBottom w:val="0"/>
          <w:divBdr>
            <w:top w:val="none" w:sz="0" w:space="0" w:color="auto"/>
            <w:left w:val="none" w:sz="0" w:space="0" w:color="auto"/>
            <w:bottom w:val="none" w:sz="0" w:space="0" w:color="auto"/>
            <w:right w:val="none" w:sz="0" w:space="0" w:color="auto"/>
          </w:divBdr>
        </w:div>
        <w:div w:id="647324215">
          <w:marLeft w:val="480"/>
          <w:marRight w:val="0"/>
          <w:marTop w:val="0"/>
          <w:marBottom w:val="0"/>
          <w:divBdr>
            <w:top w:val="none" w:sz="0" w:space="0" w:color="auto"/>
            <w:left w:val="none" w:sz="0" w:space="0" w:color="auto"/>
            <w:bottom w:val="none" w:sz="0" w:space="0" w:color="auto"/>
            <w:right w:val="none" w:sz="0" w:space="0" w:color="auto"/>
          </w:divBdr>
        </w:div>
        <w:div w:id="1906446595">
          <w:marLeft w:val="480"/>
          <w:marRight w:val="0"/>
          <w:marTop w:val="0"/>
          <w:marBottom w:val="0"/>
          <w:divBdr>
            <w:top w:val="none" w:sz="0" w:space="0" w:color="auto"/>
            <w:left w:val="none" w:sz="0" w:space="0" w:color="auto"/>
            <w:bottom w:val="none" w:sz="0" w:space="0" w:color="auto"/>
            <w:right w:val="none" w:sz="0" w:space="0" w:color="auto"/>
          </w:divBdr>
        </w:div>
        <w:div w:id="660474790">
          <w:marLeft w:val="480"/>
          <w:marRight w:val="0"/>
          <w:marTop w:val="0"/>
          <w:marBottom w:val="0"/>
          <w:divBdr>
            <w:top w:val="none" w:sz="0" w:space="0" w:color="auto"/>
            <w:left w:val="none" w:sz="0" w:space="0" w:color="auto"/>
            <w:bottom w:val="none" w:sz="0" w:space="0" w:color="auto"/>
            <w:right w:val="none" w:sz="0" w:space="0" w:color="auto"/>
          </w:divBdr>
        </w:div>
        <w:div w:id="1709335411">
          <w:marLeft w:val="480"/>
          <w:marRight w:val="0"/>
          <w:marTop w:val="0"/>
          <w:marBottom w:val="0"/>
          <w:divBdr>
            <w:top w:val="none" w:sz="0" w:space="0" w:color="auto"/>
            <w:left w:val="none" w:sz="0" w:space="0" w:color="auto"/>
            <w:bottom w:val="none" w:sz="0" w:space="0" w:color="auto"/>
            <w:right w:val="none" w:sz="0" w:space="0" w:color="auto"/>
          </w:divBdr>
        </w:div>
        <w:div w:id="1773233761">
          <w:marLeft w:val="480"/>
          <w:marRight w:val="0"/>
          <w:marTop w:val="0"/>
          <w:marBottom w:val="0"/>
          <w:divBdr>
            <w:top w:val="none" w:sz="0" w:space="0" w:color="auto"/>
            <w:left w:val="none" w:sz="0" w:space="0" w:color="auto"/>
            <w:bottom w:val="none" w:sz="0" w:space="0" w:color="auto"/>
            <w:right w:val="none" w:sz="0" w:space="0" w:color="auto"/>
          </w:divBdr>
        </w:div>
        <w:div w:id="938489201">
          <w:marLeft w:val="480"/>
          <w:marRight w:val="0"/>
          <w:marTop w:val="0"/>
          <w:marBottom w:val="0"/>
          <w:divBdr>
            <w:top w:val="none" w:sz="0" w:space="0" w:color="auto"/>
            <w:left w:val="none" w:sz="0" w:space="0" w:color="auto"/>
            <w:bottom w:val="none" w:sz="0" w:space="0" w:color="auto"/>
            <w:right w:val="none" w:sz="0" w:space="0" w:color="auto"/>
          </w:divBdr>
        </w:div>
        <w:div w:id="1430391227">
          <w:marLeft w:val="480"/>
          <w:marRight w:val="0"/>
          <w:marTop w:val="0"/>
          <w:marBottom w:val="0"/>
          <w:divBdr>
            <w:top w:val="none" w:sz="0" w:space="0" w:color="auto"/>
            <w:left w:val="none" w:sz="0" w:space="0" w:color="auto"/>
            <w:bottom w:val="none" w:sz="0" w:space="0" w:color="auto"/>
            <w:right w:val="none" w:sz="0" w:space="0" w:color="auto"/>
          </w:divBdr>
        </w:div>
        <w:div w:id="1163202191">
          <w:marLeft w:val="480"/>
          <w:marRight w:val="0"/>
          <w:marTop w:val="0"/>
          <w:marBottom w:val="0"/>
          <w:divBdr>
            <w:top w:val="none" w:sz="0" w:space="0" w:color="auto"/>
            <w:left w:val="none" w:sz="0" w:space="0" w:color="auto"/>
            <w:bottom w:val="none" w:sz="0" w:space="0" w:color="auto"/>
            <w:right w:val="none" w:sz="0" w:space="0" w:color="auto"/>
          </w:divBdr>
        </w:div>
        <w:div w:id="46924722">
          <w:marLeft w:val="480"/>
          <w:marRight w:val="0"/>
          <w:marTop w:val="0"/>
          <w:marBottom w:val="0"/>
          <w:divBdr>
            <w:top w:val="none" w:sz="0" w:space="0" w:color="auto"/>
            <w:left w:val="none" w:sz="0" w:space="0" w:color="auto"/>
            <w:bottom w:val="none" w:sz="0" w:space="0" w:color="auto"/>
            <w:right w:val="none" w:sz="0" w:space="0" w:color="auto"/>
          </w:divBdr>
        </w:div>
        <w:div w:id="1277059882">
          <w:marLeft w:val="480"/>
          <w:marRight w:val="0"/>
          <w:marTop w:val="0"/>
          <w:marBottom w:val="0"/>
          <w:divBdr>
            <w:top w:val="none" w:sz="0" w:space="0" w:color="auto"/>
            <w:left w:val="none" w:sz="0" w:space="0" w:color="auto"/>
            <w:bottom w:val="none" w:sz="0" w:space="0" w:color="auto"/>
            <w:right w:val="none" w:sz="0" w:space="0" w:color="auto"/>
          </w:divBdr>
        </w:div>
        <w:div w:id="1811290256">
          <w:marLeft w:val="480"/>
          <w:marRight w:val="0"/>
          <w:marTop w:val="0"/>
          <w:marBottom w:val="0"/>
          <w:divBdr>
            <w:top w:val="none" w:sz="0" w:space="0" w:color="auto"/>
            <w:left w:val="none" w:sz="0" w:space="0" w:color="auto"/>
            <w:bottom w:val="none" w:sz="0" w:space="0" w:color="auto"/>
            <w:right w:val="none" w:sz="0" w:space="0" w:color="auto"/>
          </w:divBdr>
        </w:div>
        <w:div w:id="1797487779">
          <w:marLeft w:val="480"/>
          <w:marRight w:val="0"/>
          <w:marTop w:val="0"/>
          <w:marBottom w:val="0"/>
          <w:divBdr>
            <w:top w:val="none" w:sz="0" w:space="0" w:color="auto"/>
            <w:left w:val="none" w:sz="0" w:space="0" w:color="auto"/>
            <w:bottom w:val="none" w:sz="0" w:space="0" w:color="auto"/>
            <w:right w:val="none" w:sz="0" w:space="0" w:color="auto"/>
          </w:divBdr>
        </w:div>
        <w:div w:id="660349216">
          <w:marLeft w:val="480"/>
          <w:marRight w:val="0"/>
          <w:marTop w:val="0"/>
          <w:marBottom w:val="0"/>
          <w:divBdr>
            <w:top w:val="none" w:sz="0" w:space="0" w:color="auto"/>
            <w:left w:val="none" w:sz="0" w:space="0" w:color="auto"/>
            <w:bottom w:val="none" w:sz="0" w:space="0" w:color="auto"/>
            <w:right w:val="none" w:sz="0" w:space="0" w:color="auto"/>
          </w:divBdr>
        </w:div>
        <w:div w:id="1771270316">
          <w:marLeft w:val="480"/>
          <w:marRight w:val="0"/>
          <w:marTop w:val="0"/>
          <w:marBottom w:val="0"/>
          <w:divBdr>
            <w:top w:val="none" w:sz="0" w:space="0" w:color="auto"/>
            <w:left w:val="none" w:sz="0" w:space="0" w:color="auto"/>
            <w:bottom w:val="none" w:sz="0" w:space="0" w:color="auto"/>
            <w:right w:val="none" w:sz="0" w:space="0" w:color="auto"/>
          </w:divBdr>
        </w:div>
        <w:div w:id="699864491">
          <w:marLeft w:val="480"/>
          <w:marRight w:val="0"/>
          <w:marTop w:val="0"/>
          <w:marBottom w:val="0"/>
          <w:divBdr>
            <w:top w:val="none" w:sz="0" w:space="0" w:color="auto"/>
            <w:left w:val="none" w:sz="0" w:space="0" w:color="auto"/>
            <w:bottom w:val="none" w:sz="0" w:space="0" w:color="auto"/>
            <w:right w:val="none" w:sz="0" w:space="0" w:color="auto"/>
          </w:divBdr>
        </w:div>
        <w:div w:id="1370036719">
          <w:marLeft w:val="480"/>
          <w:marRight w:val="0"/>
          <w:marTop w:val="0"/>
          <w:marBottom w:val="0"/>
          <w:divBdr>
            <w:top w:val="none" w:sz="0" w:space="0" w:color="auto"/>
            <w:left w:val="none" w:sz="0" w:space="0" w:color="auto"/>
            <w:bottom w:val="none" w:sz="0" w:space="0" w:color="auto"/>
            <w:right w:val="none" w:sz="0" w:space="0" w:color="auto"/>
          </w:divBdr>
        </w:div>
        <w:div w:id="66075539">
          <w:marLeft w:val="480"/>
          <w:marRight w:val="0"/>
          <w:marTop w:val="0"/>
          <w:marBottom w:val="0"/>
          <w:divBdr>
            <w:top w:val="none" w:sz="0" w:space="0" w:color="auto"/>
            <w:left w:val="none" w:sz="0" w:space="0" w:color="auto"/>
            <w:bottom w:val="none" w:sz="0" w:space="0" w:color="auto"/>
            <w:right w:val="none" w:sz="0" w:space="0" w:color="auto"/>
          </w:divBdr>
        </w:div>
        <w:div w:id="281613922">
          <w:marLeft w:val="480"/>
          <w:marRight w:val="0"/>
          <w:marTop w:val="0"/>
          <w:marBottom w:val="0"/>
          <w:divBdr>
            <w:top w:val="none" w:sz="0" w:space="0" w:color="auto"/>
            <w:left w:val="none" w:sz="0" w:space="0" w:color="auto"/>
            <w:bottom w:val="none" w:sz="0" w:space="0" w:color="auto"/>
            <w:right w:val="none" w:sz="0" w:space="0" w:color="auto"/>
          </w:divBdr>
        </w:div>
        <w:div w:id="787161763">
          <w:marLeft w:val="480"/>
          <w:marRight w:val="0"/>
          <w:marTop w:val="0"/>
          <w:marBottom w:val="0"/>
          <w:divBdr>
            <w:top w:val="none" w:sz="0" w:space="0" w:color="auto"/>
            <w:left w:val="none" w:sz="0" w:space="0" w:color="auto"/>
            <w:bottom w:val="none" w:sz="0" w:space="0" w:color="auto"/>
            <w:right w:val="none" w:sz="0" w:space="0" w:color="auto"/>
          </w:divBdr>
        </w:div>
        <w:div w:id="1755125522">
          <w:marLeft w:val="480"/>
          <w:marRight w:val="0"/>
          <w:marTop w:val="0"/>
          <w:marBottom w:val="0"/>
          <w:divBdr>
            <w:top w:val="none" w:sz="0" w:space="0" w:color="auto"/>
            <w:left w:val="none" w:sz="0" w:space="0" w:color="auto"/>
            <w:bottom w:val="none" w:sz="0" w:space="0" w:color="auto"/>
            <w:right w:val="none" w:sz="0" w:space="0" w:color="auto"/>
          </w:divBdr>
        </w:div>
        <w:div w:id="340935726">
          <w:marLeft w:val="480"/>
          <w:marRight w:val="0"/>
          <w:marTop w:val="0"/>
          <w:marBottom w:val="0"/>
          <w:divBdr>
            <w:top w:val="none" w:sz="0" w:space="0" w:color="auto"/>
            <w:left w:val="none" w:sz="0" w:space="0" w:color="auto"/>
            <w:bottom w:val="none" w:sz="0" w:space="0" w:color="auto"/>
            <w:right w:val="none" w:sz="0" w:space="0" w:color="auto"/>
          </w:divBdr>
        </w:div>
        <w:div w:id="834612314">
          <w:marLeft w:val="480"/>
          <w:marRight w:val="0"/>
          <w:marTop w:val="0"/>
          <w:marBottom w:val="0"/>
          <w:divBdr>
            <w:top w:val="none" w:sz="0" w:space="0" w:color="auto"/>
            <w:left w:val="none" w:sz="0" w:space="0" w:color="auto"/>
            <w:bottom w:val="none" w:sz="0" w:space="0" w:color="auto"/>
            <w:right w:val="none" w:sz="0" w:space="0" w:color="auto"/>
          </w:divBdr>
        </w:div>
        <w:div w:id="132217398">
          <w:marLeft w:val="480"/>
          <w:marRight w:val="0"/>
          <w:marTop w:val="0"/>
          <w:marBottom w:val="0"/>
          <w:divBdr>
            <w:top w:val="none" w:sz="0" w:space="0" w:color="auto"/>
            <w:left w:val="none" w:sz="0" w:space="0" w:color="auto"/>
            <w:bottom w:val="none" w:sz="0" w:space="0" w:color="auto"/>
            <w:right w:val="none" w:sz="0" w:space="0" w:color="auto"/>
          </w:divBdr>
        </w:div>
        <w:div w:id="582108417">
          <w:marLeft w:val="480"/>
          <w:marRight w:val="0"/>
          <w:marTop w:val="0"/>
          <w:marBottom w:val="0"/>
          <w:divBdr>
            <w:top w:val="none" w:sz="0" w:space="0" w:color="auto"/>
            <w:left w:val="none" w:sz="0" w:space="0" w:color="auto"/>
            <w:bottom w:val="none" w:sz="0" w:space="0" w:color="auto"/>
            <w:right w:val="none" w:sz="0" w:space="0" w:color="auto"/>
          </w:divBdr>
        </w:div>
        <w:div w:id="1334190118">
          <w:marLeft w:val="480"/>
          <w:marRight w:val="0"/>
          <w:marTop w:val="0"/>
          <w:marBottom w:val="0"/>
          <w:divBdr>
            <w:top w:val="none" w:sz="0" w:space="0" w:color="auto"/>
            <w:left w:val="none" w:sz="0" w:space="0" w:color="auto"/>
            <w:bottom w:val="none" w:sz="0" w:space="0" w:color="auto"/>
            <w:right w:val="none" w:sz="0" w:space="0" w:color="auto"/>
          </w:divBdr>
        </w:div>
        <w:div w:id="1962109325">
          <w:marLeft w:val="480"/>
          <w:marRight w:val="0"/>
          <w:marTop w:val="0"/>
          <w:marBottom w:val="0"/>
          <w:divBdr>
            <w:top w:val="none" w:sz="0" w:space="0" w:color="auto"/>
            <w:left w:val="none" w:sz="0" w:space="0" w:color="auto"/>
            <w:bottom w:val="none" w:sz="0" w:space="0" w:color="auto"/>
            <w:right w:val="none" w:sz="0" w:space="0" w:color="auto"/>
          </w:divBdr>
        </w:div>
        <w:div w:id="1848246407">
          <w:marLeft w:val="480"/>
          <w:marRight w:val="0"/>
          <w:marTop w:val="0"/>
          <w:marBottom w:val="0"/>
          <w:divBdr>
            <w:top w:val="none" w:sz="0" w:space="0" w:color="auto"/>
            <w:left w:val="none" w:sz="0" w:space="0" w:color="auto"/>
            <w:bottom w:val="none" w:sz="0" w:space="0" w:color="auto"/>
            <w:right w:val="none" w:sz="0" w:space="0" w:color="auto"/>
          </w:divBdr>
        </w:div>
        <w:div w:id="1250577155">
          <w:marLeft w:val="480"/>
          <w:marRight w:val="0"/>
          <w:marTop w:val="0"/>
          <w:marBottom w:val="0"/>
          <w:divBdr>
            <w:top w:val="none" w:sz="0" w:space="0" w:color="auto"/>
            <w:left w:val="none" w:sz="0" w:space="0" w:color="auto"/>
            <w:bottom w:val="none" w:sz="0" w:space="0" w:color="auto"/>
            <w:right w:val="none" w:sz="0" w:space="0" w:color="auto"/>
          </w:divBdr>
        </w:div>
        <w:div w:id="1085036680">
          <w:marLeft w:val="480"/>
          <w:marRight w:val="0"/>
          <w:marTop w:val="0"/>
          <w:marBottom w:val="0"/>
          <w:divBdr>
            <w:top w:val="none" w:sz="0" w:space="0" w:color="auto"/>
            <w:left w:val="none" w:sz="0" w:space="0" w:color="auto"/>
            <w:bottom w:val="none" w:sz="0" w:space="0" w:color="auto"/>
            <w:right w:val="none" w:sz="0" w:space="0" w:color="auto"/>
          </w:divBdr>
        </w:div>
        <w:div w:id="2044212431">
          <w:marLeft w:val="480"/>
          <w:marRight w:val="0"/>
          <w:marTop w:val="0"/>
          <w:marBottom w:val="0"/>
          <w:divBdr>
            <w:top w:val="none" w:sz="0" w:space="0" w:color="auto"/>
            <w:left w:val="none" w:sz="0" w:space="0" w:color="auto"/>
            <w:bottom w:val="none" w:sz="0" w:space="0" w:color="auto"/>
            <w:right w:val="none" w:sz="0" w:space="0" w:color="auto"/>
          </w:divBdr>
        </w:div>
        <w:div w:id="2011517387">
          <w:marLeft w:val="480"/>
          <w:marRight w:val="0"/>
          <w:marTop w:val="0"/>
          <w:marBottom w:val="0"/>
          <w:divBdr>
            <w:top w:val="none" w:sz="0" w:space="0" w:color="auto"/>
            <w:left w:val="none" w:sz="0" w:space="0" w:color="auto"/>
            <w:bottom w:val="none" w:sz="0" w:space="0" w:color="auto"/>
            <w:right w:val="none" w:sz="0" w:space="0" w:color="auto"/>
          </w:divBdr>
        </w:div>
      </w:divsChild>
    </w:div>
    <w:div w:id="1963343094">
      <w:bodyDiv w:val="1"/>
      <w:marLeft w:val="0"/>
      <w:marRight w:val="0"/>
      <w:marTop w:val="0"/>
      <w:marBottom w:val="0"/>
      <w:divBdr>
        <w:top w:val="none" w:sz="0" w:space="0" w:color="auto"/>
        <w:left w:val="none" w:sz="0" w:space="0" w:color="auto"/>
        <w:bottom w:val="none" w:sz="0" w:space="0" w:color="auto"/>
        <w:right w:val="none" w:sz="0" w:space="0" w:color="auto"/>
      </w:divBdr>
    </w:div>
    <w:div w:id="1977029445">
      <w:bodyDiv w:val="1"/>
      <w:marLeft w:val="0"/>
      <w:marRight w:val="0"/>
      <w:marTop w:val="0"/>
      <w:marBottom w:val="0"/>
      <w:divBdr>
        <w:top w:val="none" w:sz="0" w:space="0" w:color="auto"/>
        <w:left w:val="none" w:sz="0" w:space="0" w:color="auto"/>
        <w:bottom w:val="none" w:sz="0" w:space="0" w:color="auto"/>
        <w:right w:val="none" w:sz="0" w:space="0" w:color="auto"/>
      </w:divBdr>
    </w:div>
    <w:div w:id="1977636900">
      <w:bodyDiv w:val="1"/>
      <w:marLeft w:val="0"/>
      <w:marRight w:val="0"/>
      <w:marTop w:val="0"/>
      <w:marBottom w:val="0"/>
      <w:divBdr>
        <w:top w:val="none" w:sz="0" w:space="0" w:color="auto"/>
        <w:left w:val="none" w:sz="0" w:space="0" w:color="auto"/>
        <w:bottom w:val="none" w:sz="0" w:space="0" w:color="auto"/>
        <w:right w:val="none" w:sz="0" w:space="0" w:color="auto"/>
      </w:divBdr>
    </w:div>
    <w:div w:id="1985700641">
      <w:bodyDiv w:val="1"/>
      <w:marLeft w:val="0"/>
      <w:marRight w:val="0"/>
      <w:marTop w:val="0"/>
      <w:marBottom w:val="0"/>
      <w:divBdr>
        <w:top w:val="none" w:sz="0" w:space="0" w:color="auto"/>
        <w:left w:val="none" w:sz="0" w:space="0" w:color="auto"/>
        <w:bottom w:val="none" w:sz="0" w:space="0" w:color="auto"/>
        <w:right w:val="none" w:sz="0" w:space="0" w:color="auto"/>
      </w:divBdr>
      <w:divsChild>
        <w:div w:id="359362672">
          <w:marLeft w:val="480"/>
          <w:marRight w:val="0"/>
          <w:marTop w:val="0"/>
          <w:marBottom w:val="0"/>
          <w:divBdr>
            <w:top w:val="none" w:sz="0" w:space="0" w:color="auto"/>
            <w:left w:val="none" w:sz="0" w:space="0" w:color="auto"/>
            <w:bottom w:val="none" w:sz="0" w:space="0" w:color="auto"/>
            <w:right w:val="none" w:sz="0" w:space="0" w:color="auto"/>
          </w:divBdr>
        </w:div>
        <w:div w:id="645668106">
          <w:marLeft w:val="480"/>
          <w:marRight w:val="0"/>
          <w:marTop w:val="0"/>
          <w:marBottom w:val="0"/>
          <w:divBdr>
            <w:top w:val="none" w:sz="0" w:space="0" w:color="auto"/>
            <w:left w:val="none" w:sz="0" w:space="0" w:color="auto"/>
            <w:bottom w:val="none" w:sz="0" w:space="0" w:color="auto"/>
            <w:right w:val="none" w:sz="0" w:space="0" w:color="auto"/>
          </w:divBdr>
        </w:div>
        <w:div w:id="546912179">
          <w:marLeft w:val="480"/>
          <w:marRight w:val="0"/>
          <w:marTop w:val="0"/>
          <w:marBottom w:val="0"/>
          <w:divBdr>
            <w:top w:val="none" w:sz="0" w:space="0" w:color="auto"/>
            <w:left w:val="none" w:sz="0" w:space="0" w:color="auto"/>
            <w:bottom w:val="none" w:sz="0" w:space="0" w:color="auto"/>
            <w:right w:val="none" w:sz="0" w:space="0" w:color="auto"/>
          </w:divBdr>
        </w:div>
      </w:divsChild>
    </w:div>
    <w:div w:id="2006276289">
      <w:bodyDiv w:val="1"/>
      <w:marLeft w:val="0"/>
      <w:marRight w:val="0"/>
      <w:marTop w:val="0"/>
      <w:marBottom w:val="0"/>
      <w:divBdr>
        <w:top w:val="none" w:sz="0" w:space="0" w:color="auto"/>
        <w:left w:val="none" w:sz="0" w:space="0" w:color="auto"/>
        <w:bottom w:val="none" w:sz="0" w:space="0" w:color="auto"/>
        <w:right w:val="none" w:sz="0" w:space="0" w:color="auto"/>
      </w:divBdr>
    </w:div>
    <w:div w:id="2008050993">
      <w:bodyDiv w:val="1"/>
      <w:marLeft w:val="0"/>
      <w:marRight w:val="0"/>
      <w:marTop w:val="0"/>
      <w:marBottom w:val="0"/>
      <w:divBdr>
        <w:top w:val="none" w:sz="0" w:space="0" w:color="auto"/>
        <w:left w:val="none" w:sz="0" w:space="0" w:color="auto"/>
        <w:bottom w:val="none" w:sz="0" w:space="0" w:color="auto"/>
        <w:right w:val="none" w:sz="0" w:space="0" w:color="auto"/>
      </w:divBdr>
    </w:div>
    <w:div w:id="2010599678">
      <w:bodyDiv w:val="1"/>
      <w:marLeft w:val="0"/>
      <w:marRight w:val="0"/>
      <w:marTop w:val="0"/>
      <w:marBottom w:val="0"/>
      <w:divBdr>
        <w:top w:val="none" w:sz="0" w:space="0" w:color="auto"/>
        <w:left w:val="none" w:sz="0" w:space="0" w:color="auto"/>
        <w:bottom w:val="none" w:sz="0" w:space="0" w:color="auto"/>
        <w:right w:val="none" w:sz="0" w:space="0" w:color="auto"/>
      </w:divBdr>
      <w:divsChild>
        <w:div w:id="121047831">
          <w:marLeft w:val="480"/>
          <w:marRight w:val="0"/>
          <w:marTop w:val="0"/>
          <w:marBottom w:val="0"/>
          <w:divBdr>
            <w:top w:val="none" w:sz="0" w:space="0" w:color="auto"/>
            <w:left w:val="none" w:sz="0" w:space="0" w:color="auto"/>
            <w:bottom w:val="none" w:sz="0" w:space="0" w:color="auto"/>
            <w:right w:val="none" w:sz="0" w:space="0" w:color="auto"/>
          </w:divBdr>
        </w:div>
        <w:div w:id="1833521433">
          <w:marLeft w:val="480"/>
          <w:marRight w:val="0"/>
          <w:marTop w:val="0"/>
          <w:marBottom w:val="0"/>
          <w:divBdr>
            <w:top w:val="none" w:sz="0" w:space="0" w:color="auto"/>
            <w:left w:val="none" w:sz="0" w:space="0" w:color="auto"/>
            <w:bottom w:val="none" w:sz="0" w:space="0" w:color="auto"/>
            <w:right w:val="none" w:sz="0" w:space="0" w:color="auto"/>
          </w:divBdr>
        </w:div>
        <w:div w:id="1266884342">
          <w:marLeft w:val="480"/>
          <w:marRight w:val="0"/>
          <w:marTop w:val="0"/>
          <w:marBottom w:val="0"/>
          <w:divBdr>
            <w:top w:val="none" w:sz="0" w:space="0" w:color="auto"/>
            <w:left w:val="none" w:sz="0" w:space="0" w:color="auto"/>
            <w:bottom w:val="none" w:sz="0" w:space="0" w:color="auto"/>
            <w:right w:val="none" w:sz="0" w:space="0" w:color="auto"/>
          </w:divBdr>
        </w:div>
        <w:div w:id="1701783260">
          <w:marLeft w:val="480"/>
          <w:marRight w:val="0"/>
          <w:marTop w:val="0"/>
          <w:marBottom w:val="0"/>
          <w:divBdr>
            <w:top w:val="none" w:sz="0" w:space="0" w:color="auto"/>
            <w:left w:val="none" w:sz="0" w:space="0" w:color="auto"/>
            <w:bottom w:val="none" w:sz="0" w:space="0" w:color="auto"/>
            <w:right w:val="none" w:sz="0" w:space="0" w:color="auto"/>
          </w:divBdr>
        </w:div>
        <w:div w:id="1584412707">
          <w:marLeft w:val="480"/>
          <w:marRight w:val="0"/>
          <w:marTop w:val="0"/>
          <w:marBottom w:val="0"/>
          <w:divBdr>
            <w:top w:val="none" w:sz="0" w:space="0" w:color="auto"/>
            <w:left w:val="none" w:sz="0" w:space="0" w:color="auto"/>
            <w:bottom w:val="none" w:sz="0" w:space="0" w:color="auto"/>
            <w:right w:val="none" w:sz="0" w:space="0" w:color="auto"/>
          </w:divBdr>
        </w:div>
        <w:div w:id="961229999">
          <w:marLeft w:val="480"/>
          <w:marRight w:val="0"/>
          <w:marTop w:val="0"/>
          <w:marBottom w:val="0"/>
          <w:divBdr>
            <w:top w:val="none" w:sz="0" w:space="0" w:color="auto"/>
            <w:left w:val="none" w:sz="0" w:space="0" w:color="auto"/>
            <w:bottom w:val="none" w:sz="0" w:space="0" w:color="auto"/>
            <w:right w:val="none" w:sz="0" w:space="0" w:color="auto"/>
          </w:divBdr>
        </w:div>
        <w:div w:id="1012954224">
          <w:marLeft w:val="480"/>
          <w:marRight w:val="0"/>
          <w:marTop w:val="0"/>
          <w:marBottom w:val="0"/>
          <w:divBdr>
            <w:top w:val="none" w:sz="0" w:space="0" w:color="auto"/>
            <w:left w:val="none" w:sz="0" w:space="0" w:color="auto"/>
            <w:bottom w:val="none" w:sz="0" w:space="0" w:color="auto"/>
            <w:right w:val="none" w:sz="0" w:space="0" w:color="auto"/>
          </w:divBdr>
        </w:div>
        <w:div w:id="609049933">
          <w:marLeft w:val="480"/>
          <w:marRight w:val="0"/>
          <w:marTop w:val="0"/>
          <w:marBottom w:val="0"/>
          <w:divBdr>
            <w:top w:val="none" w:sz="0" w:space="0" w:color="auto"/>
            <w:left w:val="none" w:sz="0" w:space="0" w:color="auto"/>
            <w:bottom w:val="none" w:sz="0" w:space="0" w:color="auto"/>
            <w:right w:val="none" w:sz="0" w:space="0" w:color="auto"/>
          </w:divBdr>
        </w:div>
        <w:div w:id="2008820948">
          <w:marLeft w:val="480"/>
          <w:marRight w:val="0"/>
          <w:marTop w:val="0"/>
          <w:marBottom w:val="0"/>
          <w:divBdr>
            <w:top w:val="none" w:sz="0" w:space="0" w:color="auto"/>
            <w:left w:val="none" w:sz="0" w:space="0" w:color="auto"/>
            <w:bottom w:val="none" w:sz="0" w:space="0" w:color="auto"/>
            <w:right w:val="none" w:sz="0" w:space="0" w:color="auto"/>
          </w:divBdr>
        </w:div>
        <w:div w:id="1385175462">
          <w:marLeft w:val="480"/>
          <w:marRight w:val="0"/>
          <w:marTop w:val="0"/>
          <w:marBottom w:val="0"/>
          <w:divBdr>
            <w:top w:val="none" w:sz="0" w:space="0" w:color="auto"/>
            <w:left w:val="none" w:sz="0" w:space="0" w:color="auto"/>
            <w:bottom w:val="none" w:sz="0" w:space="0" w:color="auto"/>
            <w:right w:val="none" w:sz="0" w:space="0" w:color="auto"/>
          </w:divBdr>
        </w:div>
        <w:div w:id="278875439">
          <w:marLeft w:val="480"/>
          <w:marRight w:val="0"/>
          <w:marTop w:val="0"/>
          <w:marBottom w:val="0"/>
          <w:divBdr>
            <w:top w:val="none" w:sz="0" w:space="0" w:color="auto"/>
            <w:left w:val="none" w:sz="0" w:space="0" w:color="auto"/>
            <w:bottom w:val="none" w:sz="0" w:space="0" w:color="auto"/>
            <w:right w:val="none" w:sz="0" w:space="0" w:color="auto"/>
          </w:divBdr>
        </w:div>
        <w:div w:id="424768163">
          <w:marLeft w:val="480"/>
          <w:marRight w:val="0"/>
          <w:marTop w:val="0"/>
          <w:marBottom w:val="0"/>
          <w:divBdr>
            <w:top w:val="none" w:sz="0" w:space="0" w:color="auto"/>
            <w:left w:val="none" w:sz="0" w:space="0" w:color="auto"/>
            <w:bottom w:val="none" w:sz="0" w:space="0" w:color="auto"/>
            <w:right w:val="none" w:sz="0" w:space="0" w:color="auto"/>
          </w:divBdr>
        </w:div>
        <w:div w:id="262496507">
          <w:marLeft w:val="480"/>
          <w:marRight w:val="0"/>
          <w:marTop w:val="0"/>
          <w:marBottom w:val="0"/>
          <w:divBdr>
            <w:top w:val="none" w:sz="0" w:space="0" w:color="auto"/>
            <w:left w:val="none" w:sz="0" w:space="0" w:color="auto"/>
            <w:bottom w:val="none" w:sz="0" w:space="0" w:color="auto"/>
            <w:right w:val="none" w:sz="0" w:space="0" w:color="auto"/>
          </w:divBdr>
        </w:div>
        <w:div w:id="424690940">
          <w:marLeft w:val="480"/>
          <w:marRight w:val="0"/>
          <w:marTop w:val="0"/>
          <w:marBottom w:val="0"/>
          <w:divBdr>
            <w:top w:val="none" w:sz="0" w:space="0" w:color="auto"/>
            <w:left w:val="none" w:sz="0" w:space="0" w:color="auto"/>
            <w:bottom w:val="none" w:sz="0" w:space="0" w:color="auto"/>
            <w:right w:val="none" w:sz="0" w:space="0" w:color="auto"/>
          </w:divBdr>
        </w:div>
        <w:div w:id="337200136">
          <w:marLeft w:val="480"/>
          <w:marRight w:val="0"/>
          <w:marTop w:val="0"/>
          <w:marBottom w:val="0"/>
          <w:divBdr>
            <w:top w:val="none" w:sz="0" w:space="0" w:color="auto"/>
            <w:left w:val="none" w:sz="0" w:space="0" w:color="auto"/>
            <w:bottom w:val="none" w:sz="0" w:space="0" w:color="auto"/>
            <w:right w:val="none" w:sz="0" w:space="0" w:color="auto"/>
          </w:divBdr>
        </w:div>
        <w:div w:id="2019767947">
          <w:marLeft w:val="480"/>
          <w:marRight w:val="0"/>
          <w:marTop w:val="0"/>
          <w:marBottom w:val="0"/>
          <w:divBdr>
            <w:top w:val="none" w:sz="0" w:space="0" w:color="auto"/>
            <w:left w:val="none" w:sz="0" w:space="0" w:color="auto"/>
            <w:bottom w:val="none" w:sz="0" w:space="0" w:color="auto"/>
            <w:right w:val="none" w:sz="0" w:space="0" w:color="auto"/>
          </w:divBdr>
        </w:div>
        <w:div w:id="2135364335">
          <w:marLeft w:val="480"/>
          <w:marRight w:val="0"/>
          <w:marTop w:val="0"/>
          <w:marBottom w:val="0"/>
          <w:divBdr>
            <w:top w:val="none" w:sz="0" w:space="0" w:color="auto"/>
            <w:left w:val="none" w:sz="0" w:space="0" w:color="auto"/>
            <w:bottom w:val="none" w:sz="0" w:space="0" w:color="auto"/>
            <w:right w:val="none" w:sz="0" w:space="0" w:color="auto"/>
          </w:divBdr>
        </w:div>
        <w:div w:id="1633367976">
          <w:marLeft w:val="480"/>
          <w:marRight w:val="0"/>
          <w:marTop w:val="0"/>
          <w:marBottom w:val="0"/>
          <w:divBdr>
            <w:top w:val="none" w:sz="0" w:space="0" w:color="auto"/>
            <w:left w:val="none" w:sz="0" w:space="0" w:color="auto"/>
            <w:bottom w:val="none" w:sz="0" w:space="0" w:color="auto"/>
            <w:right w:val="none" w:sz="0" w:space="0" w:color="auto"/>
          </w:divBdr>
        </w:div>
        <w:div w:id="1152597600">
          <w:marLeft w:val="480"/>
          <w:marRight w:val="0"/>
          <w:marTop w:val="0"/>
          <w:marBottom w:val="0"/>
          <w:divBdr>
            <w:top w:val="none" w:sz="0" w:space="0" w:color="auto"/>
            <w:left w:val="none" w:sz="0" w:space="0" w:color="auto"/>
            <w:bottom w:val="none" w:sz="0" w:space="0" w:color="auto"/>
            <w:right w:val="none" w:sz="0" w:space="0" w:color="auto"/>
          </w:divBdr>
        </w:div>
        <w:div w:id="83690911">
          <w:marLeft w:val="480"/>
          <w:marRight w:val="0"/>
          <w:marTop w:val="0"/>
          <w:marBottom w:val="0"/>
          <w:divBdr>
            <w:top w:val="none" w:sz="0" w:space="0" w:color="auto"/>
            <w:left w:val="none" w:sz="0" w:space="0" w:color="auto"/>
            <w:bottom w:val="none" w:sz="0" w:space="0" w:color="auto"/>
            <w:right w:val="none" w:sz="0" w:space="0" w:color="auto"/>
          </w:divBdr>
        </w:div>
        <w:div w:id="795490270">
          <w:marLeft w:val="480"/>
          <w:marRight w:val="0"/>
          <w:marTop w:val="0"/>
          <w:marBottom w:val="0"/>
          <w:divBdr>
            <w:top w:val="none" w:sz="0" w:space="0" w:color="auto"/>
            <w:left w:val="none" w:sz="0" w:space="0" w:color="auto"/>
            <w:bottom w:val="none" w:sz="0" w:space="0" w:color="auto"/>
            <w:right w:val="none" w:sz="0" w:space="0" w:color="auto"/>
          </w:divBdr>
        </w:div>
        <w:div w:id="1729264472">
          <w:marLeft w:val="480"/>
          <w:marRight w:val="0"/>
          <w:marTop w:val="0"/>
          <w:marBottom w:val="0"/>
          <w:divBdr>
            <w:top w:val="none" w:sz="0" w:space="0" w:color="auto"/>
            <w:left w:val="none" w:sz="0" w:space="0" w:color="auto"/>
            <w:bottom w:val="none" w:sz="0" w:space="0" w:color="auto"/>
            <w:right w:val="none" w:sz="0" w:space="0" w:color="auto"/>
          </w:divBdr>
        </w:div>
        <w:div w:id="467477112">
          <w:marLeft w:val="480"/>
          <w:marRight w:val="0"/>
          <w:marTop w:val="0"/>
          <w:marBottom w:val="0"/>
          <w:divBdr>
            <w:top w:val="none" w:sz="0" w:space="0" w:color="auto"/>
            <w:left w:val="none" w:sz="0" w:space="0" w:color="auto"/>
            <w:bottom w:val="none" w:sz="0" w:space="0" w:color="auto"/>
            <w:right w:val="none" w:sz="0" w:space="0" w:color="auto"/>
          </w:divBdr>
        </w:div>
        <w:div w:id="1673602517">
          <w:marLeft w:val="480"/>
          <w:marRight w:val="0"/>
          <w:marTop w:val="0"/>
          <w:marBottom w:val="0"/>
          <w:divBdr>
            <w:top w:val="none" w:sz="0" w:space="0" w:color="auto"/>
            <w:left w:val="none" w:sz="0" w:space="0" w:color="auto"/>
            <w:bottom w:val="none" w:sz="0" w:space="0" w:color="auto"/>
            <w:right w:val="none" w:sz="0" w:space="0" w:color="auto"/>
          </w:divBdr>
        </w:div>
        <w:div w:id="1995720973">
          <w:marLeft w:val="480"/>
          <w:marRight w:val="0"/>
          <w:marTop w:val="0"/>
          <w:marBottom w:val="0"/>
          <w:divBdr>
            <w:top w:val="none" w:sz="0" w:space="0" w:color="auto"/>
            <w:left w:val="none" w:sz="0" w:space="0" w:color="auto"/>
            <w:bottom w:val="none" w:sz="0" w:space="0" w:color="auto"/>
            <w:right w:val="none" w:sz="0" w:space="0" w:color="auto"/>
          </w:divBdr>
        </w:div>
        <w:div w:id="610162074">
          <w:marLeft w:val="480"/>
          <w:marRight w:val="0"/>
          <w:marTop w:val="0"/>
          <w:marBottom w:val="0"/>
          <w:divBdr>
            <w:top w:val="none" w:sz="0" w:space="0" w:color="auto"/>
            <w:left w:val="none" w:sz="0" w:space="0" w:color="auto"/>
            <w:bottom w:val="none" w:sz="0" w:space="0" w:color="auto"/>
            <w:right w:val="none" w:sz="0" w:space="0" w:color="auto"/>
          </w:divBdr>
        </w:div>
        <w:div w:id="102313390">
          <w:marLeft w:val="480"/>
          <w:marRight w:val="0"/>
          <w:marTop w:val="0"/>
          <w:marBottom w:val="0"/>
          <w:divBdr>
            <w:top w:val="none" w:sz="0" w:space="0" w:color="auto"/>
            <w:left w:val="none" w:sz="0" w:space="0" w:color="auto"/>
            <w:bottom w:val="none" w:sz="0" w:space="0" w:color="auto"/>
            <w:right w:val="none" w:sz="0" w:space="0" w:color="auto"/>
          </w:divBdr>
        </w:div>
        <w:div w:id="183441818">
          <w:marLeft w:val="480"/>
          <w:marRight w:val="0"/>
          <w:marTop w:val="0"/>
          <w:marBottom w:val="0"/>
          <w:divBdr>
            <w:top w:val="none" w:sz="0" w:space="0" w:color="auto"/>
            <w:left w:val="none" w:sz="0" w:space="0" w:color="auto"/>
            <w:bottom w:val="none" w:sz="0" w:space="0" w:color="auto"/>
            <w:right w:val="none" w:sz="0" w:space="0" w:color="auto"/>
          </w:divBdr>
        </w:div>
        <w:div w:id="1076172138">
          <w:marLeft w:val="480"/>
          <w:marRight w:val="0"/>
          <w:marTop w:val="0"/>
          <w:marBottom w:val="0"/>
          <w:divBdr>
            <w:top w:val="none" w:sz="0" w:space="0" w:color="auto"/>
            <w:left w:val="none" w:sz="0" w:space="0" w:color="auto"/>
            <w:bottom w:val="none" w:sz="0" w:space="0" w:color="auto"/>
            <w:right w:val="none" w:sz="0" w:space="0" w:color="auto"/>
          </w:divBdr>
        </w:div>
        <w:div w:id="83576921">
          <w:marLeft w:val="480"/>
          <w:marRight w:val="0"/>
          <w:marTop w:val="0"/>
          <w:marBottom w:val="0"/>
          <w:divBdr>
            <w:top w:val="none" w:sz="0" w:space="0" w:color="auto"/>
            <w:left w:val="none" w:sz="0" w:space="0" w:color="auto"/>
            <w:bottom w:val="none" w:sz="0" w:space="0" w:color="auto"/>
            <w:right w:val="none" w:sz="0" w:space="0" w:color="auto"/>
          </w:divBdr>
        </w:div>
        <w:div w:id="371350874">
          <w:marLeft w:val="480"/>
          <w:marRight w:val="0"/>
          <w:marTop w:val="0"/>
          <w:marBottom w:val="0"/>
          <w:divBdr>
            <w:top w:val="none" w:sz="0" w:space="0" w:color="auto"/>
            <w:left w:val="none" w:sz="0" w:space="0" w:color="auto"/>
            <w:bottom w:val="none" w:sz="0" w:space="0" w:color="auto"/>
            <w:right w:val="none" w:sz="0" w:space="0" w:color="auto"/>
          </w:divBdr>
        </w:div>
        <w:div w:id="1728411405">
          <w:marLeft w:val="480"/>
          <w:marRight w:val="0"/>
          <w:marTop w:val="0"/>
          <w:marBottom w:val="0"/>
          <w:divBdr>
            <w:top w:val="none" w:sz="0" w:space="0" w:color="auto"/>
            <w:left w:val="none" w:sz="0" w:space="0" w:color="auto"/>
            <w:bottom w:val="none" w:sz="0" w:space="0" w:color="auto"/>
            <w:right w:val="none" w:sz="0" w:space="0" w:color="auto"/>
          </w:divBdr>
        </w:div>
        <w:div w:id="1672369661">
          <w:marLeft w:val="480"/>
          <w:marRight w:val="0"/>
          <w:marTop w:val="0"/>
          <w:marBottom w:val="0"/>
          <w:divBdr>
            <w:top w:val="none" w:sz="0" w:space="0" w:color="auto"/>
            <w:left w:val="none" w:sz="0" w:space="0" w:color="auto"/>
            <w:bottom w:val="none" w:sz="0" w:space="0" w:color="auto"/>
            <w:right w:val="none" w:sz="0" w:space="0" w:color="auto"/>
          </w:divBdr>
        </w:div>
        <w:div w:id="1559439629">
          <w:marLeft w:val="480"/>
          <w:marRight w:val="0"/>
          <w:marTop w:val="0"/>
          <w:marBottom w:val="0"/>
          <w:divBdr>
            <w:top w:val="none" w:sz="0" w:space="0" w:color="auto"/>
            <w:left w:val="none" w:sz="0" w:space="0" w:color="auto"/>
            <w:bottom w:val="none" w:sz="0" w:space="0" w:color="auto"/>
            <w:right w:val="none" w:sz="0" w:space="0" w:color="auto"/>
          </w:divBdr>
        </w:div>
        <w:div w:id="1991206639">
          <w:marLeft w:val="480"/>
          <w:marRight w:val="0"/>
          <w:marTop w:val="0"/>
          <w:marBottom w:val="0"/>
          <w:divBdr>
            <w:top w:val="none" w:sz="0" w:space="0" w:color="auto"/>
            <w:left w:val="none" w:sz="0" w:space="0" w:color="auto"/>
            <w:bottom w:val="none" w:sz="0" w:space="0" w:color="auto"/>
            <w:right w:val="none" w:sz="0" w:space="0" w:color="auto"/>
          </w:divBdr>
        </w:div>
        <w:div w:id="163126522">
          <w:marLeft w:val="480"/>
          <w:marRight w:val="0"/>
          <w:marTop w:val="0"/>
          <w:marBottom w:val="0"/>
          <w:divBdr>
            <w:top w:val="none" w:sz="0" w:space="0" w:color="auto"/>
            <w:left w:val="none" w:sz="0" w:space="0" w:color="auto"/>
            <w:bottom w:val="none" w:sz="0" w:space="0" w:color="auto"/>
            <w:right w:val="none" w:sz="0" w:space="0" w:color="auto"/>
          </w:divBdr>
        </w:div>
        <w:div w:id="769357796">
          <w:marLeft w:val="480"/>
          <w:marRight w:val="0"/>
          <w:marTop w:val="0"/>
          <w:marBottom w:val="0"/>
          <w:divBdr>
            <w:top w:val="none" w:sz="0" w:space="0" w:color="auto"/>
            <w:left w:val="none" w:sz="0" w:space="0" w:color="auto"/>
            <w:bottom w:val="none" w:sz="0" w:space="0" w:color="auto"/>
            <w:right w:val="none" w:sz="0" w:space="0" w:color="auto"/>
          </w:divBdr>
        </w:div>
        <w:div w:id="131556456">
          <w:marLeft w:val="480"/>
          <w:marRight w:val="0"/>
          <w:marTop w:val="0"/>
          <w:marBottom w:val="0"/>
          <w:divBdr>
            <w:top w:val="none" w:sz="0" w:space="0" w:color="auto"/>
            <w:left w:val="none" w:sz="0" w:space="0" w:color="auto"/>
            <w:bottom w:val="none" w:sz="0" w:space="0" w:color="auto"/>
            <w:right w:val="none" w:sz="0" w:space="0" w:color="auto"/>
          </w:divBdr>
        </w:div>
        <w:div w:id="472523869">
          <w:marLeft w:val="480"/>
          <w:marRight w:val="0"/>
          <w:marTop w:val="0"/>
          <w:marBottom w:val="0"/>
          <w:divBdr>
            <w:top w:val="none" w:sz="0" w:space="0" w:color="auto"/>
            <w:left w:val="none" w:sz="0" w:space="0" w:color="auto"/>
            <w:bottom w:val="none" w:sz="0" w:space="0" w:color="auto"/>
            <w:right w:val="none" w:sz="0" w:space="0" w:color="auto"/>
          </w:divBdr>
        </w:div>
        <w:div w:id="231283836">
          <w:marLeft w:val="480"/>
          <w:marRight w:val="0"/>
          <w:marTop w:val="0"/>
          <w:marBottom w:val="0"/>
          <w:divBdr>
            <w:top w:val="none" w:sz="0" w:space="0" w:color="auto"/>
            <w:left w:val="none" w:sz="0" w:space="0" w:color="auto"/>
            <w:bottom w:val="none" w:sz="0" w:space="0" w:color="auto"/>
            <w:right w:val="none" w:sz="0" w:space="0" w:color="auto"/>
          </w:divBdr>
        </w:div>
        <w:div w:id="1283925090">
          <w:marLeft w:val="480"/>
          <w:marRight w:val="0"/>
          <w:marTop w:val="0"/>
          <w:marBottom w:val="0"/>
          <w:divBdr>
            <w:top w:val="none" w:sz="0" w:space="0" w:color="auto"/>
            <w:left w:val="none" w:sz="0" w:space="0" w:color="auto"/>
            <w:bottom w:val="none" w:sz="0" w:space="0" w:color="auto"/>
            <w:right w:val="none" w:sz="0" w:space="0" w:color="auto"/>
          </w:divBdr>
        </w:div>
        <w:div w:id="1454519792">
          <w:marLeft w:val="480"/>
          <w:marRight w:val="0"/>
          <w:marTop w:val="0"/>
          <w:marBottom w:val="0"/>
          <w:divBdr>
            <w:top w:val="none" w:sz="0" w:space="0" w:color="auto"/>
            <w:left w:val="none" w:sz="0" w:space="0" w:color="auto"/>
            <w:bottom w:val="none" w:sz="0" w:space="0" w:color="auto"/>
            <w:right w:val="none" w:sz="0" w:space="0" w:color="auto"/>
          </w:divBdr>
        </w:div>
        <w:div w:id="1184592905">
          <w:marLeft w:val="480"/>
          <w:marRight w:val="0"/>
          <w:marTop w:val="0"/>
          <w:marBottom w:val="0"/>
          <w:divBdr>
            <w:top w:val="none" w:sz="0" w:space="0" w:color="auto"/>
            <w:left w:val="none" w:sz="0" w:space="0" w:color="auto"/>
            <w:bottom w:val="none" w:sz="0" w:space="0" w:color="auto"/>
            <w:right w:val="none" w:sz="0" w:space="0" w:color="auto"/>
          </w:divBdr>
        </w:div>
        <w:div w:id="676226863">
          <w:marLeft w:val="480"/>
          <w:marRight w:val="0"/>
          <w:marTop w:val="0"/>
          <w:marBottom w:val="0"/>
          <w:divBdr>
            <w:top w:val="none" w:sz="0" w:space="0" w:color="auto"/>
            <w:left w:val="none" w:sz="0" w:space="0" w:color="auto"/>
            <w:bottom w:val="none" w:sz="0" w:space="0" w:color="auto"/>
            <w:right w:val="none" w:sz="0" w:space="0" w:color="auto"/>
          </w:divBdr>
        </w:div>
        <w:div w:id="174270707">
          <w:marLeft w:val="480"/>
          <w:marRight w:val="0"/>
          <w:marTop w:val="0"/>
          <w:marBottom w:val="0"/>
          <w:divBdr>
            <w:top w:val="none" w:sz="0" w:space="0" w:color="auto"/>
            <w:left w:val="none" w:sz="0" w:space="0" w:color="auto"/>
            <w:bottom w:val="none" w:sz="0" w:space="0" w:color="auto"/>
            <w:right w:val="none" w:sz="0" w:space="0" w:color="auto"/>
          </w:divBdr>
        </w:div>
        <w:div w:id="2109081500">
          <w:marLeft w:val="480"/>
          <w:marRight w:val="0"/>
          <w:marTop w:val="0"/>
          <w:marBottom w:val="0"/>
          <w:divBdr>
            <w:top w:val="none" w:sz="0" w:space="0" w:color="auto"/>
            <w:left w:val="none" w:sz="0" w:space="0" w:color="auto"/>
            <w:bottom w:val="none" w:sz="0" w:space="0" w:color="auto"/>
            <w:right w:val="none" w:sz="0" w:space="0" w:color="auto"/>
          </w:divBdr>
        </w:div>
        <w:div w:id="2101173340">
          <w:marLeft w:val="480"/>
          <w:marRight w:val="0"/>
          <w:marTop w:val="0"/>
          <w:marBottom w:val="0"/>
          <w:divBdr>
            <w:top w:val="none" w:sz="0" w:space="0" w:color="auto"/>
            <w:left w:val="none" w:sz="0" w:space="0" w:color="auto"/>
            <w:bottom w:val="none" w:sz="0" w:space="0" w:color="auto"/>
            <w:right w:val="none" w:sz="0" w:space="0" w:color="auto"/>
          </w:divBdr>
        </w:div>
        <w:div w:id="1339310655">
          <w:marLeft w:val="480"/>
          <w:marRight w:val="0"/>
          <w:marTop w:val="0"/>
          <w:marBottom w:val="0"/>
          <w:divBdr>
            <w:top w:val="none" w:sz="0" w:space="0" w:color="auto"/>
            <w:left w:val="none" w:sz="0" w:space="0" w:color="auto"/>
            <w:bottom w:val="none" w:sz="0" w:space="0" w:color="auto"/>
            <w:right w:val="none" w:sz="0" w:space="0" w:color="auto"/>
          </w:divBdr>
        </w:div>
        <w:div w:id="2105106779">
          <w:marLeft w:val="480"/>
          <w:marRight w:val="0"/>
          <w:marTop w:val="0"/>
          <w:marBottom w:val="0"/>
          <w:divBdr>
            <w:top w:val="none" w:sz="0" w:space="0" w:color="auto"/>
            <w:left w:val="none" w:sz="0" w:space="0" w:color="auto"/>
            <w:bottom w:val="none" w:sz="0" w:space="0" w:color="auto"/>
            <w:right w:val="none" w:sz="0" w:space="0" w:color="auto"/>
          </w:divBdr>
        </w:div>
        <w:div w:id="191191018">
          <w:marLeft w:val="480"/>
          <w:marRight w:val="0"/>
          <w:marTop w:val="0"/>
          <w:marBottom w:val="0"/>
          <w:divBdr>
            <w:top w:val="none" w:sz="0" w:space="0" w:color="auto"/>
            <w:left w:val="none" w:sz="0" w:space="0" w:color="auto"/>
            <w:bottom w:val="none" w:sz="0" w:space="0" w:color="auto"/>
            <w:right w:val="none" w:sz="0" w:space="0" w:color="auto"/>
          </w:divBdr>
        </w:div>
        <w:div w:id="1009329915">
          <w:marLeft w:val="480"/>
          <w:marRight w:val="0"/>
          <w:marTop w:val="0"/>
          <w:marBottom w:val="0"/>
          <w:divBdr>
            <w:top w:val="none" w:sz="0" w:space="0" w:color="auto"/>
            <w:left w:val="none" w:sz="0" w:space="0" w:color="auto"/>
            <w:bottom w:val="none" w:sz="0" w:space="0" w:color="auto"/>
            <w:right w:val="none" w:sz="0" w:space="0" w:color="auto"/>
          </w:divBdr>
        </w:div>
        <w:div w:id="2041861064">
          <w:marLeft w:val="480"/>
          <w:marRight w:val="0"/>
          <w:marTop w:val="0"/>
          <w:marBottom w:val="0"/>
          <w:divBdr>
            <w:top w:val="none" w:sz="0" w:space="0" w:color="auto"/>
            <w:left w:val="none" w:sz="0" w:space="0" w:color="auto"/>
            <w:bottom w:val="none" w:sz="0" w:space="0" w:color="auto"/>
            <w:right w:val="none" w:sz="0" w:space="0" w:color="auto"/>
          </w:divBdr>
        </w:div>
        <w:div w:id="831291149">
          <w:marLeft w:val="480"/>
          <w:marRight w:val="0"/>
          <w:marTop w:val="0"/>
          <w:marBottom w:val="0"/>
          <w:divBdr>
            <w:top w:val="none" w:sz="0" w:space="0" w:color="auto"/>
            <w:left w:val="none" w:sz="0" w:space="0" w:color="auto"/>
            <w:bottom w:val="none" w:sz="0" w:space="0" w:color="auto"/>
            <w:right w:val="none" w:sz="0" w:space="0" w:color="auto"/>
          </w:divBdr>
        </w:div>
        <w:div w:id="1336835857">
          <w:marLeft w:val="480"/>
          <w:marRight w:val="0"/>
          <w:marTop w:val="0"/>
          <w:marBottom w:val="0"/>
          <w:divBdr>
            <w:top w:val="none" w:sz="0" w:space="0" w:color="auto"/>
            <w:left w:val="none" w:sz="0" w:space="0" w:color="auto"/>
            <w:bottom w:val="none" w:sz="0" w:space="0" w:color="auto"/>
            <w:right w:val="none" w:sz="0" w:space="0" w:color="auto"/>
          </w:divBdr>
        </w:div>
        <w:div w:id="1854873833">
          <w:marLeft w:val="480"/>
          <w:marRight w:val="0"/>
          <w:marTop w:val="0"/>
          <w:marBottom w:val="0"/>
          <w:divBdr>
            <w:top w:val="none" w:sz="0" w:space="0" w:color="auto"/>
            <w:left w:val="none" w:sz="0" w:space="0" w:color="auto"/>
            <w:bottom w:val="none" w:sz="0" w:space="0" w:color="auto"/>
            <w:right w:val="none" w:sz="0" w:space="0" w:color="auto"/>
          </w:divBdr>
        </w:div>
        <w:div w:id="297682600">
          <w:marLeft w:val="480"/>
          <w:marRight w:val="0"/>
          <w:marTop w:val="0"/>
          <w:marBottom w:val="0"/>
          <w:divBdr>
            <w:top w:val="none" w:sz="0" w:space="0" w:color="auto"/>
            <w:left w:val="none" w:sz="0" w:space="0" w:color="auto"/>
            <w:bottom w:val="none" w:sz="0" w:space="0" w:color="auto"/>
            <w:right w:val="none" w:sz="0" w:space="0" w:color="auto"/>
          </w:divBdr>
        </w:div>
        <w:div w:id="1065491076">
          <w:marLeft w:val="480"/>
          <w:marRight w:val="0"/>
          <w:marTop w:val="0"/>
          <w:marBottom w:val="0"/>
          <w:divBdr>
            <w:top w:val="none" w:sz="0" w:space="0" w:color="auto"/>
            <w:left w:val="none" w:sz="0" w:space="0" w:color="auto"/>
            <w:bottom w:val="none" w:sz="0" w:space="0" w:color="auto"/>
            <w:right w:val="none" w:sz="0" w:space="0" w:color="auto"/>
          </w:divBdr>
        </w:div>
        <w:div w:id="1130587693">
          <w:marLeft w:val="480"/>
          <w:marRight w:val="0"/>
          <w:marTop w:val="0"/>
          <w:marBottom w:val="0"/>
          <w:divBdr>
            <w:top w:val="none" w:sz="0" w:space="0" w:color="auto"/>
            <w:left w:val="none" w:sz="0" w:space="0" w:color="auto"/>
            <w:bottom w:val="none" w:sz="0" w:space="0" w:color="auto"/>
            <w:right w:val="none" w:sz="0" w:space="0" w:color="auto"/>
          </w:divBdr>
        </w:div>
        <w:div w:id="2053141835">
          <w:marLeft w:val="480"/>
          <w:marRight w:val="0"/>
          <w:marTop w:val="0"/>
          <w:marBottom w:val="0"/>
          <w:divBdr>
            <w:top w:val="none" w:sz="0" w:space="0" w:color="auto"/>
            <w:left w:val="none" w:sz="0" w:space="0" w:color="auto"/>
            <w:bottom w:val="none" w:sz="0" w:space="0" w:color="auto"/>
            <w:right w:val="none" w:sz="0" w:space="0" w:color="auto"/>
          </w:divBdr>
        </w:div>
      </w:divsChild>
    </w:div>
    <w:div w:id="2012097752">
      <w:bodyDiv w:val="1"/>
      <w:marLeft w:val="0"/>
      <w:marRight w:val="0"/>
      <w:marTop w:val="0"/>
      <w:marBottom w:val="0"/>
      <w:divBdr>
        <w:top w:val="none" w:sz="0" w:space="0" w:color="auto"/>
        <w:left w:val="none" w:sz="0" w:space="0" w:color="auto"/>
        <w:bottom w:val="none" w:sz="0" w:space="0" w:color="auto"/>
        <w:right w:val="none" w:sz="0" w:space="0" w:color="auto"/>
      </w:divBdr>
      <w:divsChild>
        <w:div w:id="520313814">
          <w:marLeft w:val="480"/>
          <w:marRight w:val="0"/>
          <w:marTop w:val="0"/>
          <w:marBottom w:val="0"/>
          <w:divBdr>
            <w:top w:val="none" w:sz="0" w:space="0" w:color="auto"/>
            <w:left w:val="none" w:sz="0" w:space="0" w:color="auto"/>
            <w:bottom w:val="none" w:sz="0" w:space="0" w:color="auto"/>
            <w:right w:val="none" w:sz="0" w:space="0" w:color="auto"/>
          </w:divBdr>
        </w:div>
        <w:div w:id="1106119484">
          <w:marLeft w:val="480"/>
          <w:marRight w:val="0"/>
          <w:marTop w:val="0"/>
          <w:marBottom w:val="0"/>
          <w:divBdr>
            <w:top w:val="none" w:sz="0" w:space="0" w:color="auto"/>
            <w:left w:val="none" w:sz="0" w:space="0" w:color="auto"/>
            <w:bottom w:val="none" w:sz="0" w:space="0" w:color="auto"/>
            <w:right w:val="none" w:sz="0" w:space="0" w:color="auto"/>
          </w:divBdr>
        </w:div>
        <w:div w:id="2140221569">
          <w:marLeft w:val="480"/>
          <w:marRight w:val="0"/>
          <w:marTop w:val="0"/>
          <w:marBottom w:val="0"/>
          <w:divBdr>
            <w:top w:val="none" w:sz="0" w:space="0" w:color="auto"/>
            <w:left w:val="none" w:sz="0" w:space="0" w:color="auto"/>
            <w:bottom w:val="none" w:sz="0" w:space="0" w:color="auto"/>
            <w:right w:val="none" w:sz="0" w:space="0" w:color="auto"/>
          </w:divBdr>
        </w:div>
        <w:div w:id="1458067473">
          <w:marLeft w:val="480"/>
          <w:marRight w:val="0"/>
          <w:marTop w:val="0"/>
          <w:marBottom w:val="0"/>
          <w:divBdr>
            <w:top w:val="none" w:sz="0" w:space="0" w:color="auto"/>
            <w:left w:val="none" w:sz="0" w:space="0" w:color="auto"/>
            <w:bottom w:val="none" w:sz="0" w:space="0" w:color="auto"/>
            <w:right w:val="none" w:sz="0" w:space="0" w:color="auto"/>
          </w:divBdr>
        </w:div>
        <w:div w:id="920019506">
          <w:marLeft w:val="480"/>
          <w:marRight w:val="0"/>
          <w:marTop w:val="0"/>
          <w:marBottom w:val="0"/>
          <w:divBdr>
            <w:top w:val="none" w:sz="0" w:space="0" w:color="auto"/>
            <w:left w:val="none" w:sz="0" w:space="0" w:color="auto"/>
            <w:bottom w:val="none" w:sz="0" w:space="0" w:color="auto"/>
            <w:right w:val="none" w:sz="0" w:space="0" w:color="auto"/>
          </w:divBdr>
        </w:div>
        <w:div w:id="791174108">
          <w:marLeft w:val="480"/>
          <w:marRight w:val="0"/>
          <w:marTop w:val="0"/>
          <w:marBottom w:val="0"/>
          <w:divBdr>
            <w:top w:val="none" w:sz="0" w:space="0" w:color="auto"/>
            <w:left w:val="none" w:sz="0" w:space="0" w:color="auto"/>
            <w:bottom w:val="none" w:sz="0" w:space="0" w:color="auto"/>
            <w:right w:val="none" w:sz="0" w:space="0" w:color="auto"/>
          </w:divBdr>
        </w:div>
        <w:div w:id="437992000">
          <w:marLeft w:val="480"/>
          <w:marRight w:val="0"/>
          <w:marTop w:val="0"/>
          <w:marBottom w:val="0"/>
          <w:divBdr>
            <w:top w:val="none" w:sz="0" w:space="0" w:color="auto"/>
            <w:left w:val="none" w:sz="0" w:space="0" w:color="auto"/>
            <w:bottom w:val="none" w:sz="0" w:space="0" w:color="auto"/>
            <w:right w:val="none" w:sz="0" w:space="0" w:color="auto"/>
          </w:divBdr>
        </w:div>
        <w:div w:id="1155609357">
          <w:marLeft w:val="480"/>
          <w:marRight w:val="0"/>
          <w:marTop w:val="0"/>
          <w:marBottom w:val="0"/>
          <w:divBdr>
            <w:top w:val="none" w:sz="0" w:space="0" w:color="auto"/>
            <w:left w:val="none" w:sz="0" w:space="0" w:color="auto"/>
            <w:bottom w:val="none" w:sz="0" w:space="0" w:color="auto"/>
            <w:right w:val="none" w:sz="0" w:space="0" w:color="auto"/>
          </w:divBdr>
        </w:div>
        <w:div w:id="138815655">
          <w:marLeft w:val="480"/>
          <w:marRight w:val="0"/>
          <w:marTop w:val="0"/>
          <w:marBottom w:val="0"/>
          <w:divBdr>
            <w:top w:val="none" w:sz="0" w:space="0" w:color="auto"/>
            <w:left w:val="none" w:sz="0" w:space="0" w:color="auto"/>
            <w:bottom w:val="none" w:sz="0" w:space="0" w:color="auto"/>
            <w:right w:val="none" w:sz="0" w:space="0" w:color="auto"/>
          </w:divBdr>
        </w:div>
        <w:div w:id="854656652">
          <w:marLeft w:val="480"/>
          <w:marRight w:val="0"/>
          <w:marTop w:val="0"/>
          <w:marBottom w:val="0"/>
          <w:divBdr>
            <w:top w:val="none" w:sz="0" w:space="0" w:color="auto"/>
            <w:left w:val="none" w:sz="0" w:space="0" w:color="auto"/>
            <w:bottom w:val="none" w:sz="0" w:space="0" w:color="auto"/>
            <w:right w:val="none" w:sz="0" w:space="0" w:color="auto"/>
          </w:divBdr>
        </w:div>
        <w:div w:id="1088306452">
          <w:marLeft w:val="480"/>
          <w:marRight w:val="0"/>
          <w:marTop w:val="0"/>
          <w:marBottom w:val="0"/>
          <w:divBdr>
            <w:top w:val="none" w:sz="0" w:space="0" w:color="auto"/>
            <w:left w:val="none" w:sz="0" w:space="0" w:color="auto"/>
            <w:bottom w:val="none" w:sz="0" w:space="0" w:color="auto"/>
            <w:right w:val="none" w:sz="0" w:space="0" w:color="auto"/>
          </w:divBdr>
        </w:div>
        <w:div w:id="866479741">
          <w:marLeft w:val="480"/>
          <w:marRight w:val="0"/>
          <w:marTop w:val="0"/>
          <w:marBottom w:val="0"/>
          <w:divBdr>
            <w:top w:val="none" w:sz="0" w:space="0" w:color="auto"/>
            <w:left w:val="none" w:sz="0" w:space="0" w:color="auto"/>
            <w:bottom w:val="none" w:sz="0" w:space="0" w:color="auto"/>
            <w:right w:val="none" w:sz="0" w:space="0" w:color="auto"/>
          </w:divBdr>
        </w:div>
        <w:div w:id="1265963111">
          <w:marLeft w:val="480"/>
          <w:marRight w:val="0"/>
          <w:marTop w:val="0"/>
          <w:marBottom w:val="0"/>
          <w:divBdr>
            <w:top w:val="none" w:sz="0" w:space="0" w:color="auto"/>
            <w:left w:val="none" w:sz="0" w:space="0" w:color="auto"/>
            <w:bottom w:val="none" w:sz="0" w:space="0" w:color="auto"/>
            <w:right w:val="none" w:sz="0" w:space="0" w:color="auto"/>
          </w:divBdr>
        </w:div>
        <w:div w:id="1119572377">
          <w:marLeft w:val="480"/>
          <w:marRight w:val="0"/>
          <w:marTop w:val="0"/>
          <w:marBottom w:val="0"/>
          <w:divBdr>
            <w:top w:val="none" w:sz="0" w:space="0" w:color="auto"/>
            <w:left w:val="none" w:sz="0" w:space="0" w:color="auto"/>
            <w:bottom w:val="none" w:sz="0" w:space="0" w:color="auto"/>
            <w:right w:val="none" w:sz="0" w:space="0" w:color="auto"/>
          </w:divBdr>
        </w:div>
        <w:div w:id="86268842">
          <w:marLeft w:val="480"/>
          <w:marRight w:val="0"/>
          <w:marTop w:val="0"/>
          <w:marBottom w:val="0"/>
          <w:divBdr>
            <w:top w:val="none" w:sz="0" w:space="0" w:color="auto"/>
            <w:left w:val="none" w:sz="0" w:space="0" w:color="auto"/>
            <w:bottom w:val="none" w:sz="0" w:space="0" w:color="auto"/>
            <w:right w:val="none" w:sz="0" w:space="0" w:color="auto"/>
          </w:divBdr>
        </w:div>
        <w:div w:id="640962700">
          <w:marLeft w:val="480"/>
          <w:marRight w:val="0"/>
          <w:marTop w:val="0"/>
          <w:marBottom w:val="0"/>
          <w:divBdr>
            <w:top w:val="none" w:sz="0" w:space="0" w:color="auto"/>
            <w:left w:val="none" w:sz="0" w:space="0" w:color="auto"/>
            <w:bottom w:val="none" w:sz="0" w:space="0" w:color="auto"/>
            <w:right w:val="none" w:sz="0" w:space="0" w:color="auto"/>
          </w:divBdr>
        </w:div>
        <w:div w:id="742680797">
          <w:marLeft w:val="480"/>
          <w:marRight w:val="0"/>
          <w:marTop w:val="0"/>
          <w:marBottom w:val="0"/>
          <w:divBdr>
            <w:top w:val="none" w:sz="0" w:space="0" w:color="auto"/>
            <w:left w:val="none" w:sz="0" w:space="0" w:color="auto"/>
            <w:bottom w:val="none" w:sz="0" w:space="0" w:color="auto"/>
            <w:right w:val="none" w:sz="0" w:space="0" w:color="auto"/>
          </w:divBdr>
        </w:div>
        <w:div w:id="378824760">
          <w:marLeft w:val="480"/>
          <w:marRight w:val="0"/>
          <w:marTop w:val="0"/>
          <w:marBottom w:val="0"/>
          <w:divBdr>
            <w:top w:val="none" w:sz="0" w:space="0" w:color="auto"/>
            <w:left w:val="none" w:sz="0" w:space="0" w:color="auto"/>
            <w:bottom w:val="none" w:sz="0" w:space="0" w:color="auto"/>
            <w:right w:val="none" w:sz="0" w:space="0" w:color="auto"/>
          </w:divBdr>
        </w:div>
        <w:div w:id="1534032736">
          <w:marLeft w:val="480"/>
          <w:marRight w:val="0"/>
          <w:marTop w:val="0"/>
          <w:marBottom w:val="0"/>
          <w:divBdr>
            <w:top w:val="none" w:sz="0" w:space="0" w:color="auto"/>
            <w:left w:val="none" w:sz="0" w:space="0" w:color="auto"/>
            <w:bottom w:val="none" w:sz="0" w:space="0" w:color="auto"/>
            <w:right w:val="none" w:sz="0" w:space="0" w:color="auto"/>
          </w:divBdr>
        </w:div>
        <w:div w:id="925696878">
          <w:marLeft w:val="480"/>
          <w:marRight w:val="0"/>
          <w:marTop w:val="0"/>
          <w:marBottom w:val="0"/>
          <w:divBdr>
            <w:top w:val="none" w:sz="0" w:space="0" w:color="auto"/>
            <w:left w:val="none" w:sz="0" w:space="0" w:color="auto"/>
            <w:bottom w:val="none" w:sz="0" w:space="0" w:color="auto"/>
            <w:right w:val="none" w:sz="0" w:space="0" w:color="auto"/>
          </w:divBdr>
        </w:div>
        <w:div w:id="360207303">
          <w:marLeft w:val="480"/>
          <w:marRight w:val="0"/>
          <w:marTop w:val="0"/>
          <w:marBottom w:val="0"/>
          <w:divBdr>
            <w:top w:val="none" w:sz="0" w:space="0" w:color="auto"/>
            <w:left w:val="none" w:sz="0" w:space="0" w:color="auto"/>
            <w:bottom w:val="none" w:sz="0" w:space="0" w:color="auto"/>
            <w:right w:val="none" w:sz="0" w:space="0" w:color="auto"/>
          </w:divBdr>
        </w:div>
        <w:div w:id="599146641">
          <w:marLeft w:val="480"/>
          <w:marRight w:val="0"/>
          <w:marTop w:val="0"/>
          <w:marBottom w:val="0"/>
          <w:divBdr>
            <w:top w:val="none" w:sz="0" w:space="0" w:color="auto"/>
            <w:left w:val="none" w:sz="0" w:space="0" w:color="auto"/>
            <w:bottom w:val="none" w:sz="0" w:space="0" w:color="auto"/>
            <w:right w:val="none" w:sz="0" w:space="0" w:color="auto"/>
          </w:divBdr>
        </w:div>
        <w:div w:id="431899517">
          <w:marLeft w:val="480"/>
          <w:marRight w:val="0"/>
          <w:marTop w:val="0"/>
          <w:marBottom w:val="0"/>
          <w:divBdr>
            <w:top w:val="none" w:sz="0" w:space="0" w:color="auto"/>
            <w:left w:val="none" w:sz="0" w:space="0" w:color="auto"/>
            <w:bottom w:val="none" w:sz="0" w:space="0" w:color="auto"/>
            <w:right w:val="none" w:sz="0" w:space="0" w:color="auto"/>
          </w:divBdr>
        </w:div>
        <w:div w:id="908274005">
          <w:marLeft w:val="480"/>
          <w:marRight w:val="0"/>
          <w:marTop w:val="0"/>
          <w:marBottom w:val="0"/>
          <w:divBdr>
            <w:top w:val="none" w:sz="0" w:space="0" w:color="auto"/>
            <w:left w:val="none" w:sz="0" w:space="0" w:color="auto"/>
            <w:bottom w:val="none" w:sz="0" w:space="0" w:color="auto"/>
            <w:right w:val="none" w:sz="0" w:space="0" w:color="auto"/>
          </w:divBdr>
        </w:div>
        <w:div w:id="907806867">
          <w:marLeft w:val="480"/>
          <w:marRight w:val="0"/>
          <w:marTop w:val="0"/>
          <w:marBottom w:val="0"/>
          <w:divBdr>
            <w:top w:val="none" w:sz="0" w:space="0" w:color="auto"/>
            <w:left w:val="none" w:sz="0" w:space="0" w:color="auto"/>
            <w:bottom w:val="none" w:sz="0" w:space="0" w:color="auto"/>
            <w:right w:val="none" w:sz="0" w:space="0" w:color="auto"/>
          </w:divBdr>
        </w:div>
        <w:div w:id="2004384610">
          <w:marLeft w:val="480"/>
          <w:marRight w:val="0"/>
          <w:marTop w:val="0"/>
          <w:marBottom w:val="0"/>
          <w:divBdr>
            <w:top w:val="none" w:sz="0" w:space="0" w:color="auto"/>
            <w:left w:val="none" w:sz="0" w:space="0" w:color="auto"/>
            <w:bottom w:val="none" w:sz="0" w:space="0" w:color="auto"/>
            <w:right w:val="none" w:sz="0" w:space="0" w:color="auto"/>
          </w:divBdr>
        </w:div>
        <w:div w:id="181290335">
          <w:marLeft w:val="480"/>
          <w:marRight w:val="0"/>
          <w:marTop w:val="0"/>
          <w:marBottom w:val="0"/>
          <w:divBdr>
            <w:top w:val="none" w:sz="0" w:space="0" w:color="auto"/>
            <w:left w:val="none" w:sz="0" w:space="0" w:color="auto"/>
            <w:bottom w:val="none" w:sz="0" w:space="0" w:color="auto"/>
            <w:right w:val="none" w:sz="0" w:space="0" w:color="auto"/>
          </w:divBdr>
        </w:div>
        <w:div w:id="1690716547">
          <w:marLeft w:val="480"/>
          <w:marRight w:val="0"/>
          <w:marTop w:val="0"/>
          <w:marBottom w:val="0"/>
          <w:divBdr>
            <w:top w:val="none" w:sz="0" w:space="0" w:color="auto"/>
            <w:left w:val="none" w:sz="0" w:space="0" w:color="auto"/>
            <w:bottom w:val="none" w:sz="0" w:space="0" w:color="auto"/>
            <w:right w:val="none" w:sz="0" w:space="0" w:color="auto"/>
          </w:divBdr>
        </w:div>
        <w:div w:id="1011030430">
          <w:marLeft w:val="480"/>
          <w:marRight w:val="0"/>
          <w:marTop w:val="0"/>
          <w:marBottom w:val="0"/>
          <w:divBdr>
            <w:top w:val="none" w:sz="0" w:space="0" w:color="auto"/>
            <w:left w:val="none" w:sz="0" w:space="0" w:color="auto"/>
            <w:bottom w:val="none" w:sz="0" w:space="0" w:color="auto"/>
            <w:right w:val="none" w:sz="0" w:space="0" w:color="auto"/>
          </w:divBdr>
        </w:div>
        <w:div w:id="1164667495">
          <w:marLeft w:val="480"/>
          <w:marRight w:val="0"/>
          <w:marTop w:val="0"/>
          <w:marBottom w:val="0"/>
          <w:divBdr>
            <w:top w:val="none" w:sz="0" w:space="0" w:color="auto"/>
            <w:left w:val="none" w:sz="0" w:space="0" w:color="auto"/>
            <w:bottom w:val="none" w:sz="0" w:space="0" w:color="auto"/>
            <w:right w:val="none" w:sz="0" w:space="0" w:color="auto"/>
          </w:divBdr>
        </w:div>
        <w:div w:id="308900897">
          <w:marLeft w:val="480"/>
          <w:marRight w:val="0"/>
          <w:marTop w:val="0"/>
          <w:marBottom w:val="0"/>
          <w:divBdr>
            <w:top w:val="none" w:sz="0" w:space="0" w:color="auto"/>
            <w:left w:val="none" w:sz="0" w:space="0" w:color="auto"/>
            <w:bottom w:val="none" w:sz="0" w:space="0" w:color="auto"/>
            <w:right w:val="none" w:sz="0" w:space="0" w:color="auto"/>
          </w:divBdr>
        </w:div>
        <w:div w:id="1400051547">
          <w:marLeft w:val="480"/>
          <w:marRight w:val="0"/>
          <w:marTop w:val="0"/>
          <w:marBottom w:val="0"/>
          <w:divBdr>
            <w:top w:val="none" w:sz="0" w:space="0" w:color="auto"/>
            <w:left w:val="none" w:sz="0" w:space="0" w:color="auto"/>
            <w:bottom w:val="none" w:sz="0" w:space="0" w:color="auto"/>
            <w:right w:val="none" w:sz="0" w:space="0" w:color="auto"/>
          </w:divBdr>
        </w:div>
        <w:div w:id="2116438614">
          <w:marLeft w:val="480"/>
          <w:marRight w:val="0"/>
          <w:marTop w:val="0"/>
          <w:marBottom w:val="0"/>
          <w:divBdr>
            <w:top w:val="none" w:sz="0" w:space="0" w:color="auto"/>
            <w:left w:val="none" w:sz="0" w:space="0" w:color="auto"/>
            <w:bottom w:val="none" w:sz="0" w:space="0" w:color="auto"/>
            <w:right w:val="none" w:sz="0" w:space="0" w:color="auto"/>
          </w:divBdr>
        </w:div>
        <w:div w:id="1976788030">
          <w:marLeft w:val="480"/>
          <w:marRight w:val="0"/>
          <w:marTop w:val="0"/>
          <w:marBottom w:val="0"/>
          <w:divBdr>
            <w:top w:val="none" w:sz="0" w:space="0" w:color="auto"/>
            <w:left w:val="none" w:sz="0" w:space="0" w:color="auto"/>
            <w:bottom w:val="none" w:sz="0" w:space="0" w:color="auto"/>
            <w:right w:val="none" w:sz="0" w:space="0" w:color="auto"/>
          </w:divBdr>
        </w:div>
        <w:div w:id="1164005633">
          <w:marLeft w:val="480"/>
          <w:marRight w:val="0"/>
          <w:marTop w:val="0"/>
          <w:marBottom w:val="0"/>
          <w:divBdr>
            <w:top w:val="none" w:sz="0" w:space="0" w:color="auto"/>
            <w:left w:val="none" w:sz="0" w:space="0" w:color="auto"/>
            <w:bottom w:val="none" w:sz="0" w:space="0" w:color="auto"/>
            <w:right w:val="none" w:sz="0" w:space="0" w:color="auto"/>
          </w:divBdr>
        </w:div>
        <w:div w:id="1041318943">
          <w:marLeft w:val="480"/>
          <w:marRight w:val="0"/>
          <w:marTop w:val="0"/>
          <w:marBottom w:val="0"/>
          <w:divBdr>
            <w:top w:val="none" w:sz="0" w:space="0" w:color="auto"/>
            <w:left w:val="none" w:sz="0" w:space="0" w:color="auto"/>
            <w:bottom w:val="none" w:sz="0" w:space="0" w:color="auto"/>
            <w:right w:val="none" w:sz="0" w:space="0" w:color="auto"/>
          </w:divBdr>
        </w:div>
        <w:div w:id="2124839301">
          <w:marLeft w:val="480"/>
          <w:marRight w:val="0"/>
          <w:marTop w:val="0"/>
          <w:marBottom w:val="0"/>
          <w:divBdr>
            <w:top w:val="none" w:sz="0" w:space="0" w:color="auto"/>
            <w:left w:val="none" w:sz="0" w:space="0" w:color="auto"/>
            <w:bottom w:val="none" w:sz="0" w:space="0" w:color="auto"/>
            <w:right w:val="none" w:sz="0" w:space="0" w:color="auto"/>
          </w:divBdr>
        </w:div>
        <w:div w:id="360278779">
          <w:marLeft w:val="480"/>
          <w:marRight w:val="0"/>
          <w:marTop w:val="0"/>
          <w:marBottom w:val="0"/>
          <w:divBdr>
            <w:top w:val="none" w:sz="0" w:space="0" w:color="auto"/>
            <w:left w:val="none" w:sz="0" w:space="0" w:color="auto"/>
            <w:bottom w:val="none" w:sz="0" w:space="0" w:color="auto"/>
            <w:right w:val="none" w:sz="0" w:space="0" w:color="auto"/>
          </w:divBdr>
        </w:div>
        <w:div w:id="1470703243">
          <w:marLeft w:val="480"/>
          <w:marRight w:val="0"/>
          <w:marTop w:val="0"/>
          <w:marBottom w:val="0"/>
          <w:divBdr>
            <w:top w:val="none" w:sz="0" w:space="0" w:color="auto"/>
            <w:left w:val="none" w:sz="0" w:space="0" w:color="auto"/>
            <w:bottom w:val="none" w:sz="0" w:space="0" w:color="auto"/>
            <w:right w:val="none" w:sz="0" w:space="0" w:color="auto"/>
          </w:divBdr>
        </w:div>
        <w:div w:id="715080950">
          <w:marLeft w:val="480"/>
          <w:marRight w:val="0"/>
          <w:marTop w:val="0"/>
          <w:marBottom w:val="0"/>
          <w:divBdr>
            <w:top w:val="none" w:sz="0" w:space="0" w:color="auto"/>
            <w:left w:val="none" w:sz="0" w:space="0" w:color="auto"/>
            <w:bottom w:val="none" w:sz="0" w:space="0" w:color="auto"/>
            <w:right w:val="none" w:sz="0" w:space="0" w:color="auto"/>
          </w:divBdr>
        </w:div>
        <w:div w:id="602767065">
          <w:marLeft w:val="480"/>
          <w:marRight w:val="0"/>
          <w:marTop w:val="0"/>
          <w:marBottom w:val="0"/>
          <w:divBdr>
            <w:top w:val="none" w:sz="0" w:space="0" w:color="auto"/>
            <w:left w:val="none" w:sz="0" w:space="0" w:color="auto"/>
            <w:bottom w:val="none" w:sz="0" w:space="0" w:color="auto"/>
            <w:right w:val="none" w:sz="0" w:space="0" w:color="auto"/>
          </w:divBdr>
        </w:div>
      </w:divsChild>
    </w:div>
    <w:div w:id="2017030737">
      <w:bodyDiv w:val="1"/>
      <w:marLeft w:val="0"/>
      <w:marRight w:val="0"/>
      <w:marTop w:val="0"/>
      <w:marBottom w:val="0"/>
      <w:divBdr>
        <w:top w:val="none" w:sz="0" w:space="0" w:color="auto"/>
        <w:left w:val="none" w:sz="0" w:space="0" w:color="auto"/>
        <w:bottom w:val="none" w:sz="0" w:space="0" w:color="auto"/>
        <w:right w:val="none" w:sz="0" w:space="0" w:color="auto"/>
      </w:divBdr>
    </w:div>
    <w:div w:id="2029285930">
      <w:bodyDiv w:val="1"/>
      <w:marLeft w:val="0"/>
      <w:marRight w:val="0"/>
      <w:marTop w:val="0"/>
      <w:marBottom w:val="0"/>
      <w:divBdr>
        <w:top w:val="none" w:sz="0" w:space="0" w:color="auto"/>
        <w:left w:val="none" w:sz="0" w:space="0" w:color="auto"/>
        <w:bottom w:val="none" w:sz="0" w:space="0" w:color="auto"/>
        <w:right w:val="none" w:sz="0" w:space="0" w:color="auto"/>
      </w:divBdr>
      <w:divsChild>
        <w:div w:id="1240750905">
          <w:marLeft w:val="480"/>
          <w:marRight w:val="0"/>
          <w:marTop w:val="0"/>
          <w:marBottom w:val="0"/>
          <w:divBdr>
            <w:top w:val="none" w:sz="0" w:space="0" w:color="auto"/>
            <w:left w:val="none" w:sz="0" w:space="0" w:color="auto"/>
            <w:bottom w:val="none" w:sz="0" w:space="0" w:color="auto"/>
            <w:right w:val="none" w:sz="0" w:space="0" w:color="auto"/>
          </w:divBdr>
        </w:div>
        <w:div w:id="805973676">
          <w:marLeft w:val="480"/>
          <w:marRight w:val="0"/>
          <w:marTop w:val="0"/>
          <w:marBottom w:val="0"/>
          <w:divBdr>
            <w:top w:val="none" w:sz="0" w:space="0" w:color="auto"/>
            <w:left w:val="none" w:sz="0" w:space="0" w:color="auto"/>
            <w:bottom w:val="none" w:sz="0" w:space="0" w:color="auto"/>
            <w:right w:val="none" w:sz="0" w:space="0" w:color="auto"/>
          </w:divBdr>
        </w:div>
        <w:div w:id="2137526616">
          <w:marLeft w:val="480"/>
          <w:marRight w:val="0"/>
          <w:marTop w:val="0"/>
          <w:marBottom w:val="0"/>
          <w:divBdr>
            <w:top w:val="none" w:sz="0" w:space="0" w:color="auto"/>
            <w:left w:val="none" w:sz="0" w:space="0" w:color="auto"/>
            <w:bottom w:val="none" w:sz="0" w:space="0" w:color="auto"/>
            <w:right w:val="none" w:sz="0" w:space="0" w:color="auto"/>
          </w:divBdr>
        </w:div>
        <w:div w:id="1655378331">
          <w:marLeft w:val="480"/>
          <w:marRight w:val="0"/>
          <w:marTop w:val="0"/>
          <w:marBottom w:val="0"/>
          <w:divBdr>
            <w:top w:val="none" w:sz="0" w:space="0" w:color="auto"/>
            <w:left w:val="none" w:sz="0" w:space="0" w:color="auto"/>
            <w:bottom w:val="none" w:sz="0" w:space="0" w:color="auto"/>
            <w:right w:val="none" w:sz="0" w:space="0" w:color="auto"/>
          </w:divBdr>
        </w:div>
        <w:div w:id="2144763619">
          <w:marLeft w:val="480"/>
          <w:marRight w:val="0"/>
          <w:marTop w:val="0"/>
          <w:marBottom w:val="0"/>
          <w:divBdr>
            <w:top w:val="none" w:sz="0" w:space="0" w:color="auto"/>
            <w:left w:val="none" w:sz="0" w:space="0" w:color="auto"/>
            <w:bottom w:val="none" w:sz="0" w:space="0" w:color="auto"/>
            <w:right w:val="none" w:sz="0" w:space="0" w:color="auto"/>
          </w:divBdr>
        </w:div>
        <w:div w:id="190844323">
          <w:marLeft w:val="480"/>
          <w:marRight w:val="0"/>
          <w:marTop w:val="0"/>
          <w:marBottom w:val="0"/>
          <w:divBdr>
            <w:top w:val="none" w:sz="0" w:space="0" w:color="auto"/>
            <w:left w:val="none" w:sz="0" w:space="0" w:color="auto"/>
            <w:bottom w:val="none" w:sz="0" w:space="0" w:color="auto"/>
            <w:right w:val="none" w:sz="0" w:space="0" w:color="auto"/>
          </w:divBdr>
        </w:div>
        <w:div w:id="782654766">
          <w:marLeft w:val="480"/>
          <w:marRight w:val="0"/>
          <w:marTop w:val="0"/>
          <w:marBottom w:val="0"/>
          <w:divBdr>
            <w:top w:val="none" w:sz="0" w:space="0" w:color="auto"/>
            <w:left w:val="none" w:sz="0" w:space="0" w:color="auto"/>
            <w:bottom w:val="none" w:sz="0" w:space="0" w:color="auto"/>
            <w:right w:val="none" w:sz="0" w:space="0" w:color="auto"/>
          </w:divBdr>
        </w:div>
        <w:div w:id="1130516039">
          <w:marLeft w:val="480"/>
          <w:marRight w:val="0"/>
          <w:marTop w:val="0"/>
          <w:marBottom w:val="0"/>
          <w:divBdr>
            <w:top w:val="none" w:sz="0" w:space="0" w:color="auto"/>
            <w:left w:val="none" w:sz="0" w:space="0" w:color="auto"/>
            <w:bottom w:val="none" w:sz="0" w:space="0" w:color="auto"/>
            <w:right w:val="none" w:sz="0" w:space="0" w:color="auto"/>
          </w:divBdr>
        </w:div>
        <w:div w:id="462770909">
          <w:marLeft w:val="480"/>
          <w:marRight w:val="0"/>
          <w:marTop w:val="0"/>
          <w:marBottom w:val="0"/>
          <w:divBdr>
            <w:top w:val="none" w:sz="0" w:space="0" w:color="auto"/>
            <w:left w:val="none" w:sz="0" w:space="0" w:color="auto"/>
            <w:bottom w:val="none" w:sz="0" w:space="0" w:color="auto"/>
            <w:right w:val="none" w:sz="0" w:space="0" w:color="auto"/>
          </w:divBdr>
        </w:div>
        <w:div w:id="33696876">
          <w:marLeft w:val="480"/>
          <w:marRight w:val="0"/>
          <w:marTop w:val="0"/>
          <w:marBottom w:val="0"/>
          <w:divBdr>
            <w:top w:val="none" w:sz="0" w:space="0" w:color="auto"/>
            <w:left w:val="none" w:sz="0" w:space="0" w:color="auto"/>
            <w:bottom w:val="none" w:sz="0" w:space="0" w:color="auto"/>
            <w:right w:val="none" w:sz="0" w:space="0" w:color="auto"/>
          </w:divBdr>
        </w:div>
        <w:div w:id="759180774">
          <w:marLeft w:val="480"/>
          <w:marRight w:val="0"/>
          <w:marTop w:val="0"/>
          <w:marBottom w:val="0"/>
          <w:divBdr>
            <w:top w:val="none" w:sz="0" w:space="0" w:color="auto"/>
            <w:left w:val="none" w:sz="0" w:space="0" w:color="auto"/>
            <w:bottom w:val="none" w:sz="0" w:space="0" w:color="auto"/>
            <w:right w:val="none" w:sz="0" w:space="0" w:color="auto"/>
          </w:divBdr>
        </w:div>
        <w:div w:id="1918007022">
          <w:marLeft w:val="480"/>
          <w:marRight w:val="0"/>
          <w:marTop w:val="0"/>
          <w:marBottom w:val="0"/>
          <w:divBdr>
            <w:top w:val="none" w:sz="0" w:space="0" w:color="auto"/>
            <w:left w:val="none" w:sz="0" w:space="0" w:color="auto"/>
            <w:bottom w:val="none" w:sz="0" w:space="0" w:color="auto"/>
            <w:right w:val="none" w:sz="0" w:space="0" w:color="auto"/>
          </w:divBdr>
        </w:div>
        <w:div w:id="1125540259">
          <w:marLeft w:val="480"/>
          <w:marRight w:val="0"/>
          <w:marTop w:val="0"/>
          <w:marBottom w:val="0"/>
          <w:divBdr>
            <w:top w:val="none" w:sz="0" w:space="0" w:color="auto"/>
            <w:left w:val="none" w:sz="0" w:space="0" w:color="auto"/>
            <w:bottom w:val="none" w:sz="0" w:space="0" w:color="auto"/>
            <w:right w:val="none" w:sz="0" w:space="0" w:color="auto"/>
          </w:divBdr>
        </w:div>
        <w:div w:id="1349715729">
          <w:marLeft w:val="480"/>
          <w:marRight w:val="0"/>
          <w:marTop w:val="0"/>
          <w:marBottom w:val="0"/>
          <w:divBdr>
            <w:top w:val="none" w:sz="0" w:space="0" w:color="auto"/>
            <w:left w:val="none" w:sz="0" w:space="0" w:color="auto"/>
            <w:bottom w:val="none" w:sz="0" w:space="0" w:color="auto"/>
            <w:right w:val="none" w:sz="0" w:space="0" w:color="auto"/>
          </w:divBdr>
        </w:div>
        <w:div w:id="368266374">
          <w:marLeft w:val="480"/>
          <w:marRight w:val="0"/>
          <w:marTop w:val="0"/>
          <w:marBottom w:val="0"/>
          <w:divBdr>
            <w:top w:val="none" w:sz="0" w:space="0" w:color="auto"/>
            <w:left w:val="none" w:sz="0" w:space="0" w:color="auto"/>
            <w:bottom w:val="none" w:sz="0" w:space="0" w:color="auto"/>
            <w:right w:val="none" w:sz="0" w:space="0" w:color="auto"/>
          </w:divBdr>
        </w:div>
        <w:div w:id="1109350292">
          <w:marLeft w:val="480"/>
          <w:marRight w:val="0"/>
          <w:marTop w:val="0"/>
          <w:marBottom w:val="0"/>
          <w:divBdr>
            <w:top w:val="none" w:sz="0" w:space="0" w:color="auto"/>
            <w:left w:val="none" w:sz="0" w:space="0" w:color="auto"/>
            <w:bottom w:val="none" w:sz="0" w:space="0" w:color="auto"/>
            <w:right w:val="none" w:sz="0" w:space="0" w:color="auto"/>
          </w:divBdr>
        </w:div>
        <w:div w:id="1912496460">
          <w:marLeft w:val="480"/>
          <w:marRight w:val="0"/>
          <w:marTop w:val="0"/>
          <w:marBottom w:val="0"/>
          <w:divBdr>
            <w:top w:val="none" w:sz="0" w:space="0" w:color="auto"/>
            <w:left w:val="none" w:sz="0" w:space="0" w:color="auto"/>
            <w:bottom w:val="none" w:sz="0" w:space="0" w:color="auto"/>
            <w:right w:val="none" w:sz="0" w:space="0" w:color="auto"/>
          </w:divBdr>
        </w:div>
        <w:div w:id="1005741655">
          <w:marLeft w:val="480"/>
          <w:marRight w:val="0"/>
          <w:marTop w:val="0"/>
          <w:marBottom w:val="0"/>
          <w:divBdr>
            <w:top w:val="none" w:sz="0" w:space="0" w:color="auto"/>
            <w:left w:val="none" w:sz="0" w:space="0" w:color="auto"/>
            <w:bottom w:val="none" w:sz="0" w:space="0" w:color="auto"/>
            <w:right w:val="none" w:sz="0" w:space="0" w:color="auto"/>
          </w:divBdr>
        </w:div>
        <w:div w:id="861817649">
          <w:marLeft w:val="480"/>
          <w:marRight w:val="0"/>
          <w:marTop w:val="0"/>
          <w:marBottom w:val="0"/>
          <w:divBdr>
            <w:top w:val="none" w:sz="0" w:space="0" w:color="auto"/>
            <w:left w:val="none" w:sz="0" w:space="0" w:color="auto"/>
            <w:bottom w:val="none" w:sz="0" w:space="0" w:color="auto"/>
            <w:right w:val="none" w:sz="0" w:space="0" w:color="auto"/>
          </w:divBdr>
        </w:div>
        <w:div w:id="757365774">
          <w:marLeft w:val="480"/>
          <w:marRight w:val="0"/>
          <w:marTop w:val="0"/>
          <w:marBottom w:val="0"/>
          <w:divBdr>
            <w:top w:val="none" w:sz="0" w:space="0" w:color="auto"/>
            <w:left w:val="none" w:sz="0" w:space="0" w:color="auto"/>
            <w:bottom w:val="none" w:sz="0" w:space="0" w:color="auto"/>
            <w:right w:val="none" w:sz="0" w:space="0" w:color="auto"/>
          </w:divBdr>
        </w:div>
        <w:div w:id="1456870579">
          <w:marLeft w:val="480"/>
          <w:marRight w:val="0"/>
          <w:marTop w:val="0"/>
          <w:marBottom w:val="0"/>
          <w:divBdr>
            <w:top w:val="none" w:sz="0" w:space="0" w:color="auto"/>
            <w:left w:val="none" w:sz="0" w:space="0" w:color="auto"/>
            <w:bottom w:val="none" w:sz="0" w:space="0" w:color="auto"/>
            <w:right w:val="none" w:sz="0" w:space="0" w:color="auto"/>
          </w:divBdr>
        </w:div>
        <w:div w:id="659311370">
          <w:marLeft w:val="480"/>
          <w:marRight w:val="0"/>
          <w:marTop w:val="0"/>
          <w:marBottom w:val="0"/>
          <w:divBdr>
            <w:top w:val="none" w:sz="0" w:space="0" w:color="auto"/>
            <w:left w:val="none" w:sz="0" w:space="0" w:color="auto"/>
            <w:bottom w:val="none" w:sz="0" w:space="0" w:color="auto"/>
            <w:right w:val="none" w:sz="0" w:space="0" w:color="auto"/>
          </w:divBdr>
        </w:div>
        <w:div w:id="1332878038">
          <w:marLeft w:val="480"/>
          <w:marRight w:val="0"/>
          <w:marTop w:val="0"/>
          <w:marBottom w:val="0"/>
          <w:divBdr>
            <w:top w:val="none" w:sz="0" w:space="0" w:color="auto"/>
            <w:left w:val="none" w:sz="0" w:space="0" w:color="auto"/>
            <w:bottom w:val="none" w:sz="0" w:space="0" w:color="auto"/>
            <w:right w:val="none" w:sz="0" w:space="0" w:color="auto"/>
          </w:divBdr>
        </w:div>
        <w:div w:id="246548491">
          <w:marLeft w:val="480"/>
          <w:marRight w:val="0"/>
          <w:marTop w:val="0"/>
          <w:marBottom w:val="0"/>
          <w:divBdr>
            <w:top w:val="none" w:sz="0" w:space="0" w:color="auto"/>
            <w:left w:val="none" w:sz="0" w:space="0" w:color="auto"/>
            <w:bottom w:val="none" w:sz="0" w:space="0" w:color="auto"/>
            <w:right w:val="none" w:sz="0" w:space="0" w:color="auto"/>
          </w:divBdr>
        </w:div>
        <w:div w:id="630861485">
          <w:marLeft w:val="480"/>
          <w:marRight w:val="0"/>
          <w:marTop w:val="0"/>
          <w:marBottom w:val="0"/>
          <w:divBdr>
            <w:top w:val="none" w:sz="0" w:space="0" w:color="auto"/>
            <w:left w:val="none" w:sz="0" w:space="0" w:color="auto"/>
            <w:bottom w:val="none" w:sz="0" w:space="0" w:color="auto"/>
            <w:right w:val="none" w:sz="0" w:space="0" w:color="auto"/>
          </w:divBdr>
        </w:div>
        <w:div w:id="655763715">
          <w:marLeft w:val="480"/>
          <w:marRight w:val="0"/>
          <w:marTop w:val="0"/>
          <w:marBottom w:val="0"/>
          <w:divBdr>
            <w:top w:val="none" w:sz="0" w:space="0" w:color="auto"/>
            <w:left w:val="none" w:sz="0" w:space="0" w:color="auto"/>
            <w:bottom w:val="none" w:sz="0" w:space="0" w:color="auto"/>
            <w:right w:val="none" w:sz="0" w:space="0" w:color="auto"/>
          </w:divBdr>
        </w:div>
        <w:div w:id="2103600512">
          <w:marLeft w:val="480"/>
          <w:marRight w:val="0"/>
          <w:marTop w:val="0"/>
          <w:marBottom w:val="0"/>
          <w:divBdr>
            <w:top w:val="none" w:sz="0" w:space="0" w:color="auto"/>
            <w:left w:val="none" w:sz="0" w:space="0" w:color="auto"/>
            <w:bottom w:val="none" w:sz="0" w:space="0" w:color="auto"/>
            <w:right w:val="none" w:sz="0" w:space="0" w:color="auto"/>
          </w:divBdr>
        </w:div>
        <w:div w:id="188833479">
          <w:marLeft w:val="480"/>
          <w:marRight w:val="0"/>
          <w:marTop w:val="0"/>
          <w:marBottom w:val="0"/>
          <w:divBdr>
            <w:top w:val="none" w:sz="0" w:space="0" w:color="auto"/>
            <w:left w:val="none" w:sz="0" w:space="0" w:color="auto"/>
            <w:bottom w:val="none" w:sz="0" w:space="0" w:color="auto"/>
            <w:right w:val="none" w:sz="0" w:space="0" w:color="auto"/>
          </w:divBdr>
        </w:div>
        <w:div w:id="444740492">
          <w:marLeft w:val="480"/>
          <w:marRight w:val="0"/>
          <w:marTop w:val="0"/>
          <w:marBottom w:val="0"/>
          <w:divBdr>
            <w:top w:val="none" w:sz="0" w:space="0" w:color="auto"/>
            <w:left w:val="none" w:sz="0" w:space="0" w:color="auto"/>
            <w:bottom w:val="none" w:sz="0" w:space="0" w:color="auto"/>
            <w:right w:val="none" w:sz="0" w:space="0" w:color="auto"/>
          </w:divBdr>
        </w:div>
        <w:div w:id="607740510">
          <w:marLeft w:val="480"/>
          <w:marRight w:val="0"/>
          <w:marTop w:val="0"/>
          <w:marBottom w:val="0"/>
          <w:divBdr>
            <w:top w:val="none" w:sz="0" w:space="0" w:color="auto"/>
            <w:left w:val="none" w:sz="0" w:space="0" w:color="auto"/>
            <w:bottom w:val="none" w:sz="0" w:space="0" w:color="auto"/>
            <w:right w:val="none" w:sz="0" w:space="0" w:color="auto"/>
          </w:divBdr>
        </w:div>
        <w:div w:id="1565683716">
          <w:marLeft w:val="480"/>
          <w:marRight w:val="0"/>
          <w:marTop w:val="0"/>
          <w:marBottom w:val="0"/>
          <w:divBdr>
            <w:top w:val="none" w:sz="0" w:space="0" w:color="auto"/>
            <w:left w:val="none" w:sz="0" w:space="0" w:color="auto"/>
            <w:bottom w:val="none" w:sz="0" w:space="0" w:color="auto"/>
            <w:right w:val="none" w:sz="0" w:space="0" w:color="auto"/>
          </w:divBdr>
        </w:div>
        <w:div w:id="1842695851">
          <w:marLeft w:val="480"/>
          <w:marRight w:val="0"/>
          <w:marTop w:val="0"/>
          <w:marBottom w:val="0"/>
          <w:divBdr>
            <w:top w:val="none" w:sz="0" w:space="0" w:color="auto"/>
            <w:left w:val="none" w:sz="0" w:space="0" w:color="auto"/>
            <w:bottom w:val="none" w:sz="0" w:space="0" w:color="auto"/>
            <w:right w:val="none" w:sz="0" w:space="0" w:color="auto"/>
          </w:divBdr>
        </w:div>
        <w:div w:id="327369266">
          <w:marLeft w:val="480"/>
          <w:marRight w:val="0"/>
          <w:marTop w:val="0"/>
          <w:marBottom w:val="0"/>
          <w:divBdr>
            <w:top w:val="none" w:sz="0" w:space="0" w:color="auto"/>
            <w:left w:val="none" w:sz="0" w:space="0" w:color="auto"/>
            <w:bottom w:val="none" w:sz="0" w:space="0" w:color="auto"/>
            <w:right w:val="none" w:sz="0" w:space="0" w:color="auto"/>
          </w:divBdr>
        </w:div>
        <w:div w:id="75903895">
          <w:marLeft w:val="480"/>
          <w:marRight w:val="0"/>
          <w:marTop w:val="0"/>
          <w:marBottom w:val="0"/>
          <w:divBdr>
            <w:top w:val="none" w:sz="0" w:space="0" w:color="auto"/>
            <w:left w:val="none" w:sz="0" w:space="0" w:color="auto"/>
            <w:bottom w:val="none" w:sz="0" w:space="0" w:color="auto"/>
            <w:right w:val="none" w:sz="0" w:space="0" w:color="auto"/>
          </w:divBdr>
        </w:div>
        <w:div w:id="1359117703">
          <w:marLeft w:val="480"/>
          <w:marRight w:val="0"/>
          <w:marTop w:val="0"/>
          <w:marBottom w:val="0"/>
          <w:divBdr>
            <w:top w:val="none" w:sz="0" w:space="0" w:color="auto"/>
            <w:left w:val="none" w:sz="0" w:space="0" w:color="auto"/>
            <w:bottom w:val="none" w:sz="0" w:space="0" w:color="auto"/>
            <w:right w:val="none" w:sz="0" w:space="0" w:color="auto"/>
          </w:divBdr>
        </w:div>
        <w:div w:id="1500194748">
          <w:marLeft w:val="480"/>
          <w:marRight w:val="0"/>
          <w:marTop w:val="0"/>
          <w:marBottom w:val="0"/>
          <w:divBdr>
            <w:top w:val="none" w:sz="0" w:space="0" w:color="auto"/>
            <w:left w:val="none" w:sz="0" w:space="0" w:color="auto"/>
            <w:bottom w:val="none" w:sz="0" w:space="0" w:color="auto"/>
            <w:right w:val="none" w:sz="0" w:space="0" w:color="auto"/>
          </w:divBdr>
        </w:div>
        <w:div w:id="1612470177">
          <w:marLeft w:val="480"/>
          <w:marRight w:val="0"/>
          <w:marTop w:val="0"/>
          <w:marBottom w:val="0"/>
          <w:divBdr>
            <w:top w:val="none" w:sz="0" w:space="0" w:color="auto"/>
            <w:left w:val="none" w:sz="0" w:space="0" w:color="auto"/>
            <w:bottom w:val="none" w:sz="0" w:space="0" w:color="auto"/>
            <w:right w:val="none" w:sz="0" w:space="0" w:color="auto"/>
          </w:divBdr>
        </w:div>
        <w:div w:id="1453206285">
          <w:marLeft w:val="480"/>
          <w:marRight w:val="0"/>
          <w:marTop w:val="0"/>
          <w:marBottom w:val="0"/>
          <w:divBdr>
            <w:top w:val="none" w:sz="0" w:space="0" w:color="auto"/>
            <w:left w:val="none" w:sz="0" w:space="0" w:color="auto"/>
            <w:bottom w:val="none" w:sz="0" w:space="0" w:color="auto"/>
            <w:right w:val="none" w:sz="0" w:space="0" w:color="auto"/>
          </w:divBdr>
        </w:div>
        <w:div w:id="636108156">
          <w:marLeft w:val="480"/>
          <w:marRight w:val="0"/>
          <w:marTop w:val="0"/>
          <w:marBottom w:val="0"/>
          <w:divBdr>
            <w:top w:val="none" w:sz="0" w:space="0" w:color="auto"/>
            <w:left w:val="none" w:sz="0" w:space="0" w:color="auto"/>
            <w:bottom w:val="none" w:sz="0" w:space="0" w:color="auto"/>
            <w:right w:val="none" w:sz="0" w:space="0" w:color="auto"/>
          </w:divBdr>
        </w:div>
        <w:div w:id="1576355696">
          <w:marLeft w:val="480"/>
          <w:marRight w:val="0"/>
          <w:marTop w:val="0"/>
          <w:marBottom w:val="0"/>
          <w:divBdr>
            <w:top w:val="none" w:sz="0" w:space="0" w:color="auto"/>
            <w:left w:val="none" w:sz="0" w:space="0" w:color="auto"/>
            <w:bottom w:val="none" w:sz="0" w:space="0" w:color="auto"/>
            <w:right w:val="none" w:sz="0" w:space="0" w:color="auto"/>
          </w:divBdr>
        </w:div>
        <w:div w:id="1011183074">
          <w:marLeft w:val="480"/>
          <w:marRight w:val="0"/>
          <w:marTop w:val="0"/>
          <w:marBottom w:val="0"/>
          <w:divBdr>
            <w:top w:val="none" w:sz="0" w:space="0" w:color="auto"/>
            <w:left w:val="none" w:sz="0" w:space="0" w:color="auto"/>
            <w:bottom w:val="none" w:sz="0" w:space="0" w:color="auto"/>
            <w:right w:val="none" w:sz="0" w:space="0" w:color="auto"/>
          </w:divBdr>
        </w:div>
        <w:div w:id="459687263">
          <w:marLeft w:val="480"/>
          <w:marRight w:val="0"/>
          <w:marTop w:val="0"/>
          <w:marBottom w:val="0"/>
          <w:divBdr>
            <w:top w:val="none" w:sz="0" w:space="0" w:color="auto"/>
            <w:left w:val="none" w:sz="0" w:space="0" w:color="auto"/>
            <w:bottom w:val="none" w:sz="0" w:space="0" w:color="auto"/>
            <w:right w:val="none" w:sz="0" w:space="0" w:color="auto"/>
          </w:divBdr>
        </w:div>
        <w:div w:id="1583828932">
          <w:marLeft w:val="480"/>
          <w:marRight w:val="0"/>
          <w:marTop w:val="0"/>
          <w:marBottom w:val="0"/>
          <w:divBdr>
            <w:top w:val="none" w:sz="0" w:space="0" w:color="auto"/>
            <w:left w:val="none" w:sz="0" w:space="0" w:color="auto"/>
            <w:bottom w:val="none" w:sz="0" w:space="0" w:color="auto"/>
            <w:right w:val="none" w:sz="0" w:space="0" w:color="auto"/>
          </w:divBdr>
        </w:div>
        <w:div w:id="529879296">
          <w:marLeft w:val="480"/>
          <w:marRight w:val="0"/>
          <w:marTop w:val="0"/>
          <w:marBottom w:val="0"/>
          <w:divBdr>
            <w:top w:val="none" w:sz="0" w:space="0" w:color="auto"/>
            <w:left w:val="none" w:sz="0" w:space="0" w:color="auto"/>
            <w:bottom w:val="none" w:sz="0" w:space="0" w:color="auto"/>
            <w:right w:val="none" w:sz="0" w:space="0" w:color="auto"/>
          </w:divBdr>
        </w:div>
        <w:div w:id="189683796">
          <w:marLeft w:val="480"/>
          <w:marRight w:val="0"/>
          <w:marTop w:val="0"/>
          <w:marBottom w:val="0"/>
          <w:divBdr>
            <w:top w:val="none" w:sz="0" w:space="0" w:color="auto"/>
            <w:left w:val="none" w:sz="0" w:space="0" w:color="auto"/>
            <w:bottom w:val="none" w:sz="0" w:space="0" w:color="auto"/>
            <w:right w:val="none" w:sz="0" w:space="0" w:color="auto"/>
          </w:divBdr>
        </w:div>
        <w:div w:id="605038929">
          <w:marLeft w:val="480"/>
          <w:marRight w:val="0"/>
          <w:marTop w:val="0"/>
          <w:marBottom w:val="0"/>
          <w:divBdr>
            <w:top w:val="none" w:sz="0" w:space="0" w:color="auto"/>
            <w:left w:val="none" w:sz="0" w:space="0" w:color="auto"/>
            <w:bottom w:val="none" w:sz="0" w:space="0" w:color="auto"/>
            <w:right w:val="none" w:sz="0" w:space="0" w:color="auto"/>
          </w:divBdr>
        </w:div>
        <w:div w:id="592011684">
          <w:marLeft w:val="480"/>
          <w:marRight w:val="0"/>
          <w:marTop w:val="0"/>
          <w:marBottom w:val="0"/>
          <w:divBdr>
            <w:top w:val="none" w:sz="0" w:space="0" w:color="auto"/>
            <w:left w:val="none" w:sz="0" w:space="0" w:color="auto"/>
            <w:bottom w:val="none" w:sz="0" w:space="0" w:color="auto"/>
            <w:right w:val="none" w:sz="0" w:space="0" w:color="auto"/>
          </w:divBdr>
        </w:div>
        <w:div w:id="1750154729">
          <w:marLeft w:val="480"/>
          <w:marRight w:val="0"/>
          <w:marTop w:val="0"/>
          <w:marBottom w:val="0"/>
          <w:divBdr>
            <w:top w:val="none" w:sz="0" w:space="0" w:color="auto"/>
            <w:left w:val="none" w:sz="0" w:space="0" w:color="auto"/>
            <w:bottom w:val="none" w:sz="0" w:space="0" w:color="auto"/>
            <w:right w:val="none" w:sz="0" w:space="0" w:color="auto"/>
          </w:divBdr>
        </w:div>
        <w:div w:id="550384223">
          <w:marLeft w:val="480"/>
          <w:marRight w:val="0"/>
          <w:marTop w:val="0"/>
          <w:marBottom w:val="0"/>
          <w:divBdr>
            <w:top w:val="none" w:sz="0" w:space="0" w:color="auto"/>
            <w:left w:val="none" w:sz="0" w:space="0" w:color="auto"/>
            <w:bottom w:val="none" w:sz="0" w:space="0" w:color="auto"/>
            <w:right w:val="none" w:sz="0" w:space="0" w:color="auto"/>
          </w:divBdr>
        </w:div>
      </w:divsChild>
    </w:div>
    <w:div w:id="2038846658">
      <w:bodyDiv w:val="1"/>
      <w:marLeft w:val="0"/>
      <w:marRight w:val="0"/>
      <w:marTop w:val="0"/>
      <w:marBottom w:val="0"/>
      <w:divBdr>
        <w:top w:val="none" w:sz="0" w:space="0" w:color="auto"/>
        <w:left w:val="none" w:sz="0" w:space="0" w:color="auto"/>
        <w:bottom w:val="none" w:sz="0" w:space="0" w:color="auto"/>
        <w:right w:val="none" w:sz="0" w:space="0" w:color="auto"/>
      </w:divBdr>
    </w:div>
    <w:div w:id="2045062105">
      <w:bodyDiv w:val="1"/>
      <w:marLeft w:val="0"/>
      <w:marRight w:val="0"/>
      <w:marTop w:val="0"/>
      <w:marBottom w:val="0"/>
      <w:divBdr>
        <w:top w:val="none" w:sz="0" w:space="0" w:color="auto"/>
        <w:left w:val="none" w:sz="0" w:space="0" w:color="auto"/>
        <w:bottom w:val="none" w:sz="0" w:space="0" w:color="auto"/>
        <w:right w:val="none" w:sz="0" w:space="0" w:color="auto"/>
      </w:divBdr>
    </w:div>
    <w:div w:id="2045866586">
      <w:bodyDiv w:val="1"/>
      <w:marLeft w:val="0"/>
      <w:marRight w:val="0"/>
      <w:marTop w:val="0"/>
      <w:marBottom w:val="0"/>
      <w:divBdr>
        <w:top w:val="none" w:sz="0" w:space="0" w:color="auto"/>
        <w:left w:val="none" w:sz="0" w:space="0" w:color="auto"/>
        <w:bottom w:val="none" w:sz="0" w:space="0" w:color="auto"/>
        <w:right w:val="none" w:sz="0" w:space="0" w:color="auto"/>
      </w:divBdr>
      <w:divsChild>
        <w:div w:id="682367300">
          <w:marLeft w:val="480"/>
          <w:marRight w:val="0"/>
          <w:marTop w:val="0"/>
          <w:marBottom w:val="0"/>
          <w:divBdr>
            <w:top w:val="none" w:sz="0" w:space="0" w:color="auto"/>
            <w:left w:val="none" w:sz="0" w:space="0" w:color="auto"/>
            <w:bottom w:val="none" w:sz="0" w:space="0" w:color="auto"/>
            <w:right w:val="none" w:sz="0" w:space="0" w:color="auto"/>
          </w:divBdr>
        </w:div>
        <w:div w:id="1415783499">
          <w:marLeft w:val="480"/>
          <w:marRight w:val="0"/>
          <w:marTop w:val="0"/>
          <w:marBottom w:val="0"/>
          <w:divBdr>
            <w:top w:val="none" w:sz="0" w:space="0" w:color="auto"/>
            <w:left w:val="none" w:sz="0" w:space="0" w:color="auto"/>
            <w:bottom w:val="none" w:sz="0" w:space="0" w:color="auto"/>
            <w:right w:val="none" w:sz="0" w:space="0" w:color="auto"/>
          </w:divBdr>
        </w:div>
        <w:div w:id="1567183486">
          <w:marLeft w:val="480"/>
          <w:marRight w:val="0"/>
          <w:marTop w:val="0"/>
          <w:marBottom w:val="0"/>
          <w:divBdr>
            <w:top w:val="none" w:sz="0" w:space="0" w:color="auto"/>
            <w:left w:val="none" w:sz="0" w:space="0" w:color="auto"/>
            <w:bottom w:val="none" w:sz="0" w:space="0" w:color="auto"/>
            <w:right w:val="none" w:sz="0" w:space="0" w:color="auto"/>
          </w:divBdr>
        </w:div>
        <w:div w:id="1505513470">
          <w:marLeft w:val="480"/>
          <w:marRight w:val="0"/>
          <w:marTop w:val="0"/>
          <w:marBottom w:val="0"/>
          <w:divBdr>
            <w:top w:val="none" w:sz="0" w:space="0" w:color="auto"/>
            <w:left w:val="none" w:sz="0" w:space="0" w:color="auto"/>
            <w:bottom w:val="none" w:sz="0" w:space="0" w:color="auto"/>
            <w:right w:val="none" w:sz="0" w:space="0" w:color="auto"/>
          </w:divBdr>
        </w:div>
        <w:div w:id="1499491797">
          <w:marLeft w:val="480"/>
          <w:marRight w:val="0"/>
          <w:marTop w:val="0"/>
          <w:marBottom w:val="0"/>
          <w:divBdr>
            <w:top w:val="none" w:sz="0" w:space="0" w:color="auto"/>
            <w:left w:val="none" w:sz="0" w:space="0" w:color="auto"/>
            <w:bottom w:val="none" w:sz="0" w:space="0" w:color="auto"/>
            <w:right w:val="none" w:sz="0" w:space="0" w:color="auto"/>
          </w:divBdr>
        </w:div>
        <w:div w:id="600261006">
          <w:marLeft w:val="480"/>
          <w:marRight w:val="0"/>
          <w:marTop w:val="0"/>
          <w:marBottom w:val="0"/>
          <w:divBdr>
            <w:top w:val="none" w:sz="0" w:space="0" w:color="auto"/>
            <w:left w:val="none" w:sz="0" w:space="0" w:color="auto"/>
            <w:bottom w:val="none" w:sz="0" w:space="0" w:color="auto"/>
            <w:right w:val="none" w:sz="0" w:space="0" w:color="auto"/>
          </w:divBdr>
        </w:div>
        <w:div w:id="2071492555">
          <w:marLeft w:val="480"/>
          <w:marRight w:val="0"/>
          <w:marTop w:val="0"/>
          <w:marBottom w:val="0"/>
          <w:divBdr>
            <w:top w:val="none" w:sz="0" w:space="0" w:color="auto"/>
            <w:left w:val="none" w:sz="0" w:space="0" w:color="auto"/>
            <w:bottom w:val="none" w:sz="0" w:space="0" w:color="auto"/>
            <w:right w:val="none" w:sz="0" w:space="0" w:color="auto"/>
          </w:divBdr>
        </w:div>
        <w:div w:id="1180199952">
          <w:marLeft w:val="480"/>
          <w:marRight w:val="0"/>
          <w:marTop w:val="0"/>
          <w:marBottom w:val="0"/>
          <w:divBdr>
            <w:top w:val="none" w:sz="0" w:space="0" w:color="auto"/>
            <w:left w:val="none" w:sz="0" w:space="0" w:color="auto"/>
            <w:bottom w:val="none" w:sz="0" w:space="0" w:color="auto"/>
            <w:right w:val="none" w:sz="0" w:space="0" w:color="auto"/>
          </w:divBdr>
        </w:div>
        <w:div w:id="1026297006">
          <w:marLeft w:val="480"/>
          <w:marRight w:val="0"/>
          <w:marTop w:val="0"/>
          <w:marBottom w:val="0"/>
          <w:divBdr>
            <w:top w:val="none" w:sz="0" w:space="0" w:color="auto"/>
            <w:left w:val="none" w:sz="0" w:space="0" w:color="auto"/>
            <w:bottom w:val="none" w:sz="0" w:space="0" w:color="auto"/>
            <w:right w:val="none" w:sz="0" w:space="0" w:color="auto"/>
          </w:divBdr>
        </w:div>
        <w:div w:id="137192300">
          <w:marLeft w:val="480"/>
          <w:marRight w:val="0"/>
          <w:marTop w:val="0"/>
          <w:marBottom w:val="0"/>
          <w:divBdr>
            <w:top w:val="none" w:sz="0" w:space="0" w:color="auto"/>
            <w:left w:val="none" w:sz="0" w:space="0" w:color="auto"/>
            <w:bottom w:val="none" w:sz="0" w:space="0" w:color="auto"/>
            <w:right w:val="none" w:sz="0" w:space="0" w:color="auto"/>
          </w:divBdr>
        </w:div>
        <w:div w:id="1345326420">
          <w:marLeft w:val="480"/>
          <w:marRight w:val="0"/>
          <w:marTop w:val="0"/>
          <w:marBottom w:val="0"/>
          <w:divBdr>
            <w:top w:val="none" w:sz="0" w:space="0" w:color="auto"/>
            <w:left w:val="none" w:sz="0" w:space="0" w:color="auto"/>
            <w:bottom w:val="none" w:sz="0" w:space="0" w:color="auto"/>
            <w:right w:val="none" w:sz="0" w:space="0" w:color="auto"/>
          </w:divBdr>
        </w:div>
        <w:div w:id="1220484237">
          <w:marLeft w:val="480"/>
          <w:marRight w:val="0"/>
          <w:marTop w:val="0"/>
          <w:marBottom w:val="0"/>
          <w:divBdr>
            <w:top w:val="none" w:sz="0" w:space="0" w:color="auto"/>
            <w:left w:val="none" w:sz="0" w:space="0" w:color="auto"/>
            <w:bottom w:val="none" w:sz="0" w:space="0" w:color="auto"/>
            <w:right w:val="none" w:sz="0" w:space="0" w:color="auto"/>
          </w:divBdr>
        </w:div>
        <w:div w:id="1614676643">
          <w:marLeft w:val="480"/>
          <w:marRight w:val="0"/>
          <w:marTop w:val="0"/>
          <w:marBottom w:val="0"/>
          <w:divBdr>
            <w:top w:val="none" w:sz="0" w:space="0" w:color="auto"/>
            <w:left w:val="none" w:sz="0" w:space="0" w:color="auto"/>
            <w:bottom w:val="none" w:sz="0" w:space="0" w:color="auto"/>
            <w:right w:val="none" w:sz="0" w:space="0" w:color="auto"/>
          </w:divBdr>
        </w:div>
        <w:div w:id="717243849">
          <w:marLeft w:val="480"/>
          <w:marRight w:val="0"/>
          <w:marTop w:val="0"/>
          <w:marBottom w:val="0"/>
          <w:divBdr>
            <w:top w:val="none" w:sz="0" w:space="0" w:color="auto"/>
            <w:left w:val="none" w:sz="0" w:space="0" w:color="auto"/>
            <w:bottom w:val="none" w:sz="0" w:space="0" w:color="auto"/>
            <w:right w:val="none" w:sz="0" w:space="0" w:color="auto"/>
          </w:divBdr>
        </w:div>
        <w:div w:id="1359623313">
          <w:marLeft w:val="480"/>
          <w:marRight w:val="0"/>
          <w:marTop w:val="0"/>
          <w:marBottom w:val="0"/>
          <w:divBdr>
            <w:top w:val="none" w:sz="0" w:space="0" w:color="auto"/>
            <w:left w:val="none" w:sz="0" w:space="0" w:color="auto"/>
            <w:bottom w:val="none" w:sz="0" w:space="0" w:color="auto"/>
            <w:right w:val="none" w:sz="0" w:space="0" w:color="auto"/>
          </w:divBdr>
        </w:div>
        <w:div w:id="1143931801">
          <w:marLeft w:val="480"/>
          <w:marRight w:val="0"/>
          <w:marTop w:val="0"/>
          <w:marBottom w:val="0"/>
          <w:divBdr>
            <w:top w:val="none" w:sz="0" w:space="0" w:color="auto"/>
            <w:left w:val="none" w:sz="0" w:space="0" w:color="auto"/>
            <w:bottom w:val="none" w:sz="0" w:space="0" w:color="auto"/>
            <w:right w:val="none" w:sz="0" w:space="0" w:color="auto"/>
          </w:divBdr>
        </w:div>
        <w:div w:id="535510772">
          <w:marLeft w:val="480"/>
          <w:marRight w:val="0"/>
          <w:marTop w:val="0"/>
          <w:marBottom w:val="0"/>
          <w:divBdr>
            <w:top w:val="none" w:sz="0" w:space="0" w:color="auto"/>
            <w:left w:val="none" w:sz="0" w:space="0" w:color="auto"/>
            <w:bottom w:val="none" w:sz="0" w:space="0" w:color="auto"/>
            <w:right w:val="none" w:sz="0" w:space="0" w:color="auto"/>
          </w:divBdr>
        </w:div>
        <w:div w:id="992441996">
          <w:marLeft w:val="480"/>
          <w:marRight w:val="0"/>
          <w:marTop w:val="0"/>
          <w:marBottom w:val="0"/>
          <w:divBdr>
            <w:top w:val="none" w:sz="0" w:space="0" w:color="auto"/>
            <w:left w:val="none" w:sz="0" w:space="0" w:color="auto"/>
            <w:bottom w:val="none" w:sz="0" w:space="0" w:color="auto"/>
            <w:right w:val="none" w:sz="0" w:space="0" w:color="auto"/>
          </w:divBdr>
        </w:div>
        <w:div w:id="175310835">
          <w:marLeft w:val="480"/>
          <w:marRight w:val="0"/>
          <w:marTop w:val="0"/>
          <w:marBottom w:val="0"/>
          <w:divBdr>
            <w:top w:val="none" w:sz="0" w:space="0" w:color="auto"/>
            <w:left w:val="none" w:sz="0" w:space="0" w:color="auto"/>
            <w:bottom w:val="none" w:sz="0" w:space="0" w:color="auto"/>
            <w:right w:val="none" w:sz="0" w:space="0" w:color="auto"/>
          </w:divBdr>
        </w:div>
        <w:div w:id="235213559">
          <w:marLeft w:val="480"/>
          <w:marRight w:val="0"/>
          <w:marTop w:val="0"/>
          <w:marBottom w:val="0"/>
          <w:divBdr>
            <w:top w:val="none" w:sz="0" w:space="0" w:color="auto"/>
            <w:left w:val="none" w:sz="0" w:space="0" w:color="auto"/>
            <w:bottom w:val="none" w:sz="0" w:space="0" w:color="auto"/>
            <w:right w:val="none" w:sz="0" w:space="0" w:color="auto"/>
          </w:divBdr>
        </w:div>
        <w:div w:id="212472806">
          <w:marLeft w:val="480"/>
          <w:marRight w:val="0"/>
          <w:marTop w:val="0"/>
          <w:marBottom w:val="0"/>
          <w:divBdr>
            <w:top w:val="none" w:sz="0" w:space="0" w:color="auto"/>
            <w:left w:val="none" w:sz="0" w:space="0" w:color="auto"/>
            <w:bottom w:val="none" w:sz="0" w:space="0" w:color="auto"/>
            <w:right w:val="none" w:sz="0" w:space="0" w:color="auto"/>
          </w:divBdr>
        </w:div>
        <w:div w:id="1797797826">
          <w:marLeft w:val="480"/>
          <w:marRight w:val="0"/>
          <w:marTop w:val="0"/>
          <w:marBottom w:val="0"/>
          <w:divBdr>
            <w:top w:val="none" w:sz="0" w:space="0" w:color="auto"/>
            <w:left w:val="none" w:sz="0" w:space="0" w:color="auto"/>
            <w:bottom w:val="none" w:sz="0" w:space="0" w:color="auto"/>
            <w:right w:val="none" w:sz="0" w:space="0" w:color="auto"/>
          </w:divBdr>
        </w:div>
        <w:div w:id="584806567">
          <w:marLeft w:val="480"/>
          <w:marRight w:val="0"/>
          <w:marTop w:val="0"/>
          <w:marBottom w:val="0"/>
          <w:divBdr>
            <w:top w:val="none" w:sz="0" w:space="0" w:color="auto"/>
            <w:left w:val="none" w:sz="0" w:space="0" w:color="auto"/>
            <w:bottom w:val="none" w:sz="0" w:space="0" w:color="auto"/>
            <w:right w:val="none" w:sz="0" w:space="0" w:color="auto"/>
          </w:divBdr>
        </w:div>
        <w:div w:id="1445927374">
          <w:marLeft w:val="480"/>
          <w:marRight w:val="0"/>
          <w:marTop w:val="0"/>
          <w:marBottom w:val="0"/>
          <w:divBdr>
            <w:top w:val="none" w:sz="0" w:space="0" w:color="auto"/>
            <w:left w:val="none" w:sz="0" w:space="0" w:color="auto"/>
            <w:bottom w:val="none" w:sz="0" w:space="0" w:color="auto"/>
            <w:right w:val="none" w:sz="0" w:space="0" w:color="auto"/>
          </w:divBdr>
        </w:div>
        <w:div w:id="2001692685">
          <w:marLeft w:val="480"/>
          <w:marRight w:val="0"/>
          <w:marTop w:val="0"/>
          <w:marBottom w:val="0"/>
          <w:divBdr>
            <w:top w:val="none" w:sz="0" w:space="0" w:color="auto"/>
            <w:left w:val="none" w:sz="0" w:space="0" w:color="auto"/>
            <w:bottom w:val="none" w:sz="0" w:space="0" w:color="auto"/>
            <w:right w:val="none" w:sz="0" w:space="0" w:color="auto"/>
          </w:divBdr>
        </w:div>
        <w:div w:id="1553271309">
          <w:marLeft w:val="480"/>
          <w:marRight w:val="0"/>
          <w:marTop w:val="0"/>
          <w:marBottom w:val="0"/>
          <w:divBdr>
            <w:top w:val="none" w:sz="0" w:space="0" w:color="auto"/>
            <w:left w:val="none" w:sz="0" w:space="0" w:color="auto"/>
            <w:bottom w:val="none" w:sz="0" w:space="0" w:color="auto"/>
            <w:right w:val="none" w:sz="0" w:space="0" w:color="auto"/>
          </w:divBdr>
        </w:div>
        <w:div w:id="701250051">
          <w:marLeft w:val="480"/>
          <w:marRight w:val="0"/>
          <w:marTop w:val="0"/>
          <w:marBottom w:val="0"/>
          <w:divBdr>
            <w:top w:val="none" w:sz="0" w:space="0" w:color="auto"/>
            <w:left w:val="none" w:sz="0" w:space="0" w:color="auto"/>
            <w:bottom w:val="none" w:sz="0" w:space="0" w:color="auto"/>
            <w:right w:val="none" w:sz="0" w:space="0" w:color="auto"/>
          </w:divBdr>
        </w:div>
        <w:div w:id="598877201">
          <w:marLeft w:val="480"/>
          <w:marRight w:val="0"/>
          <w:marTop w:val="0"/>
          <w:marBottom w:val="0"/>
          <w:divBdr>
            <w:top w:val="none" w:sz="0" w:space="0" w:color="auto"/>
            <w:left w:val="none" w:sz="0" w:space="0" w:color="auto"/>
            <w:bottom w:val="none" w:sz="0" w:space="0" w:color="auto"/>
            <w:right w:val="none" w:sz="0" w:space="0" w:color="auto"/>
          </w:divBdr>
        </w:div>
        <w:div w:id="689061769">
          <w:marLeft w:val="480"/>
          <w:marRight w:val="0"/>
          <w:marTop w:val="0"/>
          <w:marBottom w:val="0"/>
          <w:divBdr>
            <w:top w:val="none" w:sz="0" w:space="0" w:color="auto"/>
            <w:left w:val="none" w:sz="0" w:space="0" w:color="auto"/>
            <w:bottom w:val="none" w:sz="0" w:space="0" w:color="auto"/>
            <w:right w:val="none" w:sz="0" w:space="0" w:color="auto"/>
          </w:divBdr>
        </w:div>
        <w:div w:id="391539846">
          <w:marLeft w:val="480"/>
          <w:marRight w:val="0"/>
          <w:marTop w:val="0"/>
          <w:marBottom w:val="0"/>
          <w:divBdr>
            <w:top w:val="none" w:sz="0" w:space="0" w:color="auto"/>
            <w:left w:val="none" w:sz="0" w:space="0" w:color="auto"/>
            <w:bottom w:val="none" w:sz="0" w:space="0" w:color="auto"/>
            <w:right w:val="none" w:sz="0" w:space="0" w:color="auto"/>
          </w:divBdr>
        </w:div>
        <w:div w:id="1894004313">
          <w:marLeft w:val="480"/>
          <w:marRight w:val="0"/>
          <w:marTop w:val="0"/>
          <w:marBottom w:val="0"/>
          <w:divBdr>
            <w:top w:val="none" w:sz="0" w:space="0" w:color="auto"/>
            <w:left w:val="none" w:sz="0" w:space="0" w:color="auto"/>
            <w:bottom w:val="none" w:sz="0" w:space="0" w:color="auto"/>
            <w:right w:val="none" w:sz="0" w:space="0" w:color="auto"/>
          </w:divBdr>
        </w:div>
        <w:div w:id="369303263">
          <w:marLeft w:val="480"/>
          <w:marRight w:val="0"/>
          <w:marTop w:val="0"/>
          <w:marBottom w:val="0"/>
          <w:divBdr>
            <w:top w:val="none" w:sz="0" w:space="0" w:color="auto"/>
            <w:left w:val="none" w:sz="0" w:space="0" w:color="auto"/>
            <w:bottom w:val="none" w:sz="0" w:space="0" w:color="auto"/>
            <w:right w:val="none" w:sz="0" w:space="0" w:color="auto"/>
          </w:divBdr>
        </w:div>
        <w:div w:id="1334258336">
          <w:marLeft w:val="480"/>
          <w:marRight w:val="0"/>
          <w:marTop w:val="0"/>
          <w:marBottom w:val="0"/>
          <w:divBdr>
            <w:top w:val="none" w:sz="0" w:space="0" w:color="auto"/>
            <w:left w:val="none" w:sz="0" w:space="0" w:color="auto"/>
            <w:bottom w:val="none" w:sz="0" w:space="0" w:color="auto"/>
            <w:right w:val="none" w:sz="0" w:space="0" w:color="auto"/>
          </w:divBdr>
        </w:div>
        <w:div w:id="1301689334">
          <w:marLeft w:val="480"/>
          <w:marRight w:val="0"/>
          <w:marTop w:val="0"/>
          <w:marBottom w:val="0"/>
          <w:divBdr>
            <w:top w:val="none" w:sz="0" w:space="0" w:color="auto"/>
            <w:left w:val="none" w:sz="0" w:space="0" w:color="auto"/>
            <w:bottom w:val="none" w:sz="0" w:space="0" w:color="auto"/>
            <w:right w:val="none" w:sz="0" w:space="0" w:color="auto"/>
          </w:divBdr>
        </w:div>
        <w:div w:id="149756510">
          <w:marLeft w:val="480"/>
          <w:marRight w:val="0"/>
          <w:marTop w:val="0"/>
          <w:marBottom w:val="0"/>
          <w:divBdr>
            <w:top w:val="none" w:sz="0" w:space="0" w:color="auto"/>
            <w:left w:val="none" w:sz="0" w:space="0" w:color="auto"/>
            <w:bottom w:val="none" w:sz="0" w:space="0" w:color="auto"/>
            <w:right w:val="none" w:sz="0" w:space="0" w:color="auto"/>
          </w:divBdr>
        </w:div>
        <w:div w:id="220874963">
          <w:marLeft w:val="480"/>
          <w:marRight w:val="0"/>
          <w:marTop w:val="0"/>
          <w:marBottom w:val="0"/>
          <w:divBdr>
            <w:top w:val="none" w:sz="0" w:space="0" w:color="auto"/>
            <w:left w:val="none" w:sz="0" w:space="0" w:color="auto"/>
            <w:bottom w:val="none" w:sz="0" w:space="0" w:color="auto"/>
            <w:right w:val="none" w:sz="0" w:space="0" w:color="auto"/>
          </w:divBdr>
        </w:div>
        <w:div w:id="1371808699">
          <w:marLeft w:val="480"/>
          <w:marRight w:val="0"/>
          <w:marTop w:val="0"/>
          <w:marBottom w:val="0"/>
          <w:divBdr>
            <w:top w:val="none" w:sz="0" w:space="0" w:color="auto"/>
            <w:left w:val="none" w:sz="0" w:space="0" w:color="auto"/>
            <w:bottom w:val="none" w:sz="0" w:space="0" w:color="auto"/>
            <w:right w:val="none" w:sz="0" w:space="0" w:color="auto"/>
          </w:divBdr>
        </w:div>
        <w:div w:id="1606617070">
          <w:marLeft w:val="480"/>
          <w:marRight w:val="0"/>
          <w:marTop w:val="0"/>
          <w:marBottom w:val="0"/>
          <w:divBdr>
            <w:top w:val="none" w:sz="0" w:space="0" w:color="auto"/>
            <w:left w:val="none" w:sz="0" w:space="0" w:color="auto"/>
            <w:bottom w:val="none" w:sz="0" w:space="0" w:color="auto"/>
            <w:right w:val="none" w:sz="0" w:space="0" w:color="auto"/>
          </w:divBdr>
        </w:div>
        <w:div w:id="1318459592">
          <w:marLeft w:val="480"/>
          <w:marRight w:val="0"/>
          <w:marTop w:val="0"/>
          <w:marBottom w:val="0"/>
          <w:divBdr>
            <w:top w:val="none" w:sz="0" w:space="0" w:color="auto"/>
            <w:left w:val="none" w:sz="0" w:space="0" w:color="auto"/>
            <w:bottom w:val="none" w:sz="0" w:space="0" w:color="auto"/>
            <w:right w:val="none" w:sz="0" w:space="0" w:color="auto"/>
          </w:divBdr>
        </w:div>
        <w:div w:id="783186190">
          <w:marLeft w:val="480"/>
          <w:marRight w:val="0"/>
          <w:marTop w:val="0"/>
          <w:marBottom w:val="0"/>
          <w:divBdr>
            <w:top w:val="none" w:sz="0" w:space="0" w:color="auto"/>
            <w:left w:val="none" w:sz="0" w:space="0" w:color="auto"/>
            <w:bottom w:val="none" w:sz="0" w:space="0" w:color="auto"/>
            <w:right w:val="none" w:sz="0" w:space="0" w:color="auto"/>
          </w:divBdr>
        </w:div>
        <w:div w:id="721371390">
          <w:marLeft w:val="480"/>
          <w:marRight w:val="0"/>
          <w:marTop w:val="0"/>
          <w:marBottom w:val="0"/>
          <w:divBdr>
            <w:top w:val="none" w:sz="0" w:space="0" w:color="auto"/>
            <w:left w:val="none" w:sz="0" w:space="0" w:color="auto"/>
            <w:bottom w:val="none" w:sz="0" w:space="0" w:color="auto"/>
            <w:right w:val="none" w:sz="0" w:space="0" w:color="auto"/>
          </w:divBdr>
        </w:div>
        <w:div w:id="1962110914">
          <w:marLeft w:val="480"/>
          <w:marRight w:val="0"/>
          <w:marTop w:val="0"/>
          <w:marBottom w:val="0"/>
          <w:divBdr>
            <w:top w:val="none" w:sz="0" w:space="0" w:color="auto"/>
            <w:left w:val="none" w:sz="0" w:space="0" w:color="auto"/>
            <w:bottom w:val="none" w:sz="0" w:space="0" w:color="auto"/>
            <w:right w:val="none" w:sz="0" w:space="0" w:color="auto"/>
          </w:divBdr>
        </w:div>
        <w:div w:id="2134861702">
          <w:marLeft w:val="480"/>
          <w:marRight w:val="0"/>
          <w:marTop w:val="0"/>
          <w:marBottom w:val="0"/>
          <w:divBdr>
            <w:top w:val="none" w:sz="0" w:space="0" w:color="auto"/>
            <w:left w:val="none" w:sz="0" w:space="0" w:color="auto"/>
            <w:bottom w:val="none" w:sz="0" w:space="0" w:color="auto"/>
            <w:right w:val="none" w:sz="0" w:space="0" w:color="auto"/>
          </w:divBdr>
        </w:div>
        <w:div w:id="573128887">
          <w:marLeft w:val="480"/>
          <w:marRight w:val="0"/>
          <w:marTop w:val="0"/>
          <w:marBottom w:val="0"/>
          <w:divBdr>
            <w:top w:val="none" w:sz="0" w:space="0" w:color="auto"/>
            <w:left w:val="none" w:sz="0" w:space="0" w:color="auto"/>
            <w:bottom w:val="none" w:sz="0" w:space="0" w:color="auto"/>
            <w:right w:val="none" w:sz="0" w:space="0" w:color="auto"/>
          </w:divBdr>
        </w:div>
        <w:div w:id="1216501954">
          <w:marLeft w:val="480"/>
          <w:marRight w:val="0"/>
          <w:marTop w:val="0"/>
          <w:marBottom w:val="0"/>
          <w:divBdr>
            <w:top w:val="none" w:sz="0" w:space="0" w:color="auto"/>
            <w:left w:val="none" w:sz="0" w:space="0" w:color="auto"/>
            <w:bottom w:val="none" w:sz="0" w:space="0" w:color="auto"/>
            <w:right w:val="none" w:sz="0" w:space="0" w:color="auto"/>
          </w:divBdr>
        </w:div>
        <w:div w:id="1062412355">
          <w:marLeft w:val="480"/>
          <w:marRight w:val="0"/>
          <w:marTop w:val="0"/>
          <w:marBottom w:val="0"/>
          <w:divBdr>
            <w:top w:val="none" w:sz="0" w:space="0" w:color="auto"/>
            <w:left w:val="none" w:sz="0" w:space="0" w:color="auto"/>
            <w:bottom w:val="none" w:sz="0" w:space="0" w:color="auto"/>
            <w:right w:val="none" w:sz="0" w:space="0" w:color="auto"/>
          </w:divBdr>
        </w:div>
        <w:div w:id="770054217">
          <w:marLeft w:val="480"/>
          <w:marRight w:val="0"/>
          <w:marTop w:val="0"/>
          <w:marBottom w:val="0"/>
          <w:divBdr>
            <w:top w:val="none" w:sz="0" w:space="0" w:color="auto"/>
            <w:left w:val="none" w:sz="0" w:space="0" w:color="auto"/>
            <w:bottom w:val="none" w:sz="0" w:space="0" w:color="auto"/>
            <w:right w:val="none" w:sz="0" w:space="0" w:color="auto"/>
          </w:divBdr>
        </w:div>
        <w:div w:id="1126267399">
          <w:marLeft w:val="480"/>
          <w:marRight w:val="0"/>
          <w:marTop w:val="0"/>
          <w:marBottom w:val="0"/>
          <w:divBdr>
            <w:top w:val="none" w:sz="0" w:space="0" w:color="auto"/>
            <w:left w:val="none" w:sz="0" w:space="0" w:color="auto"/>
            <w:bottom w:val="none" w:sz="0" w:space="0" w:color="auto"/>
            <w:right w:val="none" w:sz="0" w:space="0" w:color="auto"/>
          </w:divBdr>
        </w:div>
        <w:div w:id="317923670">
          <w:marLeft w:val="480"/>
          <w:marRight w:val="0"/>
          <w:marTop w:val="0"/>
          <w:marBottom w:val="0"/>
          <w:divBdr>
            <w:top w:val="none" w:sz="0" w:space="0" w:color="auto"/>
            <w:left w:val="none" w:sz="0" w:space="0" w:color="auto"/>
            <w:bottom w:val="none" w:sz="0" w:space="0" w:color="auto"/>
            <w:right w:val="none" w:sz="0" w:space="0" w:color="auto"/>
          </w:divBdr>
        </w:div>
        <w:div w:id="2143963476">
          <w:marLeft w:val="480"/>
          <w:marRight w:val="0"/>
          <w:marTop w:val="0"/>
          <w:marBottom w:val="0"/>
          <w:divBdr>
            <w:top w:val="none" w:sz="0" w:space="0" w:color="auto"/>
            <w:left w:val="none" w:sz="0" w:space="0" w:color="auto"/>
            <w:bottom w:val="none" w:sz="0" w:space="0" w:color="auto"/>
            <w:right w:val="none" w:sz="0" w:space="0" w:color="auto"/>
          </w:divBdr>
        </w:div>
        <w:div w:id="736976652">
          <w:marLeft w:val="480"/>
          <w:marRight w:val="0"/>
          <w:marTop w:val="0"/>
          <w:marBottom w:val="0"/>
          <w:divBdr>
            <w:top w:val="none" w:sz="0" w:space="0" w:color="auto"/>
            <w:left w:val="none" w:sz="0" w:space="0" w:color="auto"/>
            <w:bottom w:val="none" w:sz="0" w:space="0" w:color="auto"/>
            <w:right w:val="none" w:sz="0" w:space="0" w:color="auto"/>
          </w:divBdr>
        </w:div>
        <w:div w:id="1942251267">
          <w:marLeft w:val="480"/>
          <w:marRight w:val="0"/>
          <w:marTop w:val="0"/>
          <w:marBottom w:val="0"/>
          <w:divBdr>
            <w:top w:val="none" w:sz="0" w:space="0" w:color="auto"/>
            <w:left w:val="none" w:sz="0" w:space="0" w:color="auto"/>
            <w:bottom w:val="none" w:sz="0" w:space="0" w:color="auto"/>
            <w:right w:val="none" w:sz="0" w:space="0" w:color="auto"/>
          </w:divBdr>
        </w:div>
        <w:div w:id="145780524">
          <w:marLeft w:val="480"/>
          <w:marRight w:val="0"/>
          <w:marTop w:val="0"/>
          <w:marBottom w:val="0"/>
          <w:divBdr>
            <w:top w:val="none" w:sz="0" w:space="0" w:color="auto"/>
            <w:left w:val="none" w:sz="0" w:space="0" w:color="auto"/>
            <w:bottom w:val="none" w:sz="0" w:space="0" w:color="auto"/>
            <w:right w:val="none" w:sz="0" w:space="0" w:color="auto"/>
          </w:divBdr>
        </w:div>
        <w:div w:id="489488833">
          <w:marLeft w:val="480"/>
          <w:marRight w:val="0"/>
          <w:marTop w:val="0"/>
          <w:marBottom w:val="0"/>
          <w:divBdr>
            <w:top w:val="none" w:sz="0" w:space="0" w:color="auto"/>
            <w:left w:val="none" w:sz="0" w:space="0" w:color="auto"/>
            <w:bottom w:val="none" w:sz="0" w:space="0" w:color="auto"/>
            <w:right w:val="none" w:sz="0" w:space="0" w:color="auto"/>
          </w:divBdr>
        </w:div>
        <w:div w:id="1137451292">
          <w:marLeft w:val="480"/>
          <w:marRight w:val="0"/>
          <w:marTop w:val="0"/>
          <w:marBottom w:val="0"/>
          <w:divBdr>
            <w:top w:val="none" w:sz="0" w:space="0" w:color="auto"/>
            <w:left w:val="none" w:sz="0" w:space="0" w:color="auto"/>
            <w:bottom w:val="none" w:sz="0" w:space="0" w:color="auto"/>
            <w:right w:val="none" w:sz="0" w:space="0" w:color="auto"/>
          </w:divBdr>
        </w:div>
        <w:div w:id="1105342983">
          <w:marLeft w:val="480"/>
          <w:marRight w:val="0"/>
          <w:marTop w:val="0"/>
          <w:marBottom w:val="0"/>
          <w:divBdr>
            <w:top w:val="none" w:sz="0" w:space="0" w:color="auto"/>
            <w:left w:val="none" w:sz="0" w:space="0" w:color="auto"/>
            <w:bottom w:val="none" w:sz="0" w:space="0" w:color="auto"/>
            <w:right w:val="none" w:sz="0" w:space="0" w:color="auto"/>
          </w:divBdr>
        </w:div>
        <w:div w:id="1117069621">
          <w:marLeft w:val="480"/>
          <w:marRight w:val="0"/>
          <w:marTop w:val="0"/>
          <w:marBottom w:val="0"/>
          <w:divBdr>
            <w:top w:val="none" w:sz="0" w:space="0" w:color="auto"/>
            <w:left w:val="none" w:sz="0" w:space="0" w:color="auto"/>
            <w:bottom w:val="none" w:sz="0" w:space="0" w:color="auto"/>
            <w:right w:val="none" w:sz="0" w:space="0" w:color="auto"/>
          </w:divBdr>
        </w:div>
        <w:div w:id="215430161">
          <w:marLeft w:val="480"/>
          <w:marRight w:val="0"/>
          <w:marTop w:val="0"/>
          <w:marBottom w:val="0"/>
          <w:divBdr>
            <w:top w:val="none" w:sz="0" w:space="0" w:color="auto"/>
            <w:left w:val="none" w:sz="0" w:space="0" w:color="auto"/>
            <w:bottom w:val="none" w:sz="0" w:space="0" w:color="auto"/>
            <w:right w:val="none" w:sz="0" w:space="0" w:color="auto"/>
          </w:divBdr>
        </w:div>
        <w:div w:id="263147450">
          <w:marLeft w:val="480"/>
          <w:marRight w:val="0"/>
          <w:marTop w:val="0"/>
          <w:marBottom w:val="0"/>
          <w:divBdr>
            <w:top w:val="none" w:sz="0" w:space="0" w:color="auto"/>
            <w:left w:val="none" w:sz="0" w:space="0" w:color="auto"/>
            <w:bottom w:val="none" w:sz="0" w:space="0" w:color="auto"/>
            <w:right w:val="none" w:sz="0" w:space="0" w:color="auto"/>
          </w:divBdr>
        </w:div>
        <w:div w:id="1014847084">
          <w:marLeft w:val="480"/>
          <w:marRight w:val="0"/>
          <w:marTop w:val="0"/>
          <w:marBottom w:val="0"/>
          <w:divBdr>
            <w:top w:val="none" w:sz="0" w:space="0" w:color="auto"/>
            <w:left w:val="none" w:sz="0" w:space="0" w:color="auto"/>
            <w:bottom w:val="none" w:sz="0" w:space="0" w:color="auto"/>
            <w:right w:val="none" w:sz="0" w:space="0" w:color="auto"/>
          </w:divBdr>
        </w:div>
        <w:div w:id="387996124">
          <w:marLeft w:val="480"/>
          <w:marRight w:val="0"/>
          <w:marTop w:val="0"/>
          <w:marBottom w:val="0"/>
          <w:divBdr>
            <w:top w:val="none" w:sz="0" w:space="0" w:color="auto"/>
            <w:left w:val="none" w:sz="0" w:space="0" w:color="auto"/>
            <w:bottom w:val="none" w:sz="0" w:space="0" w:color="auto"/>
            <w:right w:val="none" w:sz="0" w:space="0" w:color="auto"/>
          </w:divBdr>
        </w:div>
      </w:divsChild>
    </w:div>
    <w:div w:id="2056192390">
      <w:bodyDiv w:val="1"/>
      <w:marLeft w:val="0"/>
      <w:marRight w:val="0"/>
      <w:marTop w:val="0"/>
      <w:marBottom w:val="0"/>
      <w:divBdr>
        <w:top w:val="none" w:sz="0" w:space="0" w:color="auto"/>
        <w:left w:val="none" w:sz="0" w:space="0" w:color="auto"/>
        <w:bottom w:val="none" w:sz="0" w:space="0" w:color="auto"/>
        <w:right w:val="none" w:sz="0" w:space="0" w:color="auto"/>
      </w:divBdr>
    </w:div>
    <w:div w:id="2063869532">
      <w:bodyDiv w:val="1"/>
      <w:marLeft w:val="0"/>
      <w:marRight w:val="0"/>
      <w:marTop w:val="0"/>
      <w:marBottom w:val="0"/>
      <w:divBdr>
        <w:top w:val="none" w:sz="0" w:space="0" w:color="auto"/>
        <w:left w:val="none" w:sz="0" w:space="0" w:color="auto"/>
        <w:bottom w:val="none" w:sz="0" w:space="0" w:color="auto"/>
        <w:right w:val="none" w:sz="0" w:space="0" w:color="auto"/>
      </w:divBdr>
    </w:div>
    <w:div w:id="2071883877">
      <w:bodyDiv w:val="1"/>
      <w:marLeft w:val="0"/>
      <w:marRight w:val="0"/>
      <w:marTop w:val="0"/>
      <w:marBottom w:val="0"/>
      <w:divBdr>
        <w:top w:val="none" w:sz="0" w:space="0" w:color="auto"/>
        <w:left w:val="none" w:sz="0" w:space="0" w:color="auto"/>
        <w:bottom w:val="none" w:sz="0" w:space="0" w:color="auto"/>
        <w:right w:val="none" w:sz="0" w:space="0" w:color="auto"/>
      </w:divBdr>
      <w:divsChild>
        <w:div w:id="1180122886">
          <w:marLeft w:val="480"/>
          <w:marRight w:val="0"/>
          <w:marTop w:val="0"/>
          <w:marBottom w:val="0"/>
          <w:divBdr>
            <w:top w:val="none" w:sz="0" w:space="0" w:color="auto"/>
            <w:left w:val="none" w:sz="0" w:space="0" w:color="auto"/>
            <w:bottom w:val="none" w:sz="0" w:space="0" w:color="auto"/>
            <w:right w:val="none" w:sz="0" w:space="0" w:color="auto"/>
          </w:divBdr>
        </w:div>
        <w:div w:id="1400057415">
          <w:marLeft w:val="480"/>
          <w:marRight w:val="0"/>
          <w:marTop w:val="0"/>
          <w:marBottom w:val="0"/>
          <w:divBdr>
            <w:top w:val="none" w:sz="0" w:space="0" w:color="auto"/>
            <w:left w:val="none" w:sz="0" w:space="0" w:color="auto"/>
            <w:bottom w:val="none" w:sz="0" w:space="0" w:color="auto"/>
            <w:right w:val="none" w:sz="0" w:space="0" w:color="auto"/>
          </w:divBdr>
        </w:div>
        <w:div w:id="1756897681">
          <w:marLeft w:val="480"/>
          <w:marRight w:val="0"/>
          <w:marTop w:val="0"/>
          <w:marBottom w:val="0"/>
          <w:divBdr>
            <w:top w:val="none" w:sz="0" w:space="0" w:color="auto"/>
            <w:left w:val="none" w:sz="0" w:space="0" w:color="auto"/>
            <w:bottom w:val="none" w:sz="0" w:space="0" w:color="auto"/>
            <w:right w:val="none" w:sz="0" w:space="0" w:color="auto"/>
          </w:divBdr>
        </w:div>
        <w:div w:id="913315130">
          <w:marLeft w:val="480"/>
          <w:marRight w:val="0"/>
          <w:marTop w:val="0"/>
          <w:marBottom w:val="0"/>
          <w:divBdr>
            <w:top w:val="none" w:sz="0" w:space="0" w:color="auto"/>
            <w:left w:val="none" w:sz="0" w:space="0" w:color="auto"/>
            <w:bottom w:val="none" w:sz="0" w:space="0" w:color="auto"/>
            <w:right w:val="none" w:sz="0" w:space="0" w:color="auto"/>
          </w:divBdr>
        </w:div>
        <w:div w:id="1360426479">
          <w:marLeft w:val="480"/>
          <w:marRight w:val="0"/>
          <w:marTop w:val="0"/>
          <w:marBottom w:val="0"/>
          <w:divBdr>
            <w:top w:val="none" w:sz="0" w:space="0" w:color="auto"/>
            <w:left w:val="none" w:sz="0" w:space="0" w:color="auto"/>
            <w:bottom w:val="none" w:sz="0" w:space="0" w:color="auto"/>
            <w:right w:val="none" w:sz="0" w:space="0" w:color="auto"/>
          </w:divBdr>
        </w:div>
        <w:div w:id="1943371737">
          <w:marLeft w:val="480"/>
          <w:marRight w:val="0"/>
          <w:marTop w:val="0"/>
          <w:marBottom w:val="0"/>
          <w:divBdr>
            <w:top w:val="none" w:sz="0" w:space="0" w:color="auto"/>
            <w:left w:val="none" w:sz="0" w:space="0" w:color="auto"/>
            <w:bottom w:val="none" w:sz="0" w:space="0" w:color="auto"/>
            <w:right w:val="none" w:sz="0" w:space="0" w:color="auto"/>
          </w:divBdr>
        </w:div>
        <w:div w:id="1586574130">
          <w:marLeft w:val="480"/>
          <w:marRight w:val="0"/>
          <w:marTop w:val="0"/>
          <w:marBottom w:val="0"/>
          <w:divBdr>
            <w:top w:val="none" w:sz="0" w:space="0" w:color="auto"/>
            <w:left w:val="none" w:sz="0" w:space="0" w:color="auto"/>
            <w:bottom w:val="none" w:sz="0" w:space="0" w:color="auto"/>
            <w:right w:val="none" w:sz="0" w:space="0" w:color="auto"/>
          </w:divBdr>
        </w:div>
        <w:div w:id="533232901">
          <w:marLeft w:val="480"/>
          <w:marRight w:val="0"/>
          <w:marTop w:val="0"/>
          <w:marBottom w:val="0"/>
          <w:divBdr>
            <w:top w:val="none" w:sz="0" w:space="0" w:color="auto"/>
            <w:left w:val="none" w:sz="0" w:space="0" w:color="auto"/>
            <w:bottom w:val="none" w:sz="0" w:space="0" w:color="auto"/>
            <w:right w:val="none" w:sz="0" w:space="0" w:color="auto"/>
          </w:divBdr>
        </w:div>
        <w:div w:id="1524440040">
          <w:marLeft w:val="480"/>
          <w:marRight w:val="0"/>
          <w:marTop w:val="0"/>
          <w:marBottom w:val="0"/>
          <w:divBdr>
            <w:top w:val="none" w:sz="0" w:space="0" w:color="auto"/>
            <w:left w:val="none" w:sz="0" w:space="0" w:color="auto"/>
            <w:bottom w:val="none" w:sz="0" w:space="0" w:color="auto"/>
            <w:right w:val="none" w:sz="0" w:space="0" w:color="auto"/>
          </w:divBdr>
        </w:div>
        <w:div w:id="370766366">
          <w:marLeft w:val="480"/>
          <w:marRight w:val="0"/>
          <w:marTop w:val="0"/>
          <w:marBottom w:val="0"/>
          <w:divBdr>
            <w:top w:val="none" w:sz="0" w:space="0" w:color="auto"/>
            <w:left w:val="none" w:sz="0" w:space="0" w:color="auto"/>
            <w:bottom w:val="none" w:sz="0" w:space="0" w:color="auto"/>
            <w:right w:val="none" w:sz="0" w:space="0" w:color="auto"/>
          </w:divBdr>
        </w:div>
        <w:div w:id="158739808">
          <w:marLeft w:val="480"/>
          <w:marRight w:val="0"/>
          <w:marTop w:val="0"/>
          <w:marBottom w:val="0"/>
          <w:divBdr>
            <w:top w:val="none" w:sz="0" w:space="0" w:color="auto"/>
            <w:left w:val="none" w:sz="0" w:space="0" w:color="auto"/>
            <w:bottom w:val="none" w:sz="0" w:space="0" w:color="auto"/>
            <w:right w:val="none" w:sz="0" w:space="0" w:color="auto"/>
          </w:divBdr>
        </w:div>
        <w:div w:id="1611621715">
          <w:marLeft w:val="480"/>
          <w:marRight w:val="0"/>
          <w:marTop w:val="0"/>
          <w:marBottom w:val="0"/>
          <w:divBdr>
            <w:top w:val="none" w:sz="0" w:space="0" w:color="auto"/>
            <w:left w:val="none" w:sz="0" w:space="0" w:color="auto"/>
            <w:bottom w:val="none" w:sz="0" w:space="0" w:color="auto"/>
            <w:right w:val="none" w:sz="0" w:space="0" w:color="auto"/>
          </w:divBdr>
        </w:div>
        <w:div w:id="1289357734">
          <w:marLeft w:val="480"/>
          <w:marRight w:val="0"/>
          <w:marTop w:val="0"/>
          <w:marBottom w:val="0"/>
          <w:divBdr>
            <w:top w:val="none" w:sz="0" w:space="0" w:color="auto"/>
            <w:left w:val="none" w:sz="0" w:space="0" w:color="auto"/>
            <w:bottom w:val="none" w:sz="0" w:space="0" w:color="auto"/>
            <w:right w:val="none" w:sz="0" w:space="0" w:color="auto"/>
          </w:divBdr>
        </w:div>
        <w:div w:id="772752174">
          <w:marLeft w:val="480"/>
          <w:marRight w:val="0"/>
          <w:marTop w:val="0"/>
          <w:marBottom w:val="0"/>
          <w:divBdr>
            <w:top w:val="none" w:sz="0" w:space="0" w:color="auto"/>
            <w:left w:val="none" w:sz="0" w:space="0" w:color="auto"/>
            <w:bottom w:val="none" w:sz="0" w:space="0" w:color="auto"/>
            <w:right w:val="none" w:sz="0" w:space="0" w:color="auto"/>
          </w:divBdr>
        </w:div>
        <w:div w:id="1790082949">
          <w:marLeft w:val="480"/>
          <w:marRight w:val="0"/>
          <w:marTop w:val="0"/>
          <w:marBottom w:val="0"/>
          <w:divBdr>
            <w:top w:val="none" w:sz="0" w:space="0" w:color="auto"/>
            <w:left w:val="none" w:sz="0" w:space="0" w:color="auto"/>
            <w:bottom w:val="none" w:sz="0" w:space="0" w:color="auto"/>
            <w:right w:val="none" w:sz="0" w:space="0" w:color="auto"/>
          </w:divBdr>
        </w:div>
        <w:div w:id="1267538917">
          <w:marLeft w:val="480"/>
          <w:marRight w:val="0"/>
          <w:marTop w:val="0"/>
          <w:marBottom w:val="0"/>
          <w:divBdr>
            <w:top w:val="none" w:sz="0" w:space="0" w:color="auto"/>
            <w:left w:val="none" w:sz="0" w:space="0" w:color="auto"/>
            <w:bottom w:val="none" w:sz="0" w:space="0" w:color="auto"/>
            <w:right w:val="none" w:sz="0" w:space="0" w:color="auto"/>
          </w:divBdr>
        </w:div>
        <w:div w:id="768811824">
          <w:marLeft w:val="480"/>
          <w:marRight w:val="0"/>
          <w:marTop w:val="0"/>
          <w:marBottom w:val="0"/>
          <w:divBdr>
            <w:top w:val="none" w:sz="0" w:space="0" w:color="auto"/>
            <w:left w:val="none" w:sz="0" w:space="0" w:color="auto"/>
            <w:bottom w:val="none" w:sz="0" w:space="0" w:color="auto"/>
            <w:right w:val="none" w:sz="0" w:space="0" w:color="auto"/>
          </w:divBdr>
        </w:div>
        <w:div w:id="1749182740">
          <w:marLeft w:val="480"/>
          <w:marRight w:val="0"/>
          <w:marTop w:val="0"/>
          <w:marBottom w:val="0"/>
          <w:divBdr>
            <w:top w:val="none" w:sz="0" w:space="0" w:color="auto"/>
            <w:left w:val="none" w:sz="0" w:space="0" w:color="auto"/>
            <w:bottom w:val="none" w:sz="0" w:space="0" w:color="auto"/>
            <w:right w:val="none" w:sz="0" w:space="0" w:color="auto"/>
          </w:divBdr>
        </w:div>
        <w:div w:id="1299841474">
          <w:marLeft w:val="480"/>
          <w:marRight w:val="0"/>
          <w:marTop w:val="0"/>
          <w:marBottom w:val="0"/>
          <w:divBdr>
            <w:top w:val="none" w:sz="0" w:space="0" w:color="auto"/>
            <w:left w:val="none" w:sz="0" w:space="0" w:color="auto"/>
            <w:bottom w:val="none" w:sz="0" w:space="0" w:color="auto"/>
            <w:right w:val="none" w:sz="0" w:space="0" w:color="auto"/>
          </w:divBdr>
        </w:div>
        <w:div w:id="1888223391">
          <w:marLeft w:val="480"/>
          <w:marRight w:val="0"/>
          <w:marTop w:val="0"/>
          <w:marBottom w:val="0"/>
          <w:divBdr>
            <w:top w:val="none" w:sz="0" w:space="0" w:color="auto"/>
            <w:left w:val="none" w:sz="0" w:space="0" w:color="auto"/>
            <w:bottom w:val="none" w:sz="0" w:space="0" w:color="auto"/>
            <w:right w:val="none" w:sz="0" w:space="0" w:color="auto"/>
          </w:divBdr>
        </w:div>
        <w:div w:id="1499536900">
          <w:marLeft w:val="480"/>
          <w:marRight w:val="0"/>
          <w:marTop w:val="0"/>
          <w:marBottom w:val="0"/>
          <w:divBdr>
            <w:top w:val="none" w:sz="0" w:space="0" w:color="auto"/>
            <w:left w:val="none" w:sz="0" w:space="0" w:color="auto"/>
            <w:bottom w:val="none" w:sz="0" w:space="0" w:color="auto"/>
            <w:right w:val="none" w:sz="0" w:space="0" w:color="auto"/>
          </w:divBdr>
        </w:div>
        <w:div w:id="281763071">
          <w:marLeft w:val="480"/>
          <w:marRight w:val="0"/>
          <w:marTop w:val="0"/>
          <w:marBottom w:val="0"/>
          <w:divBdr>
            <w:top w:val="none" w:sz="0" w:space="0" w:color="auto"/>
            <w:left w:val="none" w:sz="0" w:space="0" w:color="auto"/>
            <w:bottom w:val="none" w:sz="0" w:space="0" w:color="auto"/>
            <w:right w:val="none" w:sz="0" w:space="0" w:color="auto"/>
          </w:divBdr>
        </w:div>
        <w:div w:id="1056322600">
          <w:marLeft w:val="480"/>
          <w:marRight w:val="0"/>
          <w:marTop w:val="0"/>
          <w:marBottom w:val="0"/>
          <w:divBdr>
            <w:top w:val="none" w:sz="0" w:space="0" w:color="auto"/>
            <w:left w:val="none" w:sz="0" w:space="0" w:color="auto"/>
            <w:bottom w:val="none" w:sz="0" w:space="0" w:color="auto"/>
            <w:right w:val="none" w:sz="0" w:space="0" w:color="auto"/>
          </w:divBdr>
        </w:div>
        <w:div w:id="53164661">
          <w:marLeft w:val="480"/>
          <w:marRight w:val="0"/>
          <w:marTop w:val="0"/>
          <w:marBottom w:val="0"/>
          <w:divBdr>
            <w:top w:val="none" w:sz="0" w:space="0" w:color="auto"/>
            <w:left w:val="none" w:sz="0" w:space="0" w:color="auto"/>
            <w:bottom w:val="none" w:sz="0" w:space="0" w:color="auto"/>
            <w:right w:val="none" w:sz="0" w:space="0" w:color="auto"/>
          </w:divBdr>
        </w:div>
        <w:div w:id="762992889">
          <w:marLeft w:val="480"/>
          <w:marRight w:val="0"/>
          <w:marTop w:val="0"/>
          <w:marBottom w:val="0"/>
          <w:divBdr>
            <w:top w:val="none" w:sz="0" w:space="0" w:color="auto"/>
            <w:left w:val="none" w:sz="0" w:space="0" w:color="auto"/>
            <w:bottom w:val="none" w:sz="0" w:space="0" w:color="auto"/>
            <w:right w:val="none" w:sz="0" w:space="0" w:color="auto"/>
          </w:divBdr>
        </w:div>
        <w:div w:id="1604605204">
          <w:marLeft w:val="480"/>
          <w:marRight w:val="0"/>
          <w:marTop w:val="0"/>
          <w:marBottom w:val="0"/>
          <w:divBdr>
            <w:top w:val="none" w:sz="0" w:space="0" w:color="auto"/>
            <w:left w:val="none" w:sz="0" w:space="0" w:color="auto"/>
            <w:bottom w:val="none" w:sz="0" w:space="0" w:color="auto"/>
            <w:right w:val="none" w:sz="0" w:space="0" w:color="auto"/>
          </w:divBdr>
        </w:div>
        <w:div w:id="1910113135">
          <w:marLeft w:val="480"/>
          <w:marRight w:val="0"/>
          <w:marTop w:val="0"/>
          <w:marBottom w:val="0"/>
          <w:divBdr>
            <w:top w:val="none" w:sz="0" w:space="0" w:color="auto"/>
            <w:left w:val="none" w:sz="0" w:space="0" w:color="auto"/>
            <w:bottom w:val="none" w:sz="0" w:space="0" w:color="auto"/>
            <w:right w:val="none" w:sz="0" w:space="0" w:color="auto"/>
          </w:divBdr>
        </w:div>
        <w:div w:id="953176674">
          <w:marLeft w:val="480"/>
          <w:marRight w:val="0"/>
          <w:marTop w:val="0"/>
          <w:marBottom w:val="0"/>
          <w:divBdr>
            <w:top w:val="none" w:sz="0" w:space="0" w:color="auto"/>
            <w:left w:val="none" w:sz="0" w:space="0" w:color="auto"/>
            <w:bottom w:val="none" w:sz="0" w:space="0" w:color="auto"/>
            <w:right w:val="none" w:sz="0" w:space="0" w:color="auto"/>
          </w:divBdr>
        </w:div>
        <w:div w:id="608196203">
          <w:marLeft w:val="480"/>
          <w:marRight w:val="0"/>
          <w:marTop w:val="0"/>
          <w:marBottom w:val="0"/>
          <w:divBdr>
            <w:top w:val="none" w:sz="0" w:space="0" w:color="auto"/>
            <w:left w:val="none" w:sz="0" w:space="0" w:color="auto"/>
            <w:bottom w:val="none" w:sz="0" w:space="0" w:color="auto"/>
            <w:right w:val="none" w:sz="0" w:space="0" w:color="auto"/>
          </w:divBdr>
        </w:div>
        <w:div w:id="1796218368">
          <w:marLeft w:val="480"/>
          <w:marRight w:val="0"/>
          <w:marTop w:val="0"/>
          <w:marBottom w:val="0"/>
          <w:divBdr>
            <w:top w:val="none" w:sz="0" w:space="0" w:color="auto"/>
            <w:left w:val="none" w:sz="0" w:space="0" w:color="auto"/>
            <w:bottom w:val="none" w:sz="0" w:space="0" w:color="auto"/>
            <w:right w:val="none" w:sz="0" w:space="0" w:color="auto"/>
          </w:divBdr>
        </w:div>
        <w:div w:id="10037578">
          <w:marLeft w:val="480"/>
          <w:marRight w:val="0"/>
          <w:marTop w:val="0"/>
          <w:marBottom w:val="0"/>
          <w:divBdr>
            <w:top w:val="none" w:sz="0" w:space="0" w:color="auto"/>
            <w:left w:val="none" w:sz="0" w:space="0" w:color="auto"/>
            <w:bottom w:val="none" w:sz="0" w:space="0" w:color="auto"/>
            <w:right w:val="none" w:sz="0" w:space="0" w:color="auto"/>
          </w:divBdr>
        </w:div>
        <w:div w:id="294067308">
          <w:marLeft w:val="480"/>
          <w:marRight w:val="0"/>
          <w:marTop w:val="0"/>
          <w:marBottom w:val="0"/>
          <w:divBdr>
            <w:top w:val="none" w:sz="0" w:space="0" w:color="auto"/>
            <w:left w:val="none" w:sz="0" w:space="0" w:color="auto"/>
            <w:bottom w:val="none" w:sz="0" w:space="0" w:color="auto"/>
            <w:right w:val="none" w:sz="0" w:space="0" w:color="auto"/>
          </w:divBdr>
        </w:div>
        <w:div w:id="1692145199">
          <w:marLeft w:val="480"/>
          <w:marRight w:val="0"/>
          <w:marTop w:val="0"/>
          <w:marBottom w:val="0"/>
          <w:divBdr>
            <w:top w:val="none" w:sz="0" w:space="0" w:color="auto"/>
            <w:left w:val="none" w:sz="0" w:space="0" w:color="auto"/>
            <w:bottom w:val="none" w:sz="0" w:space="0" w:color="auto"/>
            <w:right w:val="none" w:sz="0" w:space="0" w:color="auto"/>
          </w:divBdr>
        </w:div>
        <w:div w:id="101809273">
          <w:marLeft w:val="480"/>
          <w:marRight w:val="0"/>
          <w:marTop w:val="0"/>
          <w:marBottom w:val="0"/>
          <w:divBdr>
            <w:top w:val="none" w:sz="0" w:space="0" w:color="auto"/>
            <w:left w:val="none" w:sz="0" w:space="0" w:color="auto"/>
            <w:bottom w:val="none" w:sz="0" w:space="0" w:color="auto"/>
            <w:right w:val="none" w:sz="0" w:space="0" w:color="auto"/>
          </w:divBdr>
        </w:div>
        <w:div w:id="1389646876">
          <w:marLeft w:val="480"/>
          <w:marRight w:val="0"/>
          <w:marTop w:val="0"/>
          <w:marBottom w:val="0"/>
          <w:divBdr>
            <w:top w:val="none" w:sz="0" w:space="0" w:color="auto"/>
            <w:left w:val="none" w:sz="0" w:space="0" w:color="auto"/>
            <w:bottom w:val="none" w:sz="0" w:space="0" w:color="auto"/>
            <w:right w:val="none" w:sz="0" w:space="0" w:color="auto"/>
          </w:divBdr>
        </w:div>
        <w:div w:id="1487934747">
          <w:marLeft w:val="480"/>
          <w:marRight w:val="0"/>
          <w:marTop w:val="0"/>
          <w:marBottom w:val="0"/>
          <w:divBdr>
            <w:top w:val="none" w:sz="0" w:space="0" w:color="auto"/>
            <w:left w:val="none" w:sz="0" w:space="0" w:color="auto"/>
            <w:bottom w:val="none" w:sz="0" w:space="0" w:color="auto"/>
            <w:right w:val="none" w:sz="0" w:space="0" w:color="auto"/>
          </w:divBdr>
        </w:div>
        <w:div w:id="1093478669">
          <w:marLeft w:val="480"/>
          <w:marRight w:val="0"/>
          <w:marTop w:val="0"/>
          <w:marBottom w:val="0"/>
          <w:divBdr>
            <w:top w:val="none" w:sz="0" w:space="0" w:color="auto"/>
            <w:left w:val="none" w:sz="0" w:space="0" w:color="auto"/>
            <w:bottom w:val="none" w:sz="0" w:space="0" w:color="auto"/>
            <w:right w:val="none" w:sz="0" w:space="0" w:color="auto"/>
          </w:divBdr>
        </w:div>
        <w:div w:id="1530996859">
          <w:marLeft w:val="480"/>
          <w:marRight w:val="0"/>
          <w:marTop w:val="0"/>
          <w:marBottom w:val="0"/>
          <w:divBdr>
            <w:top w:val="none" w:sz="0" w:space="0" w:color="auto"/>
            <w:left w:val="none" w:sz="0" w:space="0" w:color="auto"/>
            <w:bottom w:val="none" w:sz="0" w:space="0" w:color="auto"/>
            <w:right w:val="none" w:sz="0" w:space="0" w:color="auto"/>
          </w:divBdr>
        </w:div>
        <w:div w:id="1206554">
          <w:marLeft w:val="480"/>
          <w:marRight w:val="0"/>
          <w:marTop w:val="0"/>
          <w:marBottom w:val="0"/>
          <w:divBdr>
            <w:top w:val="none" w:sz="0" w:space="0" w:color="auto"/>
            <w:left w:val="none" w:sz="0" w:space="0" w:color="auto"/>
            <w:bottom w:val="none" w:sz="0" w:space="0" w:color="auto"/>
            <w:right w:val="none" w:sz="0" w:space="0" w:color="auto"/>
          </w:divBdr>
        </w:div>
        <w:div w:id="1080131544">
          <w:marLeft w:val="480"/>
          <w:marRight w:val="0"/>
          <w:marTop w:val="0"/>
          <w:marBottom w:val="0"/>
          <w:divBdr>
            <w:top w:val="none" w:sz="0" w:space="0" w:color="auto"/>
            <w:left w:val="none" w:sz="0" w:space="0" w:color="auto"/>
            <w:bottom w:val="none" w:sz="0" w:space="0" w:color="auto"/>
            <w:right w:val="none" w:sz="0" w:space="0" w:color="auto"/>
          </w:divBdr>
        </w:div>
        <w:div w:id="640423042">
          <w:marLeft w:val="480"/>
          <w:marRight w:val="0"/>
          <w:marTop w:val="0"/>
          <w:marBottom w:val="0"/>
          <w:divBdr>
            <w:top w:val="none" w:sz="0" w:space="0" w:color="auto"/>
            <w:left w:val="none" w:sz="0" w:space="0" w:color="auto"/>
            <w:bottom w:val="none" w:sz="0" w:space="0" w:color="auto"/>
            <w:right w:val="none" w:sz="0" w:space="0" w:color="auto"/>
          </w:divBdr>
        </w:div>
        <w:div w:id="1468166297">
          <w:marLeft w:val="480"/>
          <w:marRight w:val="0"/>
          <w:marTop w:val="0"/>
          <w:marBottom w:val="0"/>
          <w:divBdr>
            <w:top w:val="none" w:sz="0" w:space="0" w:color="auto"/>
            <w:left w:val="none" w:sz="0" w:space="0" w:color="auto"/>
            <w:bottom w:val="none" w:sz="0" w:space="0" w:color="auto"/>
            <w:right w:val="none" w:sz="0" w:space="0" w:color="auto"/>
          </w:divBdr>
        </w:div>
        <w:div w:id="1027173473">
          <w:marLeft w:val="480"/>
          <w:marRight w:val="0"/>
          <w:marTop w:val="0"/>
          <w:marBottom w:val="0"/>
          <w:divBdr>
            <w:top w:val="none" w:sz="0" w:space="0" w:color="auto"/>
            <w:left w:val="none" w:sz="0" w:space="0" w:color="auto"/>
            <w:bottom w:val="none" w:sz="0" w:space="0" w:color="auto"/>
            <w:right w:val="none" w:sz="0" w:space="0" w:color="auto"/>
          </w:divBdr>
        </w:div>
        <w:div w:id="2008366146">
          <w:marLeft w:val="480"/>
          <w:marRight w:val="0"/>
          <w:marTop w:val="0"/>
          <w:marBottom w:val="0"/>
          <w:divBdr>
            <w:top w:val="none" w:sz="0" w:space="0" w:color="auto"/>
            <w:left w:val="none" w:sz="0" w:space="0" w:color="auto"/>
            <w:bottom w:val="none" w:sz="0" w:space="0" w:color="auto"/>
            <w:right w:val="none" w:sz="0" w:space="0" w:color="auto"/>
          </w:divBdr>
        </w:div>
        <w:div w:id="1404643367">
          <w:marLeft w:val="480"/>
          <w:marRight w:val="0"/>
          <w:marTop w:val="0"/>
          <w:marBottom w:val="0"/>
          <w:divBdr>
            <w:top w:val="none" w:sz="0" w:space="0" w:color="auto"/>
            <w:left w:val="none" w:sz="0" w:space="0" w:color="auto"/>
            <w:bottom w:val="none" w:sz="0" w:space="0" w:color="auto"/>
            <w:right w:val="none" w:sz="0" w:space="0" w:color="auto"/>
          </w:divBdr>
        </w:div>
        <w:div w:id="2084838865">
          <w:marLeft w:val="480"/>
          <w:marRight w:val="0"/>
          <w:marTop w:val="0"/>
          <w:marBottom w:val="0"/>
          <w:divBdr>
            <w:top w:val="none" w:sz="0" w:space="0" w:color="auto"/>
            <w:left w:val="none" w:sz="0" w:space="0" w:color="auto"/>
            <w:bottom w:val="none" w:sz="0" w:space="0" w:color="auto"/>
            <w:right w:val="none" w:sz="0" w:space="0" w:color="auto"/>
          </w:divBdr>
        </w:div>
      </w:divsChild>
    </w:div>
    <w:div w:id="2086949669">
      <w:bodyDiv w:val="1"/>
      <w:marLeft w:val="0"/>
      <w:marRight w:val="0"/>
      <w:marTop w:val="0"/>
      <w:marBottom w:val="0"/>
      <w:divBdr>
        <w:top w:val="none" w:sz="0" w:space="0" w:color="auto"/>
        <w:left w:val="none" w:sz="0" w:space="0" w:color="auto"/>
        <w:bottom w:val="none" w:sz="0" w:space="0" w:color="auto"/>
        <w:right w:val="none" w:sz="0" w:space="0" w:color="auto"/>
      </w:divBdr>
      <w:divsChild>
        <w:div w:id="1995865912">
          <w:marLeft w:val="480"/>
          <w:marRight w:val="0"/>
          <w:marTop w:val="0"/>
          <w:marBottom w:val="0"/>
          <w:divBdr>
            <w:top w:val="none" w:sz="0" w:space="0" w:color="auto"/>
            <w:left w:val="none" w:sz="0" w:space="0" w:color="auto"/>
            <w:bottom w:val="none" w:sz="0" w:space="0" w:color="auto"/>
            <w:right w:val="none" w:sz="0" w:space="0" w:color="auto"/>
          </w:divBdr>
        </w:div>
        <w:div w:id="1045522776">
          <w:marLeft w:val="480"/>
          <w:marRight w:val="0"/>
          <w:marTop w:val="0"/>
          <w:marBottom w:val="0"/>
          <w:divBdr>
            <w:top w:val="none" w:sz="0" w:space="0" w:color="auto"/>
            <w:left w:val="none" w:sz="0" w:space="0" w:color="auto"/>
            <w:bottom w:val="none" w:sz="0" w:space="0" w:color="auto"/>
            <w:right w:val="none" w:sz="0" w:space="0" w:color="auto"/>
          </w:divBdr>
        </w:div>
        <w:div w:id="1905025099">
          <w:marLeft w:val="480"/>
          <w:marRight w:val="0"/>
          <w:marTop w:val="0"/>
          <w:marBottom w:val="0"/>
          <w:divBdr>
            <w:top w:val="none" w:sz="0" w:space="0" w:color="auto"/>
            <w:left w:val="none" w:sz="0" w:space="0" w:color="auto"/>
            <w:bottom w:val="none" w:sz="0" w:space="0" w:color="auto"/>
            <w:right w:val="none" w:sz="0" w:space="0" w:color="auto"/>
          </w:divBdr>
        </w:div>
        <w:div w:id="1338342045">
          <w:marLeft w:val="480"/>
          <w:marRight w:val="0"/>
          <w:marTop w:val="0"/>
          <w:marBottom w:val="0"/>
          <w:divBdr>
            <w:top w:val="none" w:sz="0" w:space="0" w:color="auto"/>
            <w:left w:val="none" w:sz="0" w:space="0" w:color="auto"/>
            <w:bottom w:val="none" w:sz="0" w:space="0" w:color="auto"/>
            <w:right w:val="none" w:sz="0" w:space="0" w:color="auto"/>
          </w:divBdr>
        </w:div>
        <w:div w:id="187840593">
          <w:marLeft w:val="480"/>
          <w:marRight w:val="0"/>
          <w:marTop w:val="0"/>
          <w:marBottom w:val="0"/>
          <w:divBdr>
            <w:top w:val="none" w:sz="0" w:space="0" w:color="auto"/>
            <w:left w:val="none" w:sz="0" w:space="0" w:color="auto"/>
            <w:bottom w:val="none" w:sz="0" w:space="0" w:color="auto"/>
            <w:right w:val="none" w:sz="0" w:space="0" w:color="auto"/>
          </w:divBdr>
        </w:div>
        <w:div w:id="493300071">
          <w:marLeft w:val="480"/>
          <w:marRight w:val="0"/>
          <w:marTop w:val="0"/>
          <w:marBottom w:val="0"/>
          <w:divBdr>
            <w:top w:val="none" w:sz="0" w:space="0" w:color="auto"/>
            <w:left w:val="none" w:sz="0" w:space="0" w:color="auto"/>
            <w:bottom w:val="none" w:sz="0" w:space="0" w:color="auto"/>
            <w:right w:val="none" w:sz="0" w:space="0" w:color="auto"/>
          </w:divBdr>
        </w:div>
        <w:div w:id="1587806460">
          <w:marLeft w:val="480"/>
          <w:marRight w:val="0"/>
          <w:marTop w:val="0"/>
          <w:marBottom w:val="0"/>
          <w:divBdr>
            <w:top w:val="none" w:sz="0" w:space="0" w:color="auto"/>
            <w:left w:val="none" w:sz="0" w:space="0" w:color="auto"/>
            <w:bottom w:val="none" w:sz="0" w:space="0" w:color="auto"/>
            <w:right w:val="none" w:sz="0" w:space="0" w:color="auto"/>
          </w:divBdr>
        </w:div>
        <w:div w:id="995105587">
          <w:marLeft w:val="480"/>
          <w:marRight w:val="0"/>
          <w:marTop w:val="0"/>
          <w:marBottom w:val="0"/>
          <w:divBdr>
            <w:top w:val="none" w:sz="0" w:space="0" w:color="auto"/>
            <w:left w:val="none" w:sz="0" w:space="0" w:color="auto"/>
            <w:bottom w:val="none" w:sz="0" w:space="0" w:color="auto"/>
            <w:right w:val="none" w:sz="0" w:space="0" w:color="auto"/>
          </w:divBdr>
        </w:div>
        <w:div w:id="1909268280">
          <w:marLeft w:val="480"/>
          <w:marRight w:val="0"/>
          <w:marTop w:val="0"/>
          <w:marBottom w:val="0"/>
          <w:divBdr>
            <w:top w:val="none" w:sz="0" w:space="0" w:color="auto"/>
            <w:left w:val="none" w:sz="0" w:space="0" w:color="auto"/>
            <w:bottom w:val="none" w:sz="0" w:space="0" w:color="auto"/>
            <w:right w:val="none" w:sz="0" w:space="0" w:color="auto"/>
          </w:divBdr>
        </w:div>
        <w:div w:id="759721147">
          <w:marLeft w:val="480"/>
          <w:marRight w:val="0"/>
          <w:marTop w:val="0"/>
          <w:marBottom w:val="0"/>
          <w:divBdr>
            <w:top w:val="none" w:sz="0" w:space="0" w:color="auto"/>
            <w:left w:val="none" w:sz="0" w:space="0" w:color="auto"/>
            <w:bottom w:val="none" w:sz="0" w:space="0" w:color="auto"/>
            <w:right w:val="none" w:sz="0" w:space="0" w:color="auto"/>
          </w:divBdr>
        </w:div>
        <w:div w:id="1897399062">
          <w:marLeft w:val="480"/>
          <w:marRight w:val="0"/>
          <w:marTop w:val="0"/>
          <w:marBottom w:val="0"/>
          <w:divBdr>
            <w:top w:val="none" w:sz="0" w:space="0" w:color="auto"/>
            <w:left w:val="none" w:sz="0" w:space="0" w:color="auto"/>
            <w:bottom w:val="none" w:sz="0" w:space="0" w:color="auto"/>
            <w:right w:val="none" w:sz="0" w:space="0" w:color="auto"/>
          </w:divBdr>
        </w:div>
        <w:div w:id="2086030380">
          <w:marLeft w:val="480"/>
          <w:marRight w:val="0"/>
          <w:marTop w:val="0"/>
          <w:marBottom w:val="0"/>
          <w:divBdr>
            <w:top w:val="none" w:sz="0" w:space="0" w:color="auto"/>
            <w:left w:val="none" w:sz="0" w:space="0" w:color="auto"/>
            <w:bottom w:val="none" w:sz="0" w:space="0" w:color="auto"/>
            <w:right w:val="none" w:sz="0" w:space="0" w:color="auto"/>
          </w:divBdr>
        </w:div>
        <w:div w:id="1106460497">
          <w:marLeft w:val="480"/>
          <w:marRight w:val="0"/>
          <w:marTop w:val="0"/>
          <w:marBottom w:val="0"/>
          <w:divBdr>
            <w:top w:val="none" w:sz="0" w:space="0" w:color="auto"/>
            <w:left w:val="none" w:sz="0" w:space="0" w:color="auto"/>
            <w:bottom w:val="none" w:sz="0" w:space="0" w:color="auto"/>
            <w:right w:val="none" w:sz="0" w:space="0" w:color="auto"/>
          </w:divBdr>
        </w:div>
        <w:div w:id="814492236">
          <w:marLeft w:val="480"/>
          <w:marRight w:val="0"/>
          <w:marTop w:val="0"/>
          <w:marBottom w:val="0"/>
          <w:divBdr>
            <w:top w:val="none" w:sz="0" w:space="0" w:color="auto"/>
            <w:left w:val="none" w:sz="0" w:space="0" w:color="auto"/>
            <w:bottom w:val="none" w:sz="0" w:space="0" w:color="auto"/>
            <w:right w:val="none" w:sz="0" w:space="0" w:color="auto"/>
          </w:divBdr>
        </w:div>
        <w:div w:id="979186893">
          <w:marLeft w:val="480"/>
          <w:marRight w:val="0"/>
          <w:marTop w:val="0"/>
          <w:marBottom w:val="0"/>
          <w:divBdr>
            <w:top w:val="none" w:sz="0" w:space="0" w:color="auto"/>
            <w:left w:val="none" w:sz="0" w:space="0" w:color="auto"/>
            <w:bottom w:val="none" w:sz="0" w:space="0" w:color="auto"/>
            <w:right w:val="none" w:sz="0" w:space="0" w:color="auto"/>
          </w:divBdr>
        </w:div>
        <w:div w:id="1149712136">
          <w:marLeft w:val="480"/>
          <w:marRight w:val="0"/>
          <w:marTop w:val="0"/>
          <w:marBottom w:val="0"/>
          <w:divBdr>
            <w:top w:val="none" w:sz="0" w:space="0" w:color="auto"/>
            <w:left w:val="none" w:sz="0" w:space="0" w:color="auto"/>
            <w:bottom w:val="none" w:sz="0" w:space="0" w:color="auto"/>
            <w:right w:val="none" w:sz="0" w:space="0" w:color="auto"/>
          </w:divBdr>
        </w:div>
        <w:div w:id="1225750473">
          <w:marLeft w:val="480"/>
          <w:marRight w:val="0"/>
          <w:marTop w:val="0"/>
          <w:marBottom w:val="0"/>
          <w:divBdr>
            <w:top w:val="none" w:sz="0" w:space="0" w:color="auto"/>
            <w:left w:val="none" w:sz="0" w:space="0" w:color="auto"/>
            <w:bottom w:val="none" w:sz="0" w:space="0" w:color="auto"/>
            <w:right w:val="none" w:sz="0" w:space="0" w:color="auto"/>
          </w:divBdr>
        </w:div>
        <w:div w:id="231279254">
          <w:marLeft w:val="480"/>
          <w:marRight w:val="0"/>
          <w:marTop w:val="0"/>
          <w:marBottom w:val="0"/>
          <w:divBdr>
            <w:top w:val="none" w:sz="0" w:space="0" w:color="auto"/>
            <w:left w:val="none" w:sz="0" w:space="0" w:color="auto"/>
            <w:bottom w:val="none" w:sz="0" w:space="0" w:color="auto"/>
            <w:right w:val="none" w:sz="0" w:space="0" w:color="auto"/>
          </w:divBdr>
        </w:div>
        <w:div w:id="888608119">
          <w:marLeft w:val="480"/>
          <w:marRight w:val="0"/>
          <w:marTop w:val="0"/>
          <w:marBottom w:val="0"/>
          <w:divBdr>
            <w:top w:val="none" w:sz="0" w:space="0" w:color="auto"/>
            <w:left w:val="none" w:sz="0" w:space="0" w:color="auto"/>
            <w:bottom w:val="none" w:sz="0" w:space="0" w:color="auto"/>
            <w:right w:val="none" w:sz="0" w:space="0" w:color="auto"/>
          </w:divBdr>
        </w:div>
        <w:div w:id="163936609">
          <w:marLeft w:val="480"/>
          <w:marRight w:val="0"/>
          <w:marTop w:val="0"/>
          <w:marBottom w:val="0"/>
          <w:divBdr>
            <w:top w:val="none" w:sz="0" w:space="0" w:color="auto"/>
            <w:left w:val="none" w:sz="0" w:space="0" w:color="auto"/>
            <w:bottom w:val="none" w:sz="0" w:space="0" w:color="auto"/>
            <w:right w:val="none" w:sz="0" w:space="0" w:color="auto"/>
          </w:divBdr>
        </w:div>
        <w:div w:id="705985253">
          <w:marLeft w:val="480"/>
          <w:marRight w:val="0"/>
          <w:marTop w:val="0"/>
          <w:marBottom w:val="0"/>
          <w:divBdr>
            <w:top w:val="none" w:sz="0" w:space="0" w:color="auto"/>
            <w:left w:val="none" w:sz="0" w:space="0" w:color="auto"/>
            <w:bottom w:val="none" w:sz="0" w:space="0" w:color="auto"/>
            <w:right w:val="none" w:sz="0" w:space="0" w:color="auto"/>
          </w:divBdr>
        </w:div>
        <w:div w:id="1227112413">
          <w:marLeft w:val="480"/>
          <w:marRight w:val="0"/>
          <w:marTop w:val="0"/>
          <w:marBottom w:val="0"/>
          <w:divBdr>
            <w:top w:val="none" w:sz="0" w:space="0" w:color="auto"/>
            <w:left w:val="none" w:sz="0" w:space="0" w:color="auto"/>
            <w:bottom w:val="none" w:sz="0" w:space="0" w:color="auto"/>
            <w:right w:val="none" w:sz="0" w:space="0" w:color="auto"/>
          </w:divBdr>
        </w:div>
        <w:div w:id="198050830">
          <w:marLeft w:val="480"/>
          <w:marRight w:val="0"/>
          <w:marTop w:val="0"/>
          <w:marBottom w:val="0"/>
          <w:divBdr>
            <w:top w:val="none" w:sz="0" w:space="0" w:color="auto"/>
            <w:left w:val="none" w:sz="0" w:space="0" w:color="auto"/>
            <w:bottom w:val="none" w:sz="0" w:space="0" w:color="auto"/>
            <w:right w:val="none" w:sz="0" w:space="0" w:color="auto"/>
          </w:divBdr>
        </w:div>
        <w:div w:id="124853576">
          <w:marLeft w:val="480"/>
          <w:marRight w:val="0"/>
          <w:marTop w:val="0"/>
          <w:marBottom w:val="0"/>
          <w:divBdr>
            <w:top w:val="none" w:sz="0" w:space="0" w:color="auto"/>
            <w:left w:val="none" w:sz="0" w:space="0" w:color="auto"/>
            <w:bottom w:val="none" w:sz="0" w:space="0" w:color="auto"/>
            <w:right w:val="none" w:sz="0" w:space="0" w:color="auto"/>
          </w:divBdr>
        </w:div>
        <w:div w:id="1978027620">
          <w:marLeft w:val="480"/>
          <w:marRight w:val="0"/>
          <w:marTop w:val="0"/>
          <w:marBottom w:val="0"/>
          <w:divBdr>
            <w:top w:val="none" w:sz="0" w:space="0" w:color="auto"/>
            <w:left w:val="none" w:sz="0" w:space="0" w:color="auto"/>
            <w:bottom w:val="none" w:sz="0" w:space="0" w:color="auto"/>
            <w:right w:val="none" w:sz="0" w:space="0" w:color="auto"/>
          </w:divBdr>
        </w:div>
        <w:div w:id="79061262">
          <w:marLeft w:val="480"/>
          <w:marRight w:val="0"/>
          <w:marTop w:val="0"/>
          <w:marBottom w:val="0"/>
          <w:divBdr>
            <w:top w:val="none" w:sz="0" w:space="0" w:color="auto"/>
            <w:left w:val="none" w:sz="0" w:space="0" w:color="auto"/>
            <w:bottom w:val="none" w:sz="0" w:space="0" w:color="auto"/>
            <w:right w:val="none" w:sz="0" w:space="0" w:color="auto"/>
          </w:divBdr>
        </w:div>
        <w:div w:id="45380751">
          <w:marLeft w:val="480"/>
          <w:marRight w:val="0"/>
          <w:marTop w:val="0"/>
          <w:marBottom w:val="0"/>
          <w:divBdr>
            <w:top w:val="none" w:sz="0" w:space="0" w:color="auto"/>
            <w:left w:val="none" w:sz="0" w:space="0" w:color="auto"/>
            <w:bottom w:val="none" w:sz="0" w:space="0" w:color="auto"/>
            <w:right w:val="none" w:sz="0" w:space="0" w:color="auto"/>
          </w:divBdr>
        </w:div>
        <w:div w:id="1139112624">
          <w:marLeft w:val="480"/>
          <w:marRight w:val="0"/>
          <w:marTop w:val="0"/>
          <w:marBottom w:val="0"/>
          <w:divBdr>
            <w:top w:val="none" w:sz="0" w:space="0" w:color="auto"/>
            <w:left w:val="none" w:sz="0" w:space="0" w:color="auto"/>
            <w:bottom w:val="none" w:sz="0" w:space="0" w:color="auto"/>
            <w:right w:val="none" w:sz="0" w:space="0" w:color="auto"/>
          </w:divBdr>
        </w:div>
        <w:div w:id="1548763967">
          <w:marLeft w:val="480"/>
          <w:marRight w:val="0"/>
          <w:marTop w:val="0"/>
          <w:marBottom w:val="0"/>
          <w:divBdr>
            <w:top w:val="none" w:sz="0" w:space="0" w:color="auto"/>
            <w:left w:val="none" w:sz="0" w:space="0" w:color="auto"/>
            <w:bottom w:val="none" w:sz="0" w:space="0" w:color="auto"/>
            <w:right w:val="none" w:sz="0" w:space="0" w:color="auto"/>
          </w:divBdr>
        </w:div>
        <w:div w:id="1542982007">
          <w:marLeft w:val="480"/>
          <w:marRight w:val="0"/>
          <w:marTop w:val="0"/>
          <w:marBottom w:val="0"/>
          <w:divBdr>
            <w:top w:val="none" w:sz="0" w:space="0" w:color="auto"/>
            <w:left w:val="none" w:sz="0" w:space="0" w:color="auto"/>
            <w:bottom w:val="none" w:sz="0" w:space="0" w:color="auto"/>
            <w:right w:val="none" w:sz="0" w:space="0" w:color="auto"/>
          </w:divBdr>
        </w:div>
        <w:div w:id="903292774">
          <w:marLeft w:val="480"/>
          <w:marRight w:val="0"/>
          <w:marTop w:val="0"/>
          <w:marBottom w:val="0"/>
          <w:divBdr>
            <w:top w:val="none" w:sz="0" w:space="0" w:color="auto"/>
            <w:left w:val="none" w:sz="0" w:space="0" w:color="auto"/>
            <w:bottom w:val="none" w:sz="0" w:space="0" w:color="auto"/>
            <w:right w:val="none" w:sz="0" w:space="0" w:color="auto"/>
          </w:divBdr>
        </w:div>
        <w:div w:id="449588216">
          <w:marLeft w:val="480"/>
          <w:marRight w:val="0"/>
          <w:marTop w:val="0"/>
          <w:marBottom w:val="0"/>
          <w:divBdr>
            <w:top w:val="none" w:sz="0" w:space="0" w:color="auto"/>
            <w:left w:val="none" w:sz="0" w:space="0" w:color="auto"/>
            <w:bottom w:val="none" w:sz="0" w:space="0" w:color="auto"/>
            <w:right w:val="none" w:sz="0" w:space="0" w:color="auto"/>
          </w:divBdr>
        </w:div>
        <w:div w:id="1845893370">
          <w:marLeft w:val="480"/>
          <w:marRight w:val="0"/>
          <w:marTop w:val="0"/>
          <w:marBottom w:val="0"/>
          <w:divBdr>
            <w:top w:val="none" w:sz="0" w:space="0" w:color="auto"/>
            <w:left w:val="none" w:sz="0" w:space="0" w:color="auto"/>
            <w:bottom w:val="none" w:sz="0" w:space="0" w:color="auto"/>
            <w:right w:val="none" w:sz="0" w:space="0" w:color="auto"/>
          </w:divBdr>
        </w:div>
        <w:div w:id="1192645432">
          <w:marLeft w:val="480"/>
          <w:marRight w:val="0"/>
          <w:marTop w:val="0"/>
          <w:marBottom w:val="0"/>
          <w:divBdr>
            <w:top w:val="none" w:sz="0" w:space="0" w:color="auto"/>
            <w:left w:val="none" w:sz="0" w:space="0" w:color="auto"/>
            <w:bottom w:val="none" w:sz="0" w:space="0" w:color="auto"/>
            <w:right w:val="none" w:sz="0" w:space="0" w:color="auto"/>
          </w:divBdr>
        </w:div>
        <w:div w:id="808203043">
          <w:marLeft w:val="480"/>
          <w:marRight w:val="0"/>
          <w:marTop w:val="0"/>
          <w:marBottom w:val="0"/>
          <w:divBdr>
            <w:top w:val="none" w:sz="0" w:space="0" w:color="auto"/>
            <w:left w:val="none" w:sz="0" w:space="0" w:color="auto"/>
            <w:bottom w:val="none" w:sz="0" w:space="0" w:color="auto"/>
            <w:right w:val="none" w:sz="0" w:space="0" w:color="auto"/>
          </w:divBdr>
        </w:div>
        <w:div w:id="1605529710">
          <w:marLeft w:val="480"/>
          <w:marRight w:val="0"/>
          <w:marTop w:val="0"/>
          <w:marBottom w:val="0"/>
          <w:divBdr>
            <w:top w:val="none" w:sz="0" w:space="0" w:color="auto"/>
            <w:left w:val="none" w:sz="0" w:space="0" w:color="auto"/>
            <w:bottom w:val="none" w:sz="0" w:space="0" w:color="auto"/>
            <w:right w:val="none" w:sz="0" w:space="0" w:color="auto"/>
          </w:divBdr>
        </w:div>
        <w:div w:id="1731075290">
          <w:marLeft w:val="480"/>
          <w:marRight w:val="0"/>
          <w:marTop w:val="0"/>
          <w:marBottom w:val="0"/>
          <w:divBdr>
            <w:top w:val="none" w:sz="0" w:space="0" w:color="auto"/>
            <w:left w:val="none" w:sz="0" w:space="0" w:color="auto"/>
            <w:bottom w:val="none" w:sz="0" w:space="0" w:color="auto"/>
            <w:right w:val="none" w:sz="0" w:space="0" w:color="auto"/>
          </w:divBdr>
        </w:div>
        <w:div w:id="1619485944">
          <w:marLeft w:val="480"/>
          <w:marRight w:val="0"/>
          <w:marTop w:val="0"/>
          <w:marBottom w:val="0"/>
          <w:divBdr>
            <w:top w:val="none" w:sz="0" w:space="0" w:color="auto"/>
            <w:left w:val="none" w:sz="0" w:space="0" w:color="auto"/>
            <w:bottom w:val="none" w:sz="0" w:space="0" w:color="auto"/>
            <w:right w:val="none" w:sz="0" w:space="0" w:color="auto"/>
          </w:divBdr>
        </w:div>
        <w:div w:id="739521962">
          <w:marLeft w:val="480"/>
          <w:marRight w:val="0"/>
          <w:marTop w:val="0"/>
          <w:marBottom w:val="0"/>
          <w:divBdr>
            <w:top w:val="none" w:sz="0" w:space="0" w:color="auto"/>
            <w:left w:val="none" w:sz="0" w:space="0" w:color="auto"/>
            <w:bottom w:val="none" w:sz="0" w:space="0" w:color="auto"/>
            <w:right w:val="none" w:sz="0" w:space="0" w:color="auto"/>
          </w:divBdr>
        </w:div>
        <w:div w:id="1393387903">
          <w:marLeft w:val="480"/>
          <w:marRight w:val="0"/>
          <w:marTop w:val="0"/>
          <w:marBottom w:val="0"/>
          <w:divBdr>
            <w:top w:val="none" w:sz="0" w:space="0" w:color="auto"/>
            <w:left w:val="none" w:sz="0" w:space="0" w:color="auto"/>
            <w:bottom w:val="none" w:sz="0" w:space="0" w:color="auto"/>
            <w:right w:val="none" w:sz="0" w:space="0" w:color="auto"/>
          </w:divBdr>
        </w:div>
        <w:div w:id="1319533093">
          <w:marLeft w:val="480"/>
          <w:marRight w:val="0"/>
          <w:marTop w:val="0"/>
          <w:marBottom w:val="0"/>
          <w:divBdr>
            <w:top w:val="none" w:sz="0" w:space="0" w:color="auto"/>
            <w:left w:val="none" w:sz="0" w:space="0" w:color="auto"/>
            <w:bottom w:val="none" w:sz="0" w:space="0" w:color="auto"/>
            <w:right w:val="none" w:sz="0" w:space="0" w:color="auto"/>
          </w:divBdr>
        </w:div>
        <w:div w:id="2089963142">
          <w:marLeft w:val="480"/>
          <w:marRight w:val="0"/>
          <w:marTop w:val="0"/>
          <w:marBottom w:val="0"/>
          <w:divBdr>
            <w:top w:val="none" w:sz="0" w:space="0" w:color="auto"/>
            <w:left w:val="none" w:sz="0" w:space="0" w:color="auto"/>
            <w:bottom w:val="none" w:sz="0" w:space="0" w:color="auto"/>
            <w:right w:val="none" w:sz="0" w:space="0" w:color="auto"/>
          </w:divBdr>
        </w:div>
        <w:div w:id="340622742">
          <w:marLeft w:val="480"/>
          <w:marRight w:val="0"/>
          <w:marTop w:val="0"/>
          <w:marBottom w:val="0"/>
          <w:divBdr>
            <w:top w:val="none" w:sz="0" w:space="0" w:color="auto"/>
            <w:left w:val="none" w:sz="0" w:space="0" w:color="auto"/>
            <w:bottom w:val="none" w:sz="0" w:space="0" w:color="auto"/>
            <w:right w:val="none" w:sz="0" w:space="0" w:color="auto"/>
          </w:divBdr>
        </w:div>
        <w:div w:id="120464895">
          <w:marLeft w:val="480"/>
          <w:marRight w:val="0"/>
          <w:marTop w:val="0"/>
          <w:marBottom w:val="0"/>
          <w:divBdr>
            <w:top w:val="none" w:sz="0" w:space="0" w:color="auto"/>
            <w:left w:val="none" w:sz="0" w:space="0" w:color="auto"/>
            <w:bottom w:val="none" w:sz="0" w:space="0" w:color="auto"/>
            <w:right w:val="none" w:sz="0" w:space="0" w:color="auto"/>
          </w:divBdr>
        </w:div>
        <w:div w:id="772745599">
          <w:marLeft w:val="480"/>
          <w:marRight w:val="0"/>
          <w:marTop w:val="0"/>
          <w:marBottom w:val="0"/>
          <w:divBdr>
            <w:top w:val="none" w:sz="0" w:space="0" w:color="auto"/>
            <w:left w:val="none" w:sz="0" w:space="0" w:color="auto"/>
            <w:bottom w:val="none" w:sz="0" w:space="0" w:color="auto"/>
            <w:right w:val="none" w:sz="0" w:space="0" w:color="auto"/>
          </w:divBdr>
        </w:div>
        <w:div w:id="37321737">
          <w:marLeft w:val="480"/>
          <w:marRight w:val="0"/>
          <w:marTop w:val="0"/>
          <w:marBottom w:val="0"/>
          <w:divBdr>
            <w:top w:val="none" w:sz="0" w:space="0" w:color="auto"/>
            <w:left w:val="none" w:sz="0" w:space="0" w:color="auto"/>
            <w:bottom w:val="none" w:sz="0" w:space="0" w:color="auto"/>
            <w:right w:val="none" w:sz="0" w:space="0" w:color="auto"/>
          </w:divBdr>
        </w:div>
        <w:div w:id="44331854">
          <w:marLeft w:val="480"/>
          <w:marRight w:val="0"/>
          <w:marTop w:val="0"/>
          <w:marBottom w:val="0"/>
          <w:divBdr>
            <w:top w:val="none" w:sz="0" w:space="0" w:color="auto"/>
            <w:left w:val="none" w:sz="0" w:space="0" w:color="auto"/>
            <w:bottom w:val="none" w:sz="0" w:space="0" w:color="auto"/>
            <w:right w:val="none" w:sz="0" w:space="0" w:color="auto"/>
          </w:divBdr>
        </w:div>
        <w:div w:id="859658494">
          <w:marLeft w:val="480"/>
          <w:marRight w:val="0"/>
          <w:marTop w:val="0"/>
          <w:marBottom w:val="0"/>
          <w:divBdr>
            <w:top w:val="none" w:sz="0" w:space="0" w:color="auto"/>
            <w:left w:val="none" w:sz="0" w:space="0" w:color="auto"/>
            <w:bottom w:val="none" w:sz="0" w:space="0" w:color="auto"/>
            <w:right w:val="none" w:sz="0" w:space="0" w:color="auto"/>
          </w:divBdr>
        </w:div>
        <w:div w:id="825827059">
          <w:marLeft w:val="480"/>
          <w:marRight w:val="0"/>
          <w:marTop w:val="0"/>
          <w:marBottom w:val="0"/>
          <w:divBdr>
            <w:top w:val="none" w:sz="0" w:space="0" w:color="auto"/>
            <w:left w:val="none" w:sz="0" w:space="0" w:color="auto"/>
            <w:bottom w:val="none" w:sz="0" w:space="0" w:color="auto"/>
            <w:right w:val="none" w:sz="0" w:space="0" w:color="auto"/>
          </w:divBdr>
        </w:div>
        <w:div w:id="1741632746">
          <w:marLeft w:val="480"/>
          <w:marRight w:val="0"/>
          <w:marTop w:val="0"/>
          <w:marBottom w:val="0"/>
          <w:divBdr>
            <w:top w:val="none" w:sz="0" w:space="0" w:color="auto"/>
            <w:left w:val="none" w:sz="0" w:space="0" w:color="auto"/>
            <w:bottom w:val="none" w:sz="0" w:space="0" w:color="auto"/>
            <w:right w:val="none" w:sz="0" w:space="0" w:color="auto"/>
          </w:divBdr>
        </w:div>
        <w:div w:id="259873195">
          <w:marLeft w:val="480"/>
          <w:marRight w:val="0"/>
          <w:marTop w:val="0"/>
          <w:marBottom w:val="0"/>
          <w:divBdr>
            <w:top w:val="none" w:sz="0" w:space="0" w:color="auto"/>
            <w:left w:val="none" w:sz="0" w:space="0" w:color="auto"/>
            <w:bottom w:val="none" w:sz="0" w:space="0" w:color="auto"/>
            <w:right w:val="none" w:sz="0" w:space="0" w:color="auto"/>
          </w:divBdr>
        </w:div>
        <w:div w:id="112990007">
          <w:marLeft w:val="480"/>
          <w:marRight w:val="0"/>
          <w:marTop w:val="0"/>
          <w:marBottom w:val="0"/>
          <w:divBdr>
            <w:top w:val="none" w:sz="0" w:space="0" w:color="auto"/>
            <w:left w:val="none" w:sz="0" w:space="0" w:color="auto"/>
            <w:bottom w:val="none" w:sz="0" w:space="0" w:color="auto"/>
            <w:right w:val="none" w:sz="0" w:space="0" w:color="auto"/>
          </w:divBdr>
        </w:div>
        <w:div w:id="691995371">
          <w:marLeft w:val="480"/>
          <w:marRight w:val="0"/>
          <w:marTop w:val="0"/>
          <w:marBottom w:val="0"/>
          <w:divBdr>
            <w:top w:val="none" w:sz="0" w:space="0" w:color="auto"/>
            <w:left w:val="none" w:sz="0" w:space="0" w:color="auto"/>
            <w:bottom w:val="none" w:sz="0" w:space="0" w:color="auto"/>
            <w:right w:val="none" w:sz="0" w:space="0" w:color="auto"/>
          </w:divBdr>
        </w:div>
        <w:div w:id="2131825998">
          <w:marLeft w:val="480"/>
          <w:marRight w:val="0"/>
          <w:marTop w:val="0"/>
          <w:marBottom w:val="0"/>
          <w:divBdr>
            <w:top w:val="none" w:sz="0" w:space="0" w:color="auto"/>
            <w:left w:val="none" w:sz="0" w:space="0" w:color="auto"/>
            <w:bottom w:val="none" w:sz="0" w:space="0" w:color="auto"/>
            <w:right w:val="none" w:sz="0" w:space="0" w:color="auto"/>
          </w:divBdr>
        </w:div>
        <w:div w:id="1521119686">
          <w:marLeft w:val="480"/>
          <w:marRight w:val="0"/>
          <w:marTop w:val="0"/>
          <w:marBottom w:val="0"/>
          <w:divBdr>
            <w:top w:val="none" w:sz="0" w:space="0" w:color="auto"/>
            <w:left w:val="none" w:sz="0" w:space="0" w:color="auto"/>
            <w:bottom w:val="none" w:sz="0" w:space="0" w:color="auto"/>
            <w:right w:val="none" w:sz="0" w:space="0" w:color="auto"/>
          </w:divBdr>
        </w:div>
        <w:div w:id="1422145286">
          <w:marLeft w:val="480"/>
          <w:marRight w:val="0"/>
          <w:marTop w:val="0"/>
          <w:marBottom w:val="0"/>
          <w:divBdr>
            <w:top w:val="none" w:sz="0" w:space="0" w:color="auto"/>
            <w:left w:val="none" w:sz="0" w:space="0" w:color="auto"/>
            <w:bottom w:val="none" w:sz="0" w:space="0" w:color="auto"/>
            <w:right w:val="none" w:sz="0" w:space="0" w:color="auto"/>
          </w:divBdr>
        </w:div>
        <w:div w:id="183833380">
          <w:marLeft w:val="480"/>
          <w:marRight w:val="0"/>
          <w:marTop w:val="0"/>
          <w:marBottom w:val="0"/>
          <w:divBdr>
            <w:top w:val="none" w:sz="0" w:space="0" w:color="auto"/>
            <w:left w:val="none" w:sz="0" w:space="0" w:color="auto"/>
            <w:bottom w:val="none" w:sz="0" w:space="0" w:color="auto"/>
            <w:right w:val="none" w:sz="0" w:space="0" w:color="auto"/>
          </w:divBdr>
        </w:div>
        <w:div w:id="1464349744">
          <w:marLeft w:val="480"/>
          <w:marRight w:val="0"/>
          <w:marTop w:val="0"/>
          <w:marBottom w:val="0"/>
          <w:divBdr>
            <w:top w:val="none" w:sz="0" w:space="0" w:color="auto"/>
            <w:left w:val="none" w:sz="0" w:space="0" w:color="auto"/>
            <w:bottom w:val="none" w:sz="0" w:space="0" w:color="auto"/>
            <w:right w:val="none" w:sz="0" w:space="0" w:color="auto"/>
          </w:divBdr>
        </w:div>
        <w:div w:id="660499865">
          <w:marLeft w:val="480"/>
          <w:marRight w:val="0"/>
          <w:marTop w:val="0"/>
          <w:marBottom w:val="0"/>
          <w:divBdr>
            <w:top w:val="none" w:sz="0" w:space="0" w:color="auto"/>
            <w:left w:val="none" w:sz="0" w:space="0" w:color="auto"/>
            <w:bottom w:val="none" w:sz="0" w:space="0" w:color="auto"/>
            <w:right w:val="none" w:sz="0" w:space="0" w:color="auto"/>
          </w:divBdr>
        </w:div>
        <w:div w:id="502555274">
          <w:marLeft w:val="480"/>
          <w:marRight w:val="0"/>
          <w:marTop w:val="0"/>
          <w:marBottom w:val="0"/>
          <w:divBdr>
            <w:top w:val="none" w:sz="0" w:space="0" w:color="auto"/>
            <w:left w:val="none" w:sz="0" w:space="0" w:color="auto"/>
            <w:bottom w:val="none" w:sz="0" w:space="0" w:color="auto"/>
            <w:right w:val="none" w:sz="0" w:space="0" w:color="auto"/>
          </w:divBdr>
        </w:div>
        <w:div w:id="1704743668">
          <w:marLeft w:val="480"/>
          <w:marRight w:val="0"/>
          <w:marTop w:val="0"/>
          <w:marBottom w:val="0"/>
          <w:divBdr>
            <w:top w:val="none" w:sz="0" w:space="0" w:color="auto"/>
            <w:left w:val="none" w:sz="0" w:space="0" w:color="auto"/>
            <w:bottom w:val="none" w:sz="0" w:space="0" w:color="auto"/>
            <w:right w:val="none" w:sz="0" w:space="0" w:color="auto"/>
          </w:divBdr>
        </w:div>
      </w:divsChild>
    </w:div>
    <w:div w:id="2095007572">
      <w:bodyDiv w:val="1"/>
      <w:marLeft w:val="0"/>
      <w:marRight w:val="0"/>
      <w:marTop w:val="0"/>
      <w:marBottom w:val="0"/>
      <w:divBdr>
        <w:top w:val="none" w:sz="0" w:space="0" w:color="auto"/>
        <w:left w:val="none" w:sz="0" w:space="0" w:color="auto"/>
        <w:bottom w:val="none" w:sz="0" w:space="0" w:color="auto"/>
        <w:right w:val="none" w:sz="0" w:space="0" w:color="auto"/>
      </w:divBdr>
      <w:divsChild>
        <w:div w:id="1338117588">
          <w:marLeft w:val="480"/>
          <w:marRight w:val="0"/>
          <w:marTop w:val="0"/>
          <w:marBottom w:val="0"/>
          <w:divBdr>
            <w:top w:val="none" w:sz="0" w:space="0" w:color="auto"/>
            <w:left w:val="none" w:sz="0" w:space="0" w:color="auto"/>
            <w:bottom w:val="none" w:sz="0" w:space="0" w:color="auto"/>
            <w:right w:val="none" w:sz="0" w:space="0" w:color="auto"/>
          </w:divBdr>
        </w:div>
      </w:divsChild>
    </w:div>
    <w:div w:id="2095932375">
      <w:bodyDiv w:val="1"/>
      <w:marLeft w:val="0"/>
      <w:marRight w:val="0"/>
      <w:marTop w:val="0"/>
      <w:marBottom w:val="0"/>
      <w:divBdr>
        <w:top w:val="none" w:sz="0" w:space="0" w:color="auto"/>
        <w:left w:val="none" w:sz="0" w:space="0" w:color="auto"/>
        <w:bottom w:val="none" w:sz="0" w:space="0" w:color="auto"/>
        <w:right w:val="none" w:sz="0" w:space="0" w:color="auto"/>
      </w:divBdr>
    </w:div>
    <w:div w:id="2096827124">
      <w:bodyDiv w:val="1"/>
      <w:marLeft w:val="0"/>
      <w:marRight w:val="0"/>
      <w:marTop w:val="0"/>
      <w:marBottom w:val="0"/>
      <w:divBdr>
        <w:top w:val="none" w:sz="0" w:space="0" w:color="auto"/>
        <w:left w:val="none" w:sz="0" w:space="0" w:color="auto"/>
        <w:bottom w:val="none" w:sz="0" w:space="0" w:color="auto"/>
        <w:right w:val="none" w:sz="0" w:space="0" w:color="auto"/>
      </w:divBdr>
    </w:div>
    <w:div w:id="2100059218">
      <w:bodyDiv w:val="1"/>
      <w:marLeft w:val="0"/>
      <w:marRight w:val="0"/>
      <w:marTop w:val="0"/>
      <w:marBottom w:val="0"/>
      <w:divBdr>
        <w:top w:val="none" w:sz="0" w:space="0" w:color="auto"/>
        <w:left w:val="none" w:sz="0" w:space="0" w:color="auto"/>
        <w:bottom w:val="none" w:sz="0" w:space="0" w:color="auto"/>
        <w:right w:val="none" w:sz="0" w:space="0" w:color="auto"/>
      </w:divBdr>
    </w:div>
    <w:div w:id="2102793959">
      <w:bodyDiv w:val="1"/>
      <w:marLeft w:val="0"/>
      <w:marRight w:val="0"/>
      <w:marTop w:val="0"/>
      <w:marBottom w:val="0"/>
      <w:divBdr>
        <w:top w:val="none" w:sz="0" w:space="0" w:color="auto"/>
        <w:left w:val="none" w:sz="0" w:space="0" w:color="auto"/>
        <w:bottom w:val="none" w:sz="0" w:space="0" w:color="auto"/>
        <w:right w:val="none" w:sz="0" w:space="0" w:color="auto"/>
      </w:divBdr>
    </w:div>
    <w:div w:id="2106223483">
      <w:bodyDiv w:val="1"/>
      <w:marLeft w:val="0"/>
      <w:marRight w:val="0"/>
      <w:marTop w:val="0"/>
      <w:marBottom w:val="0"/>
      <w:divBdr>
        <w:top w:val="none" w:sz="0" w:space="0" w:color="auto"/>
        <w:left w:val="none" w:sz="0" w:space="0" w:color="auto"/>
        <w:bottom w:val="none" w:sz="0" w:space="0" w:color="auto"/>
        <w:right w:val="none" w:sz="0" w:space="0" w:color="auto"/>
      </w:divBdr>
    </w:div>
    <w:div w:id="2124765560">
      <w:bodyDiv w:val="1"/>
      <w:marLeft w:val="0"/>
      <w:marRight w:val="0"/>
      <w:marTop w:val="0"/>
      <w:marBottom w:val="0"/>
      <w:divBdr>
        <w:top w:val="none" w:sz="0" w:space="0" w:color="auto"/>
        <w:left w:val="none" w:sz="0" w:space="0" w:color="auto"/>
        <w:bottom w:val="none" w:sz="0" w:space="0" w:color="auto"/>
        <w:right w:val="none" w:sz="0" w:space="0" w:color="auto"/>
      </w:divBdr>
    </w:div>
    <w:div w:id="2131515004">
      <w:bodyDiv w:val="1"/>
      <w:marLeft w:val="0"/>
      <w:marRight w:val="0"/>
      <w:marTop w:val="0"/>
      <w:marBottom w:val="0"/>
      <w:divBdr>
        <w:top w:val="none" w:sz="0" w:space="0" w:color="auto"/>
        <w:left w:val="none" w:sz="0" w:space="0" w:color="auto"/>
        <w:bottom w:val="none" w:sz="0" w:space="0" w:color="auto"/>
        <w:right w:val="none" w:sz="0" w:space="0" w:color="auto"/>
      </w:divBdr>
    </w:div>
    <w:div w:id="2132895376">
      <w:bodyDiv w:val="1"/>
      <w:marLeft w:val="0"/>
      <w:marRight w:val="0"/>
      <w:marTop w:val="0"/>
      <w:marBottom w:val="0"/>
      <w:divBdr>
        <w:top w:val="none" w:sz="0" w:space="0" w:color="auto"/>
        <w:left w:val="none" w:sz="0" w:space="0" w:color="auto"/>
        <w:bottom w:val="none" w:sz="0" w:space="0" w:color="auto"/>
        <w:right w:val="none" w:sz="0" w:space="0" w:color="auto"/>
      </w:divBdr>
    </w:div>
    <w:div w:id="2136093936">
      <w:bodyDiv w:val="1"/>
      <w:marLeft w:val="0"/>
      <w:marRight w:val="0"/>
      <w:marTop w:val="0"/>
      <w:marBottom w:val="0"/>
      <w:divBdr>
        <w:top w:val="none" w:sz="0" w:space="0" w:color="auto"/>
        <w:left w:val="none" w:sz="0" w:space="0" w:color="auto"/>
        <w:bottom w:val="none" w:sz="0" w:space="0" w:color="auto"/>
        <w:right w:val="none" w:sz="0" w:space="0" w:color="auto"/>
      </w:divBdr>
    </w:div>
    <w:div w:id="2136750295">
      <w:bodyDiv w:val="1"/>
      <w:marLeft w:val="0"/>
      <w:marRight w:val="0"/>
      <w:marTop w:val="0"/>
      <w:marBottom w:val="0"/>
      <w:divBdr>
        <w:top w:val="none" w:sz="0" w:space="0" w:color="auto"/>
        <w:left w:val="none" w:sz="0" w:space="0" w:color="auto"/>
        <w:bottom w:val="none" w:sz="0" w:space="0" w:color="auto"/>
        <w:right w:val="none" w:sz="0" w:space="0" w:color="auto"/>
      </w:divBdr>
    </w:div>
    <w:div w:id="214107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7BF8C044D04CDF955500BE0A90CA23"/>
        <w:category>
          <w:name w:val="General"/>
          <w:gallery w:val="placeholder"/>
        </w:category>
        <w:types>
          <w:type w:val="bbPlcHdr"/>
        </w:types>
        <w:behaviors>
          <w:behavior w:val="content"/>
        </w:behaviors>
        <w:guid w:val="{E3DE0A41-2D02-40F0-ACD6-0BBF4D0BE1C2}"/>
      </w:docPartPr>
      <w:docPartBody>
        <w:p w:rsidR="000B6475" w:rsidRDefault="00520578" w:rsidP="00520578">
          <w:pPr>
            <w:pStyle w:val="AD7BF8C044D04CDF955500BE0A90CA23"/>
          </w:pPr>
          <w:r w:rsidRPr="00022A4D">
            <w:rPr>
              <w:rStyle w:val="PlaceholderText"/>
            </w:rPr>
            <w:t>Click or tap here to enter text.</w:t>
          </w:r>
        </w:p>
      </w:docPartBody>
    </w:docPart>
    <w:docPart>
      <w:docPartPr>
        <w:name w:val="4816C3DEE0084E258C79C667692116ED"/>
        <w:category>
          <w:name w:val="General"/>
          <w:gallery w:val="placeholder"/>
        </w:category>
        <w:types>
          <w:type w:val="bbPlcHdr"/>
        </w:types>
        <w:behaviors>
          <w:behavior w:val="content"/>
        </w:behaviors>
        <w:guid w:val="{6ACA0AAE-2BCB-4913-9366-9AAC240B2C84}"/>
      </w:docPartPr>
      <w:docPartBody>
        <w:p w:rsidR="000B6475" w:rsidRDefault="00520578" w:rsidP="00520578">
          <w:pPr>
            <w:pStyle w:val="4816C3DEE0084E258C79C667692116ED"/>
          </w:pPr>
          <w:r w:rsidRPr="00022A4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461CA17-36FB-44F9-8291-1C42F3D138FC}"/>
      </w:docPartPr>
      <w:docPartBody>
        <w:p w:rsidR="00932930" w:rsidRDefault="000B6475">
          <w:r w:rsidRPr="004A4E5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7"/>
    <w:rsid w:val="000568BE"/>
    <w:rsid w:val="000672C6"/>
    <w:rsid w:val="0007463A"/>
    <w:rsid w:val="000B6475"/>
    <w:rsid w:val="00100F96"/>
    <w:rsid w:val="00150CDB"/>
    <w:rsid w:val="00170691"/>
    <w:rsid w:val="001F12D0"/>
    <w:rsid w:val="002B26D1"/>
    <w:rsid w:val="00420395"/>
    <w:rsid w:val="00520578"/>
    <w:rsid w:val="00657A55"/>
    <w:rsid w:val="0076215B"/>
    <w:rsid w:val="007B1E23"/>
    <w:rsid w:val="007C0BBA"/>
    <w:rsid w:val="007D058A"/>
    <w:rsid w:val="007E3E87"/>
    <w:rsid w:val="008970F5"/>
    <w:rsid w:val="00932930"/>
    <w:rsid w:val="00A44958"/>
    <w:rsid w:val="00A85580"/>
    <w:rsid w:val="00AA3D57"/>
    <w:rsid w:val="00B773FB"/>
    <w:rsid w:val="00C20A8A"/>
    <w:rsid w:val="00C20D6E"/>
    <w:rsid w:val="00C32609"/>
    <w:rsid w:val="00C5507C"/>
    <w:rsid w:val="00CC2816"/>
    <w:rsid w:val="00D77EDE"/>
    <w:rsid w:val="00ED023F"/>
    <w:rsid w:val="00FC3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6475"/>
    <w:rPr>
      <w:color w:val="808080"/>
    </w:rPr>
  </w:style>
  <w:style w:type="paragraph" w:customStyle="1" w:styleId="AD7BF8C044D04CDF955500BE0A90CA23">
    <w:name w:val="AD7BF8C044D04CDF955500BE0A90CA23"/>
    <w:rsid w:val="00520578"/>
  </w:style>
  <w:style w:type="paragraph" w:customStyle="1" w:styleId="4816C3DEE0084E258C79C667692116ED">
    <w:name w:val="4816C3DEE0084E258C79C667692116ED"/>
    <w:rsid w:val="005205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F56AB-8EC7-4E4D-8D76-136FFC43D0DC}">
  <we:reference id="wa104382081" version="1.46.0.0" store="en-US" storeType="OMEX"/>
  <we:alternateReferences>
    <we:reference id="WA104382081" version="1.46.0.0" store="" storeType="OMEX"/>
  </we:alternateReferences>
  <we:properties>
    <we:property name="MENDELEY_CITATIONS" value="[{&quot;citationID&quot;:&quot;MENDELEY_CITATION_793deb26-6821-4693-9c9b-3008d57c1742&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&quot;,&quot;citationItems&quot;:[{&quot;id&quot;:&quot;582dd3ca-ce1a-3022-8ec6-a7497d6cbc6e&quot;,&quot;itemData&quot;:{&quot;type&quot;:&quot;article-journal&quot;,&quot;id&quot;:&quot;582dd3ca-ce1a-3022-8ec6-a7497d6cbc6e&quot;,&quot;title&quot;:&quot;Basic local alignment search tool&quot;,&quot;author&quot;:[{&quot;family&quot;:&quot;Altschul&quot;,&quot;given&quot;:&quot;Stephen F.&quot;,&quot;parse-names&quot;:false,&quot;dropping-particle&quot;:&quot;&quot;,&quot;non-dropping-particle&quot;:&quot;&quot;},{&quot;family&quot;:&quot;Gish&quot;,&quot;given&quot;:&quot;Warren&quot;,&quot;parse-names&quot;:false,&quot;dropping-particle&quot;:&quot;&quot;,&quot;non-dropping-particle&quot;:&quot;&quot;},{&quot;family&quot;:&quot;Miller&quot;,&quot;given&quot;:&quot;Webb&quot;,&quot;parse-names&quot;:false,&quot;dropping-particle&quot;:&quot;&quot;,&quot;non-dropping-particle&quot;:&quot;&quot;},{&quot;family&quot;:&quot;Myers&quot;,&quot;given&quot;:&quot;Eugene W.&quot;,&quot;parse-names&quot;:false,&quot;dropping-particle&quot;:&quot;&quot;,&quot;non-dropping-particle&quot;:&quot;&quot;},{&quot;family&quot;:&quot;Lipman&quot;,&quot;given&quot;:&quot;David J.&quot;,&quot;parse-names&quot;:false,&quot;dropping-particle&quot;:&quot;&quot;,&quot;non-dropping-particle&quot;:&quot;&quot;}],&quot;container-title&quot;:&quot;Journal of Molecular Biology&quot;,&quot;container-title-short&quot;:&quot;J Mol Biol&quot;,&quot;DOI&quot;:&quot;10.1016/S0022-2836(05)80360-2&quot;,&quot;ISSN&quot;:&quot;00222836&quot;,&quot;PMID&quot;:&quot;2231712&quot;,&quot;issued&quot;:{&quot;date-parts&quot;:[[1990]]},&quot;page&quot;:&quot;403-410&quot;,&quot;abstract&quot;:&quo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 © 1990, Academic Press Limited. All rights reserved.&quot;,&quot;issue&quot;:&quot;3&quot;,&quot;volume&quot;:&quot;215&quot;},&quot;isTemporary&quot;:false}]},{&quot;citationID&quot;:&quot;MENDELEY_CITATION_326fa2e9-b8eb-4393-ac8b-af18e9a23236&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&quot;,&quot;citationItems&quot;:[{&quot;id&quot;:&quot;041cd28e-1f59-39c9-bf0a-4eb9c446ff98&quot;,&quot;itemData&quot;:{&quot;type&quot;:&quot;article-journal&quot;,&quot;id&quot;:&quot;041cd28e-1f59-39c9-bf0a-4eb9c446ff98&quot;,&quot;title&quot;:&quot;Accessing NCBI data using the NCBI sequence viewer and genome data viewer (GDV)&quot;,&quot;author&quot;:[{&quot;family&quot;:&quot;Rangwala&quot;,&quot;given&quot;:&quot;Sanjida H.&quot;,&quot;parse-names&quot;:false,&quot;dropping-particle&quot;:&quot;&quot;,&quot;non-dropping-particle&quot;:&quot;&quot;},{&quot;family&quot;:&quot;Kuznetsov&quot;,&quot;given&quot;:&quot;Anatoliy&quot;,&quot;parse-names&quot;:false,&quot;dropping-particle&quot;:&quot;&quot;,&quot;non-dropping-particle&quot;:&quot;&quot;},{&quot;family&quot;:&quot;Ananiev&quot;,&quot;given&quot;:&quot;Victor&quot;,&quot;parse-names&quot;:false,&quot;dropping-particle&quot;:&quot;&quot;,&quot;non-dropping-particle&quot;:&quot;&quot;},{&quot;family&quot;:&quot;Asztalos&quot;,&quot;given&quot;:&quot;Andrea&quot;,&quot;parse-names&quot;:false,&quot;dropping-particle&quot;:&quot;&quot;,&quot;non-dropping-particle&quot;:&quot;&quot;},{&quot;family&quot;:&quot;Borodin&quot;,&quot;given&quot;:&quot;Evgeny&quot;,&quot;parse-names&quot;:false,&quot;dropping-particle&quot;:&quot;&quot;,&quot;non-dropping-particle&quot;:&quot;&quot;},{&quot;family&quot;:&quot;Evgeniev&quot;,&quot;given&quot;:&quot;Vladislav&quot;,&quot;parse-names&quot;:false,&quot;dropping-particle&quot;:&quot;&quot;,&quot;non-dropping-particle&quot;:&quot;&quot;},{&quot;family&quot;:&quot;Joukov&quot;,&quot;given&quot;:&quot;Victor&quot;,&quot;parse-names&quot;:false,&quot;dropping-particle&quot;:&quot;&quot;,&quot;non-dropping-particle&quot;:&quot;&quot;},{&quot;family&quot;:&quot;Lotov&quot;,&quot;given&quot;:&quot;Vadim&quot;,&quot;parse-names&quot;:false,&quot;dropping-particle&quot;:&quot;&quot;,&quot;non-dropping-particle&quot;:&quot;&quot;},{&quot;family&quot;:&quot;Pannu&quot;,&quot;given&quot;:&quot;Ravinder&quot;,&quot;parse-names&quot;:false,&quot;dropping-particle&quot;:&quot;&quot;,&quot;non-dropping-particle&quot;:&quot;&quot;},{&quot;family&quot;:&quot;Rudnev&quot;,&quot;given&quot;:&quot;Dmitry&quot;,&quot;parse-names&quot;:false,&quot;dropping-particle&quot;:&quot;&quot;,&quot;non-dropping-particle&quot;:&quot;&quot;},{&quot;family&quot;:&quot;Shkeda&quot;,&quot;given&quot;:&quot;Andrew&quot;,&quot;parse-names&quot;:false,&quot;dropping-particle&quot;:&quot;&quot;,&quot;non-dropping-particle&quot;:&quot;&quot;},{&quot;family&quot;:&quot;Weitz&quot;,&quot;given&quot;:&quot;Eric M.&quot;,&quot;parse-names&quot;:false,&quot;dropping-particle&quot;:&quot;&quot;,&quot;non-dropping-particle&quot;:&quot;&quot;},{&quot;family&quot;:&quot;Schneider&quot;,&quot;given&quot;:&quot;Valerie A.&quot;,&quot;parse-names&quot;:false,&quot;dropping-particle&quot;:&quot;&quot;,&quot;non-dropping-particle&quot;:&quot;&quot;}],&quot;container-title&quot;:&quot;Genome Research&quot;,&quot;container-title-short&quot;:&quot;Genome Res&quot;,&quot;DOI&quot;:&quot;10.1101/gr.266932.120&quot;,&quot;ISSN&quot;:&quot;15495469&quot;,&quot;PMID&quot;:&quot;33239395&quot;,&quot;issued&quot;:{&quot;date-parts&quot;:[[2021]]},&quot;page&quot;:&quot;159-169&quot;,&quot;abstract&quot;:&quot;The National Center for Biotechnology Information (NCBI) is an archive providing free access to a wide range and large volume of biological sequence data and literature. Staff scientists at NCBI analyze user-submitted data in the archive, producing gene and SNP annotation and generating sequence alignment tools. NCBI's flagship genome browser, Genome Data Viewer (GDV), displays our in-house RefSeq annotation; is integrated with other NCBI resources such as Gene, dbGaP, and BLAST; and provides a platform for customized analysis and visualization. Here, we describe how members of the biomedical research community can use GDV and the related NCBI Sequence Viewer (SV) to access, analyze, and disseminate NCBI and custom biomedical sequence data. In addition, we report how users can add SV to their own web pages to create a custom graphical sequence display without the need for infrastructure investments or back-end deployments.&quot;,&quot;issue&quot;:&quot;1&quot;,&quot;volume&quot;:&quot;31&quot;},&quot;isTemporary&quot;:false}]},{&quot;citationID&quot;:&quot;MENDELEY_CITATION_d9981ba5-46a3-41bb-84fe-f4f72a107e45&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&quot;,&quot;citationItems&quot;:[{&quot;id&quot;:&quot;8d0c5469-8fb1-3882-97c3-b0cf25ad84c4&quot;,&quot;itemData&quot;:{&quot;type&quot;:&quot;article-journal&quot;,&quot;id&quot;:&quot;8d0c5469-8fb1-3882-97c3-b0cf25ad84c4&quot;,&quot;title&quot;:&quot;Xenobiotic Nucleic Acid (XNA) Synthesis by Phi29 DNA Polymerase&quot;,&quot;author&quot;:[{&quot;family&quot;:&quot;Torres&quot;,&quot;given&quot;:&quot;Leticia L&quot;,&quot;parse-names&quot;:false,&quot;dropping-particle&quot;:&quot;&quot;,&quot;non-dropping-particle&quot;:&quot;&quot;},{&quot;family&quot;:&quot;Pinheiro&quot;,&quot;given&quot;:&quot;Vitor B&quot;,&quot;parse-names&quot;:false,&quot;dropping-particle&quot;:&quot;&quot;,&quot;non-dropping-particle&quot;:&quot;&quot;}],&quot;container-title&quot;:&quot;Current Protocols in Chemical Biology&quot;,&quot;container-title-short&quot;:&quot;Curr Protoc Chem Biol&quot;,&quot;DOI&quot;:&quot;10.1002/cpch.41&quot;,&quot;issued&quot;:{&quot;date-parts&quot;:[[2018]]},&quot;page&quot;:&quot;e41&quot;,&quot;issue&quot;:&quot;2&quot;,&quot;volume&quot;:&quot;10&quot;},&quot;isTemporary&quot;:false}]}]"/>
    <we:property name="MENDELEY_CITATIONS_LOCALE_CODE" value="&quot;en-US&quot;"/>
    <we:property name="MENDELEY_CITATIONS_STYLE" value="{&quot;id&quot;:&quot;https://www.zotero.org/styles/acs-synthetic-biology&quot;,&quot;title&quot;:&quot;ACS Synthetic 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The02</b:Tag>
    <b:SourceType>Misc</b:SourceType>
    <b:Guid>{54AB68B7-8FB7-4D37-A170-BB72C1957F44}</b:Guid>
    <b:Title>The PYMOL molecular graphics program</b:Title>
    <b:Year>2002</b:Year>
    <b:City>California</b:City>
    <b:Publisher>DeLano Scientific</b:Publisher>
    <b:StateProvince>San Carlos</b:StateProvince>
    <b:RefOrder>1</b:RefOrder>
  </b:Source>
</b:Sources>
</file>

<file path=customXml/itemProps1.xml><?xml version="1.0" encoding="utf-8"?>
<ds:datastoreItem xmlns:ds="http://schemas.openxmlformats.org/officeDocument/2006/customXml" ds:itemID="{3F174070-117A-4C9C-9D38-80D7CFE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20</Pages>
  <Words>3078</Words>
  <Characters>17548</Characters>
  <Application>Microsoft Office Word</Application>
  <DocSecurity>0</DocSecurity>
  <Lines>146</Lines>
  <Paragraphs>41</Paragraphs>
  <ScaleCrop>false</ScaleCrop>
  <Company/>
  <LinksUpToDate>false</LinksUpToDate>
  <CharactersWithSpaces>20585</CharactersWithSpaces>
  <SharedDoc>false</SharedDoc>
  <HLinks>
    <vt:vector size="24" baseType="variant">
      <vt:variant>
        <vt:i4>917509</vt:i4>
      </vt:variant>
      <vt:variant>
        <vt:i4>6</vt:i4>
      </vt:variant>
      <vt:variant>
        <vt:i4>0</vt:i4>
      </vt:variant>
      <vt:variant>
        <vt:i4>5</vt:i4>
      </vt:variant>
      <vt:variant>
        <vt:lpwstr>https://pubmed.ncbi.nlm.nih.gov/32236653/</vt:lpwstr>
      </vt:variant>
      <vt:variant>
        <vt:lpwstr/>
      </vt:variant>
      <vt:variant>
        <vt:i4>1048645</vt:i4>
      </vt:variant>
      <vt:variant>
        <vt:i4>3</vt:i4>
      </vt:variant>
      <vt:variant>
        <vt:i4>0</vt:i4>
      </vt:variant>
      <vt:variant>
        <vt:i4>5</vt:i4>
      </vt:variant>
      <vt:variant>
        <vt:lpwstr>https://www.ncbi.nlm.nih.gov/pmc/articles/PMC3477848/</vt:lpwstr>
      </vt:variant>
      <vt:variant>
        <vt:lpwstr/>
      </vt:variant>
      <vt:variant>
        <vt:i4>3342372</vt:i4>
      </vt:variant>
      <vt:variant>
        <vt:i4>0</vt:i4>
      </vt:variant>
      <vt:variant>
        <vt:i4>0</vt:i4>
      </vt:variant>
      <vt:variant>
        <vt:i4>5</vt:i4>
      </vt:variant>
      <vt:variant>
        <vt:lpwstr>https://www.nature.com/articles/s41598-017-13324-0</vt:lpwstr>
      </vt:variant>
      <vt:variant>
        <vt:lpwstr/>
      </vt:variant>
      <vt:variant>
        <vt:i4>5832704</vt:i4>
      </vt:variant>
      <vt:variant>
        <vt:i4>0</vt:i4>
      </vt:variant>
      <vt:variant>
        <vt:i4>0</vt:i4>
      </vt:variant>
      <vt:variant>
        <vt:i4>5</vt:i4>
      </vt:variant>
      <vt:variant>
        <vt:lpwstr>https://doi.org/10.1016/j.sbi.2016.11.001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Paola Handal</cp:lastModifiedBy>
  <cp:revision>69</cp:revision>
  <dcterms:created xsi:type="dcterms:W3CDTF">2022-11-03T08:16:00Z</dcterms:created>
  <dcterms:modified xsi:type="dcterms:W3CDTF">2023-04-05T13:36:00Z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http://www.zotero.org/styles/chicago-fullnote-bibliography-short-title-subsequent</vt:lpwstr>
  </property>
  <property fmtid="{D5CDD505-2E9C-101B-9397-08002B2CF9AE}" pid="7" name="Mendeley Recent Style Name 2_1">
    <vt:lpwstr>Chicago Manual of Style 17th edition (full note, short title subsequent)</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http://csl.mendeley.com/styles/20448741/minimal-grant-proposals</vt:lpwstr>
  </property>
  <property fmtid="{D5CDD505-2E9C-101B-9397-08002B2CF9AE}" pid="11" name="Mendeley Recent Style Name 4_1">
    <vt:lpwstr>Minimal style for grant proposals</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http://www.zotero.org/styles/royal-society-of-chemistry</vt:lpwstr>
  </property>
  <property fmtid="{D5CDD505-2E9C-101B-9397-08002B2CF9AE}" pid="15" name="Mendeley Recent Style Name 6_1">
    <vt:lpwstr>Royal Society of Chemistry</vt:lpwstr>
  </property>
  <property fmtid="{D5CDD505-2E9C-101B-9397-08002B2CF9AE}" pid="16" name="Mendeley Recent Style Id 7_1">
    <vt:lpwstr>http://www.zotero.org/styles/royal-society-of-chemistry-with-titles</vt:lpwstr>
  </property>
  <property fmtid="{D5CDD505-2E9C-101B-9397-08002B2CF9AE}" pid="17" name="Mendeley Recent Style Name 7_1">
    <vt:lpwstr>Royal Society of Chemistry (with titles)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http://www.zotero.org/styles/council-of-science-editors-alphabetical</vt:lpwstr>
  </property>
  <property fmtid="{D5CDD505-2E9C-101B-9397-08002B2CF9AE}" pid="24" name="Mendeley Unique User Id_1">
    <vt:lpwstr>6679dee1-340a-35b4-9dc3-e0897fa06a8b</vt:lpwstr>
  </property>
</Properties>
</file>