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6AA2AD" w14:textId="77777777" w:rsidR="009E4B3F" w:rsidRDefault="009E4B3F" w:rsidP="00551C5C">
      <w:pPr>
        <w:spacing w:line="480" w:lineRule="auto"/>
        <w:rPr>
          <w:b/>
          <w:bCs/>
        </w:rPr>
      </w:pPr>
      <w:r>
        <w:rPr>
          <w:b/>
          <w:bCs/>
        </w:rPr>
        <w:t xml:space="preserve">Title: </w:t>
      </w:r>
      <w:r w:rsidRPr="00110335">
        <w:rPr>
          <w:b/>
          <w:bCs/>
        </w:rPr>
        <w:t xml:space="preserve">Directed evolution of mesophilic HNA polymerases providing insight into DNA polymerase mechanisms.  </w:t>
      </w:r>
    </w:p>
    <w:p w14:paraId="01EFB106" w14:textId="77777777" w:rsidR="009E4B3F" w:rsidRDefault="009E4B3F" w:rsidP="00551C5C">
      <w:pPr>
        <w:spacing w:line="480" w:lineRule="auto"/>
        <w:rPr>
          <w:b/>
          <w:bCs/>
        </w:rPr>
      </w:pPr>
    </w:p>
    <w:p w14:paraId="6366F56A" w14:textId="77777777" w:rsidR="009E4B3F" w:rsidRPr="00110335" w:rsidRDefault="009E4B3F" w:rsidP="00551C5C">
      <w:pPr>
        <w:spacing w:line="480" w:lineRule="auto"/>
        <w:rPr>
          <w:b/>
          <w:bCs/>
        </w:rPr>
      </w:pPr>
      <w:r>
        <w:rPr>
          <w:b/>
          <w:bCs/>
        </w:rPr>
        <w:t>Authors:</w:t>
      </w:r>
    </w:p>
    <w:p w14:paraId="7FE1D33A" w14:textId="77777777" w:rsidR="009E4B3F" w:rsidRDefault="009E4B3F" w:rsidP="00551C5C">
      <w:pPr>
        <w:spacing w:line="480" w:lineRule="auto"/>
        <w:rPr>
          <w:lang w:val="en-GB"/>
        </w:rPr>
      </w:pPr>
      <w:r>
        <w:rPr>
          <w:lang w:val="en-GB"/>
        </w:rPr>
        <w:t xml:space="preserve">Ms. </w:t>
      </w:r>
      <w:r w:rsidRPr="00734E53">
        <w:rPr>
          <w:lang w:val="en-GB"/>
        </w:rPr>
        <w:t>Paola Handal-Marquez</w:t>
      </w:r>
      <w:r w:rsidRPr="00734E53">
        <w:rPr>
          <w:vertAlign w:val="superscript"/>
          <w:lang w:val="en-GB"/>
        </w:rPr>
        <w:t>1,2</w:t>
      </w:r>
      <w:r w:rsidRPr="00734E53">
        <w:rPr>
          <w:lang w:val="en-GB"/>
        </w:rPr>
        <w:t xml:space="preserve">, </w:t>
      </w:r>
      <w:proofErr w:type="spellStart"/>
      <w:r>
        <w:rPr>
          <w:lang w:val="en-GB"/>
        </w:rPr>
        <w:t>Dr.</w:t>
      </w:r>
      <w:proofErr w:type="spellEnd"/>
      <w:r>
        <w:rPr>
          <w:lang w:val="en-GB"/>
        </w:rPr>
        <w:t xml:space="preserve"> </w:t>
      </w:r>
      <w:r w:rsidRPr="00734E53">
        <w:rPr>
          <w:lang w:val="en-GB"/>
        </w:rPr>
        <w:t>Leticia L. Torres</w:t>
      </w:r>
      <w:r w:rsidRPr="00734E53">
        <w:rPr>
          <w:vertAlign w:val="superscript"/>
          <w:lang w:val="en-GB"/>
        </w:rPr>
        <w:t>1</w:t>
      </w:r>
      <w:r w:rsidRPr="00734E53">
        <w:rPr>
          <w:lang w:val="en-GB"/>
        </w:rPr>
        <w:t xml:space="preserve"> and </w:t>
      </w:r>
      <w:r>
        <w:rPr>
          <w:lang w:val="en-GB"/>
        </w:rPr>
        <w:t xml:space="preserve">Prof. </w:t>
      </w:r>
      <w:proofErr w:type="spellStart"/>
      <w:r>
        <w:rPr>
          <w:lang w:val="en-GB"/>
        </w:rPr>
        <w:t>Dr.</w:t>
      </w:r>
      <w:proofErr w:type="spellEnd"/>
      <w:r>
        <w:rPr>
          <w:lang w:val="en-GB"/>
        </w:rPr>
        <w:t xml:space="preserve"> </w:t>
      </w:r>
      <w:r w:rsidRPr="00734E53">
        <w:rPr>
          <w:lang w:val="en-GB"/>
        </w:rPr>
        <w:t>Vitor B. Pinheiro</w:t>
      </w:r>
      <w:r w:rsidRPr="00734E53">
        <w:rPr>
          <w:vertAlign w:val="superscript"/>
          <w:lang w:val="en-GB"/>
        </w:rPr>
        <w:t>2*</w:t>
      </w:r>
      <w:r w:rsidRPr="00734E53">
        <w:rPr>
          <w:lang w:val="en-GB"/>
        </w:rPr>
        <w:t xml:space="preserve"> </w:t>
      </w:r>
    </w:p>
    <w:p w14:paraId="1571423F" w14:textId="77777777" w:rsidR="009E4B3F" w:rsidRPr="00734E53" w:rsidRDefault="009E4B3F" w:rsidP="00551C5C">
      <w:pPr>
        <w:spacing w:line="480" w:lineRule="auto"/>
        <w:rPr>
          <w:lang w:val="en-GB"/>
        </w:rPr>
      </w:pPr>
      <w:r>
        <w:rPr>
          <w:b/>
          <w:bCs/>
        </w:rPr>
        <w:t>Affiliations:</w:t>
      </w:r>
    </w:p>
    <w:p w14:paraId="35072D33" w14:textId="77777777" w:rsidR="009E4B3F" w:rsidRPr="00170321" w:rsidRDefault="009E4B3F" w:rsidP="00551C5C">
      <w:pPr>
        <w:spacing w:line="480" w:lineRule="auto"/>
      </w:pPr>
      <w:r w:rsidRPr="00170321">
        <w:rPr>
          <w:vertAlign w:val="superscript"/>
        </w:rPr>
        <w:t>1</w:t>
      </w:r>
      <w:r w:rsidRPr="00170321">
        <w:t xml:space="preserve"> University College London, Department of Structural and Molecular Biology, Gower Street, WC1E 6BT, London, UK</w:t>
      </w:r>
    </w:p>
    <w:p w14:paraId="6F5DCDD9" w14:textId="77777777" w:rsidR="009E4B3F" w:rsidRDefault="009E4B3F" w:rsidP="00551C5C">
      <w:pPr>
        <w:spacing w:line="480" w:lineRule="auto"/>
      </w:pPr>
      <w:r w:rsidRPr="00170321">
        <w:rPr>
          <w:vertAlign w:val="superscript"/>
        </w:rPr>
        <w:t>2</w:t>
      </w:r>
      <w:r w:rsidRPr="00170321">
        <w:t xml:space="preserve"> KU Leuven, Rega Institute for Medical Research, Department of Pharmaceutical and Pharmacological Sciences, </w:t>
      </w:r>
      <w:proofErr w:type="spellStart"/>
      <w:r w:rsidRPr="00170321">
        <w:t>Herestraat</w:t>
      </w:r>
      <w:proofErr w:type="spellEnd"/>
      <w:r w:rsidRPr="00170321">
        <w:t>, 49 – box 1041, 3000 Leuven, Belgium</w:t>
      </w:r>
    </w:p>
    <w:p w14:paraId="7CAEF33E" w14:textId="77777777" w:rsidR="009E4B3F" w:rsidRPr="00170321" w:rsidRDefault="009E4B3F" w:rsidP="00551C5C">
      <w:pPr>
        <w:spacing w:line="480" w:lineRule="auto"/>
      </w:pPr>
      <w:r w:rsidRPr="00F84EEF">
        <w:rPr>
          <w:b/>
          <w:bCs/>
        </w:rPr>
        <w:t>Corresponding author information:</w:t>
      </w:r>
      <w:r>
        <w:t xml:space="preserve"> </w:t>
      </w:r>
      <w:r w:rsidRPr="00170321">
        <w:rPr>
          <w:vertAlign w:val="superscript"/>
        </w:rPr>
        <w:t>*</w:t>
      </w:r>
      <w:r w:rsidRPr="00170321">
        <w:t xml:space="preserve"> e-mail: v.pinheiro@kuleuven.be</w:t>
      </w:r>
    </w:p>
    <w:p w14:paraId="5EB683A3" w14:textId="77777777" w:rsidR="009E4B3F" w:rsidRDefault="009E4B3F" w:rsidP="00551C5C">
      <w:pPr>
        <w:spacing w:line="480" w:lineRule="auto"/>
        <w:rPr>
          <w:lang w:val="en-GB"/>
        </w:rPr>
      </w:pPr>
      <w:r w:rsidRPr="00426BA6">
        <w:rPr>
          <w:lang w:val="en-GB"/>
        </w:rPr>
        <w:t xml:space="preserve"> </w:t>
      </w:r>
    </w:p>
    <w:p w14:paraId="1AE4F6A2" w14:textId="77777777" w:rsidR="009E4B3F" w:rsidRPr="0043573E" w:rsidRDefault="009E4B3F" w:rsidP="00551C5C">
      <w:pPr>
        <w:spacing w:line="480" w:lineRule="auto"/>
        <w:rPr>
          <w:b/>
          <w:bCs/>
        </w:rPr>
      </w:pPr>
      <w:r w:rsidRPr="0043573E">
        <w:rPr>
          <w:b/>
          <w:bCs/>
        </w:rPr>
        <w:t>Abstract</w:t>
      </w:r>
    </w:p>
    <w:p w14:paraId="5CD66656" w14:textId="77777777" w:rsidR="009E4B3F" w:rsidRDefault="009E4B3F" w:rsidP="00551C5C">
      <w:pPr>
        <w:spacing w:line="480" w:lineRule="auto"/>
        <w:jc w:val="both"/>
      </w:pPr>
      <w:r>
        <w:t xml:space="preserve">Detailed biochemical characterization of natural and mutant enzymes provides essential clues to understand their mechanisms. There are, however, limits to the throughput of such approaches and they are not without errors. DNA polymerases have benefited from over 50 years of detailed study and remain not fully understood. As such, methods that allow high-throughput interrogation of variants, and viable analysis pipelines to identify relevant variants, become an important tool to accelerate research. Using the DNA polymerase from </w:t>
      </w:r>
      <w:r>
        <w:rPr>
          <w:i/>
          <w:iCs/>
        </w:rPr>
        <w:t>B. subtilis</w:t>
      </w:r>
      <w:r>
        <w:t xml:space="preserve"> Phi29 bacteriophage as a model, we demonstrate how </w:t>
      </w:r>
      <w:r>
        <w:lastRenderedPageBreak/>
        <w:t>coupling focused libraries, selection and deep sequencing can be combined to identify variants of interest for characterization. As selection parameters can be controlled, different areas of an enzyme’s mechanism can be explored. Focusing selection on faster HNA (1,5-anhydrohexitol nucleic acid) synthesis, we identified P562del as a variant of interest, enriching significantly between rounds. Characterization confirmed its faster HNA synthesis initiation but lower processivity and fidelity. P562 is a non-conserved residue, unlikely to be selected by more traditional approaches, but its deletion recapitulates knowledge on how Phi29 exonuclease, thumb and TPR2 subdomains regulate polymerase function. Our data further support the hypothesis that Phi29 shows a two-state binding to its template: a fast non-replicative complex that transitions to a replication-competent state.</w:t>
      </w:r>
    </w:p>
    <w:p w14:paraId="2820E801" w14:textId="77777777" w:rsidR="009E4B3F" w:rsidRDefault="009E4B3F">
      <w:pPr>
        <w:spacing w:after="160" w:line="259" w:lineRule="auto"/>
      </w:pPr>
    </w:p>
    <w:p w14:paraId="11714462" w14:textId="77777777" w:rsidR="009E4B3F" w:rsidRDefault="009E4B3F" w:rsidP="00071554">
      <w:pPr>
        <w:spacing w:line="480" w:lineRule="auto"/>
        <w:jc w:val="both"/>
      </w:pPr>
      <w:r w:rsidRPr="002B6822">
        <w:rPr>
          <w:b/>
          <w:bCs/>
        </w:rPr>
        <w:t>K</w:t>
      </w:r>
      <w:r>
        <w:rPr>
          <w:b/>
          <w:bCs/>
        </w:rPr>
        <w:t>eywords</w:t>
      </w:r>
      <w:r w:rsidRPr="002B6822">
        <w:rPr>
          <w:b/>
          <w:bCs/>
        </w:rPr>
        <w:t>:</w:t>
      </w:r>
      <w:r>
        <w:t xml:space="preserve"> </w:t>
      </w:r>
    </w:p>
    <w:p w14:paraId="41592B29" w14:textId="77777777" w:rsidR="009E4B3F" w:rsidRPr="00A764EF" w:rsidRDefault="009E4B3F" w:rsidP="00551C5C">
      <w:pPr>
        <w:spacing w:line="480" w:lineRule="auto"/>
      </w:pPr>
      <w:r>
        <w:t xml:space="preserve">Directed evolution; XNA synthase; Phi29 DNA polymerase; </w:t>
      </w:r>
      <w:proofErr w:type="gramStart"/>
      <w:r>
        <w:t>high-throughput</w:t>
      </w:r>
      <w:proofErr w:type="gramEnd"/>
      <w:r>
        <w:t xml:space="preserve"> biochemistry</w:t>
      </w:r>
    </w:p>
    <w:p w14:paraId="14D98948" w14:textId="77777777" w:rsidR="009E4B3F" w:rsidRDefault="009E4B3F" w:rsidP="000135DC">
      <w:pPr>
        <w:pStyle w:val="ListParagraph"/>
        <w:spacing w:line="480" w:lineRule="auto"/>
        <w:jc w:val="both"/>
      </w:pPr>
    </w:p>
    <w:p w14:paraId="78744A46" w14:textId="77777777" w:rsidR="009E4B3F" w:rsidRDefault="009E4B3F">
      <w:pPr>
        <w:spacing w:after="160" w:line="259" w:lineRule="auto"/>
        <w:rPr>
          <w:b/>
          <w:bCs/>
        </w:rPr>
      </w:pPr>
      <w:r>
        <w:rPr>
          <w:b/>
          <w:bCs/>
        </w:rPr>
        <w:br w:type="page"/>
      </w:r>
    </w:p>
    <w:p w14:paraId="20524556" w14:textId="77777777" w:rsidR="009E4B3F" w:rsidRPr="00930DE3" w:rsidRDefault="009E4B3F" w:rsidP="00551C5C">
      <w:pPr>
        <w:spacing w:line="480" w:lineRule="auto"/>
        <w:rPr>
          <w:b/>
          <w:bCs/>
        </w:rPr>
      </w:pPr>
      <w:r w:rsidRPr="00930DE3">
        <w:rPr>
          <w:b/>
          <w:bCs/>
        </w:rPr>
        <w:lastRenderedPageBreak/>
        <w:t>Introduction</w:t>
      </w:r>
    </w:p>
    <w:p w14:paraId="0F3AA8EC" w14:textId="77777777" w:rsidR="009E4B3F" w:rsidRDefault="009E4B3F" w:rsidP="00551C5C">
      <w:pPr>
        <w:spacing w:line="480" w:lineRule="auto"/>
        <w:jc w:val="both"/>
      </w:pPr>
      <w:r>
        <w:t xml:space="preserve">It is essential for all living organisms to store and replicate their genetic information. That process is carried out by specialist enzymes, termed template-dependent DNA (or RNA) polymerases. Despite their central role, the ancient origin of those proteins has given evolution enough time and opportunity to explore a vast range of characteristics and specializations, across processivity, fidelity, thermostability and multimerization. </w:t>
      </w:r>
      <w:r w:rsidRPr="00723BC0">
        <w:rPr>
          <w:color w:val="000000"/>
          <w:vertAlign w:val="superscript"/>
        </w:rPr>
        <w:t>12</w:t>
      </w:r>
      <w:r>
        <w:t xml:space="preserve">Those characteristics and specializations are the result of functional and sequence constraints imposed during the natural evolution of DNA polymerases, and they are not yet fully understood. Replicative DNA-dependent DNA polymerases are often multifunctional enzymes (harboring both polymerase and exonuclease activities) with complex dynamics and operating under multiple, and sometimes overlapping, layers of </w:t>
      </w:r>
      <w:commentRangeStart w:id="0"/>
      <w:commentRangeStart w:id="1"/>
      <w:r>
        <w:t>regulation</w:t>
      </w:r>
      <w:commentRangeEnd w:id="0"/>
      <w:r>
        <w:rPr>
          <w:rStyle w:val="CommentReference"/>
        </w:rPr>
        <w:commentReference w:id="0"/>
      </w:r>
      <w:commentRangeEnd w:id="1"/>
      <w:r>
        <w:rPr>
          <w:rStyle w:val="CommentReference"/>
        </w:rPr>
        <w:commentReference w:id="1"/>
      </w:r>
      <w:r>
        <w:t>. For instance, DNA polymerases can often discriminate between their natural substrate (deoxyribose nucleotide triphosphates) and other natural analogues present in the cellular milieu (ribonucleotides, partially phosphorylated nucleotides, and damaged nucleobases), even though the analogues are present at a higher concentration than the substrates</w:t>
      </w:r>
      <w:sdt>
        <w:sdtPr>
          <w:rPr>
            <w:color w:val="000000"/>
            <w:vertAlign w:val="superscript"/>
          </w:rPr>
          <w:tag w:val="MENDELEY_CITATION_v3_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"/>
          <w:id w:val="-1390647631"/>
          <w:placeholder>
            <w:docPart w:val="79E3D45DEC2042ECBAACC73C9DCC146C"/>
          </w:placeholder>
        </w:sdtPr>
        <w:sdtContent>
          <w:r w:rsidRPr="009E4B3F">
            <w:rPr>
              <w:color w:val="000000"/>
              <w:vertAlign w:val="superscript"/>
            </w:rPr>
            <w:t>1</w:t>
          </w:r>
        </w:sdtContent>
      </w:sdt>
      <w:r>
        <w:t>. This is done not only at incorporation in the active site of the enzyme</w:t>
      </w:r>
      <w:sdt>
        <w:sdtPr>
          <w:rPr>
            <w:color w:val="000000"/>
            <w:vertAlign w:val="superscript"/>
          </w:rPr>
          <w:tag w:val="MENDELEY_CITATION_v3_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"/>
          <w:id w:val="1228734973"/>
          <w:placeholder>
            <w:docPart w:val="79E3D45DEC2042ECBAACC73C9DCC146C"/>
          </w:placeholder>
        </w:sdtPr>
        <w:sdtContent>
          <w:r w:rsidRPr="009E4B3F">
            <w:rPr>
              <w:color w:val="000000"/>
              <w:vertAlign w:val="superscript"/>
            </w:rPr>
            <w:t>1,2</w:t>
          </w:r>
        </w:sdtContent>
      </w:sdt>
      <w:r>
        <w:t>, but also at multiple points during the elongation process</w:t>
      </w:r>
      <w:sdt>
        <w:sdtPr>
          <w:rPr>
            <w:color w:val="000000"/>
            <w:vertAlign w:val="superscript"/>
          </w:rPr>
          <w:tag w:val="MENDELEY_CITATION_v3_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"/>
          <w:id w:val="-102196153"/>
          <w:placeholder>
            <w:docPart w:val="79E3D45DEC2042ECBAACC73C9DCC146C"/>
          </w:placeholder>
        </w:sdtPr>
        <w:sdtContent>
          <w:r w:rsidRPr="009E4B3F">
            <w:rPr>
              <w:color w:val="000000"/>
              <w:vertAlign w:val="superscript"/>
            </w:rPr>
            <w:t>3,4</w:t>
          </w:r>
        </w:sdtContent>
      </w:sdt>
      <w:r>
        <w:t xml:space="preserve">. </w:t>
      </w:r>
    </w:p>
    <w:p w14:paraId="586F0D72" w14:textId="77777777" w:rsidR="009E4B3F" w:rsidRDefault="009E4B3F" w:rsidP="006A4511">
      <w:pPr>
        <w:spacing w:line="480" w:lineRule="auto"/>
        <w:jc w:val="both"/>
      </w:pPr>
      <w:r>
        <w:t xml:space="preserve">Therefore, because of their complexity and </w:t>
      </w:r>
      <w:proofErr w:type="gramStart"/>
      <w:r>
        <w:t>as a result of</w:t>
      </w:r>
      <w:proofErr w:type="gramEnd"/>
      <w:r>
        <w:t xml:space="preserve"> their evolution, specific mutations can have different impacts on the function of homologous DNA polymerases. Mutations that in the </w:t>
      </w:r>
      <w:r>
        <w:rPr>
          <w:i/>
          <w:iCs/>
        </w:rPr>
        <w:t>Escherichia coli</w:t>
      </w:r>
      <w:r>
        <w:t xml:space="preserve"> bacteriophage T4 result in 10-fold reduction of viability</w:t>
      </w:r>
      <w:sdt>
        <w:sdtPr>
          <w:rPr>
            <w:color w:val="000000"/>
            <w:vertAlign w:val="superscript"/>
          </w:rPr>
          <w:tag w:val="MENDELEY_CITATION_v3_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"/>
          <w:id w:val="68167762"/>
          <w:placeholder>
            <w:docPart w:val="35DBADD0D92242F3A3ED4EFD78AA4C38"/>
          </w:placeholder>
        </w:sdtPr>
        <w:sdtContent>
          <w:r w:rsidRPr="009E4B3F">
            <w:rPr>
              <w:color w:val="000000"/>
              <w:vertAlign w:val="superscript"/>
            </w:rPr>
            <w:t>5</w:t>
          </w:r>
        </w:sdtContent>
      </w:sdt>
      <w:r>
        <w:t>, have no impact on the T4-related RB69 phage</w:t>
      </w:r>
      <w:sdt>
        <w:sdtPr>
          <w:rPr>
            <w:color w:val="000000"/>
            <w:vertAlign w:val="superscript"/>
          </w:rPr>
          <w:tag w:val="MENDELEY_CITATION_v3_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"/>
          <w:id w:val="357931385"/>
          <w:placeholder>
            <w:docPart w:val="48EE167B27CD44F8B5F27E871E4E6AEF"/>
          </w:placeholder>
        </w:sdtPr>
        <w:sdtContent>
          <w:r w:rsidRPr="009E4B3F">
            <w:rPr>
              <w:color w:val="000000"/>
              <w:vertAlign w:val="superscript"/>
            </w:rPr>
            <w:t>6</w:t>
          </w:r>
        </w:sdtContent>
      </w:sdt>
      <w:r>
        <w:t xml:space="preserve">. Similarly, a </w:t>
      </w:r>
      <w:r>
        <w:rPr>
          <w:rFonts w:cs="Arial"/>
        </w:rPr>
        <w:t>β</w:t>
      </w:r>
      <w:r>
        <w:t xml:space="preserve"> hairpin mutation that decreases fidelity in both T4 and RB69, does not impact </w:t>
      </w:r>
      <w:r w:rsidRPr="00004C9D">
        <w:rPr>
          <w:i/>
          <w:iCs/>
        </w:rPr>
        <w:t>S. cerevisiae</w:t>
      </w:r>
      <w:r w:rsidRPr="00A24D8B">
        <w:t xml:space="preserve"> DNA polymerase δ (also a B-family polymerase)</w:t>
      </w:r>
      <w:r w:rsidRPr="00723BC0">
        <w:rPr>
          <w:color w:val="000000"/>
          <w:vertAlign w:val="superscript"/>
        </w:rPr>
        <w:t>78</w:t>
      </w:r>
      <w:r>
        <w:t>.</w:t>
      </w:r>
    </w:p>
    <w:p w14:paraId="3763B298" w14:textId="77777777" w:rsidR="009E4B3F" w:rsidRDefault="009E4B3F" w:rsidP="006A4511">
      <w:pPr>
        <w:spacing w:line="480" w:lineRule="auto"/>
        <w:jc w:val="both"/>
      </w:pPr>
      <w:r>
        <w:lastRenderedPageBreak/>
        <w:t>Detailed biochemical and mutational analysis has been very successful at identifying some of the sequence and structural determinants for the different DNA polymerase functions, but they are limited to the models we use to understand polymerases, to how those can be efficiently tested, and to how generalizable they are.</w:t>
      </w:r>
    </w:p>
    <w:p w14:paraId="06C74571" w14:textId="0EE80CF0" w:rsidR="009E4B3F" w:rsidRDefault="009E4B3F" w:rsidP="00551C5C">
      <w:pPr>
        <w:spacing w:line="480" w:lineRule="auto"/>
        <w:jc w:val="both"/>
      </w:pPr>
      <w:r>
        <w:t>Deep mutational scanning (DMS) uses directed evolution strategies to assess the function of large numbers of protein mutants in parallel</w:t>
      </w:r>
      <w:sdt>
        <w:sdtPr>
          <w:tag w:val="MENDELEY_CITATION_v3_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"/>
          <w:id w:val="377364372"/>
          <w:placeholder>
            <w:docPart w:val="DefaultPlaceholder_-1854013440"/>
          </w:placeholder>
        </w:sdtPr>
        <w:sdtContent>
          <w:r w:rsidR="00F720A9">
            <w:t>1</w:t>
          </w:r>
        </w:sdtContent>
      </w:sdt>
      <w:r>
        <w:t>. Mutants are partitioned based on function with high-throughput DNA sequencing used to map each population – thus generating a picture of the functional space of the protein. Such an approach bypasses gaps in our understanding of the sequence-structure-function relationships of the targeted proteins and has been successfully applied to engineer protein variants with novel propert</w:t>
      </w:r>
      <w:commentRangeStart w:id="2"/>
      <w:r>
        <w:t>ies.</w:t>
      </w:r>
      <w:commentRangeEnd w:id="2"/>
      <w:r>
        <w:rPr>
          <w:rStyle w:val="CommentReference"/>
        </w:rPr>
        <w:commentReference w:id="2"/>
      </w:r>
      <w:r>
        <w:t xml:space="preserve"> Nonetheless, DMS is usually focused on the isolation of desired variants (e.g. more efficient enzymes) rather than on the exploitation of the informationally-rich mutational datasets, which have the potential to improve our understanding of a protein’s sequence-structure-function relationships.</w:t>
      </w:r>
    </w:p>
    <w:p w14:paraId="25BFB9D3" w14:textId="77777777" w:rsidR="009E4B3F" w:rsidRDefault="009E4B3F" w:rsidP="00EA2645">
      <w:pPr>
        <w:spacing w:line="480" w:lineRule="auto"/>
        <w:jc w:val="both"/>
      </w:pPr>
      <w:r>
        <w:t>DNA polymerases can be engineered for the synthesis of xenobiotic nucleic acids (XNAs), and multiple novel mutations have been identified that can modulate enzymatic function and further contribute to our understanding of those enzymes</w:t>
      </w:r>
      <w:sdt>
        <w:sdtPr>
          <w:rPr>
            <w:color w:val="000000"/>
            <w:vertAlign w:val="superscript"/>
          </w:rPr>
          <w:tag w:val="MENDELEY_CITATION_v3_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"/>
          <w:id w:val="-604495482"/>
          <w:placeholder>
            <w:docPart w:val="6D99F58D61054B01AEED934341F59871"/>
          </w:placeholder>
        </w:sdtPr>
        <w:sdtContent>
          <w:r w:rsidRPr="009E4B3F">
            <w:rPr>
              <w:color w:val="000000"/>
              <w:vertAlign w:val="superscript"/>
            </w:rPr>
            <w:t>7,8</w:t>
          </w:r>
        </w:sdtContent>
      </w:sdt>
      <w:r>
        <w:t xml:space="preserve">. However, as with DMS approaches, improved functional understanding is a byproduct of the main research goal. By shifting the focus from “best” to “all” active mutants, we propose that the sequence landscape mapping in DMS and in directed evolution experiments (as summarized in </w:t>
      </w:r>
      <w:r w:rsidRPr="006524E8">
        <w:rPr>
          <w:b/>
        </w:rPr>
        <w:t>Figure 1</w:t>
      </w:r>
      <w:r>
        <w:t>), can be harnessed to improving our understanding of protein function and to studying the impact of selection parameters.</w:t>
      </w:r>
    </w:p>
    <w:p w14:paraId="474888DA" w14:textId="574F4A74" w:rsidR="009E4B3F" w:rsidRPr="00C14A7A" w:rsidRDefault="009E4B3F" w:rsidP="00EA2645">
      <w:pPr>
        <w:spacing w:line="480" w:lineRule="auto"/>
        <w:jc w:val="both"/>
        <w:rPr>
          <w:lang w:val="en-GB"/>
        </w:rPr>
      </w:pPr>
      <w:r>
        <w:rPr>
          <w:lang w:val="en-GB"/>
        </w:rPr>
        <w:lastRenderedPageBreak/>
        <w:t>XNAs such as HNA (1,5-anhydrohexitol nucleic acid) are of great interest for therapeutic and nanotechnology applications</w:t>
      </w:r>
      <w:sdt>
        <w:sdtPr>
          <w:rPr>
            <w:lang w:val="en-GB"/>
          </w:rPr>
          <w:tag w:val="MENDELEY_CITATION_v3_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"/>
          <w:id w:val="87743211"/>
          <w:placeholder>
            <w:docPart w:val="DefaultPlaceholder_-1854013440"/>
          </w:placeholder>
        </w:sdtPr>
        <w:sdtEndPr>
          <w:rPr>
            <w:lang w:val="en-US"/>
          </w:rPr>
        </w:sdtEndPr>
        <w:sdtContent>
          <w:r w:rsidR="00F720A9">
            <w:t>3</w:t>
          </w:r>
        </w:sdtContent>
      </w:sdt>
      <w:r>
        <w:rPr>
          <w:lang w:val="en-GB"/>
        </w:rPr>
        <w:t xml:space="preserve"> </w:t>
      </w:r>
      <w:del w:id="3" w:author="Paola Handal" w:date="2023-04-07T19:40:00Z">
        <w:r w:rsidDel="00696B54">
          <w:rPr>
            <w:lang w:val="en-GB"/>
          </w:rPr>
          <w:delText>(</w:delText>
        </w:r>
        <w:r w:rsidRPr="006524E8" w:rsidDel="00696B54">
          <w:rPr>
            <w:highlight w:val="yellow"/>
            <w:lang w:val="en-GB"/>
          </w:rPr>
          <w:delText>r</w:delText>
        </w:r>
        <w:commentRangeStart w:id="4"/>
        <w:r w:rsidRPr="006524E8" w:rsidDel="00696B54">
          <w:rPr>
            <w:highlight w:val="yellow"/>
            <w:lang w:val="en-GB"/>
          </w:rPr>
          <w:delText>efs</w:delText>
        </w:r>
        <w:commentRangeEnd w:id="4"/>
        <w:r w:rsidDel="00696B54">
          <w:rPr>
            <w:rStyle w:val="CommentReference"/>
          </w:rPr>
          <w:commentReference w:id="4"/>
        </w:r>
        <w:r w:rsidDel="00696B54">
          <w:rPr>
            <w:lang w:val="en-GB"/>
          </w:rPr>
          <w:delText xml:space="preserve">) </w:delText>
        </w:r>
      </w:del>
      <w:r>
        <w:rPr>
          <w:lang w:val="en-GB"/>
        </w:rPr>
        <w:t>because of its enhanced chemical and biological stability</w:t>
      </w:r>
      <w:sdt>
        <w:sdtPr>
          <w:rPr>
            <w:lang w:val="en-GB"/>
          </w:rPr>
          <w:tag w:val="MENDELEY_CITATION_v3_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"/>
          <w:id w:val="-65738424"/>
          <w:placeholder>
            <w:docPart w:val="DefaultPlaceholder_-1854013440"/>
          </w:placeholder>
        </w:sdtPr>
        <w:sdtEndPr>
          <w:rPr>
            <w:lang w:val="en-US"/>
          </w:rPr>
        </w:sdtEndPr>
        <w:sdtContent>
          <w:r w:rsidR="00F720A9">
            <w:t>4</w:t>
          </w:r>
        </w:sdtContent>
      </w:sdt>
      <w:del w:id="5" w:author="Paola Handal" w:date="2023-04-07T19:47:00Z">
        <w:r w:rsidDel="00051A97">
          <w:rPr>
            <w:lang w:val="en-GB"/>
          </w:rPr>
          <w:delText xml:space="preserve"> (</w:delText>
        </w:r>
        <w:r w:rsidRPr="006524E8" w:rsidDel="00051A97">
          <w:rPr>
            <w:highlight w:val="yellow"/>
            <w:lang w:val="en-GB"/>
          </w:rPr>
          <w:delText>r</w:delText>
        </w:r>
        <w:commentRangeStart w:id="6"/>
        <w:r w:rsidRPr="006524E8" w:rsidDel="00051A97">
          <w:rPr>
            <w:highlight w:val="yellow"/>
            <w:lang w:val="en-GB"/>
          </w:rPr>
          <w:delText>ef</w:delText>
        </w:r>
      </w:del>
      <w:commentRangeEnd w:id="6"/>
      <w:r>
        <w:rPr>
          <w:rStyle w:val="CommentReference"/>
        </w:rPr>
        <w:commentReference w:id="6"/>
      </w:r>
      <w:del w:id="7" w:author="Paola Handal" w:date="2023-04-07T19:47:00Z">
        <w:r w:rsidDel="00051A97">
          <w:rPr>
            <w:lang w:val="en-GB"/>
          </w:rPr>
          <w:delText xml:space="preserve">), </w:delText>
        </w:r>
      </w:del>
      <w:ins w:id="8" w:author="Paola Handal" w:date="2023-04-07T19:47:00Z">
        <w:r>
          <w:rPr>
            <w:lang w:val="en-GB"/>
          </w:rPr>
          <w:t xml:space="preserve"> </w:t>
        </w:r>
      </w:ins>
      <w:r>
        <w:rPr>
          <w:lang w:val="en-GB"/>
        </w:rPr>
        <w:t xml:space="preserve">which also make HNA a viable alternative genetic polymer for </w:t>
      </w:r>
      <w:r>
        <w:rPr>
          <w:i/>
          <w:iCs/>
          <w:lang w:val="en-GB"/>
        </w:rPr>
        <w:t>in vivo</w:t>
      </w:r>
      <w:r>
        <w:rPr>
          <w:lang w:val="en-GB"/>
        </w:rPr>
        <w:t xml:space="preserve"> applications, such as novel platforms for biological containment</w:t>
      </w:r>
      <w:sdt>
        <w:sdtPr>
          <w:rPr>
            <w:lang w:val="en-GB"/>
          </w:rPr>
          <w:tag w:val="MENDELEY_CITATION_v3_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"/>
          <w:id w:val="-1000118057"/>
          <w:placeholder>
            <w:docPart w:val="DefaultPlaceholder_-1854013440"/>
          </w:placeholder>
        </w:sdtPr>
        <w:sdtEndPr>
          <w:rPr>
            <w:lang w:val="en-US"/>
          </w:rPr>
        </w:sdtEndPr>
        <w:sdtContent>
          <w:r w:rsidR="00F720A9">
            <w:t>5</w:t>
          </w:r>
        </w:sdtContent>
      </w:sdt>
      <w:del w:id="9" w:author="Paola Handal" w:date="2023-04-07T19:45:00Z">
        <w:r w:rsidDel="000C6375">
          <w:rPr>
            <w:lang w:val="en-GB"/>
          </w:rPr>
          <w:delText xml:space="preserve"> (</w:delText>
        </w:r>
        <w:commentRangeStart w:id="10"/>
        <w:r w:rsidRPr="006524E8" w:rsidDel="000C6375">
          <w:rPr>
            <w:highlight w:val="yellow"/>
            <w:lang w:val="en-GB"/>
          </w:rPr>
          <w:delText>ref review</w:delText>
        </w:r>
      </w:del>
      <w:commentRangeEnd w:id="10"/>
      <w:r>
        <w:rPr>
          <w:rStyle w:val="CommentReference"/>
        </w:rPr>
        <w:commentReference w:id="10"/>
      </w:r>
      <w:del w:id="11" w:author="Paola Handal" w:date="2023-04-07T19:45:00Z">
        <w:r w:rsidDel="000C6375">
          <w:rPr>
            <w:lang w:val="en-GB"/>
          </w:rPr>
          <w:delText>)</w:delText>
        </w:r>
      </w:del>
      <w:del w:id="12" w:author="Paola Handal" w:date="2023-04-07T19:46:00Z">
        <w:r w:rsidDel="000C6375">
          <w:rPr>
            <w:lang w:val="en-GB"/>
          </w:rPr>
          <w:delText>.</w:delText>
        </w:r>
      </w:del>
      <w:ins w:id="13" w:author="Paola Handal" w:date="2023-04-07T19:46:00Z">
        <w:r>
          <w:rPr>
            <w:lang w:val="en-GB"/>
          </w:rPr>
          <w:t>.</w:t>
        </w:r>
      </w:ins>
    </w:p>
    <w:p w14:paraId="44B6EBB0" w14:textId="77777777" w:rsidR="009E4B3F" w:rsidRDefault="009E4B3F" w:rsidP="00EA2645">
      <w:pPr>
        <w:spacing w:line="480" w:lineRule="auto"/>
        <w:jc w:val="both"/>
        <w:rPr>
          <w:lang w:val="en-GB"/>
        </w:rPr>
      </w:pPr>
      <w:r>
        <w:rPr>
          <w:lang w:val="en-GB"/>
        </w:rPr>
        <w:t xml:space="preserve">The </w:t>
      </w:r>
      <w:proofErr w:type="spellStart"/>
      <w:r>
        <w:rPr>
          <w:lang w:val="en-GB"/>
        </w:rPr>
        <w:t>hyperthermophilic</w:t>
      </w:r>
      <w:proofErr w:type="spellEnd"/>
      <w:r>
        <w:rPr>
          <w:lang w:val="en-GB"/>
        </w:rPr>
        <w:t xml:space="preserve"> DNA polymerase from </w:t>
      </w:r>
      <w:r>
        <w:rPr>
          <w:i/>
          <w:iCs/>
          <w:lang w:val="en-GB"/>
        </w:rPr>
        <w:t xml:space="preserve">Thermococcus </w:t>
      </w:r>
      <w:proofErr w:type="spellStart"/>
      <w:r>
        <w:rPr>
          <w:i/>
          <w:iCs/>
          <w:lang w:val="en-GB"/>
        </w:rPr>
        <w:t>gorgonarius</w:t>
      </w:r>
      <w:proofErr w:type="spellEnd"/>
      <w:r>
        <w:rPr>
          <w:lang w:val="en-GB"/>
        </w:rPr>
        <w:t xml:space="preserve"> was the first DNA polymerase to be engineered for HNA synthesis. From a starting variant that harboured 4 mutations, a further 14 mutations were acquired in directed evolution to enable efficient HNA synthesis – generating the enzyme named 6G12</w:t>
      </w:r>
      <w:sdt>
        <w:sdtPr>
          <w:rPr>
            <w:color w:val="000000"/>
            <w:vertAlign w:val="superscript"/>
          </w:rPr>
          <w:tag w:val="MENDELEY_CITATION_v3_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"/>
          <w:id w:val="86275658"/>
          <w:placeholder>
            <w:docPart w:val="7211D8525BD34C77AE9B1F528BC858A3"/>
          </w:placeholder>
        </w:sdtPr>
        <w:sdtContent>
          <w:r w:rsidRPr="009E4B3F">
            <w:rPr>
              <w:color w:val="000000"/>
              <w:vertAlign w:val="superscript"/>
            </w:rPr>
            <w:t>9</w:t>
          </w:r>
        </w:sdtContent>
      </w:sdt>
      <w:r>
        <w:rPr>
          <w:lang w:val="en-GB"/>
        </w:rPr>
        <w:t xml:space="preserve">. Nevertheless, the high temperatures required by 6G12 for HNA synthesis were incompatible with </w:t>
      </w:r>
      <w:r>
        <w:rPr>
          <w:i/>
          <w:iCs/>
          <w:lang w:val="en-GB"/>
        </w:rPr>
        <w:t>in vivo</w:t>
      </w:r>
      <w:r>
        <w:rPr>
          <w:lang w:val="en-GB"/>
        </w:rPr>
        <w:t xml:space="preserve"> applications, prompting us to focus on mesophilic polymerases.</w:t>
      </w:r>
    </w:p>
    <w:p w14:paraId="387C8645" w14:textId="5A745034" w:rsidR="009E4B3F" w:rsidRDefault="009E4B3F" w:rsidP="00EA2645">
      <w:pPr>
        <w:spacing w:line="480" w:lineRule="auto"/>
        <w:jc w:val="both"/>
      </w:pPr>
      <w:r>
        <w:rPr>
          <w:lang w:val="en-GB"/>
        </w:rPr>
        <w:t xml:space="preserve">The high mutational load in 6G12 was hypothesised to reshape the enzyme thumb domain to accommodate the nascent HNA/DNA helix. However, our efforts on the </w:t>
      </w:r>
      <w:r>
        <w:rPr>
          <w:i/>
          <w:iCs/>
          <w:lang w:val="en-GB"/>
        </w:rPr>
        <w:t>B. subtilis</w:t>
      </w:r>
      <w:r>
        <w:rPr>
          <w:lang w:val="en-GB"/>
        </w:rPr>
        <w:t xml:space="preserve"> bacteriophage Phi29, determined that reducing (N62D) or abolishing (D12A) exonuclease activity in this polymerase was sufficient to enable HNA synthesis</w:t>
      </w:r>
      <w:sdt>
        <w:sdtPr>
          <w:rPr>
            <w:lang w:val="en-GB"/>
          </w:rPr>
          <w:tag w:val="MENDELEY_CITATION_v3_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"/>
          <w:id w:val="707451988"/>
          <w:placeholder>
            <w:docPart w:val="DefaultPlaceholder_-1854013440"/>
          </w:placeholder>
        </w:sdtPr>
        <w:sdtEndPr>
          <w:rPr>
            <w:lang w:val="en-US"/>
          </w:rPr>
        </w:sdtEndPr>
        <w:sdtContent>
          <w:r w:rsidR="00F720A9">
            <w:t>6</w:t>
          </w:r>
        </w:sdtContent>
      </w:sdt>
      <w:del w:id="14" w:author="Paola Handal" w:date="2023-04-07T19:48:00Z">
        <w:r w:rsidDel="007072C6">
          <w:rPr>
            <w:lang w:val="en-GB"/>
          </w:rPr>
          <w:delText xml:space="preserve"> (</w:delText>
        </w:r>
        <w:commentRangeStart w:id="15"/>
        <w:r w:rsidRPr="00382C19" w:rsidDel="007072C6">
          <w:rPr>
            <w:highlight w:val="yellow"/>
            <w:lang w:val="en-GB"/>
          </w:rPr>
          <w:delText>ref</w:delText>
        </w:r>
        <w:commentRangeEnd w:id="15"/>
        <w:r w:rsidDel="007072C6">
          <w:rPr>
            <w:rStyle w:val="CommentReference"/>
          </w:rPr>
          <w:commentReference w:id="15"/>
        </w:r>
        <w:r w:rsidRPr="00382C19" w:rsidDel="007072C6">
          <w:rPr>
            <w:highlight w:val="yellow"/>
            <w:lang w:val="en-GB"/>
          </w:rPr>
          <w:delText>_Protocols</w:delText>
        </w:r>
        <w:r w:rsidDel="007072C6">
          <w:rPr>
            <w:lang w:val="en-GB"/>
          </w:rPr>
          <w:delText>)</w:delText>
        </w:r>
      </w:del>
      <w:r>
        <w:rPr>
          <w:lang w:val="en-GB"/>
        </w:rPr>
        <w:t xml:space="preserve"> – leading us to propose that XNA/DNA-polymerase complex stability was the key driving parameter for XNA synthesis, as also observed for engineered RNA polymerases</w:t>
      </w:r>
      <w:sdt>
        <w:sdtPr>
          <w:rPr>
            <w:color w:val="000000"/>
            <w:vertAlign w:val="superscript"/>
          </w:rPr>
          <w:tag w:val="MENDELEY_CITATION_v3_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"/>
          <w:id w:val="-1375545428"/>
          <w:placeholder>
            <w:docPart w:val="FEE8507E555241AC86EA6F56A424EA6C"/>
          </w:placeholder>
        </w:sdtPr>
        <w:sdtContent>
          <w:r w:rsidRPr="009E4B3F">
            <w:rPr>
              <w:color w:val="000000"/>
              <w:vertAlign w:val="superscript"/>
            </w:rPr>
            <w:t>10</w:t>
          </w:r>
        </w:sdtContent>
      </w:sdt>
      <w:r>
        <w:t>.</w:t>
      </w:r>
    </w:p>
    <w:p w14:paraId="1C37DBE9" w14:textId="77777777" w:rsidR="009E4B3F" w:rsidRDefault="009E4B3F" w:rsidP="00551C5C">
      <w:pPr>
        <w:spacing w:line="480" w:lineRule="auto"/>
        <w:jc w:val="both"/>
        <w:rPr>
          <w:lang w:val="en-GB"/>
        </w:rPr>
      </w:pPr>
      <w:r>
        <w:t>The high processivity of Phi29 DNA polymerase, which can synthesize up to 70 kb DNA per binding event</w:t>
      </w:r>
      <w:sdt>
        <w:sdtPr>
          <w:rPr>
            <w:color w:val="000000"/>
            <w:vertAlign w:val="superscript"/>
            <w:lang w:val="en-GB"/>
          </w:rPr>
          <w:tag w:val="MENDELEY_CITATION_v3_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"/>
          <w:id w:val="-1113598302"/>
          <w:placeholder>
            <w:docPart w:val="6EBD41E151A94507B7949A94DC0DED9A"/>
          </w:placeholder>
        </w:sdtPr>
        <w:sdtContent>
          <w:r w:rsidRPr="009E4B3F">
            <w:rPr>
              <w:color w:val="000000"/>
              <w:vertAlign w:val="superscript"/>
            </w:rPr>
            <w:t>11</w:t>
          </w:r>
        </w:sdtContent>
      </w:sdt>
      <w:r>
        <w:t xml:space="preserve">, is due in large part by the tight interaction between exonuclease, thumb and TPR2 domain, and therefore, a suitable focus of engineering for improving HNA synthesis and for gaining further understanding of how those regions coordinate enzyme processivity and fidelity. </w:t>
      </w:r>
      <w:r w:rsidRPr="00723BC0">
        <w:rPr>
          <w:color w:val="000000"/>
          <w:vertAlign w:val="superscript"/>
        </w:rPr>
        <w:t>111213</w:t>
      </w:r>
    </w:p>
    <w:p w14:paraId="25FC4121" w14:textId="77777777" w:rsidR="009E4B3F" w:rsidRPr="00382C19" w:rsidRDefault="009E4B3F" w:rsidP="00551C5C">
      <w:pPr>
        <w:spacing w:line="480" w:lineRule="auto"/>
        <w:jc w:val="both"/>
      </w:pPr>
      <w:r w:rsidRPr="00585EDC">
        <w:rPr>
          <w:b/>
          <w:bCs/>
          <w:i/>
          <w:iCs/>
          <w:noProof/>
          <w:sz w:val="22"/>
          <w:szCs w:val="22"/>
          <w:lang w:val="en-GB"/>
        </w:rPr>
        <w:lastRenderedPageBreak/>
        <w:drawing>
          <wp:anchor distT="0" distB="0" distL="114300" distR="114300" simplePos="0" relativeHeight="251660288" behindDoc="0" locked="0" layoutInCell="1" allowOverlap="1" wp14:anchorId="65EF6CB8" wp14:editId="2D2AC3A9">
            <wp:simplePos x="0" y="0"/>
            <wp:positionH relativeFrom="page">
              <wp:align>center</wp:align>
            </wp:positionH>
            <wp:positionV relativeFrom="paragraph">
              <wp:posOffset>0</wp:posOffset>
            </wp:positionV>
            <wp:extent cx="5796000" cy="6138000"/>
            <wp:effectExtent l="0" t="0" r="0" b="0"/>
            <wp:wrapTopAndBottom/>
            <wp:docPr id="1966434285" name="Picture 196643428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96000" cy="6138000"/>
                    </a:xfrm>
                    <a:prstGeom prst="rect">
                      <a:avLst/>
                    </a:prstGeom>
                  </pic:spPr>
                </pic:pic>
              </a:graphicData>
            </a:graphic>
            <wp14:sizeRelH relativeFrom="margin">
              <wp14:pctWidth>0</wp14:pctWidth>
            </wp14:sizeRelH>
            <wp14:sizeRelV relativeFrom="margin">
              <wp14:pctHeight>0</wp14:pctHeight>
            </wp14:sizeRelV>
          </wp:anchor>
        </w:drawing>
      </w:r>
      <w:r w:rsidRPr="00585EDC">
        <w:rPr>
          <w:b/>
          <w:i/>
          <w:sz w:val="22"/>
          <w:szCs w:val="22"/>
          <w:lang w:val="en-GB"/>
        </w:rPr>
        <w:t xml:space="preserve">Figure </w:t>
      </w:r>
      <w:r>
        <w:rPr>
          <w:b/>
          <w:i/>
          <w:sz w:val="22"/>
          <w:szCs w:val="22"/>
          <w:lang w:val="en-GB"/>
        </w:rPr>
        <w:t>1</w:t>
      </w:r>
      <w:r w:rsidRPr="00585EDC">
        <w:rPr>
          <w:b/>
          <w:i/>
          <w:sz w:val="22"/>
          <w:szCs w:val="22"/>
          <w:lang w:val="en-GB"/>
        </w:rPr>
        <w:t xml:space="preserve">: </w:t>
      </w:r>
      <w:r w:rsidRPr="00585EDC">
        <w:rPr>
          <w:b/>
          <w:i/>
          <w:sz w:val="22"/>
          <w:szCs w:val="22"/>
        </w:rPr>
        <w:t xml:space="preserve">Mesophilic XNA polymerase directed evolution </w:t>
      </w:r>
      <w:commentRangeStart w:id="16"/>
      <w:r w:rsidRPr="00585EDC">
        <w:rPr>
          <w:b/>
          <w:i/>
          <w:sz w:val="22"/>
          <w:szCs w:val="22"/>
        </w:rPr>
        <w:t>pipeline</w:t>
      </w:r>
      <w:commentRangeEnd w:id="16"/>
      <w:r>
        <w:rPr>
          <w:rStyle w:val="CommentReference"/>
        </w:rPr>
        <w:commentReference w:id="16"/>
      </w:r>
      <w:r w:rsidRPr="00585EDC">
        <w:rPr>
          <w:b/>
          <w:i/>
          <w:sz w:val="22"/>
          <w:szCs w:val="22"/>
        </w:rPr>
        <w:t>.</w:t>
      </w:r>
      <w:r w:rsidRPr="00585EDC">
        <w:rPr>
          <w:i/>
          <w:sz w:val="22"/>
          <w:szCs w:val="22"/>
        </w:rPr>
        <w:t xml:space="preserve"> A library is initially constructed – represented (top left panel) by different color/lengths compared to the wild-type. The library is then subjected to a round(s) of selection through compartmentalized self-tagging (top right panel). The library pre- and post-selection is sequenced through NGS (bottom left panel). The proportion of highly active variants (e.g., green) should increase whereas that of variants with lower activity (e.g., orange, and red) should decrease. NGS data is filtered for quality</w:t>
      </w:r>
      <w:r>
        <w:rPr>
          <w:i/>
          <w:sz w:val="22"/>
          <w:szCs w:val="22"/>
        </w:rPr>
        <w:t xml:space="preserve"> and p</w:t>
      </w:r>
      <w:r w:rsidRPr="00585EDC">
        <w:rPr>
          <w:i/>
          <w:sz w:val="22"/>
          <w:szCs w:val="22"/>
        </w:rPr>
        <w:t xml:space="preserve">re-processed data is then analyzed (bottom right). The frequency of each mutant </w:t>
      </w:r>
      <w:r w:rsidRPr="00585EDC">
        <w:rPr>
          <w:i/>
          <w:sz w:val="22"/>
          <w:szCs w:val="22"/>
        </w:rPr>
        <w:lastRenderedPageBreak/>
        <w:t xml:space="preserve">corresponds to its abundance in the library pre- and post-selection. </w:t>
      </w:r>
      <w:r>
        <w:rPr>
          <w:i/>
          <w:sz w:val="22"/>
          <w:szCs w:val="22"/>
        </w:rPr>
        <w:t>An</w:t>
      </w:r>
      <w:r w:rsidRPr="00585EDC">
        <w:rPr>
          <w:i/>
          <w:sz w:val="22"/>
          <w:szCs w:val="22"/>
        </w:rPr>
        <w:t xml:space="preserve"> enrichment score is used to evaluate the increase </w:t>
      </w:r>
      <w:r>
        <w:rPr>
          <w:i/>
          <w:sz w:val="22"/>
          <w:szCs w:val="22"/>
        </w:rPr>
        <w:t>(</w:t>
      </w:r>
      <w:r w:rsidRPr="00585EDC">
        <w:rPr>
          <w:i/>
          <w:sz w:val="22"/>
          <w:szCs w:val="22"/>
        </w:rPr>
        <w:t>or decrease</w:t>
      </w:r>
      <w:r>
        <w:rPr>
          <w:i/>
          <w:sz w:val="22"/>
          <w:szCs w:val="22"/>
        </w:rPr>
        <w:t>)</w:t>
      </w:r>
      <w:r w:rsidRPr="00585EDC">
        <w:rPr>
          <w:i/>
          <w:sz w:val="22"/>
          <w:szCs w:val="22"/>
        </w:rPr>
        <w:t xml:space="preserve"> in abundance of specific mutants within the population and serves as </w:t>
      </w:r>
      <w:r>
        <w:rPr>
          <w:i/>
          <w:sz w:val="22"/>
          <w:szCs w:val="22"/>
        </w:rPr>
        <w:t xml:space="preserve">a </w:t>
      </w:r>
      <w:r w:rsidRPr="00585EDC">
        <w:rPr>
          <w:i/>
          <w:sz w:val="22"/>
          <w:szCs w:val="22"/>
        </w:rPr>
        <w:t>starting point for further analysis.</w:t>
      </w:r>
    </w:p>
    <w:p w14:paraId="595B4D67" w14:textId="77777777" w:rsidR="009E4B3F" w:rsidRDefault="009E4B3F" w:rsidP="00551C5C">
      <w:pPr>
        <w:spacing w:line="480" w:lineRule="auto"/>
        <w:jc w:val="both"/>
      </w:pPr>
      <w:commentRangeStart w:id="17"/>
      <w:r>
        <w:rPr>
          <w:lang w:val="en-GB"/>
        </w:rPr>
        <w:t>Here</w:t>
      </w:r>
      <w:commentRangeEnd w:id="17"/>
      <w:r>
        <w:rPr>
          <w:rStyle w:val="CommentReference"/>
        </w:rPr>
        <w:commentReference w:id="17"/>
      </w:r>
      <w:r>
        <w:rPr>
          <w:lang w:val="en-GB"/>
        </w:rPr>
        <w:t>, we describe the identification of single residue in the DNA polymerase thumb (P562) implicated in Phi29 DNA polymerase processivity, demonstrating that high-throughput selections can be harnessed as a high-throughput biochemistry tool, allowing novel mechanistic insights in enzyme function. We characterise the isolated enzyme to demonstrate the impact of the mutation on DNA affinity, enzyme processivity, fidelity and strand displacement activities. Finally, we confirm that Phi29 DNA polymerase needs not only to bind DNA but also to switch to a stable conformation to achieve highly processive DNA synthesis.</w:t>
      </w:r>
    </w:p>
    <w:p w14:paraId="1EB54E06" w14:textId="77777777" w:rsidR="009E4B3F" w:rsidRPr="0042788C" w:rsidRDefault="009E4B3F" w:rsidP="00F47EE6">
      <w:pPr>
        <w:spacing w:line="480" w:lineRule="auto"/>
        <w:jc w:val="both"/>
        <w:rPr>
          <w:b/>
          <w:bCs/>
          <w:lang w:val="en-GB"/>
        </w:rPr>
      </w:pPr>
      <w:r w:rsidRPr="0042788C">
        <w:rPr>
          <w:b/>
          <w:bCs/>
          <w:lang w:val="en-GB"/>
        </w:rPr>
        <w:t>Results</w:t>
      </w:r>
    </w:p>
    <w:p w14:paraId="2C7EFB59" w14:textId="77777777" w:rsidR="009E4B3F" w:rsidRPr="0042788C" w:rsidRDefault="009E4B3F" w:rsidP="00551C5C">
      <w:pPr>
        <w:spacing w:line="480" w:lineRule="auto"/>
        <w:jc w:val="both"/>
        <w:rPr>
          <w:b/>
          <w:bCs/>
          <w:lang w:val="en-GB"/>
        </w:rPr>
      </w:pPr>
      <w:r>
        <w:rPr>
          <w:b/>
          <w:bCs/>
          <w:lang w:val="en-GB"/>
        </w:rPr>
        <w:t>Library design: focused libraries sampling beyond biochemical knowledge.</w:t>
      </w:r>
    </w:p>
    <w:p w14:paraId="1E7D3D88" w14:textId="77777777" w:rsidR="009E4B3F" w:rsidRDefault="009E4B3F" w:rsidP="00573F96">
      <w:pPr>
        <w:spacing w:line="480" w:lineRule="auto"/>
        <w:jc w:val="both"/>
        <w:rPr>
          <w:lang w:val="en-GB"/>
        </w:rPr>
      </w:pPr>
      <w:r>
        <w:rPr>
          <w:lang w:val="en-GB"/>
        </w:rPr>
        <w:t xml:space="preserve">Phi29 DNA polymerase processivity is closely associated with the terminal protein region 2 (TRP2) subdomain, which forms a structure akin to a sliding clamp around template and nascent DNA, and which harbours multiple contacts with the thumb (along residues V559-V566) and exonuclease (along residues T15-V24 and F65-N72) subdomains (see </w:t>
      </w:r>
      <w:r w:rsidRPr="008904E1">
        <w:rPr>
          <w:b/>
          <w:bCs/>
          <w:lang w:val="en-GB"/>
        </w:rPr>
        <w:t xml:space="preserve">Figure </w:t>
      </w:r>
      <w:r>
        <w:rPr>
          <w:b/>
          <w:bCs/>
          <w:lang w:val="en-GB"/>
        </w:rPr>
        <w:t>2A</w:t>
      </w:r>
      <w:r>
        <w:rPr>
          <w:lang w:val="en-GB"/>
        </w:rPr>
        <w:t>).</w:t>
      </w:r>
    </w:p>
    <w:p w14:paraId="45AE46B9" w14:textId="77777777" w:rsidR="009E4B3F" w:rsidRDefault="009E4B3F" w:rsidP="00573F96">
      <w:pPr>
        <w:spacing w:line="480" w:lineRule="auto"/>
        <w:jc w:val="both"/>
        <w:rPr>
          <w:lang w:val="en-GB"/>
        </w:rPr>
      </w:pPr>
      <w:r>
        <w:rPr>
          <w:lang w:val="en-GB"/>
        </w:rPr>
        <w:t>Deletion of the TRP2 subdomain, does not affect the ratio between exonuclease and polymerase activities of the polymerase but significantly decreases polymerase affinity for DNA and its processivity</w:t>
      </w:r>
      <w:sdt>
        <w:sdtPr>
          <w:rPr>
            <w:color w:val="000000"/>
            <w:vertAlign w:val="superscript"/>
            <w:lang w:val="en-GB"/>
          </w:rPr>
          <w:tag w:val="MENDELEY_CITATION_v3_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"/>
          <w:id w:val="561298213"/>
          <w:placeholder>
            <w:docPart w:val="181528B6520F44AC8A0237C8A5B8270C"/>
          </w:placeholder>
        </w:sdtPr>
        <w:sdtContent>
          <w:r w:rsidRPr="009E4B3F">
            <w:rPr>
              <w:color w:val="000000"/>
              <w:vertAlign w:val="superscript"/>
            </w:rPr>
            <w:t>12</w:t>
          </w:r>
        </w:sdtContent>
      </w:sdt>
      <w:r w:rsidRPr="00091A35">
        <w:rPr>
          <w:lang w:val="en-GB"/>
        </w:rPr>
        <w:t>.</w:t>
      </w:r>
      <w:r>
        <w:rPr>
          <w:lang w:val="en-GB"/>
        </w:rPr>
        <w:t xml:space="preserve"> This is analogous to what is observed in the </w:t>
      </w:r>
      <w:r w:rsidRPr="00091A35">
        <w:rPr>
          <w:lang w:val="en-GB"/>
        </w:rPr>
        <w:t>T7 bacteriophage DNA</w:t>
      </w:r>
      <w:r>
        <w:rPr>
          <w:lang w:val="en-GB"/>
        </w:rPr>
        <w:t xml:space="preserve"> polymerase</w:t>
      </w:r>
      <w:r w:rsidRPr="00091A35">
        <w:rPr>
          <w:lang w:val="en-GB"/>
        </w:rPr>
        <w:t xml:space="preserve"> (gp5)</w:t>
      </w:r>
      <w:r>
        <w:rPr>
          <w:lang w:val="en-GB"/>
        </w:rPr>
        <w:t xml:space="preserve">, where high processivity is only observed when a </w:t>
      </w:r>
      <w:r>
        <w:rPr>
          <w:lang w:val="en-GB"/>
        </w:rPr>
        <w:lastRenderedPageBreak/>
        <w:t xml:space="preserve">clamp-like structure is formed around the DNA by the binding of </w:t>
      </w:r>
      <w:r w:rsidRPr="00091A35">
        <w:rPr>
          <w:lang w:val="en-GB"/>
        </w:rPr>
        <w:t>the thioredoxin processivity factor</w:t>
      </w:r>
      <w:sdt>
        <w:sdtPr>
          <w:rPr>
            <w:color w:val="000000"/>
            <w:vertAlign w:val="superscript"/>
            <w:lang w:val="en-GB"/>
          </w:rPr>
          <w:tag w:val="MENDELEY_CITATION_v3_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"/>
          <w:id w:val="-780344145"/>
          <w:placeholder>
            <w:docPart w:val="181528B6520F44AC8A0237C8A5B8270C"/>
          </w:placeholder>
        </w:sdtPr>
        <w:sdtContent>
          <w:r w:rsidRPr="009E4B3F">
            <w:rPr>
              <w:color w:val="000000"/>
              <w:vertAlign w:val="superscript"/>
            </w:rPr>
            <w:t>13</w:t>
          </w:r>
        </w:sdtContent>
      </w:sdt>
      <w:r w:rsidRPr="00091A35">
        <w:rPr>
          <w:lang w:val="en-GB"/>
        </w:rPr>
        <w:t>.</w:t>
      </w:r>
    </w:p>
    <w:p w14:paraId="49DC0983" w14:textId="77777777" w:rsidR="009E4B3F" w:rsidRDefault="009E4B3F" w:rsidP="00573F96">
      <w:pPr>
        <w:spacing w:line="480" w:lineRule="auto"/>
        <w:jc w:val="both"/>
        <w:rPr>
          <w:lang w:val="en-GB"/>
        </w:rPr>
      </w:pPr>
      <w:r>
        <w:rPr>
          <w:lang w:val="en-GB"/>
        </w:rPr>
        <w:t xml:space="preserve">The close contacts between TRP2, thumb and exonuclease can, in principle, affect other polymerase processes, including exonuclease activity (given the packing against an alpha helix harbouring one of the catalytic exonuclease residues – D66), exonuclease sampling (DNA switching between polymerase and exonuclease catalytic sites, by modulating how exonuclease and thumb interact), strand displacing activity (through the interaction TRP2 with template DNA) and DNA binding. </w:t>
      </w:r>
    </w:p>
    <w:p w14:paraId="1965CC6C" w14:textId="77777777" w:rsidR="009E4B3F" w:rsidRPr="00585EDC" w:rsidRDefault="009E4B3F" w:rsidP="00F47EE6">
      <w:pPr>
        <w:spacing w:line="480" w:lineRule="auto"/>
        <w:jc w:val="both"/>
        <w:rPr>
          <w:i/>
          <w:iCs/>
          <w:sz w:val="22"/>
          <w:szCs w:val="18"/>
        </w:rPr>
      </w:pPr>
      <w:r w:rsidRPr="007F2DBE">
        <w:rPr>
          <w:noProof/>
          <w:lang w:val="en-GB"/>
        </w:rPr>
        <w:drawing>
          <wp:anchor distT="0" distB="0" distL="114300" distR="114300" simplePos="0" relativeHeight="251661312" behindDoc="0" locked="0" layoutInCell="1" allowOverlap="1" wp14:anchorId="5CA0E4B0" wp14:editId="237219EB">
            <wp:simplePos x="0" y="0"/>
            <wp:positionH relativeFrom="margin">
              <wp:posOffset>0</wp:posOffset>
            </wp:positionH>
            <wp:positionV relativeFrom="paragraph">
              <wp:posOffset>272</wp:posOffset>
            </wp:positionV>
            <wp:extent cx="5942965" cy="4672330"/>
            <wp:effectExtent l="0" t="0" r="635" b="0"/>
            <wp:wrapTopAndBottom/>
            <wp:docPr id="1880203533" name="Picture 18802035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2965" cy="4672330"/>
                    </a:xfrm>
                    <a:prstGeom prst="rect">
                      <a:avLst/>
                    </a:prstGeom>
                  </pic:spPr>
                </pic:pic>
              </a:graphicData>
            </a:graphic>
            <wp14:sizeRelV relativeFrom="margin">
              <wp14:pctHeight>0</wp14:pctHeight>
            </wp14:sizeRelV>
          </wp:anchor>
        </w:drawing>
      </w:r>
      <w:r w:rsidRPr="00585EDC">
        <w:rPr>
          <w:b/>
          <w:bCs/>
          <w:i/>
          <w:iCs/>
          <w:sz w:val="22"/>
          <w:szCs w:val="18"/>
        </w:rPr>
        <w:t xml:space="preserve">Figure </w:t>
      </w:r>
      <w:r>
        <w:rPr>
          <w:b/>
          <w:bCs/>
          <w:i/>
          <w:iCs/>
          <w:sz w:val="22"/>
          <w:szCs w:val="18"/>
        </w:rPr>
        <w:t>2</w:t>
      </w:r>
      <w:r w:rsidRPr="00585EDC">
        <w:rPr>
          <w:b/>
          <w:bCs/>
          <w:i/>
          <w:iCs/>
          <w:sz w:val="22"/>
          <w:szCs w:val="18"/>
        </w:rPr>
        <w:t xml:space="preserve">. Structure of the closed ternary complex of </w:t>
      </w:r>
      <w:r>
        <w:rPr>
          <w:b/>
          <w:bCs/>
          <w:i/>
          <w:iCs/>
          <w:sz w:val="22"/>
          <w:szCs w:val="18"/>
        </w:rPr>
        <w:t>Phi29</w:t>
      </w:r>
      <w:r w:rsidRPr="00585EDC">
        <w:rPr>
          <w:b/>
          <w:bCs/>
          <w:i/>
          <w:iCs/>
          <w:sz w:val="22"/>
          <w:szCs w:val="18"/>
        </w:rPr>
        <w:t xml:space="preserve"> DNA Polymerase and </w:t>
      </w:r>
      <w:proofErr w:type="spellStart"/>
      <w:r w:rsidRPr="00585EDC">
        <w:rPr>
          <w:b/>
          <w:bCs/>
          <w:i/>
          <w:iCs/>
          <w:sz w:val="22"/>
          <w:szCs w:val="18"/>
        </w:rPr>
        <w:t>InDel</w:t>
      </w:r>
      <w:proofErr w:type="spellEnd"/>
      <w:r w:rsidRPr="00585EDC">
        <w:rPr>
          <w:b/>
          <w:bCs/>
          <w:i/>
          <w:iCs/>
          <w:sz w:val="22"/>
          <w:szCs w:val="18"/>
        </w:rPr>
        <w:t xml:space="preserve"> library design.</w:t>
      </w:r>
      <w:r w:rsidRPr="00585EDC">
        <w:rPr>
          <w:i/>
          <w:iCs/>
          <w:sz w:val="22"/>
          <w:szCs w:val="18"/>
        </w:rPr>
        <w:t xml:space="preserve"> (</w:t>
      </w:r>
      <w:r w:rsidRPr="00585EDC">
        <w:rPr>
          <w:b/>
          <w:bCs/>
          <w:i/>
          <w:iCs/>
          <w:sz w:val="22"/>
          <w:szCs w:val="18"/>
        </w:rPr>
        <w:t>A</w:t>
      </w:r>
      <w:r w:rsidRPr="00585EDC">
        <w:rPr>
          <w:i/>
          <w:iCs/>
          <w:sz w:val="22"/>
          <w:szCs w:val="18"/>
        </w:rPr>
        <w:t xml:space="preserve">) There domains in the </w:t>
      </w:r>
      <w:r>
        <w:rPr>
          <w:i/>
          <w:iCs/>
          <w:sz w:val="22"/>
          <w:szCs w:val="18"/>
        </w:rPr>
        <w:t>Phi29</w:t>
      </w:r>
      <w:r w:rsidRPr="00585EDC">
        <w:rPr>
          <w:i/>
          <w:iCs/>
          <w:sz w:val="22"/>
          <w:szCs w:val="18"/>
        </w:rPr>
        <w:t xml:space="preserve"> DNA polymerase (PDB: 2PYJ) are involved in </w:t>
      </w:r>
      <w:r w:rsidRPr="00585EDC">
        <w:rPr>
          <w:i/>
          <w:iCs/>
          <w:sz w:val="22"/>
          <w:szCs w:val="18"/>
        </w:rPr>
        <w:lastRenderedPageBreak/>
        <w:t xml:space="preserve">creating a clamp around the nascent DNA duplex: the polymerase thumb (green), the exonuclease domain (yellow) and the TPR2 domain (purple). The DNA duplex is shown in cyan. </w:t>
      </w:r>
      <w:r w:rsidRPr="00585EDC">
        <w:rPr>
          <w:i/>
          <w:iCs/>
          <w:sz w:val="22"/>
          <w:szCs w:val="18"/>
          <w:lang w:val="en-GB"/>
        </w:rPr>
        <w:t xml:space="preserve">(B) </w:t>
      </w:r>
      <w:proofErr w:type="spellStart"/>
      <w:r w:rsidRPr="00585EDC">
        <w:rPr>
          <w:i/>
          <w:iCs/>
          <w:sz w:val="22"/>
          <w:szCs w:val="18"/>
          <w:lang w:val="en-GB"/>
        </w:rPr>
        <w:t>InDel</w:t>
      </w:r>
      <w:proofErr w:type="spellEnd"/>
      <w:r w:rsidRPr="00585EDC">
        <w:rPr>
          <w:i/>
          <w:iCs/>
          <w:sz w:val="22"/>
          <w:szCs w:val="18"/>
          <w:lang w:val="en-GB"/>
        </w:rPr>
        <w:t xml:space="preserve"> mutagenesis of the thumb loop through inverse PCR (</w:t>
      </w:r>
      <w:proofErr w:type="spellStart"/>
      <w:r w:rsidRPr="00585EDC">
        <w:rPr>
          <w:i/>
          <w:iCs/>
          <w:sz w:val="22"/>
          <w:szCs w:val="18"/>
          <w:lang w:val="en-GB"/>
        </w:rPr>
        <w:t>iPCR</w:t>
      </w:r>
      <w:proofErr w:type="spellEnd"/>
      <w:r w:rsidRPr="00585EDC">
        <w:rPr>
          <w:i/>
          <w:iCs/>
          <w:sz w:val="22"/>
          <w:szCs w:val="18"/>
          <w:lang w:val="en-GB"/>
        </w:rPr>
        <w:t xml:space="preserve">). </w:t>
      </w:r>
      <w:r>
        <w:rPr>
          <w:i/>
          <w:iCs/>
          <w:sz w:val="22"/>
          <w:szCs w:val="18"/>
          <w:lang w:val="en-GB"/>
        </w:rPr>
        <w:t>(</w:t>
      </w:r>
      <w:r w:rsidRPr="008C21A5">
        <w:rPr>
          <w:b/>
          <w:bCs/>
          <w:i/>
          <w:iCs/>
          <w:sz w:val="22"/>
          <w:szCs w:val="18"/>
          <w:lang w:val="en-GB"/>
        </w:rPr>
        <w:t>B</w:t>
      </w:r>
      <w:r>
        <w:rPr>
          <w:i/>
          <w:iCs/>
          <w:sz w:val="22"/>
          <w:szCs w:val="18"/>
          <w:lang w:val="en-GB"/>
        </w:rPr>
        <w:t>)</w:t>
      </w:r>
      <w:r w:rsidRPr="00585EDC">
        <w:rPr>
          <w:i/>
          <w:iCs/>
          <w:sz w:val="22"/>
          <w:szCs w:val="18"/>
          <w:lang w:val="en-GB"/>
        </w:rPr>
        <w:t xml:space="preserve"> A single reverse primer in combination with forward primers harbouring 1-3 NNS codons or with priming sites that skipped 1-4 codons were used to generate focused libraries or deletion mutants respectively. The same approach was used to target the TPR2 and exonuclease loops.</w:t>
      </w:r>
    </w:p>
    <w:p w14:paraId="715FF8F0" w14:textId="77777777" w:rsidR="009E4B3F" w:rsidRDefault="009E4B3F" w:rsidP="00573F96">
      <w:pPr>
        <w:spacing w:line="480" w:lineRule="auto"/>
        <w:jc w:val="both"/>
        <w:rPr>
          <w:lang w:val="en-GB"/>
        </w:rPr>
      </w:pPr>
      <w:r>
        <w:rPr>
          <w:lang w:val="en-GB"/>
        </w:rPr>
        <w:t xml:space="preserve">Although there are multiple possible contacts between TRP2, thumb and exonuclease subdomains, we hypothesised that contact between the three loops (TRP2: L406-L412, thumb: V559-V566, and exonuclease T15-V24) is likely functional, capable of providing the dynamic response needed for polymerase-exonuclease balance and enzyme processivity. </w:t>
      </w:r>
    </w:p>
    <w:p w14:paraId="09DE07C0" w14:textId="4221D9A2" w:rsidR="009E4B3F" w:rsidRDefault="009E4B3F" w:rsidP="00573F96">
      <w:pPr>
        <w:spacing w:line="480" w:lineRule="auto"/>
        <w:jc w:val="both"/>
        <w:rPr>
          <w:lang w:val="en-GB"/>
        </w:rPr>
      </w:pPr>
      <w:r>
        <w:rPr>
          <w:lang w:val="en-GB"/>
        </w:rPr>
        <w:t>Traditionally, libraries for directed evolution focus on introducing amino acid substitutions without changes to sequence length</w:t>
      </w:r>
      <w:del w:id="18" w:author="Paola Handal" w:date="2023-04-07T19:38:00Z">
        <w:r w:rsidDel="004134F0">
          <w:rPr>
            <w:lang w:val="en-GB"/>
          </w:rPr>
          <w:delText xml:space="preserve"> </w:delText>
        </w:r>
      </w:del>
      <w:sdt>
        <w:sdtPr>
          <w:rPr>
            <w:lang w:val="en-GB"/>
          </w:rPr>
          <w:tag w:val="MENDELEY_CITATION_v3_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"/>
          <w:id w:val="-976289337"/>
          <w:placeholder>
            <w:docPart w:val="DefaultPlaceholder_-1854013440"/>
          </w:placeholder>
        </w:sdtPr>
        <w:sdtEndPr>
          <w:rPr>
            <w:lang w:val="en-US"/>
          </w:rPr>
        </w:sdtEndPr>
        <w:sdtContent>
          <w:r w:rsidR="00F720A9">
            <w:t>2</w:t>
          </w:r>
        </w:sdtContent>
      </w:sdt>
      <w:del w:id="19" w:author="Paola Handal" w:date="2023-04-07T19:49:00Z">
        <w:r w:rsidDel="007072C6">
          <w:rPr>
            <w:lang w:val="en-GB"/>
          </w:rPr>
          <w:delText>(</w:delText>
        </w:r>
        <w:r w:rsidRPr="001915C1" w:rsidDel="007072C6">
          <w:rPr>
            <w:highlight w:val="yellow"/>
            <w:lang w:val="en-GB"/>
          </w:rPr>
          <w:delText xml:space="preserve">ref on length </w:delText>
        </w:r>
        <w:commentRangeStart w:id="20"/>
        <w:r w:rsidRPr="001915C1" w:rsidDel="007072C6">
          <w:rPr>
            <w:highlight w:val="yellow"/>
            <w:lang w:val="en-GB"/>
          </w:rPr>
          <w:delText>changes</w:delText>
        </w:r>
      </w:del>
      <w:commentRangeEnd w:id="20"/>
      <w:r>
        <w:rPr>
          <w:rStyle w:val="CommentReference"/>
        </w:rPr>
        <w:commentReference w:id="20"/>
      </w:r>
      <w:del w:id="21" w:author="Paola Handal" w:date="2023-04-07T19:49:00Z">
        <w:r w:rsidDel="007072C6">
          <w:rPr>
            <w:lang w:val="en-GB"/>
          </w:rPr>
          <w:delText>)</w:delText>
        </w:r>
      </w:del>
      <w:r>
        <w:rPr>
          <w:lang w:val="en-GB"/>
        </w:rPr>
        <w:t xml:space="preserve">. Nonetheless, via the engineering of an XNA ligase based on the </w:t>
      </w:r>
      <w:r w:rsidRPr="00B313E5">
        <w:rPr>
          <w:i/>
          <w:lang w:val="en-GB"/>
        </w:rPr>
        <w:t>Chlorella</w:t>
      </w:r>
      <w:r>
        <w:rPr>
          <w:lang w:val="en-GB"/>
        </w:rPr>
        <w:t xml:space="preserve"> virus DNA ligase</w:t>
      </w:r>
      <w:sdt>
        <w:sdtPr>
          <w:rPr>
            <w:color w:val="000000"/>
            <w:szCs w:val="24"/>
            <w:vertAlign w:val="superscript"/>
          </w:rPr>
          <w:tag w:val="MENDELEY_CITATION_v3_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"/>
          <w:id w:val="278770042"/>
          <w:placeholder>
            <w:docPart w:val="7C8D70A5C4054BA9A72F270ACE5A1971"/>
          </w:placeholder>
        </w:sdtPr>
        <w:sdtContent>
          <w:r w:rsidRPr="009E4B3F">
            <w:rPr>
              <w:color w:val="000000"/>
              <w:szCs w:val="24"/>
              <w:vertAlign w:val="superscript"/>
            </w:rPr>
            <w:t>14</w:t>
          </w:r>
        </w:sdtContent>
      </w:sdt>
      <w:r>
        <w:rPr>
          <w:lang w:val="en-GB"/>
        </w:rPr>
        <w:t xml:space="preserve">, we recently determined that changes in length can be essential for the change in substrate specificity, allowing nucleic acids with different helical parameters to be accommodated into the enzyme’s active site. Given the tight packing of the loops and the nascent DNA in Phi29 DNA polymerase, we decided to investigate if optimization of sequence as well as length could create new molecular interactions to stabilize protein binding to the nascent heteroduplex and that could be limiting Phi29 to become a highly processive HNA polymerase. </w:t>
      </w:r>
    </w:p>
    <w:p w14:paraId="25DC0E45" w14:textId="77777777" w:rsidR="009E4B3F" w:rsidRDefault="009E4B3F" w:rsidP="00551C5C">
      <w:pPr>
        <w:spacing w:line="480" w:lineRule="auto"/>
        <w:jc w:val="both"/>
        <w:rPr>
          <w:lang w:val="en-GB"/>
        </w:rPr>
      </w:pPr>
      <w:r>
        <w:rPr>
          <w:lang w:val="en-GB"/>
        </w:rPr>
        <w:t xml:space="preserve">Only limited diversity can be introduced in the 29 residues, given the rapid rise in the number of variants and the poor stability of the Phi29 DNA polymerase (half-life of 37 </w:t>
      </w:r>
      <w:r>
        <w:rPr>
          <w:rFonts w:cs="Arial"/>
          <w:lang w:val="en-GB"/>
        </w:rPr>
        <w:t xml:space="preserve">± </w:t>
      </w:r>
      <w:r>
        <w:rPr>
          <w:lang w:val="en-GB"/>
        </w:rPr>
        <w:t>4.5 min at 40</w:t>
      </w:r>
      <w:r>
        <w:rPr>
          <w:rFonts w:cs="Arial"/>
          <w:lang w:val="en-GB"/>
        </w:rPr>
        <w:t>°</w:t>
      </w:r>
      <w:r>
        <w:rPr>
          <w:lang w:val="en-GB"/>
        </w:rPr>
        <w:t>C, when in the presence of stabilizing DNA template</w:t>
      </w:r>
      <w:sdt>
        <w:sdtPr>
          <w:rPr>
            <w:color w:val="000000"/>
            <w:vertAlign w:val="superscript"/>
            <w:lang w:val="en-GB"/>
          </w:rPr>
          <w:tag w:val="MENDELEY_CITATION_v3_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"/>
          <w:id w:val="469643902"/>
          <w:placeholder>
            <w:docPart w:val="440C1B6FEC394D9BAE906F762740B523"/>
          </w:placeholder>
        </w:sdtPr>
        <w:sdtContent>
          <w:r w:rsidRPr="009E4B3F">
            <w:rPr>
              <w:color w:val="000000"/>
              <w:vertAlign w:val="superscript"/>
              <w:lang w:val="en-GB"/>
            </w:rPr>
            <w:t>15</w:t>
          </w:r>
        </w:sdtContent>
      </w:sdt>
      <w:r>
        <w:rPr>
          <w:lang w:val="en-GB"/>
        </w:rPr>
        <w:t xml:space="preserve">). The wide range of </w:t>
      </w:r>
      <w:r>
        <w:rPr>
          <w:lang w:val="en-GB"/>
        </w:rPr>
        <w:lastRenderedPageBreak/>
        <w:t>available DNA library assembly strategies allows length and compositional variation to be introduced, randomly or in a targeted manner, across a gene of interest</w:t>
      </w:r>
      <w:sdt>
        <w:sdtPr>
          <w:rPr>
            <w:color w:val="000000"/>
            <w:vertAlign w:val="superscript"/>
            <w:lang w:val="en-GB"/>
          </w:rPr>
          <w:tag w:val="MENDELEY_CITATION_v3_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"/>
          <w:id w:val="1484662596"/>
          <w:placeholder>
            <w:docPart w:val="89FC99FF9D134C3B8723B85CB7F59DC6"/>
          </w:placeholder>
        </w:sdtPr>
        <w:sdtContent>
          <w:r w:rsidRPr="009E4B3F">
            <w:rPr>
              <w:color w:val="000000"/>
              <w:vertAlign w:val="superscript"/>
              <w:lang w:val="en-GB"/>
            </w:rPr>
            <w:t>16,17</w:t>
          </w:r>
        </w:sdtContent>
      </w:sdt>
      <w:r>
        <w:rPr>
          <w:lang w:val="en-GB"/>
        </w:rPr>
        <w:t>, such that technical bottlenecks in library generation are no longer relevant. Instead, design is constrained by the number of variants that can be generated and sampled (linking design to selection methodology), considering the likely destabilizing effect of a high mutational burden to the protein being engineered.</w:t>
      </w:r>
    </w:p>
    <w:p w14:paraId="061C256B" w14:textId="77777777" w:rsidR="009E4B3F" w:rsidRDefault="009E4B3F" w:rsidP="00551C5C">
      <w:pPr>
        <w:spacing w:line="480" w:lineRule="auto"/>
        <w:jc w:val="both"/>
        <w:rPr>
          <w:szCs w:val="24"/>
        </w:rPr>
      </w:pPr>
      <w:r>
        <w:rPr>
          <w:lang w:val="en-GB"/>
        </w:rPr>
        <w:t>Starting from a previously reported thermostabilized Phi29 DNA polymerase</w:t>
      </w:r>
      <w:sdt>
        <w:sdtPr>
          <w:rPr>
            <w:color w:val="000000"/>
            <w:szCs w:val="24"/>
            <w:vertAlign w:val="superscript"/>
          </w:rPr>
          <w:tag w:val="MENDELEY_CITATION_v3_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"/>
          <w:id w:val="-278414907"/>
          <w:placeholder>
            <w:docPart w:val="9B41AA129D4146B095B0FB0BA8209EAD"/>
          </w:placeholder>
        </w:sdtPr>
        <w:sdtContent>
          <w:r w:rsidRPr="009E4B3F">
            <w:rPr>
              <w:color w:val="000000"/>
              <w:vertAlign w:val="superscript"/>
            </w:rPr>
            <w:t>15</w:t>
          </w:r>
        </w:sdtContent>
      </w:sdt>
      <w:r>
        <w:rPr>
          <w:color w:val="000000"/>
          <w:szCs w:val="24"/>
        </w:rPr>
        <w:t xml:space="preserve"> (t</w:t>
      </w:r>
      <w:r>
        <w:rPr>
          <w:color w:val="000000"/>
          <w:szCs w:val="24"/>
          <w:vertAlign w:val="subscript"/>
        </w:rPr>
        <w:t>1/2</w:t>
      </w:r>
      <w:r>
        <w:rPr>
          <w:color w:val="000000"/>
          <w:szCs w:val="24"/>
        </w:rPr>
        <w:t xml:space="preserve"> &gt; 16 h at 40</w:t>
      </w:r>
      <w:r>
        <w:rPr>
          <w:rFonts w:cs="Arial"/>
          <w:color w:val="000000"/>
          <w:szCs w:val="24"/>
        </w:rPr>
        <w:t>°</w:t>
      </w:r>
      <w:r>
        <w:rPr>
          <w:color w:val="000000"/>
          <w:szCs w:val="24"/>
        </w:rPr>
        <w:t xml:space="preserve">C in the presence of DNA), </w:t>
      </w:r>
      <w:r>
        <w:rPr>
          <w:szCs w:val="24"/>
        </w:rPr>
        <w:t>harboring the additional D12A mutation (which disables exonuclease activity) to allow limited HNA synthesis, we opted to concomitantly explore loop length in the three loops. Firstly, because insertions and deletions (indels) tend to be least disruptive to protein stability when they occur in loops. Secondly, we hypothesized that loop distortions, due to indels, would be a more sensitive tool to study loop-loop interaction than patterns of substitution, while also minimizing library diversity. That is further supported by sequence alignment with Phi29 DNA polymerase homologues (</w:t>
      </w:r>
      <w:r w:rsidRPr="00C7317F">
        <w:rPr>
          <w:b/>
          <w:bCs/>
          <w:szCs w:val="24"/>
        </w:rPr>
        <w:t>Figure S1</w:t>
      </w:r>
      <w:r>
        <w:rPr>
          <w:szCs w:val="24"/>
        </w:rPr>
        <w:t>), showing that these regions can accept indels.</w:t>
      </w:r>
    </w:p>
    <w:p w14:paraId="00D41DC4" w14:textId="77777777" w:rsidR="009E4B3F" w:rsidRDefault="009E4B3F" w:rsidP="00551C5C">
      <w:pPr>
        <w:spacing w:line="480" w:lineRule="auto"/>
        <w:jc w:val="both"/>
        <w:rPr>
          <w:szCs w:val="24"/>
        </w:rPr>
      </w:pPr>
      <w:r>
        <w:rPr>
          <w:szCs w:val="24"/>
        </w:rPr>
        <w:t xml:space="preserve">The tips of the loops (residues D19, N409 and P562) were used as seed in design, with up to three insertions being introduced upstream of those seeds, or up to four deletions targeting the seed and downstream residues, as shown in </w:t>
      </w:r>
      <w:r w:rsidRPr="001262E1">
        <w:rPr>
          <w:b/>
          <w:bCs/>
          <w:szCs w:val="24"/>
        </w:rPr>
        <w:t xml:space="preserve">Figure </w:t>
      </w:r>
      <w:r>
        <w:rPr>
          <w:b/>
          <w:bCs/>
          <w:szCs w:val="24"/>
        </w:rPr>
        <w:t>2B</w:t>
      </w:r>
      <w:r>
        <w:rPr>
          <w:szCs w:val="24"/>
        </w:rPr>
        <w:t>. Exonuclease, TRP2 and thumb libraries had each a theoretical maximum diversity of approximately 8425 variants – well within the sampling range of the chosen selection platform (approximately 2 x 10</w:t>
      </w:r>
      <w:r>
        <w:rPr>
          <w:szCs w:val="24"/>
          <w:vertAlign w:val="superscript"/>
        </w:rPr>
        <w:t>7</w:t>
      </w:r>
      <w:r>
        <w:rPr>
          <w:szCs w:val="24"/>
          <w:vertAlign w:val="subscript"/>
        </w:rPr>
        <w:t xml:space="preserve"> </w:t>
      </w:r>
      <w:r>
        <w:rPr>
          <w:szCs w:val="24"/>
        </w:rPr>
        <w:t>per experiment) and analysis pipeline (between 5.0 and 7.0 x 10</w:t>
      </w:r>
      <w:r>
        <w:rPr>
          <w:szCs w:val="24"/>
          <w:vertAlign w:val="superscript"/>
        </w:rPr>
        <w:t>4</w:t>
      </w:r>
      <w:r>
        <w:rPr>
          <w:szCs w:val="24"/>
        </w:rPr>
        <w:t xml:space="preserve"> of sequences per run).</w:t>
      </w:r>
    </w:p>
    <w:p w14:paraId="64869BE7" w14:textId="77777777" w:rsidR="009E4B3F" w:rsidRDefault="009E4B3F" w:rsidP="00551C5C">
      <w:pPr>
        <w:spacing w:line="480" w:lineRule="auto"/>
        <w:jc w:val="both"/>
        <w:rPr>
          <w:ins w:id="22" w:author="Paola Handal" w:date="2023-04-07T19:31:00Z"/>
          <w:szCs w:val="24"/>
        </w:rPr>
      </w:pPr>
      <w:r>
        <w:rPr>
          <w:szCs w:val="24"/>
        </w:rPr>
        <w:lastRenderedPageBreak/>
        <w:t>Although guided by the polymerase structures and phylogeny, the libraries are agnostic to the biochemical knowledge that TRP2</w:t>
      </w:r>
      <w:sdt>
        <w:sdtPr>
          <w:rPr>
            <w:color w:val="000000"/>
            <w:szCs w:val="24"/>
            <w:vertAlign w:val="superscript"/>
          </w:rPr>
          <w:tag w:val="MENDELEY_CITATION_v3_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"/>
          <w:id w:val="803969336"/>
          <w:placeholder>
            <w:docPart w:val="79E3D45DEC2042ECBAACC73C9DCC146C"/>
          </w:placeholder>
        </w:sdtPr>
        <w:sdtContent>
          <w:r w:rsidRPr="009E4B3F">
            <w:rPr>
              <w:color w:val="000000"/>
              <w:szCs w:val="24"/>
              <w:vertAlign w:val="superscript"/>
            </w:rPr>
            <w:t>12,18</w:t>
          </w:r>
        </w:sdtContent>
      </w:sdt>
      <w:r>
        <w:rPr>
          <w:szCs w:val="24"/>
        </w:rPr>
        <w:t xml:space="preserve"> and the Phi29 DNA polymerase C-terminus</w:t>
      </w:r>
      <w:sdt>
        <w:sdtPr>
          <w:rPr>
            <w:color w:val="000000"/>
            <w:szCs w:val="24"/>
            <w:vertAlign w:val="superscript"/>
          </w:rPr>
          <w:tag w:val="MENDELEY_CITATION_v3_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"/>
          <w:id w:val="1851992232"/>
          <w:placeholder>
            <w:docPart w:val="79E3D45DEC2042ECBAACC73C9DCC146C"/>
          </w:placeholder>
        </w:sdtPr>
        <w:sdtContent>
          <w:r w:rsidRPr="009E4B3F">
            <w:rPr>
              <w:color w:val="000000"/>
              <w:vertAlign w:val="superscript"/>
            </w:rPr>
            <w:t>19,20</w:t>
          </w:r>
        </w:sdtContent>
      </w:sdt>
      <w:r>
        <w:rPr>
          <w:szCs w:val="24"/>
        </w:rPr>
        <w:t xml:space="preserve"> are crucial for processivity, with a single previous report targeting one of those residues</w:t>
      </w:r>
      <w:sdt>
        <w:sdtPr>
          <w:rPr>
            <w:color w:val="000000"/>
            <w:szCs w:val="24"/>
            <w:vertAlign w:val="superscript"/>
          </w:rPr>
          <w:tag w:val="MENDELEY_CITATION_v3_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"/>
          <w:id w:val="1699120503"/>
          <w:placeholder>
            <w:docPart w:val="79E3D45DEC2042ECBAACC73C9DCC146C"/>
          </w:placeholder>
        </w:sdtPr>
        <w:sdtContent>
          <w:r w:rsidRPr="009E4B3F">
            <w:rPr>
              <w:color w:val="000000"/>
              <w:szCs w:val="24"/>
              <w:vertAlign w:val="superscript"/>
            </w:rPr>
            <w:t>18</w:t>
          </w:r>
        </w:sdtContent>
      </w:sdt>
      <w:r>
        <w:rPr>
          <w:szCs w:val="24"/>
        </w:rPr>
        <w:t>.</w:t>
      </w:r>
    </w:p>
    <w:p w14:paraId="1B17D380" w14:textId="77777777" w:rsidR="009E4B3F" w:rsidRPr="00805AC0" w:rsidRDefault="009E4B3F" w:rsidP="00551C5C">
      <w:pPr>
        <w:spacing w:line="480" w:lineRule="auto"/>
        <w:jc w:val="both"/>
        <w:rPr>
          <w:b/>
          <w:bCs/>
          <w:szCs w:val="24"/>
        </w:rPr>
      </w:pPr>
      <w:r>
        <w:rPr>
          <w:b/>
          <w:bCs/>
          <w:szCs w:val="24"/>
        </w:rPr>
        <w:t xml:space="preserve">Using enrichment to identify relevant mutations in </w:t>
      </w:r>
      <w:commentRangeStart w:id="23"/>
      <w:r>
        <w:rPr>
          <w:b/>
          <w:bCs/>
          <w:szCs w:val="24"/>
        </w:rPr>
        <w:t>selection</w:t>
      </w:r>
      <w:commentRangeEnd w:id="23"/>
      <w:r>
        <w:rPr>
          <w:rStyle w:val="CommentReference"/>
        </w:rPr>
        <w:commentReference w:id="23"/>
      </w:r>
    </w:p>
    <w:p w14:paraId="7C1987A0" w14:textId="77777777" w:rsidR="009E4B3F" w:rsidRDefault="009E4B3F" w:rsidP="00551C5C">
      <w:pPr>
        <w:spacing w:line="480" w:lineRule="auto"/>
        <w:jc w:val="both"/>
        <w:rPr>
          <w:lang w:val="en-GB"/>
        </w:rPr>
      </w:pPr>
      <w:r>
        <w:rPr>
          <w:lang w:val="en-GB"/>
        </w:rPr>
        <w:t xml:space="preserve">High-throughput selections rely on systems that link the phenotype being sought with efficient recovery of the responsible genotype, so that at each round of selection, the genotype of active enzymes becomes more frequent. </w:t>
      </w:r>
    </w:p>
    <w:p w14:paraId="7A74F2D1" w14:textId="77777777" w:rsidR="009E4B3F" w:rsidRDefault="009E4B3F" w:rsidP="00551C5C">
      <w:pPr>
        <w:spacing w:line="480" w:lineRule="auto"/>
        <w:jc w:val="both"/>
        <w:rPr>
          <w:lang w:val="en-GB"/>
        </w:rPr>
      </w:pPr>
      <w:r>
        <w:rPr>
          <w:lang w:val="en-GB"/>
        </w:rPr>
        <w:t xml:space="preserve">A variety of selection methodologies have been demonstrated for the selection of DNA and XNA polymerases, including </w:t>
      </w:r>
      <w:r>
        <w:rPr>
          <w:i/>
          <w:iCs/>
          <w:lang w:val="en-GB"/>
        </w:rPr>
        <w:t>in vivo</w:t>
      </w:r>
      <w:sdt>
        <w:sdtPr>
          <w:rPr>
            <w:color w:val="000000"/>
            <w:vertAlign w:val="superscript"/>
            <w:lang w:val="en-GB"/>
          </w:rPr>
          <w:tag w:val="MENDELEY_CITATION_v3_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"/>
          <w:id w:val="1680847554"/>
          <w:placeholder>
            <w:docPart w:val="79E3D45DEC2042ECBAACC73C9DCC146C"/>
          </w:placeholder>
        </w:sdtPr>
        <w:sdtContent>
          <w:r w:rsidRPr="009E4B3F">
            <w:rPr>
              <w:color w:val="000000"/>
              <w:vertAlign w:val="superscript"/>
            </w:rPr>
            <w:t>21</w:t>
          </w:r>
        </w:sdtContent>
      </w:sdt>
      <w:r>
        <w:rPr>
          <w:lang w:val="en-GB"/>
        </w:rPr>
        <w:t>, phage display</w:t>
      </w:r>
      <w:sdt>
        <w:sdtPr>
          <w:rPr>
            <w:color w:val="000000"/>
            <w:vertAlign w:val="superscript"/>
            <w:lang w:val="en-GB"/>
          </w:rPr>
          <w:tag w:val="MENDELEY_CITATION_v3_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"/>
          <w:id w:val="754788255"/>
          <w:placeholder>
            <w:docPart w:val="79E3D45DEC2042ECBAACC73C9DCC146C"/>
          </w:placeholder>
        </w:sdtPr>
        <w:sdtContent>
          <w:r w:rsidRPr="009E4B3F">
            <w:rPr>
              <w:color w:val="000000"/>
              <w:vertAlign w:val="superscript"/>
              <w:lang w:val="en-GB"/>
            </w:rPr>
            <w:t>22</w:t>
          </w:r>
        </w:sdtContent>
      </w:sdt>
      <w:r>
        <w:rPr>
          <w:lang w:val="en-GB"/>
        </w:rPr>
        <w:t>, and emulsion-based methods such as CSR (compartmentalised self-replication)</w:t>
      </w:r>
      <w:sdt>
        <w:sdtPr>
          <w:rPr>
            <w:color w:val="000000"/>
            <w:vertAlign w:val="superscript"/>
            <w:lang w:val="en-GB"/>
          </w:rPr>
          <w:tag w:val="MENDELEY_CITATION_v3_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"/>
          <w:id w:val="-572122313"/>
          <w:placeholder>
            <w:docPart w:val="79E3D45DEC2042ECBAACC73C9DCC146C"/>
          </w:placeholder>
        </w:sdtPr>
        <w:sdtContent>
          <w:r w:rsidRPr="009E4B3F">
            <w:rPr>
              <w:color w:val="000000"/>
              <w:vertAlign w:val="superscript"/>
              <w:lang w:val="en-GB"/>
            </w:rPr>
            <w:t>23</w:t>
          </w:r>
        </w:sdtContent>
      </w:sdt>
      <w:r>
        <w:rPr>
          <w:lang w:val="en-GB"/>
        </w:rPr>
        <w:t>, CST (compartmentalised self-tagging)</w:t>
      </w:r>
      <w:sdt>
        <w:sdtPr>
          <w:rPr>
            <w:color w:val="000000"/>
            <w:vertAlign w:val="superscript"/>
            <w:lang w:val="en-GB"/>
          </w:rPr>
          <w:tag w:val="MENDELEY_CITATION_v3_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"/>
          <w:id w:val="-665244016"/>
          <w:placeholder>
            <w:docPart w:val="79E3D45DEC2042ECBAACC73C9DCC146C"/>
          </w:placeholder>
        </w:sdtPr>
        <w:sdtContent>
          <w:r w:rsidRPr="009E4B3F">
            <w:rPr>
              <w:color w:val="000000"/>
              <w:vertAlign w:val="superscript"/>
              <w:lang w:val="en-GB"/>
            </w:rPr>
            <w:t>24</w:t>
          </w:r>
        </w:sdtContent>
      </w:sdt>
      <w:r>
        <w:rPr>
          <w:lang w:val="en-GB"/>
        </w:rPr>
        <w:t>, and CBL (compartmentalised bead-labelling)</w:t>
      </w:r>
      <w:sdt>
        <w:sdtPr>
          <w:rPr>
            <w:color w:val="000000"/>
            <w:vertAlign w:val="superscript"/>
            <w:lang w:val="en-GB"/>
          </w:rPr>
          <w:tag w:val="MENDELEY_CITATION_v3_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"/>
          <w:id w:val="1691960025"/>
          <w:placeholder>
            <w:docPart w:val="79E3D45DEC2042ECBAACC73C9DCC146C"/>
          </w:placeholder>
        </w:sdtPr>
        <w:sdtContent>
          <w:r w:rsidRPr="009E4B3F">
            <w:rPr>
              <w:color w:val="000000"/>
              <w:vertAlign w:val="superscript"/>
              <w:lang w:val="en-GB"/>
            </w:rPr>
            <w:t>25</w:t>
          </w:r>
        </w:sdtContent>
      </w:sdt>
      <w:r>
        <w:rPr>
          <w:lang w:val="en-GB"/>
        </w:rPr>
        <w:t xml:space="preserve">. Technical characteristics of each method shape the range of polymerase activities that can be selected and what activities can emerge as selection parasites (active enzymes that co-enrich with the desired activity). </w:t>
      </w:r>
    </w:p>
    <w:p w14:paraId="73943921" w14:textId="77777777" w:rsidR="009E4B3F" w:rsidRDefault="009E4B3F" w:rsidP="00551C5C">
      <w:pPr>
        <w:spacing w:line="480" w:lineRule="auto"/>
        <w:jc w:val="both"/>
        <w:rPr>
          <w:lang w:val="en-GB"/>
        </w:rPr>
      </w:pPr>
      <w:r w:rsidRPr="00A87A5B">
        <w:rPr>
          <w:lang w:val="en-GB"/>
        </w:rPr>
        <w:t>CST relies on polymerases capa</w:t>
      </w:r>
      <w:r w:rsidRPr="00486E3A">
        <w:rPr>
          <w:lang w:val="en-GB"/>
        </w:rPr>
        <w:t>ble of s</w:t>
      </w:r>
      <w:r>
        <w:rPr>
          <w:lang w:val="en-GB"/>
        </w:rPr>
        <w:t>tabilizing the binding of the selection primer against their own gene through XNA synthesis (</w:t>
      </w:r>
      <w:r>
        <w:rPr>
          <w:b/>
          <w:bCs/>
          <w:lang w:val="en-GB"/>
        </w:rPr>
        <w:t>Figure 1</w:t>
      </w:r>
      <w:r>
        <w:rPr>
          <w:lang w:val="en-GB"/>
        </w:rPr>
        <w:t>). Given the diminishing return per XNA incorporation to the overall primer stabilization (</w:t>
      </w:r>
      <w:proofErr w:type="gramStart"/>
      <w:r>
        <w:rPr>
          <w:lang w:val="en-GB"/>
        </w:rPr>
        <w:t>i.e.</w:t>
      </w:r>
      <w:proofErr w:type="gramEnd"/>
      <w:r>
        <w:rPr>
          <w:lang w:val="en-GB"/>
        </w:rPr>
        <w:t xml:space="preserve"> analogous to oligonucleotide length effects on primer melting temperature), the pressure of CST selection is highest on the first few incorporations, with CST selections working akin to a high-pass filter (i.e. selection is unable to discriminate between polymerases that can synthesise beyond a certain number of incorporations). Expected parasites in this CST selection include </w:t>
      </w:r>
      <w:r>
        <w:rPr>
          <w:lang w:val="en-GB"/>
        </w:rPr>
        <w:lastRenderedPageBreak/>
        <w:t xml:space="preserve">polymerases that can make use of the low concentrations of natural cellular dNTPs still present, polymerases that express to significantly higher levels or that are more thermostable. </w:t>
      </w:r>
    </w:p>
    <w:p w14:paraId="186094E9" w14:textId="77777777" w:rsidR="009E4B3F" w:rsidRDefault="009E4B3F" w:rsidP="00551C5C">
      <w:pPr>
        <w:spacing w:line="480" w:lineRule="auto"/>
        <w:jc w:val="both"/>
        <w:rPr>
          <w:lang w:val="en-GB"/>
        </w:rPr>
      </w:pPr>
      <w:r>
        <w:rPr>
          <w:lang w:val="en-GB"/>
        </w:rPr>
        <w:t xml:space="preserve">For the selection of HNA polymerases with higher processivity, extension time is a key </w:t>
      </w:r>
      <w:del w:id="24" w:author="Paola Handal" w:date="2023-04-07T19:32:00Z">
        <w:r w:rsidDel="00A61C1B">
          <w:rPr>
            <w:lang w:val="en-GB"/>
          </w:rPr>
          <w:delText>parameter, since</w:delText>
        </w:r>
      </w:del>
      <w:ins w:id="25" w:author="Paola Handal" w:date="2023-04-07T19:32:00Z">
        <w:r>
          <w:rPr>
            <w:lang w:val="en-GB"/>
          </w:rPr>
          <w:t>parameter since</w:t>
        </w:r>
      </w:ins>
      <w:r>
        <w:rPr>
          <w:lang w:val="en-GB"/>
        </w:rPr>
        <w:t xml:space="preserve"> shorter extension times are likely to benefit highly processive enzymes as well as polymerases that can start XNA synthesis faster. The latter was not expected to be a significant possibility, considering Phi29 high affinity for DNA (K</w:t>
      </w:r>
      <w:r>
        <w:rPr>
          <w:vertAlign w:val="subscript"/>
          <w:lang w:val="en-GB"/>
        </w:rPr>
        <w:t>D</w:t>
      </w:r>
      <w:r>
        <w:rPr>
          <w:vertAlign w:val="superscript"/>
          <w:lang w:val="en-GB"/>
        </w:rPr>
        <w:t xml:space="preserve"> </w:t>
      </w:r>
      <w:r>
        <w:rPr>
          <w:lang w:val="en-GB"/>
        </w:rPr>
        <w:t xml:space="preserve">= 1 </w:t>
      </w:r>
      <w:r>
        <w:rPr>
          <w:rFonts w:cs="Arial"/>
          <w:lang w:val="en-GB"/>
        </w:rPr>
        <w:t>µ</w:t>
      </w:r>
      <w:r>
        <w:rPr>
          <w:lang w:val="en-GB"/>
        </w:rPr>
        <w:t>M in conditions close to the selection conditions</w:t>
      </w:r>
      <w:sdt>
        <w:sdtPr>
          <w:rPr>
            <w:color w:val="000000"/>
            <w:vertAlign w:val="superscript"/>
            <w:lang w:val="en-GB"/>
          </w:rPr>
          <w:tag w:val="MENDELEY_CITATION_v3_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"/>
          <w:id w:val="-1955012256"/>
          <w:placeholder>
            <w:docPart w:val="79E3D45DEC2042ECBAACC73C9DCC146C"/>
          </w:placeholder>
        </w:sdtPr>
        <w:sdtContent>
          <w:r w:rsidRPr="009E4B3F">
            <w:rPr>
              <w:color w:val="000000"/>
              <w:vertAlign w:val="superscript"/>
              <w:lang w:val="en-GB"/>
            </w:rPr>
            <w:t>26</w:t>
          </w:r>
        </w:sdtContent>
      </w:sdt>
      <w:r>
        <w:rPr>
          <w:lang w:val="en-GB"/>
        </w:rPr>
        <w:t>) and in view of our experience engineering thermostable XNA polymerases.</w:t>
      </w:r>
    </w:p>
    <w:p w14:paraId="4C3D741A" w14:textId="77777777" w:rsidR="009E4B3F" w:rsidRDefault="009E4B3F" w:rsidP="00551C5C">
      <w:pPr>
        <w:spacing w:line="480" w:lineRule="auto"/>
        <w:jc w:val="both"/>
        <w:rPr>
          <w:lang w:val="en-GB"/>
        </w:rPr>
      </w:pPr>
      <w:r>
        <w:rPr>
          <w:lang w:val="en-GB"/>
        </w:rPr>
        <w:t>A single round of selection for HNA synthesis, with a short extension time of 10 min compared to the 1 h needed by the starting enzyme (Phi29 DNA polymerase: D12A) for 72 incorporations, was carried out for each library, followed by deep sequencing of naïve and selected libraries for analysis. Frequency counting post-selection can be a suitable route to identify best candidates but assumes that the starting library is devoid of biases, working best for selection methodologies that have low background (</w:t>
      </w:r>
      <w:proofErr w:type="gramStart"/>
      <w:r>
        <w:rPr>
          <w:lang w:val="en-GB"/>
        </w:rPr>
        <w:t>i.e.</w:t>
      </w:r>
      <w:proofErr w:type="gramEnd"/>
      <w:r>
        <w:rPr>
          <w:lang w:val="en-GB"/>
        </w:rPr>
        <w:t xml:space="preserve"> recovered genotypes that are randomly recovered) and for late-stage selection campaigns (i.e. libraries that have already been carried through multiple selection rounds and that are populated by few variants)</w:t>
      </w:r>
      <w:sdt>
        <w:sdtPr>
          <w:rPr>
            <w:color w:val="000000"/>
            <w:vertAlign w:val="superscript"/>
            <w:lang w:val="en-GB"/>
          </w:rPr>
          <w:tag w:val="MENDELEY_CITATION_v3_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"/>
          <w:id w:val="686792410"/>
          <w:placeholder>
            <w:docPart w:val="79E3D45DEC2042ECBAACC73C9DCC146C"/>
          </w:placeholder>
        </w:sdtPr>
        <w:sdtContent>
          <w:r w:rsidRPr="009E4B3F">
            <w:rPr>
              <w:color w:val="000000"/>
              <w:vertAlign w:val="superscript"/>
              <w:lang w:val="en-GB"/>
            </w:rPr>
            <w:t>27</w:t>
          </w:r>
        </w:sdtContent>
      </w:sdt>
      <w:r>
        <w:rPr>
          <w:lang w:val="en-GB"/>
        </w:rPr>
        <w:t>. Given libraries were pooled (by site across all designed lengths) and since they require PCR amplification post-selection (two processes expected to introduce biases), we opted to use enrichment as a measure of selection, thus normalizing post-selection frequencies against pre-selection ones.</w:t>
      </w:r>
    </w:p>
    <w:p w14:paraId="6C9BF1E5" w14:textId="77777777" w:rsidR="009E4B3F" w:rsidRDefault="009E4B3F" w:rsidP="00551C5C">
      <w:pPr>
        <w:spacing w:line="480" w:lineRule="auto"/>
        <w:jc w:val="both"/>
        <w:rPr>
          <w:b/>
          <w:bCs/>
          <w:i/>
          <w:iCs/>
          <w:sz w:val="22"/>
          <w:szCs w:val="18"/>
        </w:rPr>
      </w:pPr>
      <w:r>
        <w:rPr>
          <w:lang w:val="en-GB"/>
        </w:rPr>
        <w:lastRenderedPageBreak/>
        <w:t>As expected, deletions were highly sampled in all three starting libraries while insertions showed partial coverage of the available sequence space. Based on the pre-selection NGS analysis, the diversity of the libraries was estimated to range between 1963 (TPR2 library) and 4570 variants (exonuclease library) (</w:t>
      </w:r>
      <w:r w:rsidRPr="004225C2">
        <w:rPr>
          <w:b/>
          <w:bCs/>
          <w:lang w:val="en-GB"/>
        </w:rPr>
        <w:t>Figure S2</w:t>
      </w:r>
      <w:r>
        <w:rPr>
          <w:lang w:val="en-GB"/>
        </w:rPr>
        <w:t>).</w:t>
      </w:r>
      <w:r>
        <w:rPr>
          <w:b/>
          <w:bCs/>
          <w:i/>
          <w:iCs/>
          <w:sz w:val="22"/>
          <w:szCs w:val="18"/>
        </w:rPr>
        <w:t xml:space="preserve"> </w:t>
      </w:r>
    </w:p>
    <w:tbl>
      <w:tblPr>
        <w:tblW w:w="5000" w:type="pct"/>
        <w:tblLook w:val="04A0" w:firstRow="1" w:lastRow="0" w:firstColumn="1" w:lastColumn="0" w:noHBand="0" w:noVBand="1"/>
      </w:tblPr>
      <w:tblGrid>
        <w:gridCol w:w="1684"/>
        <w:gridCol w:w="1592"/>
        <w:gridCol w:w="1451"/>
        <w:gridCol w:w="1591"/>
        <w:gridCol w:w="1451"/>
        <w:gridCol w:w="1591"/>
      </w:tblGrid>
      <w:tr w:rsidR="009E4B3F" w:rsidRPr="0089605B" w14:paraId="594C30F2" w14:textId="77777777" w:rsidTr="00144A5B">
        <w:trPr>
          <w:trHeight w:val="257"/>
        </w:trPr>
        <w:tc>
          <w:tcPr>
            <w:tcW w:w="899" w:type="pct"/>
            <w:tcBorders>
              <w:top w:val="single" w:sz="4" w:space="0" w:color="auto"/>
              <w:left w:val="nil"/>
              <w:bottom w:val="single" w:sz="8" w:space="0" w:color="auto"/>
              <w:right w:val="nil"/>
            </w:tcBorders>
            <w:shd w:val="clear" w:color="auto" w:fill="auto"/>
            <w:noWrap/>
            <w:vAlign w:val="center"/>
            <w:hideMark/>
          </w:tcPr>
          <w:p w14:paraId="359BBFF9" w14:textId="77777777" w:rsidR="009E4B3F" w:rsidRPr="0089605B" w:rsidRDefault="009E4B3F" w:rsidP="006F4F96">
            <w:pPr>
              <w:spacing w:after="0" w:line="240" w:lineRule="auto"/>
              <w:jc w:val="center"/>
              <w:rPr>
                <w:rFonts w:cs="Arial"/>
                <w:b/>
                <w:bCs/>
                <w:color w:val="000000"/>
                <w:szCs w:val="24"/>
                <w:lang w:eastAsia="en-GB"/>
              </w:rPr>
            </w:pPr>
            <w:proofErr w:type="spellStart"/>
            <w:r w:rsidRPr="0089605B">
              <w:rPr>
                <w:rFonts w:cs="Arial"/>
                <w:b/>
                <w:bCs/>
                <w:color w:val="000000"/>
                <w:szCs w:val="24"/>
                <w:lang w:eastAsia="en-GB"/>
              </w:rPr>
              <w:t>InDel</w:t>
            </w:r>
            <w:proofErr w:type="spellEnd"/>
          </w:p>
          <w:p w14:paraId="33208EF2" w14:textId="77777777" w:rsidR="009E4B3F" w:rsidRPr="0089605B" w:rsidRDefault="009E4B3F" w:rsidP="006F4F96">
            <w:pPr>
              <w:spacing w:after="0" w:line="240" w:lineRule="auto"/>
              <w:jc w:val="center"/>
              <w:rPr>
                <w:rFonts w:cs="Arial"/>
                <w:b/>
                <w:bCs/>
                <w:color w:val="000000"/>
                <w:szCs w:val="24"/>
                <w:lang w:eastAsia="en-GB"/>
              </w:rPr>
            </w:pPr>
            <w:r w:rsidRPr="0089605B">
              <w:rPr>
                <w:rFonts w:cs="Arial"/>
                <w:b/>
                <w:bCs/>
                <w:color w:val="000000"/>
                <w:szCs w:val="24"/>
                <w:lang w:eastAsia="en-GB"/>
              </w:rPr>
              <w:t>size</w:t>
            </w:r>
          </w:p>
        </w:tc>
        <w:tc>
          <w:tcPr>
            <w:tcW w:w="850" w:type="pct"/>
            <w:tcBorders>
              <w:top w:val="single" w:sz="4" w:space="0" w:color="auto"/>
              <w:left w:val="nil"/>
              <w:bottom w:val="single" w:sz="8" w:space="0" w:color="auto"/>
              <w:right w:val="nil"/>
            </w:tcBorders>
            <w:shd w:val="clear" w:color="auto" w:fill="auto"/>
            <w:noWrap/>
            <w:vAlign w:val="center"/>
            <w:hideMark/>
          </w:tcPr>
          <w:p w14:paraId="0318AB71" w14:textId="77777777" w:rsidR="009E4B3F" w:rsidRPr="0089605B" w:rsidRDefault="009E4B3F" w:rsidP="006F4F96">
            <w:pPr>
              <w:spacing w:after="0" w:line="240" w:lineRule="auto"/>
              <w:jc w:val="center"/>
              <w:rPr>
                <w:rFonts w:cs="Arial"/>
                <w:b/>
                <w:bCs/>
                <w:color w:val="000000"/>
                <w:szCs w:val="24"/>
                <w:lang w:eastAsia="en-GB"/>
              </w:rPr>
            </w:pPr>
            <w:r w:rsidRPr="0089605B">
              <w:rPr>
                <w:rFonts w:cs="Arial"/>
                <w:b/>
                <w:bCs/>
                <w:color w:val="000000"/>
                <w:szCs w:val="24"/>
                <w:lang w:eastAsia="en-GB"/>
              </w:rPr>
              <w:t>Exo</w:t>
            </w:r>
            <w:r w:rsidRPr="0089605B">
              <w:rPr>
                <w:rFonts w:cs="Arial"/>
                <w:color w:val="000000"/>
                <w:szCs w:val="24"/>
                <w:lang w:eastAsia="en-GB"/>
              </w:rPr>
              <w:t xml:space="preserve"> </w:t>
            </w:r>
            <w:r w:rsidRPr="0089605B">
              <w:rPr>
                <w:rFonts w:cs="Arial"/>
                <w:b/>
                <w:bCs/>
                <w:color w:val="000000"/>
                <w:szCs w:val="24"/>
                <w:lang w:eastAsia="en-GB"/>
              </w:rPr>
              <w:t>R0</w:t>
            </w:r>
          </w:p>
        </w:tc>
        <w:tc>
          <w:tcPr>
            <w:tcW w:w="775" w:type="pct"/>
            <w:tcBorders>
              <w:top w:val="single" w:sz="4" w:space="0" w:color="auto"/>
              <w:left w:val="nil"/>
              <w:bottom w:val="single" w:sz="8" w:space="0" w:color="auto"/>
              <w:right w:val="nil"/>
            </w:tcBorders>
            <w:shd w:val="clear" w:color="auto" w:fill="auto"/>
            <w:noWrap/>
            <w:vAlign w:val="center"/>
            <w:hideMark/>
          </w:tcPr>
          <w:p w14:paraId="6475B323" w14:textId="77777777" w:rsidR="009E4B3F" w:rsidRPr="0089605B" w:rsidRDefault="009E4B3F" w:rsidP="006F4F96">
            <w:pPr>
              <w:spacing w:after="0" w:line="240" w:lineRule="auto"/>
              <w:jc w:val="center"/>
              <w:rPr>
                <w:rFonts w:cs="Arial"/>
                <w:b/>
                <w:bCs/>
                <w:color w:val="000000"/>
                <w:szCs w:val="24"/>
                <w:lang w:eastAsia="en-GB"/>
              </w:rPr>
            </w:pPr>
            <w:proofErr w:type="spellStart"/>
            <w:r w:rsidRPr="0089605B">
              <w:rPr>
                <w:rFonts w:cs="Arial"/>
                <w:b/>
                <w:bCs/>
                <w:color w:val="000000"/>
                <w:szCs w:val="24"/>
                <w:lang w:eastAsia="en-GB"/>
              </w:rPr>
              <w:t>InDel</w:t>
            </w:r>
            <w:proofErr w:type="spellEnd"/>
          </w:p>
          <w:p w14:paraId="1266428D" w14:textId="77777777" w:rsidR="009E4B3F" w:rsidRPr="0089605B" w:rsidRDefault="009E4B3F" w:rsidP="006F4F96">
            <w:pPr>
              <w:spacing w:after="0" w:line="240" w:lineRule="auto"/>
              <w:jc w:val="center"/>
              <w:rPr>
                <w:rFonts w:cs="Arial"/>
                <w:b/>
                <w:bCs/>
                <w:color w:val="000000"/>
                <w:szCs w:val="24"/>
                <w:lang w:eastAsia="en-GB"/>
              </w:rPr>
            </w:pPr>
            <w:r w:rsidRPr="0089605B">
              <w:rPr>
                <w:rFonts w:cs="Arial"/>
                <w:b/>
                <w:bCs/>
                <w:color w:val="000000"/>
                <w:szCs w:val="24"/>
                <w:lang w:eastAsia="en-GB"/>
              </w:rPr>
              <w:t>Size</w:t>
            </w:r>
          </w:p>
        </w:tc>
        <w:tc>
          <w:tcPr>
            <w:tcW w:w="850" w:type="pct"/>
            <w:tcBorders>
              <w:top w:val="single" w:sz="4" w:space="0" w:color="auto"/>
              <w:left w:val="nil"/>
              <w:bottom w:val="single" w:sz="8" w:space="0" w:color="auto"/>
              <w:right w:val="nil"/>
            </w:tcBorders>
            <w:shd w:val="clear" w:color="auto" w:fill="auto"/>
            <w:noWrap/>
            <w:vAlign w:val="center"/>
            <w:hideMark/>
          </w:tcPr>
          <w:p w14:paraId="7813D6DD" w14:textId="77777777" w:rsidR="009E4B3F" w:rsidRPr="0089605B" w:rsidRDefault="009E4B3F" w:rsidP="006F4F96">
            <w:pPr>
              <w:spacing w:after="0" w:line="240" w:lineRule="auto"/>
              <w:jc w:val="center"/>
              <w:rPr>
                <w:rFonts w:cs="Arial"/>
                <w:b/>
                <w:bCs/>
                <w:color w:val="000000"/>
                <w:szCs w:val="24"/>
                <w:lang w:eastAsia="en-GB"/>
              </w:rPr>
            </w:pPr>
            <w:r w:rsidRPr="0089605B">
              <w:rPr>
                <w:rFonts w:cs="Arial"/>
                <w:b/>
                <w:bCs/>
                <w:color w:val="000000"/>
                <w:szCs w:val="24"/>
                <w:lang w:eastAsia="en-GB"/>
              </w:rPr>
              <w:t>TPR2 R0</w:t>
            </w:r>
          </w:p>
        </w:tc>
        <w:tc>
          <w:tcPr>
            <w:tcW w:w="775" w:type="pct"/>
            <w:tcBorders>
              <w:top w:val="single" w:sz="4" w:space="0" w:color="auto"/>
              <w:left w:val="nil"/>
              <w:bottom w:val="single" w:sz="8" w:space="0" w:color="auto"/>
              <w:right w:val="nil"/>
            </w:tcBorders>
            <w:shd w:val="clear" w:color="auto" w:fill="auto"/>
            <w:noWrap/>
            <w:vAlign w:val="center"/>
            <w:hideMark/>
          </w:tcPr>
          <w:p w14:paraId="2C26CC9B" w14:textId="77777777" w:rsidR="009E4B3F" w:rsidRPr="0089605B" w:rsidRDefault="009E4B3F" w:rsidP="006F4F96">
            <w:pPr>
              <w:spacing w:after="0" w:line="240" w:lineRule="auto"/>
              <w:jc w:val="center"/>
              <w:rPr>
                <w:rFonts w:cs="Arial"/>
                <w:b/>
                <w:bCs/>
                <w:color w:val="000000"/>
                <w:szCs w:val="24"/>
                <w:lang w:eastAsia="en-GB"/>
              </w:rPr>
            </w:pPr>
            <w:proofErr w:type="spellStart"/>
            <w:r w:rsidRPr="0089605B">
              <w:rPr>
                <w:rFonts w:cs="Arial"/>
                <w:b/>
                <w:bCs/>
                <w:color w:val="000000"/>
                <w:szCs w:val="24"/>
                <w:lang w:eastAsia="en-GB"/>
              </w:rPr>
              <w:t>InDel</w:t>
            </w:r>
            <w:proofErr w:type="spellEnd"/>
          </w:p>
          <w:p w14:paraId="67841492" w14:textId="77777777" w:rsidR="009E4B3F" w:rsidRPr="0089605B" w:rsidRDefault="009E4B3F" w:rsidP="006F4F96">
            <w:pPr>
              <w:spacing w:after="0" w:line="240" w:lineRule="auto"/>
              <w:jc w:val="center"/>
              <w:rPr>
                <w:rFonts w:cs="Arial"/>
                <w:b/>
                <w:bCs/>
                <w:color w:val="000000"/>
                <w:szCs w:val="24"/>
                <w:lang w:eastAsia="en-GB"/>
              </w:rPr>
            </w:pPr>
            <w:r w:rsidRPr="0089605B">
              <w:rPr>
                <w:rFonts w:cs="Arial"/>
                <w:b/>
                <w:bCs/>
                <w:color w:val="000000"/>
                <w:szCs w:val="24"/>
                <w:lang w:eastAsia="en-GB"/>
              </w:rPr>
              <w:t>size</w:t>
            </w:r>
          </w:p>
        </w:tc>
        <w:tc>
          <w:tcPr>
            <w:tcW w:w="850" w:type="pct"/>
            <w:tcBorders>
              <w:top w:val="single" w:sz="4" w:space="0" w:color="auto"/>
              <w:left w:val="nil"/>
              <w:bottom w:val="single" w:sz="8" w:space="0" w:color="auto"/>
              <w:right w:val="nil"/>
            </w:tcBorders>
            <w:shd w:val="clear" w:color="auto" w:fill="auto"/>
            <w:noWrap/>
            <w:vAlign w:val="center"/>
            <w:hideMark/>
          </w:tcPr>
          <w:p w14:paraId="51162311" w14:textId="77777777" w:rsidR="009E4B3F" w:rsidRPr="0089605B" w:rsidRDefault="009E4B3F" w:rsidP="006F4F96">
            <w:pPr>
              <w:spacing w:after="0" w:line="240" w:lineRule="auto"/>
              <w:jc w:val="center"/>
              <w:rPr>
                <w:rFonts w:cs="Arial"/>
                <w:b/>
                <w:bCs/>
                <w:color w:val="000000"/>
                <w:szCs w:val="24"/>
                <w:lang w:eastAsia="en-GB"/>
              </w:rPr>
            </w:pPr>
            <w:r w:rsidRPr="0089605B">
              <w:rPr>
                <w:rFonts w:cs="Arial"/>
                <w:b/>
                <w:bCs/>
                <w:color w:val="000000"/>
                <w:szCs w:val="24"/>
                <w:lang w:eastAsia="en-GB"/>
              </w:rPr>
              <w:t>Thumb R0</w:t>
            </w:r>
          </w:p>
        </w:tc>
      </w:tr>
      <w:tr w:rsidR="009E4B3F" w:rsidRPr="0089605B" w14:paraId="550518AF" w14:textId="77777777" w:rsidTr="00144A5B">
        <w:trPr>
          <w:trHeight w:val="257"/>
        </w:trPr>
        <w:tc>
          <w:tcPr>
            <w:tcW w:w="899" w:type="pct"/>
            <w:tcBorders>
              <w:top w:val="single" w:sz="8" w:space="0" w:color="auto"/>
              <w:left w:val="nil"/>
              <w:bottom w:val="nil"/>
              <w:right w:val="nil"/>
            </w:tcBorders>
            <w:shd w:val="clear" w:color="auto" w:fill="auto"/>
            <w:noWrap/>
            <w:vAlign w:val="center"/>
            <w:hideMark/>
          </w:tcPr>
          <w:p w14:paraId="5AFE91B9" w14:textId="77777777" w:rsidR="009E4B3F" w:rsidRPr="0089605B" w:rsidRDefault="009E4B3F" w:rsidP="006F4F96">
            <w:pPr>
              <w:spacing w:after="0" w:line="240" w:lineRule="auto"/>
              <w:jc w:val="center"/>
              <w:rPr>
                <w:rFonts w:cs="Arial"/>
                <w:color w:val="000000"/>
                <w:szCs w:val="24"/>
                <w:lang w:eastAsia="en-GB"/>
              </w:rPr>
            </w:pPr>
            <w:r w:rsidRPr="0089605B">
              <w:rPr>
                <w:rFonts w:cs="Arial"/>
                <w:color w:val="000000"/>
                <w:szCs w:val="24"/>
              </w:rPr>
              <w:t>0</w:t>
            </w:r>
          </w:p>
        </w:tc>
        <w:tc>
          <w:tcPr>
            <w:tcW w:w="850" w:type="pct"/>
            <w:tcBorders>
              <w:top w:val="single" w:sz="8" w:space="0" w:color="auto"/>
              <w:left w:val="nil"/>
              <w:bottom w:val="nil"/>
              <w:right w:val="nil"/>
            </w:tcBorders>
            <w:shd w:val="clear" w:color="auto" w:fill="auto"/>
            <w:noWrap/>
            <w:vAlign w:val="center"/>
            <w:hideMark/>
          </w:tcPr>
          <w:p w14:paraId="73294FEE" w14:textId="77777777" w:rsidR="009E4B3F" w:rsidRPr="0089605B" w:rsidRDefault="009E4B3F" w:rsidP="006F4F96">
            <w:pPr>
              <w:spacing w:after="0" w:line="240" w:lineRule="auto"/>
              <w:jc w:val="center"/>
              <w:rPr>
                <w:rFonts w:cs="Arial"/>
                <w:color w:val="000000"/>
                <w:szCs w:val="24"/>
                <w:lang w:eastAsia="en-GB"/>
              </w:rPr>
            </w:pPr>
            <w:r w:rsidRPr="0089605B">
              <w:rPr>
                <w:rFonts w:cs="Arial"/>
                <w:color w:val="000000"/>
                <w:szCs w:val="24"/>
              </w:rPr>
              <w:t>543</w:t>
            </w:r>
          </w:p>
        </w:tc>
        <w:tc>
          <w:tcPr>
            <w:tcW w:w="775" w:type="pct"/>
            <w:tcBorders>
              <w:top w:val="single" w:sz="8" w:space="0" w:color="auto"/>
              <w:left w:val="nil"/>
              <w:bottom w:val="nil"/>
              <w:right w:val="nil"/>
            </w:tcBorders>
            <w:shd w:val="clear" w:color="auto" w:fill="auto"/>
            <w:noWrap/>
            <w:vAlign w:val="center"/>
            <w:hideMark/>
          </w:tcPr>
          <w:p w14:paraId="12EC429E" w14:textId="77777777" w:rsidR="009E4B3F" w:rsidRPr="0089605B" w:rsidRDefault="009E4B3F" w:rsidP="006F4F96">
            <w:pPr>
              <w:spacing w:after="0" w:line="240" w:lineRule="auto"/>
              <w:jc w:val="center"/>
              <w:rPr>
                <w:rFonts w:cs="Arial"/>
                <w:b/>
                <w:bCs/>
                <w:color w:val="000000"/>
                <w:szCs w:val="24"/>
                <w:lang w:eastAsia="en-GB"/>
              </w:rPr>
            </w:pPr>
            <w:r w:rsidRPr="0089605B">
              <w:rPr>
                <w:rFonts w:cs="Arial"/>
                <w:color w:val="000000"/>
                <w:szCs w:val="24"/>
              </w:rPr>
              <w:t>0</w:t>
            </w:r>
          </w:p>
        </w:tc>
        <w:tc>
          <w:tcPr>
            <w:tcW w:w="850" w:type="pct"/>
            <w:tcBorders>
              <w:top w:val="single" w:sz="8" w:space="0" w:color="auto"/>
              <w:left w:val="nil"/>
              <w:bottom w:val="nil"/>
              <w:right w:val="nil"/>
            </w:tcBorders>
            <w:shd w:val="clear" w:color="auto" w:fill="auto"/>
            <w:noWrap/>
            <w:vAlign w:val="center"/>
            <w:hideMark/>
          </w:tcPr>
          <w:p w14:paraId="0CC46345" w14:textId="77777777" w:rsidR="009E4B3F" w:rsidRPr="0089605B" w:rsidRDefault="009E4B3F" w:rsidP="006F4F96">
            <w:pPr>
              <w:spacing w:after="0" w:line="240" w:lineRule="auto"/>
              <w:jc w:val="center"/>
              <w:rPr>
                <w:rFonts w:cs="Arial"/>
                <w:color w:val="000000"/>
                <w:szCs w:val="24"/>
                <w:lang w:eastAsia="en-GB"/>
              </w:rPr>
            </w:pPr>
            <w:r w:rsidRPr="0089605B">
              <w:rPr>
                <w:rFonts w:cs="Arial"/>
                <w:color w:val="000000"/>
                <w:szCs w:val="24"/>
              </w:rPr>
              <w:t>366</w:t>
            </w:r>
          </w:p>
        </w:tc>
        <w:tc>
          <w:tcPr>
            <w:tcW w:w="775" w:type="pct"/>
            <w:tcBorders>
              <w:top w:val="single" w:sz="8" w:space="0" w:color="auto"/>
              <w:left w:val="nil"/>
              <w:bottom w:val="nil"/>
              <w:right w:val="nil"/>
            </w:tcBorders>
            <w:shd w:val="clear" w:color="auto" w:fill="auto"/>
            <w:noWrap/>
            <w:vAlign w:val="center"/>
            <w:hideMark/>
          </w:tcPr>
          <w:p w14:paraId="6521068F" w14:textId="77777777" w:rsidR="009E4B3F" w:rsidRPr="0089605B" w:rsidRDefault="009E4B3F" w:rsidP="006F4F96">
            <w:pPr>
              <w:spacing w:after="0" w:line="240" w:lineRule="auto"/>
              <w:jc w:val="center"/>
              <w:rPr>
                <w:rFonts w:cs="Arial"/>
                <w:b/>
                <w:bCs/>
                <w:color w:val="000000"/>
                <w:szCs w:val="24"/>
                <w:lang w:eastAsia="en-GB"/>
              </w:rPr>
            </w:pPr>
            <w:r w:rsidRPr="0089605B">
              <w:rPr>
                <w:rFonts w:cs="Arial"/>
                <w:color w:val="000000"/>
                <w:szCs w:val="24"/>
              </w:rPr>
              <w:t>0</w:t>
            </w:r>
          </w:p>
        </w:tc>
        <w:tc>
          <w:tcPr>
            <w:tcW w:w="850" w:type="pct"/>
            <w:tcBorders>
              <w:top w:val="single" w:sz="8" w:space="0" w:color="auto"/>
              <w:left w:val="nil"/>
              <w:bottom w:val="nil"/>
              <w:right w:val="nil"/>
            </w:tcBorders>
            <w:shd w:val="clear" w:color="auto" w:fill="auto"/>
            <w:noWrap/>
            <w:vAlign w:val="center"/>
            <w:hideMark/>
          </w:tcPr>
          <w:p w14:paraId="3F059A81" w14:textId="77777777" w:rsidR="009E4B3F" w:rsidRPr="0089605B" w:rsidRDefault="009E4B3F" w:rsidP="006F4F96">
            <w:pPr>
              <w:spacing w:after="0" w:line="240" w:lineRule="auto"/>
              <w:jc w:val="center"/>
              <w:rPr>
                <w:rFonts w:cs="Arial"/>
                <w:color w:val="000000"/>
                <w:szCs w:val="24"/>
                <w:lang w:eastAsia="en-GB"/>
              </w:rPr>
            </w:pPr>
            <w:r w:rsidRPr="0089605B">
              <w:rPr>
                <w:rFonts w:cs="Arial"/>
                <w:color w:val="000000"/>
                <w:szCs w:val="24"/>
              </w:rPr>
              <w:t>195</w:t>
            </w:r>
          </w:p>
        </w:tc>
      </w:tr>
      <w:tr w:rsidR="009E4B3F" w:rsidRPr="0089605B" w14:paraId="36E62167" w14:textId="77777777" w:rsidTr="00144A5B">
        <w:trPr>
          <w:trHeight w:val="257"/>
        </w:trPr>
        <w:tc>
          <w:tcPr>
            <w:tcW w:w="899" w:type="pct"/>
            <w:tcBorders>
              <w:top w:val="nil"/>
              <w:left w:val="nil"/>
              <w:bottom w:val="nil"/>
              <w:right w:val="nil"/>
            </w:tcBorders>
            <w:shd w:val="clear" w:color="auto" w:fill="auto"/>
            <w:noWrap/>
            <w:vAlign w:val="center"/>
            <w:hideMark/>
          </w:tcPr>
          <w:p w14:paraId="3F90D8E7" w14:textId="77777777" w:rsidR="009E4B3F" w:rsidRPr="0089605B" w:rsidRDefault="009E4B3F" w:rsidP="006F4F96">
            <w:pPr>
              <w:spacing w:after="0" w:line="240" w:lineRule="auto"/>
              <w:jc w:val="center"/>
              <w:rPr>
                <w:rFonts w:cs="Arial"/>
                <w:color w:val="000000"/>
                <w:szCs w:val="24"/>
                <w:lang w:eastAsia="en-GB"/>
              </w:rPr>
            </w:pPr>
            <w:r w:rsidRPr="0089605B">
              <w:rPr>
                <w:rFonts w:cs="Arial"/>
                <w:color w:val="000000"/>
                <w:szCs w:val="24"/>
              </w:rPr>
              <w:t>1</w:t>
            </w:r>
          </w:p>
        </w:tc>
        <w:tc>
          <w:tcPr>
            <w:tcW w:w="850" w:type="pct"/>
            <w:tcBorders>
              <w:top w:val="nil"/>
              <w:left w:val="nil"/>
              <w:bottom w:val="nil"/>
              <w:right w:val="nil"/>
            </w:tcBorders>
            <w:shd w:val="clear" w:color="auto" w:fill="auto"/>
            <w:noWrap/>
            <w:vAlign w:val="center"/>
            <w:hideMark/>
          </w:tcPr>
          <w:p w14:paraId="32DDDBE7" w14:textId="77777777" w:rsidR="009E4B3F" w:rsidRPr="0089605B" w:rsidRDefault="009E4B3F" w:rsidP="006F4F96">
            <w:pPr>
              <w:spacing w:after="0" w:line="240" w:lineRule="auto"/>
              <w:jc w:val="center"/>
              <w:rPr>
                <w:rFonts w:cs="Arial"/>
                <w:color w:val="000000"/>
                <w:szCs w:val="24"/>
                <w:lang w:eastAsia="en-GB"/>
              </w:rPr>
            </w:pPr>
            <w:r w:rsidRPr="0089605B">
              <w:rPr>
                <w:rFonts w:cs="Arial"/>
                <w:color w:val="000000"/>
                <w:szCs w:val="24"/>
              </w:rPr>
              <w:t>472</w:t>
            </w:r>
          </w:p>
        </w:tc>
        <w:tc>
          <w:tcPr>
            <w:tcW w:w="775" w:type="pct"/>
            <w:tcBorders>
              <w:top w:val="nil"/>
              <w:left w:val="nil"/>
              <w:bottom w:val="nil"/>
              <w:right w:val="nil"/>
            </w:tcBorders>
            <w:shd w:val="clear" w:color="auto" w:fill="auto"/>
            <w:noWrap/>
            <w:vAlign w:val="center"/>
            <w:hideMark/>
          </w:tcPr>
          <w:p w14:paraId="0449F96C" w14:textId="77777777" w:rsidR="009E4B3F" w:rsidRPr="0089605B" w:rsidRDefault="009E4B3F" w:rsidP="006F4F96">
            <w:pPr>
              <w:spacing w:after="0" w:line="240" w:lineRule="auto"/>
              <w:jc w:val="center"/>
              <w:rPr>
                <w:rFonts w:cs="Arial"/>
                <w:b/>
                <w:bCs/>
                <w:color w:val="000000"/>
                <w:szCs w:val="24"/>
                <w:lang w:eastAsia="en-GB"/>
              </w:rPr>
            </w:pPr>
            <w:r w:rsidRPr="0089605B">
              <w:rPr>
                <w:rFonts w:cs="Arial"/>
                <w:color w:val="000000"/>
                <w:szCs w:val="24"/>
              </w:rPr>
              <w:t>1</w:t>
            </w:r>
          </w:p>
        </w:tc>
        <w:tc>
          <w:tcPr>
            <w:tcW w:w="850" w:type="pct"/>
            <w:tcBorders>
              <w:top w:val="nil"/>
              <w:left w:val="nil"/>
              <w:bottom w:val="nil"/>
              <w:right w:val="nil"/>
            </w:tcBorders>
            <w:shd w:val="clear" w:color="auto" w:fill="auto"/>
            <w:noWrap/>
            <w:vAlign w:val="center"/>
            <w:hideMark/>
          </w:tcPr>
          <w:p w14:paraId="24F2692C" w14:textId="77777777" w:rsidR="009E4B3F" w:rsidRPr="0089605B" w:rsidRDefault="009E4B3F" w:rsidP="006F4F96">
            <w:pPr>
              <w:spacing w:after="0" w:line="240" w:lineRule="auto"/>
              <w:jc w:val="center"/>
              <w:rPr>
                <w:rFonts w:cs="Arial"/>
                <w:color w:val="000000"/>
                <w:szCs w:val="24"/>
                <w:lang w:eastAsia="en-GB"/>
              </w:rPr>
            </w:pPr>
            <w:r w:rsidRPr="0089605B">
              <w:rPr>
                <w:rFonts w:cs="Arial"/>
                <w:color w:val="000000"/>
                <w:szCs w:val="24"/>
              </w:rPr>
              <w:t>11520</w:t>
            </w:r>
          </w:p>
        </w:tc>
        <w:tc>
          <w:tcPr>
            <w:tcW w:w="775" w:type="pct"/>
            <w:tcBorders>
              <w:top w:val="nil"/>
              <w:left w:val="nil"/>
              <w:bottom w:val="nil"/>
              <w:right w:val="nil"/>
            </w:tcBorders>
            <w:shd w:val="clear" w:color="auto" w:fill="auto"/>
            <w:noWrap/>
            <w:vAlign w:val="center"/>
            <w:hideMark/>
          </w:tcPr>
          <w:p w14:paraId="02B974A9" w14:textId="77777777" w:rsidR="009E4B3F" w:rsidRPr="0089605B" w:rsidRDefault="009E4B3F" w:rsidP="006F4F96">
            <w:pPr>
              <w:spacing w:after="0" w:line="240" w:lineRule="auto"/>
              <w:jc w:val="center"/>
              <w:rPr>
                <w:rFonts w:cs="Arial"/>
                <w:b/>
                <w:bCs/>
                <w:color w:val="000000"/>
                <w:szCs w:val="24"/>
                <w:lang w:eastAsia="en-GB"/>
              </w:rPr>
            </w:pPr>
            <w:r w:rsidRPr="0089605B">
              <w:rPr>
                <w:rFonts w:cs="Arial"/>
                <w:color w:val="000000"/>
                <w:szCs w:val="24"/>
              </w:rPr>
              <w:t>1</w:t>
            </w:r>
          </w:p>
        </w:tc>
        <w:tc>
          <w:tcPr>
            <w:tcW w:w="850" w:type="pct"/>
            <w:tcBorders>
              <w:top w:val="nil"/>
              <w:left w:val="nil"/>
              <w:bottom w:val="nil"/>
              <w:right w:val="nil"/>
            </w:tcBorders>
            <w:shd w:val="clear" w:color="auto" w:fill="auto"/>
            <w:noWrap/>
            <w:vAlign w:val="center"/>
            <w:hideMark/>
          </w:tcPr>
          <w:p w14:paraId="1FBD294D" w14:textId="77777777" w:rsidR="009E4B3F" w:rsidRPr="0089605B" w:rsidRDefault="009E4B3F" w:rsidP="006F4F96">
            <w:pPr>
              <w:spacing w:after="0" w:line="240" w:lineRule="auto"/>
              <w:jc w:val="center"/>
              <w:rPr>
                <w:rFonts w:cs="Arial"/>
                <w:color w:val="000000"/>
                <w:szCs w:val="24"/>
                <w:lang w:eastAsia="en-GB"/>
              </w:rPr>
            </w:pPr>
            <w:r w:rsidRPr="0089605B">
              <w:rPr>
                <w:rFonts w:cs="Arial"/>
                <w:color w:val="000000"/>
                <w:szCs w:val="24"/>
              </w:rPr>
              <w:t>107</w:t>
            </w:r>
          </w:p>
        </w:tc>
      </w:tr>
      <w:tr w:rsidR="009E4B3F" w:rsidRPr="0089605B" w14:paraId="02FC5836" w14:textId="77777777" w:rsidTr="00144A5B">
        <w:trPr>
          <w:trHeight w:val="257"/>
        </w:trPr>
        <w:tc>
          <w:tcPr>
            <w:tcW w:w="899" w:type="pct"/>
            <w:tcBorders>
              <w:top w:val="nil"/>
              <w:left w:val="nil"/>
              <w:bottom w:val="nil"/>
              <w:right w:val="nil"/>
            </w:tcBorders>
            <w:shd w:val="clear" w:color="auto" w:fill="auto"/>
            <w:noWrap/>
            <w:vAlign w:val="center"/>
            <w:hideMark/>
          </w:tcPr>
          <w:p w14:paraId="359C4044" w14:textId="77777777" w:rsidR="009E4B3F" w:rsidRPr="0089605B" w:rsidRDefault="009E4B3F" w:rsidP="006F4F96">
            <w:pPr>
              <w:spacing w:after="0" w:line="240" w:lineRule="auto"/>
              <w:jc w:val="center"/>
              <w:rPr>
                <w:rFonts w:cs="Arial"/>
                <w:color w:val="000000"/>
                <w:szCs w:val="24"/>
                <w:lang w:eastAsia="en-GB"/>
              </w:rPr>
            </w:pPr>
            <w:r w:rsidRPr="0089605B">
              <w:rPr>
                <w:rFonts w:cs="Arial"/>
                <w:color w:val="000000"/>
                <w:szCs w:val="24"/>
              </w:rPr>
              <w:t>2</w:t>
            </w:r>
          </w:p>
        </w:tc>
        <w:tc>
          <w:tcPr>
            <w:tcW w:w="850" w:type="pct"/>
            <w:tcBorders>
              <w:top w:val="nil"/>
              <w:left w:val="nil"/>
              <w:bottom w:val="nil"/>
              <w:right w:val="nil"/>
            </w:tcBorders>
            <w:shd w:val="clear" w:color="auto" w:fill="auto"/>
            <w:noWrap/>
            <w:vAlign w:val="center"/>
            <w:hideMark/>
          </w:tcPr>
          <w:p w14:paraId="465A2DFF" w14:textId="77777777" w:rsidR="009E4B3F" w:rsidRPr="0089605B" w:rsidRDefault="009E4B3F" w:rsidP="006F4F96">
            <w:pPr>
              <w:spacing w:after="0" w:line="240" w:lineRule="auto"/>
              <w:jc w:val="center"/>
              <w:rPr>
                <w:rFonts w:cs="Arial"/>
                <w:color w:val="000000"/>
                <w:szCs w:val="24"/>
                <w:lang w:eastAsia="en-GB"/>
              </w:rPr>
            </w:pPr>
            <w:r w:rsidRPr="0089605B">
              <w:rPr>
                <w:rFonts w:cs="Arial"/>
                <w:color w:val="000000"/>
                <w:szCs w:val="24"/>
              </w:rPr>
              <w:t>14927</w:t>
            </w:r>
          </w:p>
        </w:tc>
        <w:tc>
          <w:tcPr>
            <w:tcW w:w="775" w:type="pct"/>
            <w:tcBorders>
              <w:top w:val="nil"/>
              <w:left w:val="nil"/>
              <w:bottom w:val="nil"/>
              <w:right w:val="nil"/>
            </w:tcBorders>
            <w:shd w:val="clear" w:color="auto" w:fill="auto"/>
            <w:noWrap/>
            <w:vAlign w:val="center"/>
            <w:hideMark/>
          </w:tcPr>
          <w:p w14:paraId="0CA35972" w14:textId="77777777" w:rsidR="009E4B3F" w:rsidRPr="0089605B" w:rsidRDefault="009E4B3F" w:rsidP="006F4F96">
            <w:pPr>
              <w:spacing w:after="0" w:line="240" w:lineRule="auto"/>
              <w:jc w:val="center"/>
              <w:rPr>
                <w:rFonts w:cs="Arial"/>
                <w:b/>
                <w:bCs/>
                <w:color w:val="000000"/>
                <w:szCs w:val="24"/>
                <w:lang w:eastAsia="en-GB"/>
              </w:rPr>
            </w:pPr>
            <w:r w:rsidRPr="0089605B">
              <w:rPr>
                <w:rFonts w:cs="Arial"/>
                <w:color w:val="000000"/>
                <w:szCs w:val="24"/>
              </w:rPr>
              <w:t>2</w:t>
            </w:r>
          </w:p>
        </w:tc>
        <w:tc>
          <w:tcPr>
            <w:tcW w:w="850" w:type="pct"/>
            <w:tcBorders>
              <w:top w:val="nil"/>
              <w:left w:val="nil"/>
              <w:bottom w:val="nil"/>
              <w:right w:val="nil"/>
            </w:tcBorders>
            <w:shd w:val="clear" w:color="auto" w:fill="auto"/>
            <w:noWrap/>
            <w:vAlign w:val="center"/>
            <w:hideMark/>
          </w:tcPr>
          <w:p w14:paraId="71AB1AAA" w14:textId="77777777" w:rsidR="009E4B3F" w:rsidRPr="0089605B" w:rsidRDefault="009E4B3F" w:rsidP="006F4F96">
            <w:pPr>
              <w:spacing w:after="0" w:line="240" w:lineRule="auto"/>
              <w:jc w:val="center"/>
              <w:rPr>
                <w:rFonts w:cs="Arial"/>
                <w:color w:val="000000"/>
                <w:szCs w:val="24"/>
                <w:lang w:eastAsia="en-GB"/>
              </w:rPr>
            </w:pPr>
            <w:r w:rsidRPr="0089605B">
              <w:rPr>
                <w:rFonts w:cs="Arial"/>
                <w:color w:val="000000"/>
                <w:szCs w:val="24"/>
              </w:rPr>
              <w:t>83</w:t>
            </w:r>
          </w:p>
        </w:tc>
        <w:tc>
          <w:tcPr>
            <w:tcW w:w="775" w:type="pct"/>
            <w:tcBorders>
              <w:top w:val="nil"/>
              <w:left w:val="nil"/>
              <w:bottom w:val="nil"/>
              <w:right w:val="nil"/>
            </w:tcBorders>
            <w:shd w:val="clear" w:color="auto" w:fill="auto"/>
            <w:noWrap/>
            <w:vAlign w:val="center"/>
            <w:hideMark/>
          </w:tcPr>
          <w:p w14:paraId="4C2AEB10" w14:textId="77777777" w:rsidR="009E4B3F" w:rsidRPr="0089605B" w:rsidRDefault="009E4B3F" w:rsidP="006F4F96">
            <w:pPr>
              <w:spacing w:after="0" w:line="240" w:lineRule="auto"/>
              <w:jc w:val="center"/>
              <w:rPr>
                <w:rFonts w:cs="Arial"/>
                <w:b/>
                <w:bCs/>
                <w:color w:val="000000"/>
                <w:szCs w:val="24"/>
                <w:lang w:eastAsia="en-GB"/>
              </w:rPr>
            </w:pPr>
            <w:r w:rsidRPr="0089605B">
              <w:rPr>
                <w:rFonts w:cs="Arial"/>
                <w:color w:val="000000"/>
                <w:szCs w:val="24"/>
              </w:rPr>
              <w:t>2</w:t>
            </w:r>
          </w:p>
        </w:tc>
        <w:tc>
          <w:tcPr>
            <w:tcW w:w="850" w:type="pct"/>
            <w:tcBorders>
              <w:top w:val="nil"/>
              <w:left w:val="nil"/>
              <w:bottom w:val="nil"/>
              <w:right w:val="nil"/>
            </w:tcBorders>
            <w:shd w:val="clear" w:color="auto" w:fill="auto"/>
            <w:noWrap/>
            <w:vAlign w:val="center"/>
            <w:hideMark/>
          </w:tcPr>
          <w:p w14:paraId="25888FAB" w14:textId="77777777" w:rsidR="009E4B3F" w:rsidRPr="0089605B" w:rsidRDefault="009E4B3F" w:rsidP="006F4F96">
            <w:pPr>
              <w:spacing w:after="0" w:line="240" w:lineRule="auto"/>
              <w:jc w:val="center"/>
              <w:rPr>
                <w:rFonts w:cs="Arial"/>
                <w:color w:val="000000"/>
                <w:szCs w:val="24"/>
                <w:lang w:eastAsia="en-GB"/>
              </w:rPr>
            </w:pPr>
            <w:r w:rsidRPr="0089605B">
              <w:rPr>
                <w:rFonts w:cs="Arial"/>
                <w:color w:val="000000"/>
                <w:szCs w:val="24"/>
              </w:rPr>
              <w:t>473</w:t>
            </w:r>
          </w:p>
        </w:tc>
      </w:tr>
      <w:tr w:rsidR="009E4B3F" w:rsidRPr="0089605B" w14:paraId="1A31323F" w14:textId="77777777" w:rsidTr="00144A5B">
        <w:trPr>
          <w:trHeight w:val="257"/>
        </w:trPr>
        <w:tc>
          <w:tcPr>
            <w:tcW w:w="899" w:type="pct"/>
            <w:tcBorders>
              <w:top w:val="nil"/>
              <w:left w:val="nil"/>
              <w:bottom w:val="nil"/>
              <w:right w:val="nil"/>
            </w:tcBorders>
            <w:shd w:val="clear" w:color="auto" w:fill="auto"/>
            <w:noWrap/>
            <w:vAlign w:val="center"/>
            <w:hideMark/>
          </w:tcPr>
          <w:p w14:paraId="25D0AEDD" w14:textId="77777777" w:rsidR="009E4B3F" w:rsidRPr="0089605B" w:rsidRDefault="009E4B3F" w:rsidP="006F4F96">
            <w:pPr>
              <w:spacing w:after="0" w:line="240" w:lineRule="auto"/>
              <w:jc w:val="center"/>
              <w:rPr>
                <w:rFonts w:cs="Arial"/>
                <w:color w:val="000000"/>
                <w:szCs w:val="24"/>
                <w:lang w:eastAsia="en-GB"/>
              </w:rPr>
            </w:pPr>
            <w:r w:rsidRPr="0089605B">
              <w:rPr>
                <w:rFonts w:cs="Arial"/>
                <w:color w:val="000000"/>
                <w:szCs w:val="24"/>
              </w:rPr>
              <w:t>3</w:t>
            </w:r>
          </w:p>
        </w:tc>
        <w:tc>
          <w:tcPr>
            <w:tcW w:w="850" w:type="pct"/>
            <w:tcBorders>
              <w:top w:val="nil"/>
              <w:left w:val="nil"/>
              <w:bottom w:val="nil"/>
              <w:right w:val="nil"/>
            </w:tcBorders>
            <w:shd w:val="clear" w:color="auto" w:fill="auto"/>
            <w:noWrap/>
            <w:vAlign w:val="center"/>
            <w:hideMark/>
          </w:tcPr>
          <w:p w14:paraId="51D1244F" w14:textId="77777777" w:rsidR="009E4B3F" w:rsidRPr="0089605B" w:rsidRDefault="009E4B3F" w:rsidP="006F4F96">
            <w:pPr>
              <w:spacing w:after="0" w:line="240" w:lineRule="auto"/>
              <w:jc w:val="center"/>
              <w:rPr>
                <w:rFonts w:cs="Arial"/>
                <w:color w:val="000000"/>
                <w:szCs w:val="24"/>
                <w:lang w:eastAsia="en-GB"/>
              </w:rPr>
            </w:pPr>
            <w:r w:rsidRPr="0089605B">
              <w:rPr>
                <w:rFonts w:cs="Arial"/>
                <w:color w:val="000000"/>
                <w:szCs w:val="24"/>
              </w:rPr>
              <w:t>13238</w:t>
            </w:r>
          </w:p>
        </w:tc>
        <w:tc>
          <w:tcPr>
            <w:tcW w:w="775" w:type="pct"/>
            <w:tcBorders>
              <w:top w:val="nil"/>
              <w:left w:val="nil"/>
              <w:bottom w:val="nil"/>
              <w:right w:val="nil"/>
            </w:tcBorders>
            <w:shd w:val="clear" w:color="auto" w:fill="auto"/>
            <w:noWrap/>
            <w:vAlign w:val="center"/>
            <w:hideMark/>
          </w:tcPr>
          <w:p w14:paraId="5F6ADB3D" w14:textId="77777777" w:rsidR="009E4B3F" w:rsidRPr="0089605B" w:rsidRDefault="009E4B3F" w:rsidP="006F4F96">
            <w:pPr>
              <w:spacing w:after="0" w:line="240" w:lineRule="auto"/>
              <w:jc w:val="center"/>
              <w:rPr>
                <w:rFonts w:cs="Arial"/>
                <w:b/>
                <w:bCs/>
                <w:color w:val="000000"/>
                <w:szCs w:val="24"/>
                <w:lang w:eastAsia="en-GB"/>
              </w:rPr>
            </w:pPr>
            <w:r w:rsidRPr="0089605B">
              <w:rPr>
                <w:rFonts w:cs="Arial"/>
                <w:color w:val="000000"/>
                <w:szCs w:val="24"/>
              </w:rPr>
              <w:t>3</w:t>
            </w:r>
          </w:p>
        </w:tc>
        <w:tc>
          <w:tcPr>
            <w:tcW w:w="850" w:type="pct"/>
            <w:tcBorders>
              <w:top w:val="nil"/>
              <w:left w:val="nil"/>
              <w:bottom w:val="nil"/>
              <w:right w:val="nil"/>
            </w:tcBorders>
            <w:shd w:val="clear" w:color="auto" w:fill="auto"/>
            <w:noWrap/>
            <w:vAlign w:val="center"/>
            <w:hideMark/>
          </w:tcPr>
          <w:p w14:paraId="2169AC9F" w14:textId="77777777" w:rsidR="009E4B3F" w:rsidRPr="0089605B" w:rsidRDefault="009E4B3F" w:rsidP="006F4F96">
            <w:pPr>
              <w:spacing w:after="0" w:line="240" w:lineRule="auto"/>
              <w:jc w:val="center"/>
              <w:rPr>
                <w:rFonts w:cs="Arial"/>
                <w:color w:val="000000"/>
                <w:szCs w:val="24"/>
                <w:lang w:eastAsia="en-GB"/>
              </w:rPr>
            </w:pPr>
            <w:r w:rsidRPr="0089605B">
              <w:rPr>
                <w:rFonts w:cs="Arial"/>
                <w:color w:val="000000"/>
                <w:szCs w:val="24"/>
              </w:rPr>
              <w:t>5405</w:t>
            </w:r>
          </w:p>
        </w:tc>
        <w:tc>
          <w:tcPr>
            <w:tcW w:w="775" w:type="pct"/>
            <w:tcBorders>
              <w:top w:val="nil"/>
              <w:left w:val="nil"/>
              <w:bottom w:val="nil"/>
              <w:right w:val="nil"/>
            </w:tcBorders>
            <w:shd w:val="clear" w:color="auto" w:fill="auto"/>
            <w:noWrap/>
            <w:vAlign w:val="center"/>
            <w:hideMark/>
          </w:tcPr>
          <w:p w14:paraId="6E101418" w14:textId="77777777" w:rsidR="009E4B3F" w:rsidRPr="0089605B" w:rsidRDefault="009E4B3F" w:rsidP="006F4F96">
            <w:pPr>
              <w:spacing w:after="0" w:line="240" w:lineRule="auto"/>
              <w:jc w:val="center"/>
              <w:rPr>
                <w:rFonts w:cs="Arial"/>
                <w:b/>
                <w:bCs/>
                <w:color w:val="000000"/>
                <w:szCs w:val="24"/>
                <w:lang w:eastAsia="en-GB"/>
              </w:rPr>
            </w:pPr>
            <w:r w:rsidRPr="0089605B">
              <w:rPr>
                <w:rFonts w:cs="Arial"/>
                <w:color w:val="000000"/>
                <w:szCs w:val="24"/>
              </w:rPr>
              <w:t>3</w:t>
            </w:r>
          </w:p>
        </w:tc>
        <w:tc>
          <w:tcPr>
            <w:tcW w:w="850" w:type="pct"/>
            <w:tcBorders>
              <w:top w:val="nil"/>
              <w:left w:val="nil"/>
              <w:bottom w:val="nil"/>
              <w:right w:val="nil"/>
            </w:tcBorders>
            <w:shd w:val="clear" w:color="auto" w:fill="auto"/>
            <w:noWrap/>
            <w:vAlign w:val="center"/>
            <w:hideMark/>
          </w:tcPr>
          <w:p w14:paraId="79DFCFBB" w14:textId="77777777" w:rsidR="009E4B3F" w:rsidRPr="0089605B" w:rsidRDefault="009E4B3F" w:rsidP="006F4F96">
            <w:pPr>
              <w:spacing w:after="0" w:line="240" w:lineRule="auto"/>
              <w:jc w:val="center"/>
              <w:rPr>
                <w:rFonts w:cs="Arial"/>
                <w:color w:val="000000"/>
                <w:szCs w:val="24"/>
                <w:lang w:eastAsia="en-GB"/>
              </w:rPr>
            </w:pPr>
            <w:r w:rsidRPr="0089605B">
              <w:rPr>
                <w:rFonts w:cs="Arial"/>
                <w:color w:val="000000"/>
                <w:szCs w:val="24"/>
              </w:rPr>
              <w:t>8104</w:t>
            </w:r>
          </w:p>
        </w:tc>
      </w:tr>
      <w:tr w:rsidR="009E4B3F" w:rsidRPr="0089605B" w14:paraId="6F22042F" w14:textId="77777777" w:rsidTr="00144A5B">
        <w:trPr>
          <w:trHeight w:val="257"/>
        </w:trPr>
        <w:tc>
          <w:tcPr>
            <w:tcW w:w="899" w:type="pct"/>
            <w:tcBorders>
              <w:top w:val="nil"/>
              <w:left w:val="nil"/>
              <w:bottom w:val="nil"/>
              <w:right w:val="nil"/>
            </w:tcBorders>
            <w:shd w:val="clear" w:color="auto" w:fill="auto"/>
            <w:noWrap/>
            <w:vAlign w:val="center"/>
            <w:hideMark/>
          </w:tcPr>
          <w:p w14:paraId="6C61515B" w14:textId="77777777" w:rsidR="009E4B3F" w:rsidRPr="0089605B" w:rsidRDefault="009E4B3F" w:rsidP="006F4F96">
            <w:pPr>
              <w:spacing w:after="0" w:line="240" w:lineRule="auto"/>
              <w:jc w:val="center"/>
              <w:rPr>
                <w:rFonts w:cs="Arial"/>
                <w:color w:val="000000"/>
                <w:szCs w:val="24"/>
                <w:lang w:eastAsia="en-GB"/>
              </w:rPr>
            </w:pPr>
            <w:r w:rsidRPr="0089605B">
              <w:rPr>
                <w:rFonts w:cs="Arial"/>
                <w:color w:val="000000"/>
                <w:szCs w:val="24"/>
              </w:rPr>
              <w:t>-1</w:t>
            </w:r>
          </w:p>
        </w:tc>
        <w:tc>
          <w:tcPr>
            <w:tcW w:w="850" w:type="pct"/>
            <w:tcBorders>
              <w:top w:val="nil"/>
              <w:left w:val="nil"/>
              <w:bottom w:val="nil"/>
              <w:right w:val="nil"/>
            </w:tcBorders>
            <w:shd w:val="clear" w:color="auto" w:fill="auto"/>
            <w:noWrap/>
            <w:vAlign w:val="center"/>
            <w:hideMark/>
          </w:tcPr>
          <w:p w14:paraId="6C7B1248" w14:textId="77777777" w:rsidR="009E4B3F" w:rsidRPr="0089605B" w:rsidRDefault="009E4B3F" w:rsidP="006F4F96">
            <w:pPr>
              <w:spacing w:after="0" w:line="240" w:lineRule="auto"/>
              <w:jc w:val="center"/>
              <w:rPr>
                <w:rFonts w:cs="Arial"/>
                <w:color w:val="000000"/>
                <w:szCs w:val="24"/>
                <w:lang w:eastAsia="en-GB"/>
              </w:rPr>
            </w:pPr>
            <w:r w:rsidRPr="0089605B">
              <w:rPr>
                <w:rFonts w:cs="Arial"/>
                <w:color w:val="000000"/>
                <w:szCs w:val="24"/>
              </w:rPr>
              <w:t>26</w:t>
            </w:r>
          </w:p>
        </w:tc>
        <w:tc>
          <w:tcPr>
            <w:tcW w:w="775" w:type="pct"/>
            <w:tcBorders>
              <w:top w:val="nil"/>
              <w:left w:val="nil"/>
              <w:bottom w:val="nil"/>
              <w:right w:val="nil"/>
            </w:tcBorders>
            <w:shd w:val="clear" w:color="auto" w:fill="auto"/>
            <w:noWrap/>
            <w:vAlign w:val="center"/>
            <w:hideMark/>
          </w:tcPr>
          <w:p w14:paraId="487948AB" w14:textId="77777777" w:rsidR="009E4B3F" w:rsidRPr="0089605B" w:rsidRDefault="009E4B3F" w:rsidP="006F4F96">
            <w:pPr>
              <w:spacing w:after="0" w:line="240" w:lineRule="auto"/>
              <w:jc w:val="center"/>
              <w:rPr>
                <w:rFonts w:cs="Arial"/>
                <w:b/>
                <w:bCs/>
                <w:color w:val="000000"/>
                <w:szCs w:val="24"/>
                <w:lang w:eastAsia="en-GB"/>
              </w:rPr>
            </w:pPr>
            <w:r w:rsidRPr="0089605B">
              <w:rPr>
                <w:rFonts w:cs="Arial"/>
                <w:color w:val="000000"/>
                <w:szCs w:val="24"/>
              </w:rPr>
              <w:t>-1</w:t>
            </w:r>
          </w:p>
        </w:tc>
        <w:tc>
          <w:tcPr>
            <w:tcW w:w="850" w:type="pct"/>
            <w:tcBorders>
              <w:top w:val="nil"/>
              <w:left w:val="nil"/>
              <w:bottom w:val="nil"/>
              <w:right w:val="nil"/>
            </w:tcBorders>
            <w:shd w:val="clear" w:color="auto" w:fill="auto"/>
            <w:noWrap/>
            <w:vAlign w:val="center"/>
            <w:hideMark/>
          </w:tcPr>
          <w:p w14:paraId="6FE5B357" w14:textId="77777777" w:rsidR="009E4B3F" w:rsidRPr="0089605B" w:rsidRDefault="009E4B3F" w:rsidP="006F4F96">
            <w:pPr>
              <w:spacing w:after="0" w:line="240" w:lineRule="auto"/>
              <w:jc w:val="center"/>
              <w:rPr>
                <w:rFonts w:cs="Arial"/>
                <w:color w:val="000000"/>
                <w:szCs w:val="24"/>
                <w:lang w:eastAsia="en-GB"/>
              </w:rPr>
            </w:pPr>
            <w:r w:rsidRPr="0089605B">
              <w:rPr>
                <w:rFonts w:cs="Arial"/>
                <w:color w:val="000000"/>
                <w:szCs w:val="24"/>
              </w:rPr>
              <w:t>57750</w:t>
            </w:r>
          </w:p>
        </w:tc>
        <w:tc>
          <w:tcPr>
            <w:tcW w:w="775" w:type="pct"/>
            <w:tcBorders>
              <w:top w:val="nil"/>
              <w:left w:val="nil"/>
              <w:bottom w:val="nil"/>
              <w:right w:val="nil"/>
            </w:tcBorders>
            <w:shd w:val="clear" w:color="auto" w:fill="auto"/>
            <w:noWrap/>
            <w:vAlign w:val="center"/>
            <w:hideMark/>
          </w:tcPr>
          <w:p w14:paraId="5A1E0E09" w14:textId="77777777" w:rsidR="009E4B3F" w:rsidRPr="0089605B" w:rsidRDefault="009E4B3F" w:rsidP="006F4F96">
            <w:pPr>
              <w:spacing w:after="0" w:line="240" w:lineRule="auto"/>
              <w:jc w:val="center"/>
              <w:rPr>
                <w:rFonts w:cs="Arial"/>
                <w:b/>
                <w:bCs/>
                <w:color w:val="000000"/>
                <w:szCs w:val="24"/>
                <w:lang w:eastAsia="en-GB"/>
              </w:rPr>
            </w:pPr>
            <w:r w:rsidRPr="0089605B">
              <w:rPr>
                <w:rFonts w:cs="Arial"/>
                <w:color w:val="000000"/>
                <w:szCs w:val="24"/>
              </w:rPr>
              <w:t>-1</w:t>
            </w:r>
          </w:p>
        </w:tc>
        <w:tc>
          <w:tcPr>
            <w:tcW w:w="850" w:type="pct"/>
            <w:tcBorders>
              <w:top w:val="nil"/>
              <w:left w:val="nil"/>
              <w:bottom w:val="nil"/>
              <w:right w:val="nil"/>
            </w:tcBorders>
            <w:shd w:val="clear" w:color="auto" w:fill="auto"/>
            <w:noWrap/>
            <w:vAlign w:val="center"/>
            <w:hideMark/>
          </w:tcPr>
          <w:p w14:paraId="4E0D4BCE" w14:textId="77777777" w:rsidR="009E4B3F" w:rsidRPr="0089605B" w:rsidRDefault="009E4B3F" w:rsidP="006F4F96">
            <w:pPr>
              <w:spacing w:after="0" w:line="240" w:lineRule="auto"/>
              <w:jc w:val="center"/>
              <w:rPr>
                <w:rFonts w:cs="Arial"/>
                <w:color w:val="000000"/>
                <w:szCs w:val="24"/>
                <w:lang w:eastAsia="en-GB"/>
              </w:rPr>
            </w:pPr>
            <w:r w:rsidRPr="0089605B">
              <w:rPr>
                <w:rFonts w:cs="Arial"/>
                <w:color w:val="000000"/>
                <w:szCs w:val="24"/>
              </w:rPr>
              <w:t>143</w:t>
            </w:r>
          </w:p>
        </w:tc>
      </w:tr>
      <w:tr w:rsidR="009E4B3F" w:rsidRPr="0089605B" w14:paraId="2C8E5C8E" w14:textId="77777777" w:rsidTr="00144A5B">
        <w:trPr>
          <w:trHeight w:val="257"/>
        </w:trPr>
        <w:tc>
          <w:tcPr>
            <w:tcW w:w="899" w:type="pct"/>
            <w:tcBorders>
              <w:top w:val="nil"/>
              <w:left w:val="nil"/>
              <w:bottom w:val="nil"/>
              <w:right w:val="nil"/>
            </w:tcBorders>
            <w:shd w:val="clear" w:color="auto" w:fill="auto"/>
            <w:noWrap/>
            <w:vAlign w:val="center"/>
            <w:hideMark/>
          </w:tcPr>
          <w:p w14:paraId="070783ED" w14:textId="77777777" w:rsidR="009E4B3F" w:rsidRPr="0089605B" w:rsidRDefault="009E4B3F" w:rsidP="006F4F96">
            <w:pPr>
              <w:spacing w:after="0" w:line="240" w:lineRule="auto"/>
              <w:jc w:val="center"/>
              <w:rPr>
                <w:rFonts w:cs="Arial"/>
                <w:color w:val="000000"/>
                <w:szCs w:val="24"/>
                <w:lang w:eastAsia="en-GB"/>
              </w:rPr>
            </w:pPr>
            <w:r w:rsidRPr="0089605B">
              <w:rPr>
                <w:rFonts w:cs="Arial"/>
                <w:color w:val="000000"/>
                <w:szCs w:val="24"/>
              </w:rPr>
              <w:t>-2</w:t>
            </w:r>
          </w:p>
        </w:tc>
        <w:tc>
          <w:tcPr>
            <w:tcW w:w="850" w:type="pct"/>
            <w:tcBorders>
              <w:top w:val="nil"/>
              <w:left w:val="nil"/>
              <w:bottom w:val="nil"/>
              <w:right w:val="nil"/>
            </w:tcBorders>
            <w:shd w:val="clear" w:color="auto" w:fill="auto"/>
            <w:noWrap/>
            <w:vAlign w:val="center"/>
            <w:hideMark/>
          </w:tcPr>
          <w:p w14:paraId="465CD085" w14:textId="77777777" w:rsidR="009E4B3F" w:rsidRPr="0089605B" w:rsidRDefault="009E4B3F" w:rsidP="006F4F96">
            <w:pPr>
              <w:spacing w:after="0" w:line="240" w:lineRule="auto"/>
              <w:jc w:val="center"/>
              <w:rPr>
                <w:rFonts w:cs="Arial"/>
                <w:color w:val="000000"/>
                <w:szCs w:val="24"/>
                <w:lang w:eastAsia="en-GB"/>
              </w:rPr>
            </w:pPr>
            <w:r w:rsidRPr="0089605B">
              <w:rPr>
                <w:rFonts w:cs="Arial"/>
                <w:color w:val="000000"/>
                <w:szCs w:val="24"/>
              </w:rPr>
              <w:t>2421</w:t>
            </w:r>
          </w:p>
        </w:tc>
        <w:tc>
          <w:tcPr>
            <w:tcW w:w="775" w:type="pct"/>
            <w:tcBorders>
              <w:top w:val="nil"/>
              <w:left w:val="nil"/>
              <w:bottom w:val="nil"/>
              <w:right w:val="nil"/>
            </w:tcBorders>
            <w:shd w:val="clear" w:color="auto" w:fill="auto"/>
            <w:noWrap/>
            <w:vAlign w:val="center"/>
            <w:hideMark/>
          </w:tcPr>
          <w:p w14:paraId="71B86BB6" w14:textId="77777777" w:rsidR="009E4B3F" w:rsidRPr="0089605B" w:rsidRDefault="009E4B3F" w:rsidP="006F4F96">
            <w:pPr>
              <w:spacing w:after="0" w:line="240" w:lineRule="auto"/>
              <w:jc w:val="center"/>
              <w:rPr>
                <w:rFonts w:cs="Arial"/>
                <w:b/>
                <w:bCs/>
                <w:color w:val="000000"/>
                <w:szCs w:val="24"/>
                <w:lang w:eastAsia="en-GB"/>
              </w:rPr>
            </w:pPr>
            <w:r w:rsidRPr="0089605B">
              <w:rPr>
                <w:rFonts w:cs="Arial"/>
                <w:color w:val="000000"/>
                <w:szCs w:val="24"/>
              </w:rPr>
              <w:t>-2</w:t>
            </w:r>
          </w:p>
        </w:tc>
        <w:tc>
          <w:tcPr>
            <w:tcW w:w="850" w:type="pct"/>
            <w:tcBorders>
              <w:top w:val="nil"/>
              <w:left w:val="nil"/>
              <w:bottom w:val="nil"/>
              <w:right w:val="nil"/>
            </w:tcBorders>
            <w:shd w:val="clear" w:color="auto" w:fill="auto"/>
            <w:noWrap/>
            <w:vAlign w:val="center"/>
            <w:hideMark/>
          </w:tcPr>
          <w:p w14:paraId="4B090673" w14:textId="77777777" w:rsidR="009E4B3F" w:rsidRPr="0089605B" w:rsidRDefault="009E4B3F" w:rsidP="006F4F96">
            <w:pPr>
              <w:spacing w:after="0" w:line="240" w:lineRule="auto"/>
              <w:jc w:val="center"/>
              <w:rPr>
                <w:rFonts w:cs="Arial"/>
                <w:color w:val="000000"/>
                <w:szCs w:val="24"/>
                <w:lang w:eastAsia="en-GB"/>
              </w:rPr>
            </w:pPr>
            <w:r w:rsidRPr="0089605B">
              <w:rPr>
                <w:rFonts w:cs="Arial"/>
                <w:color w:val="000000"/>
                <w:szCs w:val="24"/>
              </w:rPr>
              <w:t>75</w:t>
            </w:r>
          </w:p>
        </w:tc>
        <w:tc>
          <w:tcPr>
            <w:tcW w:w="775" w:type="pct"/>
            <w:tcBorders>
              <w:top w:val="nil"/>
              <w:left w:val="nil"/>
              <w:bottom w:val="nil"/>
              <w:right w:val="nil"/>
            </w:tcBorders>
            <w:shd w:val="clear" w:color="auto" w:fill="auto"/>
            <w:noWrap/>
            <w:vAlign w:val="center"/>
            <w:hideMark/>
          </w:tcPr>
          <w:p w14:paraId="344941D2" w14:textId="77777777" w:rsidR="009E4B3F" w:rsidRPr="0089605B" w:rsidRDefault="009E4B3F" w:rsidP="006F4F96">
            <w:pPr>
              <w:spacing w:after="0" w:line="240" w:lineRule="auto"/>
              <w:jc w:val="center"/>
              <w:rPr>
                <w:rFonts w:cs="Arial"/>
                <w:b/>
                <w:bCs/>
                <w:color w:val="000000"/>
                <w:szCs w:val="24"/>
                <w:lang w:eastAsia="en-GB"/>
              </w:rPr>
            </w:pPr>
            <w:r w:rsidRPr="0089605B">
              <w:rPr>
                <w:rFonts w:cs="Arial"/>
                <w:color w:val="000000"/>
                <w:szCs w:val="24"/>
              </w:rPr>
              <w:t>-2</w:t>
            </w:r>
          </w:p>
        </w:tc>
        <w:tc>
          <w:tcPr>
            <w:tcW w:w="850" w:type="pct"/>
            <w:tcBorders>
              <w:top w:val="nil"/>
              <w:left w:val="nil"/>
              <w:bottom w:val="nil"/>
              <w:right w:val="nil"/>
            </w:tcBorders>
            <w:shd w:val="clear" w:color="auto" w:fill="auto"/>
            <w:noWrap/>
            <w:vAlign w:val="center"/>
            <w:hideMark/>
          </w:tcPr>
          <w:p w14:paraId="796ED92C" w14:textId="77777777" w:rsidR="009E4B3F" w:rsidRPr="0089605B" w:rsidRDefault="009E4B3F" w:rsidP="006F4F96">
            <w:pPr>
              <w:spacing w:after="0" w:line="240" w:lineRule="auto"/>
              <w:jc w:val="center"/>
              <w:rPr>
                <w:rFonts w:cs="Arial"/>
                <w:color w:val="000000"/>
                <w:szCs w:val="24"/>
                <w:lang w:eastAsia="en-GB"/>
              </w:rPr>
            </w:pPr>
            <w:r w:rsidRPr="0089605B">
              <w:rPr>
                <w:rFonts w:cs="Arial"/>
                <w:color w:val="000000"/>
                <w:szCs w:val="24"/>
              </w:rPr>
              <w:t>2048</w:t>
            </w:r>
          </w:p>
        </w:tc>
      </w:tr>
      <w:tr w:rsidR="009E4B3F" w:rsidRPr="0089605B" w14:paraId="20CDBD92" w14:textId="77777777" w:rsidTr="00144A5B">
        <w:trPr>
          <w:trHeight w:val="257"/>
        </w:trPr>
        <w:tc>
          <w:tcPr>
            <w:tcW w:w="899" w:type="pct"/>
            <w:tcBorders>
              <w:top w:val="nil"/>
              <w:left w:val="nil"/>
              <w:right w:val="nil"/>
            </w:tcBorders>
            <w:shd w:val="clear" w:color="auto" w:fill="auto"/>
            <w:noWrap/>
            <w:vAlign w:val="center"/>
            <w:hideMark/>
          </w:tcPr>
          <w:p w14:paraId="6C8178E4" w14:textId="77777777" w:rsidR="009E4B3F" w:rsidRPr="0089605B" w:rsidRDefault="009E4B3F" w:rsidP="006F4F96">
            <w:pPr>
              <w:spacing w:after="0" w:line="240" w:lineRule="auto"/>
              <w:jc w:val="center"/>
              <w:rPr>
                <w:rFonts w:cs="Arial"/>
                <w:color w:val="000000"/>
                <w:szCs w:val="24"/>
                <w:lang w:eastAsia="en-GB"/>
              </w:rPr>
            </w:pPr>
            <w:r w:rsidRPr="0089605B">
              <w:rPr>
                <w:rFonts w:cs="Arial"/>
                <w:color w:val="000000"/>
                <w:szCs w:val="24"/>
              </w:rPr>
              <w:t>-3</w:t>
            </w:r>
          </w:p>
        </w:tc>
        <w:tc>
          <w:tcPr>
            <w:tcW w:w="850" w:type="pct"/>
            <w:tcBorders>
              <w:top w:val="nil"/>
              <w:left w:val="nil"/>
              <w:right w:val="nil"/>
            </w:tcBorders>
            <w:shd w:val="clear" w:color="auto" w:fill="auto"/>
            <w:noWrap/>
            <w:vAlign w:val="center"/>
            <w:hideMark/>
          </w:tcPr>
          <w:p w14:paraId="3E07C3B5" w14:textId="77777777" w:rsidR="009E4B3F" w:rsidRPr="0089605B" w:rsidRDefault="009E4B3F" w:rsidP="006F4F96">
            <w:pPr>
              <w:spacing w:after="0" w:line="240" w:lineRule="auto"/>
              <w:jc w:val="center"/>
              <w:rPr>
                <w:rFonts w:cs="Arial"/>
                <w:color w:val="000000"/>
                <w:szCs w:val="24"/>
                <w:lang w:eastAsia="en-GB"/>
              </w:rPr>
            </w:pPr>
            <w:r w:rsidRPr="0089605B">
              <w:rPr>
                <w:rFonts w:cs="Arial"/>
                <w:color w:val="000000"/>
                <w:szCs w:val="24"/>
              </w:rPr>
              <w:t>195</w:t>
            </w:r>
          </w:p>
        </w:tc>
        <w:tc>
          <w:tcPr>
            <w:tcW w:w="775" w:type="pct"/>
            <w:tcBorders>
              <w:top w:val="nil"/>
              <w:left w:val="nil"/>
              <w:right w:val="nil"/>
            </w:tcBorders>
            <w:shd w:val="clear" w:color="auto" w:fill="auto"/>
            <w:noWrap/>
            <w:vAlign w:val="center"/>
            <w:hideMark/>
          </w:tcPr>
          <w:p w14:paraId="4AEBBA6A" w14:textId="77777777" w:rsidR="009E4B3F" w:rsidRPr="0089605B" w:rsidRDefault="009E4B3F" w:rsidP="006F4F96">
            <w:pPr>
              <w:spacing w:after="0" w:line="240" w:lineRule="auto"/>
              <w:jc w:val="center"/>
              <w:rPr>
                <w:rFonts w:cs="Arial"/>
                <w:b/>
                <w:bCs/>
                <w:color w:val="000000"/>
                <w:szCs w:val="24"/>
                <w:lang w:eastAsia="en-GB"/>
              </w:rPr>
            </w:pPr>
            <w:r w:rsidRPr="0089605B">
              <w:rPr>
                <w:rFonts w:cs="Arial"/>
                <w:color w:val="000000"/>
                <w:szCs w:val="24"/>
              </w:rPr>
              <w:t>-3</w:t>
            </w:r>
          </w:p>
        </w:tc>
        <w:tc>
          <w:tcPr>
            <w:tcW w:w="850" w:type="pct"/>
            <w:tcBorders>
              <w:top w:val="nil"/>
              <w:left w:val="nil"/>
              <w:right w:val="nil"/>
            </w:tcBorders>
            <w:shd w:val="clear" w:color="auto" w:fill="auto"/>
            <w:noWrap/>
            <w:vAlign w:val="center"/>
            <w:hideMark/>
          </w:tcPr>
          <w:p w14:paraId="505B4F2C" w14:textId="77777777" w:rsidR="009E4B3F" w:rsidRPr="0089605B" w:rsidRDefault="009E4B3F" w:rsidP="006F4F96">
            <w:pPr>
              <w:spacing w:after="0" w:line="240" w:lineRule="auto"/>
              <w:jc w:val="center"/>
              <w:rPr>
                <w:rFonts w:cs="Arial"/>
                <w:color w:val="000000"/>
                <w:szCs w:val="24"/>
                <w:lang w:eastAsia="en-GB"/>
              </w:rPr>
            </w:pPr>
            <w:r w:rsidRPr="0089605B">
              <w:rPr>
                <w:rFonts w:cs="Arial"/>
                <w:color w:val="000000"/>
                <w:szCs w:val="24"/>
              </w:rPr>
              <w:t>46</w:t>
            </w:r>
          </w:p>
        </w:tc>
        <w:tc>
          <w:tcPr>
            <w:tcW w:w="775" w:type="pct"/>
            <w:tcBorders>
              <w:top w:val="nil"/>
              <w:left w:val="nil"/>
              <w:right w:val="nil"/>
            </w:tcBorders>
            <w:shd w:val="clear" w:color="auto" w:fill="auto"/>
            <w:noWrap/>
            <w:vAlign w:val="center"/>
            <w:hideMark/>
          </w:tcPr>
          <w:p w14:paraId="59F91C94" w14:textId="77777777" w:rsidR="009E4B3F" w:rsidRPr="0089605B" w:rsidRDefault="009E4B3F" w:rsidP="006F4F96">
            <w:pPr>
              <w:spacing w:after="0" w:line="240" w:lineRule="auto"/>
              <w:jc w:val="center"/>
              <w:rPr>
                <w:rFonts w:cs="Arial"/>
                <w:b/>
                <w:bCs/>
                <w:color w:val="000000"/>
                <w:szCs w:val="24"/>
                <w:lang w:eastAsia="en-GB"/>
              </w:rPr>
            </w:pPr>
            <w:r w:rsidRPr="0089605B">
              <w:rPr>
                <w:rFonts w:cs="Arial"/>
                <w:color w:val="000000"/>
                <w:szCs w:val="24"/>
              </w:rPr>
              <w:t>-3</w:t>
            </w:r>
          </w:p>
        </w:tc>
        <w:tc>
          <w:tcPr>
            <w:tcW w:w="850" w:type="pct"/>
            <w:tcBorders>
              <w:top w:val="nil"/>
              <w:left w:val="nil"/>
              <w:right w:val="nil"/>
            </w:tcBorders>
            <w:shd w:val="clear" w:color="auto" w:fill="auto"/>
            <w:noWrap/>
            <w:vAlign w:val="center"/>
            <w:hideMark/>
          </w:tcPr>
          <w:p w14:paraId="44CA528D" w14:textId="77777777" w:rsidR="009E4B3F" w:rsidRPr="0089605B" w:rsidRDefault="009E4B3F" w:rsidP="006F4F96">
            <w:pPr>
              <w:spacing w:after="0" w:line="240" w:lineRule="auto"/>
              <w:jc w:val="center"/>
              <w:rPr>
                <w:rFonts w:cs="Arial"/>
                <w:color w:val="000000"/>
                <w:szCs w:val="24"/>
                <w:lang w:eastAsia="en-GB"/>
              </w:rPr>
            </w:pPr>
            <w:r w:rsidRPr="0089605B">
              <w:rPr>
                <w:rFonts w:cs="Arial"/>
                <w:color w:val="000000"/>
                <w:szCs w:val="24"/>
              </w:rPr>
              <w:t>11328</w:t>
            </w:r>
          </w:p>
        </w:tc>
      </w:tr>
      <w:tr w:rsidR="009E4B3F" w:rsidRPr="0089605B" w14:paraId="5081BB68" w14:textId="77777777" w:rsidTr="00144A5B">
        <w:trPr>
          <w:trHeight w:val="257"/>
        </w:trPr>
        <w:tc>
          <w:tcPr>
            <w:tcW w:w="899" w:type="pct"/>
            <w:tcBorders>
              <w:top w:val="nil"/>
              <w:left w:val="nil"/>
              <w:bottom w:val="dashed" w:sz="4" w:space="0" w:color="auto"/>
              <w:right w:val="nil"/>
            </w:tcBorders>
            <w:shd w:val="clear" w:color="auto" w:fill="auto"/>
            <w:noWrap/>
            <w:vAlign w:val="center"/>
            <w:hideMark/>
          </w:tcPr>
          <w:p w14:paraId="0FEE556C" w14:textId="77777777" w:rsidR="009E4B3F" w:rsidRPr="0089605B" w:rsidRDefault="009E4B3F" w:rsidP="006F4F96">
            <w:pPr>
              <w:spacing w:after="0" w:line="240" w:lineRule="auto"/>
              <w:jc w:val="center"/>
              <w:rPr>
                <w:rFonts w:cs="Arial"/>
                <w:color w:val="000000"/>
                <w:szCs w:val="24"/>
                <w:lang w:eastAsia="en-GB"/>
              </w:rPr>
            </w:pPr>
          </w:p>
        </w:tc>
        <w:tc>
          <w:tcPr>
            <w:tcW w:w="850" w:type="pct"/>
            <w:tcBorders>
              <w:top w:val="nil"/>
              <w:left w:val="nil"/>
              <w:bottom w:val="dashed" w:sz="4" w:space="0" w:color="auto"/>
              <w:right w:val="nil"/>
            </w:tcBorders>
            <w:shd w:val="clear" w:color="auto" w:fill="auto"/>
            <w:noWrap/>
            <w:vAlign w:val="center"/>
            <w:hideMark/>
          </w:tcPr>
          <w:p w14:paraId="454FB95F" w14:textId="77777777" w:rsidR="009E4B3F" w:rsidRPr="0089605B" w:rsidRDefault="009E4B3F" w:rsidP="006F4F96">
            <w:pPr>
              <w:spacing w:after="0" w:line="240" w:lineRule="auto"/>
              <w:jc w:val="center"/>
              <w:rPr>
                <w:rFonts w:cs="Arial"/>
                <w:szCs w:val="24"/>
                <w:lang w:eastAsia="en-GB"/>
              </w:rPr>
            </w:pPr>
          </w:p>
        </w:tc>
        <w:tc>
          <w:tcPr>
            <w:tcW w:w="775" w:type="pct"/>
            <w:tcBorders>
              <w:top w:val="nil"/>
              <w:left w:val="nil"/>
              <w:bottom w:val="dashed" w:sz="4" w:space="0" w:color="auto"/>
              <w:right w:val="nil"/>
            </w:tcBorders>
            <w:shd w:val="clear" w:color="auto" w:fill="auto"/>
            <w:noWrap/>
            <w:vAlign w:val="center"/>
            <w:hideMark/>
          </w:tcPr>
          <w:p w14:paraId="1E8740A3" w14:textId="77777777" w:rsidR="009E4B3F" w:rsidRPr="0089605B" w:rsidRDefault="009E4B3F" w:rsidP="006F4F96">
            <w:pPr>
              <w:spacing w:after="0" w:line="240" w:lineRule="auto"/>
              <w:jc w:val="center"/>
              <w:rPr>
                <w:rFonts w:cs="Arial"/>
                <w:szCs w:val="24"/>
                <w:lang w:eastAsia="en-GB"/>
              </w:rPr>
            </w:pPr>
          </w:p>
        </w:tc>
        <w:tc>
          <w:tcPr>
            <w:tcW w:w="850" w:type="pct"/>
            <w:tcBorders>
              <w:top w:val="nil"/>
              <w:left w:val="nil"/>
              <w:bottom w:val="dashed" w:sz="4" w:space="0" w:color="auto"/>
              <w:right w:val="nil"/>
            </w:tcBorders>
            <w:shd w:val="clear" w:color="auto" w:fill="auto"/>
            <w:noWrap/>
            <w:vAlign w:val="center"/>
            <w:hideMark/>
          </w:tcPr>
          <w:p w14:paraId="45C77FDC" w14:textId="77777777" w:rsidR="009E4B3F" w:rsidRPr="0089605B" w:rsidRDefault="009E4B3F" w:rsidP="006F4F96">
            <w:pPr>
              <w:spacing w:after="0" w:line="240" w:lineRule="auto"/>
              <w:jc w:val="center"/>
              <w:rPr>
                <w:rFonts w:cs="Arial"/>
                <w:szCs w:val="24"/>
                <w:lang w:eastAsia="en-GB"/>
              </w:rPr>
            </w:pPr>
          </w:p>
        </w:tc>
        <w:tc>
          <w:tcPr>
            <w:tcW w:w="775" w:type="pct"/>
            <w:tcBorders>
              <w:top w:val="nil"/>
              <w:left w:val="nil"/>
              <w:bottom w:val="dashed" w:sz="4" w:space="0" w:color="auto"/>
              <w:right w:val="nil"/>
            </w:tcBorders>
            <w:shd w:val="clear" w:color="auto" w:fill="auto"/>
            <w:noWrap/>
            <w:vAlign w:val="center"/>
            <w:hideMark/>
          </w:tcPr>
          <w:p w14:paraId="1181022D" w14:textId="77777777" w:rsidR="009E4B3F" w:rsidRPr="0089605B" w:rsidRDefault="009E4B3F" w:rsidP="006F4F96">
            <w:pPr>
              <w:spacing w:after="0" w:line="240" w:lineRule="auto"/>
              <w:jc w:val="center"/>
              <w:rPr>
                <w:rFonts w:cs="Arial"/>
                <w:b/>
                <w:bCs/>
                <w:color w:val="000000"/>
                <w:szCs w:val="24"/>
                <w:lang w:eastAsia="en-GB"/>
              </w:rPr>
            </w:pPr>
            <w:r w:rsidRPr="0089605B">
              <w:rPr>
                <w:rFonts w:cs="Arial"/>
                <w:color w:val="000000"/>
                <w:szCs w:val="24"/>
              </w:rPr>
              <w:t>-4</w:t>
            </w:r>
          </w:p>
        </w:tc>
        <w:tc>
          <w:tcPr>
            <w:tcW w:w="850" w:type="pct"/>
            <w:tcBorders>
              <w:top w:val="nil"/>
              <w:left w:val="nil"/>
              <w:bottom w:val="dashed" w:sz="4" w:space="0" w:color="auto"/>
              <w:right w:val="nil"/>
            </w:tcBorders>
            <w:shd w:val="clear" w:color="auto" w:fill="auto"/>
            <w:noWrap/>
            <w:vAlign w:val="center"/>
            <w:hideMark/>
          </w:tcPr>
          <w:p w14:paraId="1D3D375D" w14:textId="77777777" w:rsidR="009E4B3F" w:rsidRPr="0089605B" w:rsidRDefault="009E4B3F" w:rsidP="006F4F96">
            <w:pPr>
              <w:spacing w:after="0" w:line="240" w:lineRule="auto"/>
              <w:jc w:val="center"/>
              <w:rPr>
                <w:rFonts w:cs="Arial"/>
                <w:color w:val="000000"/>
                <w:szCs w:val="24"/>
                <w:lang w:eastAsia="en-GB"/>
              </w:rPr>
            </w:pPr>
            <w:r w:rsidRPr="0089605B">
              <w:rPr>
                <w:rFonts w:cs="Arial"/>
                <w:color w:val="000000"/>
                <w:szCs w:val="24"/>
              </w:rPr>
              <w:t>12944</w:t>
            </w:r>
          </w:p>
        </w:tc>
      </w:tr>
      <w:tr w:rsidR="009E4B3F" w:rsidRPr="0089605B" w14:paraId="5FBA98FD" w14:textId="77777777" w:rsidTr="00144A5B">
        <w:trPr>
          <w:trHeight w:val="257"/>
        </w:trPr>
        <w:tc>
          <w:tcPr>
            <w:tcW w:w="899" w:type="pct"/>
            <w:tcBorders>
              <w:top w:val="dashed" w:sz="4" w:space="0" w:color="auto"/>
              <w:left w:val="nil"/>
              <w:bottom w:val="dashed" w:sz="4" w:space="0" w:color="auto"/>
              <w:right w:val="nil"/>
            </w:tcBorders>
            <w:shd w:val="clear" w:color="auto" w:fill="auto"/>
            <w:noWrap/>
            <w:vAlign w:val="center"/>
          </w:tcPr>
          <w:p w14:paraId="1BFF6FB5" w14:textId="77777777" w:rsidR="009E4B3F" w:rsidRPr="0089605B" w:rsidRDefault="009E4B3F" w:rsidP="006F4F96">
            <w:pPr>
              <w:spacing w:after="0" w:line="240" w:lineRule="auto"/>
              <w:jc w:val="center"/>
              <w:rPr>
                <w:rFonts w:cs="Arial"/>
                <w:color w:val="000000"/>
                <w:szCs w:val="24"/>
                <w:lang w:eastAsia="en-GB"/>
              </w:rPr>
            </w:pPr>
            <w:r w:rsidRPr="0089605B">
              <w:rPr>
                <w:rFonts w:cs="Arial"/>
                <w:color w:val="000000"/>
                <w:szCs w:val="24"/>
                <w:lang w:eastAsia="en-GB"/>
              </w:rPr>
              <w:t>Others</w:t>
            </w:r>
          </w:p>
        </w:tc>
        <w:tc>
          <w:tcPr>
            <w:tcW w:w="850" w:type="pct"/>
            <w:tcBorders>
              <w:top w:val="dashed" w:sz="4" w:space="0" w:color="auto"/>
              <w:left w:val="nil"/>
              <w:bottom w:val="dashed" w:sz="4" w:space="0" w:color="auto"/>
              <w:right w:val="nil"/>
            </w:tcBorders>
            <w:shd w:val="clear" w:color="auto" w:fill="auto"/>
            <w:noWrap/>
            <w:vAlign w:val="center"/>
          </w:tcPr>
          <w:p w14:paraId="316D2DF3" w14:textId="77777777" w:rsidR="009E4B3F" w:rsidRPr="0089605B" w:rsidRDefault="009E4B3F" w:rsidP="006F4F96">
            <w:pPr>
              <w:spacing w:after="0" w:line="240" w:lineRule="auto"/>
              <w:jc w:val="center"/>
              <w:rPr>
                <w:rFonts w:cs="Arial"/>
                <w:szCs w:val="24"/>
                <w:lang w:eastAsia="en-GB"/>
              </w:rPr>
            </w:pPr>
            <w:r w:rsidRPr="0089605B">
              <w:rPr>
                <w:rFonts w:cs="Arial"/>
                <w:color w:val="000000"/>
                <w:szCs w:val="24"/>
              </w:rPr>
              <w:t>580</w:t>
            </w:r>
          </w:p>
        </w:tc>
        <w:tc>
          <w:tcPr>
            <w:tcW w:w="775" w:type="pct"/>
            <w:tcBorders>
              <w:top w:val="dashed" w:sz="4" w:space="0" w:color="auto"/>
              <w:left w:val="nil"/>
              <w:bottom w:val="dashed" w:sz="4" w:space="0" w:color="auto"/>
              <w:right w:val="nil"/>
            </w:tcBorders>
            <w:shd w:val="clear" w:color="auto" w:fill="auto"/>
            <w:noWrap/>
            <w:vAlign w:val="center"/>
          </w:tcPr>
          <w:p w14:paraId="448889C9" w14:textId="77777777" w:rsidR="009E4B3F" w:rsidRPr="0089605B" w:rsidRDefault="009E4B3F" w:rsidP="006F4F96">
            <w:pPr>
              <w:spacing w:after="0" w:line="240" w:lineRule="auto"/>
              <w:jc w:val="center"/>
              <w:rPr>
                <w:rFonts w:cs="Arial"/>
                <w:szCs w:val="24"/>
                <w:lang w:eastAsia="en-GB"/>
              </w:rPr>
            </w:pPr>
          </w:p>
        </w:tc>
        <w:tc>
          <w:tcPr>
            <w:tcW w:w="850" w:type="pct"/>
            <w:tcBorders>
              <w:top w:val="dashed" w:sz="4" w:space="0" w:color="auto"/>
              <w:left w:val="nil"/>
              <w:bottom w:val="dashed" w:sz="4" w:space="0" w:color="auto"/>
              <w:right w:val="nil"/>
            </w:tcBorders>
            <w:shd w:val="clear" w:color="auto" w:fill="auto"/>
            <w:noWrap/>
            <w:vAlign w:val="center"/>
          </w:tcPr>
          <w:p w14:paraId="451ABAF0" w14:textId="77777777" w:rsidR="009E4B3F" w:rsidRPr="0089605B" w:rsidRDefault="009E4B3F" w:rsidP="006F4F96">
            <w:pPr>
              <w:spacing w:after="0" w:line="240" w:lineRule="auto"/>
              <w:jc w:val="center"/>
              <w:rPr>
                <w:rFonts w:cs="Arial"/>
                <w:szCs w:val="24"/>
                <w:lang w:eastAsia="en-GB"/>
              </w:rPr>
            </w:pPr>
            <w:r w:rsidRPr="0089605B">
              <w:rPr>
                <w:rFonts w:cs="Arial"/>
                <w:color w:val="000000"/>
                <w:szCs w:val="24"/>
              </w:rPr>
              <w:t>450</w:t>
            </w:r>
          </w:p>
        </w:tc>
        <w:tc>
          <w:tcPr>
            <w:tcW w:w="775" w:type="pct"/>
            <w:tcBorders>
              <w:top w:val="dashed" w:sz="4" w:space="0" w:color="auto"/>
              <w:left w:val="nil"/>
              <w:bottom w:val="dashed" w:sz="4" w:space="0" w:color="auto"/>
              <w:right w:val="nil"/>
            </w:tcBorders>
            <w:shd w:val="clear" w:color="auto" w:fill="auto"/>
            <w:noWrap/>
            <w:vAlign w:val="center"/>
          </w:tcPr>
          <w:p w14:paraId="2D8257A4" w14:textId="77777777" w:rsidR="009E4B3F" w:rsidRPr="0089605B" w:rsidRDefault="009E4B3F" w:rsidP="006F4F96">
            <w:pPr>
              <w:spacing w:after="0" w:line="240" w:lineRule="auto"/>
              <w:jc w:val="center"/>
              <w:rPr>
                <w:rFonts w:cs="Arial"/>
                <w:b/>
                <w:bCs/>
                <w:color w:val="000000"/>
                <w:szCs w:val="24"/>
                <w:lang w:eastAsia="en-GB"/>
              </w:rPr>
            </w:pPr>
          </w:p>
        </w:tc>
        <w:tc>
          <w:tcPr>
            <w:tcW w:w="850" w:type="pct"/>
            <w:tcBorders>
              <w:top w:val="dashed" w:sz="4" w:space="0" w:color="auto"/>
              <w:left w:val="nil"/>
              <w:bottom w:val="dashed" w:sz="4" w:space="0" w:color="auto"/>
              <w:right w:val="nil"/>
            </w:tcBorders>
            <w:shd w:val="clear" w:color="auto" w:fill="auto"/>
            <w:noWrap/>
            <w:vAlign w:val="center"/>
          </w:tcPr>
          <w:p w14:paraId="7C68E8DE" w14:textId="77777777" w:rsidR="009E4B3F" w:rsidRPr="0089605B" w:rsidRDefault="009E4B3F" w:rsidP="006F4F96">
            <w:pPr>
              <w:spacing w:after="0" w:line="240" w:lineRule="auto"/>
              <w:jc w:val="center"/>
              <w:rPr>
                <w:rFonts w:cs="Arial"/>
                <w:color w:val="000000"/>
                <w:szCs w:val="24"/>
                <w:lang w:eastAsia="en-GB"/>
              </w:rPr>
            </w:pPr>
            <w:r w:rsidRPr="0089605B">
              <w:rPr>
                <w:rFonts w:cs="Arial"/>
                <w:color w:val="000000"/>
                <w:szCs w:val="24"/>
              </w:rPr>
              <w:t>507</w:t>
            </w:r>
          </w:p>
        </w:tc>
      </w:tr>
      <w:tr w:rsidR="009E4B3F" w:rsidRPr="0089605B" w14:paraId="17B52EFD" w14:textId="77777777" w:rsidTr="00DE10FA">
        <w:trPr>
          <w:trHeight w:val="257"/>
        </w:trPr>
        <w:tc>
          <w:tcPr>
            <w:tcW w:w="899" w:type="pct"/>
            <w:tcBorders>
              <w:top w:val="dashed" w:sz="4" w:space="0" w:color="auto"/>
              <w:left w:val="nil"/>
              <w:bottom w:val="dashed" w:sz="4" w:space="0" w:color="auto"/>
              <w:right w:val="nil"/>
            </w:tcBorders>
            <w:shd w:val="clear" w:color="auto" w:fill="auto"/>
            <w:noWrap/>
            <w:vAlign w:val="center"/>
          </w:tcPr>
          <w:p w14:paraId="148C03FF" w14:textId="77777777" w:rsidR="009E4B3F" w:rsidRPr="0089605B" w:rsidRDefault="009E4B3F" w:rsidP="006F4F96">
            <w:pPr>
              <w:spacing w:after="0" w:line="240" w:lineRule="auto"/>
              <w:jc w:val="center"/>
              <w:rPr>
                <w:rFonts w:cs="Arial"/>
                <w:color w:val="000000"/>
                <w:szCs w:val="24"/>
                <w:lang w:eastAsia="en-GB"/>
              </w:rPr>
            </w:pPr>
            <w:r w:rsidRPr="0089605B">
              <w:rPr>
                <w:rFonts w:cs="Arial"/>
                <w:color w:val="000000"/>
                <w:szCs w:val="24"/>
                <w:lang w:eastAsia="en-GB"/>
              </w:rPr>
              <w:t>Total</w:t>
            </w:r>
          </w:p>
        </w:tc>
        <w:tc>
          <w:tcPr>
            <w:tcW w:w="850" w:type="pct"/>
            <w:tcBorders>
              <w:top w:val="dashed" w:sz="4" w:space="0" w:color="auto"/>
              <w:left w:val="nil"/>
              <w:bottom w:val="dashed" w:sz="4" w:space="0" w:color="auto"/>
              <w:right w:val="nil"/>
            </w:tcBorders>
            <w:shd w:val="clear" w:color="auto" w:fill="auto"/>
            <w:noWrap/>
            <w:vAlign w:val="center"/>
          </w:tcPr>
          <w:p w14:paraId="5A81F832" w14:textId="77777777" w:rsidR="009E4B3F" w:rsidRPr="0089605B" w:rsidRDefault="009E4B3F" w:rsidP="006F4F96">
            <w:pPr>
              <w:spacing w:after="0" w:line="240" w:lineRule="auto"/>
              <w:jc w:val="center"/>
              <w:rPr>
                <w:rFonts w:cs="Arial"/>
                <w:color w:val="000000"/>
                <w:szCs w:val="24"/>
              </w:rPr>
            </w:pPr>
            <w:r w:rsidRPr="0089605B">
              <w:rPr>
                <w:rFonts w:cs="Arial"/>
                <w:color w:val="000000"/>
                <w:szCs w:val="24"/>
              </w:rPr>
              <w:t>32402</w:t>
            </w:r>
          </w:p>
        </w:tc>
        <w:tc>
          <w:tcPr>
            <w:tcW w:w="775" w:type="pct"/>
            <w:tcBorders>
              <w:top w:val="dashed" w:sz="4" w:space="0" w:color="auto"/>
              <w:left w:val="nil"/>
              <w:bottom w:val="dashed" w:sz="4" w:space="0" w:color="auto"/>
              <w:right w:val="nil"/>
            </w:tcBorders>
            <w:shd w:val="clear" w:color="auto" w:fill="auto"/>
            <w:noWrap/>
            <w:vAlign w:val="center"/>
          </w:tcPr>
          <w:p w14:paraId="471B7699" w14:textId="77777777" w:rsidR="009E4B3F" w:rsidRPr="0089605B" w:rsidRDefault="009E4B3F" w:rsidP="006F4F96">
            <w:pPr>
              <w:spacing w:after="0" w:line="240" w:lineRule="auto"/>
              <w:jc w:val="center"/>
              <w:rPr>
                <w:rFonts w:cs="Arial"/>
                <w:szCs w:val="24"/>
                <w:lang w:eastAsia="en-GB"/>
              </w:rPr>
            </w:pPr>
          </w:p>
        </w:tc>
        <w:tc>
          <w:tcPr>
            <w:tcW w:w="850" w:type="pct"/>
            <w:tcBorders>
              <w:top w:val="dashed" w:sz="4" w:space="0" w:color="auto"/>
              <w:left w:val="nil"/>
              <w:bottom w:val="dashed" w:sz="4" w:space="0" w:color="auto"/>
              <w:right w:val="nil"/>
            </w:tcBorders>
            <w:shd w:val="clear" w:color="auto" w:fill="auto"/>
            <w:noWrap/>
            <w:vAlign w:val="center"/>
          </w:tcPr>
          <w:p w14:paraId="03A19CA9" w14:textId="77777777" w:rsidR="009E4B3F" w:rsidRPr="0089605B" w:rsidRDefault="009E4B3F" w:rsidP="006F4F96">
            <w:pPr>
              <w:spacing w:after="0" w:line="240" w:lineRule="auto"/>
              <w:jc w:val="center"/>
              <w:rPr>
                <w:rFonts w:cs="Arial"/>
                <w:color w:val="000000"/>
                <w:szCs w:val="24"/>
              </w:rPr>
            </w:pPr>
            <w:r w:rsidRPr="0089605B">
              <w:rPr>
                <w:rFonts w:cs="Arial"/>
                <w:color w:val="000000"/>
                <w:szCs w:val="24"/>
              </w:rPr>
              <w:t>75695</w:t>
            </w:r>
          </w:p>
        </w:tc>
        <w:tc>
          <w:tcPr>
            <w:tcW w:w="775" w:type="pct"/>
            <w:tcBorders>
              <w:top w:val="dashed" w:sz="4" w:space="0" w:color="auto"/>
              <w:left w:val="nil"/>
              <w:bottom w:val="dashed" w:sz="4" w:space="0" w:color="auto"/>
              <w:right w:val="nil"/>
            </w:tcBorders>
            <w:shd w:val="clear" w:color="auto" w:fill="auto"/>
            <w:noWrap/>
            <w:vAlign w:val="center"/>
          </w:tcPr>
          <w:p w14:paraId="6A03A109" w14:textId="77777777" w:rsidR="009E4B3F" w:rsidRPr="0089605B" w:rsidRDefault="009E4B3F" w:rsidP="006F4F96">
            <w:pPr>
              <w:spacing w:after="0" w:line="240" w:lineRule="auto"/>
              <w:jc w:val="center"/>
              <w:rPr>
                <w:rFonts w:cs="Arial"/>
                <w:b/>
                <w:bCs/>
                <w:color w:val="000000"/>
                <w:szCs w:val="24"/>
                <w:lang w:eastAsia="en-GB"/>
              </w:rPr>
            </w:pPr>
          </w:p>
        </w:tc>
        <w:tc>
          <w:tcPr>
            <w:tcW w:w="850" w:type="pct"/>
            <w:tcBorders>
              <w:top w:val="dashed" w:sz="4" w:space="0" w:color="auto"/>
              <w:left w:val="nil"/>
              <w:bottom w:val="dashed" w:sz="4" w:space="0" w:color="auto"/>
              <w:right w:val="nil"/>
            </w:tcBorders>
            <w:shd w:val="clear" w:color="auto" w:fill="auto"/>
            <w:noWrap/>
            <w:vAlign w:val="center"/>
          </w:tcPr>
          <w:p w14:paraId="2845C577" w14:textId="77777777" w:rsidR="009E4B3F" w:rsidRPr="0089605B" w:rsidRDefault="009E4B3F" w:rsidP="006F4F96">
            <w:pPr>
              <w:spacing w:after="0" w:line="240" w:lineRule="auto"/>
              <w:jc w:val="center"/>
              <w:rPr>
                <w:rFonts w:cs="Arial"/>
                <w:color w:val="000000"/>
                <w:szCs w:val="24"/>
              </w:rPr>
            </w:pPr>
            <w:r w:rsidRPr="0089605B">
              <w:rPr>
                <w:rFonts w:cs="Arial"/>
                <w:color w:val="000000"/>
                <w:szCs w:val="24"/>
              </w:rPr>
              <w:t>35849</w:t>
            </w:r>
          </w:p>
        </w:tc>
      </w:tr>
      <w:tr w:rsidR="009E4B3F" w:rsidRPr="0089605B" w14:paraId="069C95D8" w14:textId="77777777" w:rsidTr="00144A5B">
        <w:trPr>
          <w:trHeight w:val="257"/>
        </w:trPr>
        <w:tc>
          <w:tcPr>
            <w:tcW w:w="899" w:type="pct"/>
            <w:tcBorders>
              <w:top w:val="dashed" w:sz="4" w:space="0" w:color="auto"/>
              <w:left w:val="nil"/>
              <w:bottom w:val="single" w:sz="8" w:space="0" w:color="auto"/>
              <w:right w:val="nil"/>
            </w:tcBorders>
            <w:shd w:val="clear" w:color="auto" w:fill="auto"/>
            <w:noWrap/>
            <w:vAlign w:val="center"/>
          </w:tcPr>
          <w:p w14:paraId="1CD861B3" w14:textId="77777777" w:rsidR="009E4B3F" w:rsidRPr="001A1C60" w:rsidRDefault="009E4B3F" w:rsidP="006F4F96">
            <w:pPr>
              <w:spacing w:after="0" w:line="240" w:lineRule="auto"/>
              <w:jc w:val="center"/>
              <w:rPr>
                <w:rFonts w:cs="Arial"/>
                <w:i/>
                <w:iCs/>
                <w:color w:val="000000"/>
                <w:szCs w:val="24"/>
                <w:lang w:eastAsia="en-GB"/>
              </w:rPr>
            </w:pPr>
            <w:r w:rsidRPr="001A1C60">
              <w:rPr>
                <w:rFonts w:cs="Arial"/>
                <w:i/>
                <w:iCs/>
                <w:color w:val="000000"/>
                <w:szCs w:val="24"/>
                <w:lang w:eastAsia="en-GB"/>
              </w:rPr>
              <w:t>Theoretical</w:t>
            </w:r>
          </w:p>
          <w:p w14:paraId="3428D5F0" w14:textId="77777777" w:rsidR="009E4B3F" w:rsidRPr="001A1C60" w:rsidRDefault="009E4B3F" w:rsidP="006F4F96">
            <w:pPr>
              <w:spacing w:after="0" w:line="240" w:lineRule="auto"/>
              <w:jc w:val="center"/>
              <w:rPr>
                <w:rFonts w:cs="Arial"/>
                <w:i/>
                <w:iCs/>
                <w:color w:val="000000"/>
                <w:szCs w:val="24"/>
                <w:lang w:eastAsia="en-GB"/>
              </w:rPr>
            </w:pPr>
            <w:r w:rsidRPr="001A1C60">
              <w:rPr>
                <w:rFonts w:cs="Arial"/>
                <w:i/>
                <w:iCs/>
                <w:color w:val="000000"/>
                <w:szCs w:val="24"/>
                <w:lang w:eastAsia="en-GB"/>
              </w:rPr>
              <w:t>library size</w:t>
            </w:r>
          </w:p>
        </w:tc>
        <w:tc>
          <w:tcPr>
            <w:tcW w:w="850" w:type="pct"/>
            <w:tcBorders>
              <w:top w:val="dashed" w:sz="4" w:space="0" w:color="auto"/>
              <w:left w:val="nil"/>
              <w:bottom w:val="single" w:sz="8" w:space="0" w:color="auto"/>
              <w:right w:val="nil"/>
            </w:tcBorders>
            <w:shd w:val="clear" w:color="auto" w:fill="auto"/>
            <w:noWrap/>
            <w:vAlign w:val="center"/>
          </w:tcPr>
          <w:p w14:paraId="1DA41DB9" w14:textId="77777777" w:rsidR="009E4B3F" w:rsidRPr="001A1C60" w:rsidRDefault="009E4B3F" w:rsidP="006F4F96">
            <w:pPr>
              <w:spacing w:after="0" w:line="240" w:lineRule="auto"/>
              <w:jc w:val="center"/>
              <w:rPr>
                <w:rFonts w:cs="Arial"/>
                <w:i/>
                <w:iCs/>
                <w:color w:val="000000"/>
                <w:szCs w:val="24"/>
              </w:rPr>
            </w:pPr>
            <w:r w:rsidRPr="001A1C60">
              <w:rPr>
                <w:rFonts w:cs="Arial"/>
                <w:i/>
                <w:iCs/>
                <w:color w:val="000000"/>
                <w:szCs w:val="24"/>
              </w:rPr>
              <w:t>842</w:t>
            </w:r>
            <w:r>
              <w:rPr>
                <w:rFonts w:cs="Arial"/>
                <w:i/>
                <w:iCs/>
                <w:color w:val="000000"/>
                <w:szCs w:val="24"/>
              </w:rPr>
              <w:t>4</w:t>
            </w:r>
          </w:p>
        </w:tc>
        <w:tc>
          <w:tcPr>
            <w:tcW w:w="775" w:type="pct"/>
            <w:tcBorders>
              <w:top w:val="dashed" w:sz="4" w:space="0" w:color="auto"/>
              <w:left w:val="nil"/>
              <w:bottom w:val="single" w:sz="8" w:space="0" w:color="auto"/>
              <w:right w:val="nil"/>
            </w:tcBorders>
            <w:shd w:val="clear" w:color="auto" w:fill="auto"/>
            <w:noWrap/>
            <w:vAlign w:val="center"/>
          </w:tcPr>
          <w:p w14:paraId="3C150B43" w14:textId="77777777" w:rsidR="009E4B3F" w:rsidRPr="001A1C60" w:rsidRDefault="009E4B3F" w:rsidP="006F4F96">
            <w:pPr>
              <w:spacing w:after="0" w:line="240" w:lineRule="auto"/>
              <w:jc w:val="center"/>
              <w:rPr>
                <w:rFonts w:cs="Arial"/>
                <w:i/>
                <w:iCs/>
                <w:szCs w:val="24"/>
                <w:lang w:eastAsia="en-GB"/>
              </w:rPr>
            </w:pPr>
          </w:p>
        </w:tc>
        <w:tc>
          <w:tcPr>
            <w:tcW w:w="850" w:type="pct"/>
            <w:tcBorders>
              <w:top w:val="dashed" w:sz="4" w:space="0" w:color="auto"/>
              <w:left w:val="nil"/>
              <w:bottom w:val="single" w:sz="8" w:space="0" w:color="auto"/>
              <w:right w:val="nil"/>
            </w:tcBorders>
            <w:shd w:val="clear" w:color="auto" w:fill="auto"/>
            <w:noWrap/>
            <w:vAlign w:val="center"/>
          </w:tcPr>
          <w:p w14:paraId="0E5DE701" w14:textId="77777777" w:rsidR="009E4B3F" w:rsidRPr="001A1C60" w:rsidRDefault="009E4B3F" w:rsidP="006F4F96">
            <w:pPr>
              <w:spacing w:after="0" w:line="240" w:lineRule="auto"/>
              <w:jc w:val="center"/>
              <w:rPr>
                <w:rFonts w:cs="Arial"/>
                <w:i/>
                <w:iCs/>
                <w:color w:val="000000"/>
                <w:szCs w:val="24"/>
              </w:rPr>
            </w:pPr>
            <w:r w:rsidRPr="001A1C60">
              <w:rPr>
                <w:rFonts w:cs="Arial"/>
                <w:i/>
                <w:iCs/>
                <w:color w:val="000000"/>
                <w:szCs w:val="24"/>
              </w:rPr>
              <w:t>842</w:t>
            </w:r>
            <w:r>
              <w:rPr>
                <w:rFonts w:cs="Arial"/>
                <w:i/>
                <w:iCs/>
                <w:color w:val="000000"/>
                <w:szCs w:val="24"/>
              </w:rPr>
              <w:t>4</w:t>
            </w:r>
          </w:p>
        </w:tc>
        <w:tc>
          <w:tcPr>
            <w:tcW w:w="775" w:type="pct"/>
            <w:tcBorders>
              <w:top w:val="dashed" w:sz="4" w:space="0" w:color="auto"/>
              <w:left w:val="nil"/>
              <w:bottom w:val="single" w:sz="8" w:space="0" w:color="auto"/>
              <w:right w:val="nil"/>
            </w:tcBorders>
            <w:shd w:val="clear" w:color="auto" w:fill="auto"/>
            <w:noWrap/>
            <w:vAlign w:val="center"/>
          </w:tcPr>
          <w:p w14:paraId="4373C6CA" w14:textId="77777777" w:rsidR="009E4B3F" w:rsidRPr="001A1C60" w:rsidRDefault="009E4B3F" w:rsidP="006F4F96">
            <w:pPr>
              <w:spacing w:after="0" w:line="240" w:lineRule="auto"/>
              <w:jc w:val="center"/>
              <w:rPr>
                <w:rFonts w:cs="Arial"/>
                <w:b/>
                <w:bCs/>
                <w:i/>
                <w:iCs/>
                <w:color w:val="000000"/>
                <w:szCs w:val="24"/>
                <w:lang w:eastAsia="en-GB"/>
              </w:rPr>
            </w:pPr>
          </w:p>
        </w:tc>
        <w:tc>
          <w:tcPr>
            <w:tcW w:w="850" w:type="pct"/>
            <w:tcBorders>
              <w:top w:val="dashed" w:sz="4" w:space="0" w:color="auto"/>
              <w:left w:val="nil"/>
              <w:bottom w:val="single" w:sz="8" w:space="0" w:color="auto"/>
              <w:right w:val="nil"/>
            </w:tcBorders>
            <w:shd w:val="clear" w:color="auto" w:fill="auto"/>
            <w:noWrap/>
            <w:vAlign w:val="center"/>
          </w:tcPr>
          <w:p w14:paraId="4B9DFA6A" w14:textId="77777777" w:rsidR="009E4B3F" w:rsidRPr="001A1C60" w:rsidRDefault="009E4B3F" w:rsidP="006F4F96">
            <w:pPr>
              <w:spacing w:after="0" w:line="240" w:lineRule="auto"/>
              <w:jc w:val="center"/>
              <w:rPr>
                <w:rFonts w:cs="Arial"/>
                <w:i/>
                <w:iCs/>
                <w:color w:val="000000"/>
                <w:szCs w:val="24"/>
              </w:rPr>
            </w:pPr>
            <w:r w:rsidRPr="001A1C60">
              <w:rPr>
                <w:rFonts w:cs="Arial"/>
                <w:i/>
                <w:iCs/>
                <w:color w:val="000000"/>
                <w:szCs w:val="24"/>
              </w:rPr>
              <w:t>842</w:t>
            </w:r>
            <w:r>
              <w:rPr>
                <w:rFonts w:cs="Arial"/>
                <w:i/>
                <w:iCs/>
                <w:color w:val="000000"/>
                <w:szCs w:val="24"/>
              </w:rPr>
              <w:t>5</w:t>
            </w:r>
          </w:p>
        </w:tc>
      </w:tr>
    </w:tbl>
    <w:p w14:paraId="402D3112" w14:textId="77777777" w:rsidR="009E4B3F" w:rsidRDefault="009E4B3F" w:rsidP="00551C5C">
      <w:pPr>
        <w:spacing w:line="480" w:lineRule="auto"/>
        <w:jc w:val="both"/>
        <w:rPr>
          <w:i/>
          <w:iCs/>
          <w:sz w:val="22"/>
          <w:szCs w:val="22"/>
        </w:rPr>
      </w:pPr>
      <w:r w:rsidRPr="00CD7847">
        <w:rPr>
          <w:b/>
          <w:bCs/>
          <w:i/>
          <w:iCs/>
          <w:sz w:val="22"/>
          <w:szCs w:val="18"/>
        </w:rPr>
        <w:t xml:space="preserve">Table </w:t>
      </w:r>
      <w:r>
        <w:rPr>
          <w:b/>
          <w:bCs/>
          <w:i/>
          <w:iCs/>
          <w:sz w:val="22"/>
          <w:szCs w:val="18"/>
        </w:rPr>
        <w:t>1</w:t>
      </w:r>
      <w:r w:rsidRPr="00CD7847">
        <w:rPr>
          <w:b/>
          <w:bCs/>
          <w:i/>
          <w:iCs/>
          <w:sz w:val="22"/>
          <w:szCs w:val="18"/>
        </w:rPr>
        <w:t xml:space="preserve">. </w:t>
      </w:r>
      <w:r>
        <w:rPr>
          <w:b/>
          <w:bCs/>
          <w:i/>
          <w:iCs/>
          <w:sz w:val="22"/>
          <w:szCs w:val="18"/>
        </w:rPr>
        <w:t>Sequence coverage of starting libraries across the different assembled lengths</w:t>
      </w:r>
      <w:r w:rsidRPr="00CD7847">
        <w:rPr>
          <w:b/>
          <w:bCs/>
          <w:i/>
          <w:iCs/>
          <w:sz w:val="22"/>
          <w:szCs w:val="18"/>
        </w:rPr>
        <w:t>.</w:t>
      </w:r>
      <w:r>
        <w:rPr>
          <w:b/>
          <w:bCs/>
          <w:i/>
          <w:iCs/>
          <w:sz w:val="22"/>
          <w:szCs w:val="18"/>
        </w:rPr>
        <w:t xml:space="preserve"> </w:t>
      </w:r>
      <w:r w:rsidRPr="00155963">
        <w:rPr>
          <w:i/>
          <w:sz w:val="22"/>
          <w:szCs w:val="18"/>
        </w:rPr>
        <w:t>Details</w:t>
      </w:r>
      <w:r w:rsidRPr="00CD7847">
        <w:rPr>
          <w:i/>
          <w:iCs/>
          <w:sz w:val="22"/>
          <w:szCs w:val="18"/>
        </w:rPr>
        <w:t xml:space="preserve"> </w:t>
      </w:r>
      <w:r>
        <w:rPr>
          <w:i/>
          <w:iCs/>
          <w:sz w:val="22"/>
          <w:szCs w:val="18"/>
        </w:rPr>
        <w:t>of NGS processing and analysis are summarized in Figure S2 and Tables S3, S4 and S5.</w:t>
      </w:r>
    </w:p>
    <w:p w14:paraId="20C062D2" w14:textId="77777777" w:rsidR="009E4B3F" w:rsidRDefault="009E4B3F" w:rsidP="00551C5C">
      <w:pPr>
        <w:spacing w:line="480" w:lineRule="auto"/>
        <w:jc w:val="both"/>
        <w:rPr>
          <w:lang w:val="en-GB"/>
        </w:rPr>
      </w:pPr>
      <w:r>
        <w:rPr>
          <w:lang w:val="en-GB"/>
        </w:rPr>
        <w:t>We filtered the datasets to focus on variants that were present in both pre- and post-selection populations. We scored the sequences based on the change in frequency between rounds multiplied by the average number of observations, thus biasing detection towards well sampled sequences that were also enriching due to selection. Statistical significance of enrichment was tested (using only changes in sampling frequency) with an E-test</w:t>
      </w:r>
      <w:sdt>
        <w:sdtPr>
          <w:rPr>
            <w:color w:val="000000"/>
            <w:vertAlign w:val="superscript"/>
            <w:lang w:val="en-GB"/>
          </w:rPr>
          <w:tag w:val="MENDELEY_CITATION_v3_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"/>
          <w:id w:val="-2004264686"/>
          <w:placeholder>
            <w:docPart w:val="3024C7C7D0D94DC7954DB6C9C9CE04B7"/>
          </w:placeholder>
        </w:sdtPr>
        <w:sdtContent>
          <w:r w:rsidRPr="009E4B3F">
            <w:rPr>
              <w:color w:val="000000"/>
              <w:vertAlign w:val="superscript"/>
            </w:rPr>
            <w:t>28</w:t>
          </w:r>
        </w:sdtContent>
      </w:sdt>
      <w:r>
        <w:rPr>
          <w:lang w:val="en-GB"/>
        </w:rPr>
        <w:t xml:space="preserve">, a sensitive test for detecting differences between two Poisson distributions. Significantly enriched sequences are summarised in </w:t>
      </w:r>
      <w:r w:rsidRPr="00155963">
        <w:rPr>
          <w:b/>
          <w:lang w:val="en-GB"/>
        </w:rPr>
        <w:t>Table 2</w:t>
      </w:r>
      <w:r>
        <w:rPr>
          <w:lang w:val="en-GB"/>
        </w:rPr>
        <w:t>.</w:t>
      </w:r>
    </w:p>
    <w:p w14:paraId="0F9BDF9E" w14:textId="77777777" w:rsidR="009E4B3F" w:rsidRPr="00A87A5B" w:rsidRDefault="009E4B3F" w:rsidP="00DB03A4">
      <w:pPr>
        <w:spacing w:line="480" w:lineRule="auto"/>
        <w:jc w:val="both"/>
        <w:rPr>
          <w:lang w:val="en-GB"/>
        </w:rPr>
      </w:pPr>
      <w:r>
        <w:rPr>
          <w:lang w:val="en-GB"/>
        </w:rPr>
        <w:t xml:space="preserve">Out of the identified mutants, P562del (Phi29 DNAP </w:t>
      </w:r>
      <w:r w:rsidRPr="00BC2D10">
        <w:rPr>
          <w:lang w:val="en-GB"/>
        </w:rPr>
        <w:t>M8R</w:t>
      </w:r>
      <w:r>
        <w:rPr>
          <w:lang w:val="en-GB"/>
        </w:rPr>
        <w:t xml:space="preserve">, D12A, V51A, M97T, G197D, E221K, Q497P, K512E, F526L, </w:t>
      </w:r>
      <w:r>
        <w:rPr>
          <w:rFonts w:cs="Arial"/>
          <w:lang w:val="en-GB"/>
        </w:rPr>
        <w:t>Δ</w:t>
      </w:r>
      <w:r>
        <w:rPr>
          <w:lang w:val="en-GB"/>
        </w:rPr>
        <w:t xml:space="preserve">P562) and PG563del (Phi29 DNAP </w:t>
      </w:r>
      <w:r w:rsidRPr="00BC2D10">
        <w:rPr>
          <w:lang w:val="en-GB"/>
        </w:rPr>
        <w:t>M8R</w:t>
      </w:r>
      <w:r>
        <w:rPr>
          <w:lang w:val="en-GB"/>
        </w:rPr>
        <w:t xml:space="preserve">, D12A, V51A, </w:t>
      </w:r>
      <w:r>
        <w:rPr>
          <w:lang w:val="en-GB"/>
        </w:rPr>
        <w:lastRenderedPageBreak/>
        <w:t xml:space="preserve">M97T, G197D, E221K, Q497P, K512E, F526L, </w:t>
      </w:r>
      <w:r>
        <w:rPr>
          <w:rFonts w:cs="Arial"/>
          <w:lang w:val="en-GB"/>
        </w:rPr>
        <w:t>Δ</w:t>
      </w:r>
      <w:r>
        <w:rPr>
          <w:lang w:val="en-GB"/>
        </w:rPr>
        <w:t xml:space="preserve">P562-G563) variants were notable, having enriched better than the parental enzyme (D12A-THR: Phi29 DNAP </w:t>
      </w:r>
      <w:r w:rsidRPr="00BC2D10">
        <w:rPr>
          <w:lang w:val="en-GB"/>
        </w:rPr>
        <w:t>M8R</w:t>
      </w:r>
      <w:r>
        <w:rPr>
          <w:lang w:val="en-GB"/>
        </w:rPr>
        <w:t>, D12A, V51A, M97T, G197D, E221K, Q497P, K512E, F526L) in selection. In view that deletion of P562 alone was sufficient for the increased enrichment, we chose to focus on this variant for further characterisation.</w:t>
      </w:r>
    </w:p>
    <w:tbl>
      <w:tblPr>
        <w:tblStyle w:val="PlainTable2"/>
        <w:tblW w:w="8761" w:type="dxa"/>
        <w:jc w:val="center"/>
        <w:tblLook w:val="04A0" w:firstRow="1" w:lastRow="0" w:firstColumn="1" w:lastColumn="0" w:noHBand="0" w:noVBand="1"/>
      </w:tblPr>
      <w:tblGrid>
        <w:gridCol w:w="2694"/>
        <w:gridCol w:w="835"/>
        <w:gridCol w:w="1330"/>
        <w:gridCol w:w="1330"/>
        <w:gridCol w:w="1212"/>
        <w:gridCol w:w="1360"/>
      </w:tblGrid>
      <w:tr w:rsidR="009E4B3F" w:rsidRPr="00F13CBE" w14:paraId="05CF8F7E" w14:textId="77777777">
        <w:trPr>
          <w:cnfStyle w:val="100000000000" w:firstRow="1" w:lastRow="0" w:firstColumn="0" w:lastColumn="0" w:oddVBand="0" w:evenVBand="0" w:oddHBand="0"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2694" w:type="dxa"/>
            <w:tcBorders>
              <w:top w:val="thinThickLargeGap" w:sz="24" w:space="0" w:color="auto"/>
              <w:bottom w:val="thickThinLargeGap" w:sz="24" w:space="0" w:color="auto"/>
            </w:tcBorders>
            <w:noWrap/>
            <w:hideMark/>
          </w:tcPr>
          <w:p w14:paraId="69DE7541" w14:textId="77777777" w:rsidR="009E4B3F" w:rsidRPr="00F13CBE" w:rsidRDefault="009E4B3F">
            <w:pPr>
              <w:spacing w:after="0" w:line="480" w:lineRule="auto"/>
              <w:jc w:val="center"/>
              <w:rPr>
                <w:rFonts w:cs="Arial"/>
                <w:color w:val="000000"/>
                <w:sz w:val="22"/>
                <w:szCs w:val="22"/>
                <w:lang w:val="en-GB" w:eastAsia="en-GB"/>
              </w:rPr>
            </w:pPr>
            <w:r w:rsidRPr="00F13CBE">
              <w:rPr>
                <w:rFonts w:cs="Arial"/>
                <w:color w:val="000000"/>
                <w:sz w:val="22"/>
                <w:szCs w:val="22"/>
                <w:lang w:val="en-GB" w:eastAsia="en-GB"/>
              </w:rPr>
              <w:t>Thumb loop variants</w:t>
            </w:r>
          </w:p>
        </w:tc>
        <w:tc>
          <w:tcPr>
            <w:tcW w:w="835" w:type="dxa"/>
            <w:tcBorders>
              <w:top w:val="thinThickLargeGap" w:sz="24" w:space="0" w:color="auto"/>
              <w:bottom w:val="thickThinLargeGap" w:sz="24" w:space="0" w:color="auto"/>
            </w:tcBorders>
            <w:noWrap/>
            <w:hideMark/>
          </w:tcPr>
          <w:p w14:paraId="16453C0C" w14:textId="77777777" w:rsidR="009E4B3F" w:rsidRPr="00F13CBE" w:rsidRDefault="009E4B3F">
            <w:pPr>
              <w:spacing w:after="0" w:line="480" w:lineRule="auto"/>
              <w:jc w:val="center"/>
              <w:cnfStyle w:val="100000000000" w:firstRow="1" w:lastRow="0" w:firstColumn="0" w:lastColumn="0" w:oddVBand="0" w:evenVBand="0" w:oddHBand="0" w:evenHBand="0" w:firstRowFirstColumn="0" w:firstRowLastColumn="0" w:lastRowFirstColumn="0" w:lastRowLastColumn="0"/>
              <w:rPr>
                <w:rFonts w:cs="Arial"/>
                <w:color w:val="000000"/>
                <w:sz w:val="22"/>
                <w:szCs w:val="22"/>
                <w:lang w:val="en-GB" w:eastAsia="en-GB"/>
              </w:rPr>
            </w:pPr>
            <w:proofErr w:type="spellStart"/>
            <w:r w:rsidRPr="00F13CBE">
              <w:rPr>
                <w:rFonts w:cs="Arial"/>
                <w:color w:val="000000"/>
                <w:sz w:val="22"/>
                <w:szCs w:val="22"/>
                <w:lang w:val="en-GB" w:eastAsia="en-GB"/>
              </w:rPr>
              <w:t>InDel</w:t>
            </w:r>
            <w:proofErr w:type="spellEnd"/>
          </w:p>
        </w:tc>
        <w:tc>
          <w:tcPr>
            <w:tcW w:w="1330" w:type="dxa"/>
            <w:tcBorders>
              <w:top w:val="thinThickLargeGap" w:sz="24" w:space="0" w:color="auto"/>
              <w:bottom w:val="thickThinLargeGap" w:sz="24" w:space="0" w:color="auto"/>
            </w:tcBorders>
            <w:noWrap/>
            <w:hideMark/>
          </w:tcPr>
          <w:p w14:paraId="791D4E61" w14:textId="77777777" w:rsidR="009E4B3F" w:rsidRDefault="009E4B3F">
            <w:pPr>
              <w:spacing w:after="0" w:line="480" w:lineRule="auto"/>
              <w:jc w:val="center"/>
              <w:cnfStyle w:val="100000000000" w:firstRow="1" w:lastRow="0" w:firstColumn="0" w:lastColumn="0" w:oddVBand="0" w:evenVBand="0" w:oddHBand="0" w:evenHBand="0" w:firstRowFirstColumn="0" w:firstRowLastColumn="0" w:lastRowFirstColumn="0" w:lastRowLastColumn="0"/>
              <w:rPr>
                <w:rFonts w:cs="Arial"/>
                <w:b w:val="0"/>
                <w:bCs w:val="0"/>
                <w:color w:val="000000"/>
                <w:sz w:val="22"/>
                <w:szCs w:val="22"/>
                <w:lang w:val="en-GB" w:eastAsia="en-GB"/>
              </w:rPr>
            </w:pPr>
            <w:r w:rsidRPr="00F13CBE">
              <w:rPr>
                <w:rFonts w:cs="Arial"/>
                <w:color w:val="000000"/>
                <w:sz w:val="22"/>
                <w:szCs w:val="22"/>
                <w:lang w:val="en-GB" w:eastAsia="en-GB"/>
              </w:rPr>
              <w:t>R0</w:t>
            </w:r>
            <w:r w:rsidRPr="00F13CBE">
              <w:rPr>
                <w:rFonts w:cs="Arial"/>
                <w:b w:val="0"/>
                <w:bCs w:val="0"/>
                <w:color w:val="000000"/>
                <w:sz w:val="22"/>
                <w:szCs w:val="22"/>
                <w:lang w:val="en-GB" w:eastAsia="en-GB"/>
              </w:rPr>
              <w:t xml:space="preserve"> </w:t>
            </w:r>
            <w:r w:rsidRPr="00F13CBE">
              <w:rPr>
                <w:rFonts w:cs="Arial"/>
                <w:color w:val="000000"/>
                <w:sz w:val="22"/>
                <w:szCs w:val="22"/>
                <w:lang w:val="en-GB" w:eastAsia="en-GB"/>
              </w:rPr>
              <w:t>Count</w:t>
            </w:r>
          </w:p>
          <w:p w14:paraId="7454DE04" w14:textId="77777777" w:rsidR="009E4B3F" w:rsidRPr="00F13CBE" w:rsidRDefault="009E4B3F">
            <w:pPr>
              <w:spacing w:after="0" w:line="480" w:lineRule="auto"/>
              <w:jc w:val="center"/>
              <w:cnfStyle w:val="100000000000" w:firstRow="1" w:lastRow="0" w:firstColumn="0" w:lastColumn="0" w:oddVBand="0" w:evenVBand="0" w:oddHBand="0" w:evenHBand="0" w:firstRowFirstColumn="0" w:firstRowLastColumn="0" w:lastRowFirstColumn="0" w:lastRowLastColumn="0"/>
              <w:rPr>
                <w:rFonts w:cs="Arial"/>
                <w:b w:val="0"/>
                <w:bCs w:val="0"/>
                <w:color w:val="000000"/>
                <w:sz w:val="22"/>
                <w:szCs w:val="22"/>
                <w:lang w:val="en-GB" w:eastAsia="en-GB"/>
              </w:rPr>
            </w:pPr>
            <w:r>
              <w:rPr>
                <w:rFonts w:cs="Arial"/>
                <w:color w:val="000000"/>
                <w:sz w:val="22"/>
                <w:szCs w:val="22"/>
                <w:lang w:val="en-GB" w:eastAsia="en-GB"/>
              </w:rPr>
              <w:t>(n= 35849)</w:t>
            </w:r>
          </w:p>
        </w:tc>
        <w:tc>
          <w:tcPr>
            <w:tcW w:w="1330" w:type="dxa"/>
            <w:tcBorders>
              <w:top w:val="thinThickLargeGap" w:sz="24" w:space="0" w:color="auto"/>
              <w:bottom w:val="thickThinLargeGap" w:sz="24" w:space="0" w:color="auto"/>
            </w:tcBorders>
            <w:noWrap/>
            <w:hideMark/>
          </w:tcPr>
          <w:p w14:paraId="76D6262D" w14:textId="77777777" w:rsidR="009E4B3F" w:rsidRDefault="009E4B3F">
            <w:pPr>
              <w:spacing w:after="0" w:line="480" w:lineRule="auto"/>
              <w:jc w:val="center"/>
              <w:cnfStyle w:val="100000000000" w:firstRow="1" w:lastRow="0" w:firstColumn="0" w:lastColumn="0" w:oddVBand="0" w:evenVBand="0" w:oddHBand="0" w:evenHBand="0" w:firstRowFirstColumn="0" w:firstRowLastColumn="0" w:lastRowFirstColumn="0" w:lastRowLastColumn="0"/>
              <w:rPr>
                <w:rFonts w:cs="Arial"/>
                <w:b w:val="0"/>
                <w:bCs w:val="0"/>
                <w:color w:val="000000"/>
                <w:sz w:val="22"/>
                <w:szCs w:val="22"/>
                <w:lang w:val="en-GB" w:eastAsia="en-GB"/>
              </w:rPr>
            </w:pPr>
            <w:r w:rsidRPr="00F13CBE">
              <w:rPr>
                <w:rFonts w:cs="Arial"/>
                <w:color w:val="000000"/>
                <w:sz w:val="22"/>
                <w:szCs w:val="22"/>
                <w:lang w:val="en-GB" w:eastAsia="en-GB"/>
              </w:rPr>
              <w:t>R1</w:t>
            </w:r>
            <w:r w:rsidRPr="00F13CBE">
              <w:rPr>
                <w:rFonts w:cs="Arial"/>
                <w:b w:val="0"/>
                <w:bCs w:val="0"/>
                <w:color w:val="000000"/>
                <w:sz w:val="22"/>
                <w:szCs w:val="22"/>
                <w:lang w:val="en-GB" w:eastAsia="en-GB"/>
              </w:rPr>
              <w:t xml:space="preserve"> </w:t>
            </w:r>
            <w:r w:rsidRPr="00F13CBE">
              <w:rPr>
                <w:rFonts w:cs="Arial"/>
                <w:color w:val="000000"/>
                <w:sz w:val="22"/>
                <w:szCs w:val="22"/>
                <w:lang w:val="en-GB" w:eastAsia="en-GB"/>
              </w:rPr>
              <w:t>Count</w:t>
            </w:r>
          </w:p>
          <w:p w14:paraId="10838DC1" w14:textId="77777777" w:rsidR="009E4B3F" w:rsidRPr="00F13CBE" w:rsidRDefault="009E4B3F">
            <w:pPr>
              <w:spacing w:after="0" w:line="480" w:lineRule="auto"/>
              <w:jc w:val="center"/>
              <w:cnfStyle w:val="100000000000" w:firstRow="1" w:lastRow="0" w:firstColumn="0" w:lastColumn="0" w:oddVBand="0" w:evenVBand="0" w:oddHBand="0" w:evenHBand="0" w:firstRowFirstColumn="0" w:firstRowLastColumn="0" w:lastRowFirstColumn="0" w:lastRowLastColumn="0"/>
              <w:rPr>
                <w:rFonts w:cs="Arial"/>
                <w:b w:val="0"/>
                <w:bCs w:val="0"/>
                <w:color w:val="000000"/>
                <w:sz w:val="22"/>
                <w:szCs w:val="22"/>
                <w:lang w:val="en-GB" w:eastAsia="en-GB"/>
              </w:rPr>
            </w:pPr>
            <w:r>
              <w:rPr>
                <w:rFonts w:cs="Arial"/>
                <w:color w:val="000000"/>
                <w:sz w:val="22"/>
                <w:szCs w:val="22"/>
                <w:lang w:val="en-GB" w:eastAsia="en-GB"/>
              </w:rPr>
              <w:t>(n= 46907)</w:t>
            </w:r>
          </w:p>
        </w:tc>
        <w:tc>
          <w:tcPr>
            <w:tcW w:w="1212" w:type="dxa"/>
            <w:tcBorders>
              <w:top w:val="thinThickLargeGap" w:sz="24" w:space="0" w:color="auto"/>
              <w:bottom w:val="thickThinLargeGap" w:sz="24" w:space="0" w:color="auto"/>
            </w:tcBorders>
            <w:noWrap/>
            <w:hideMark/>
          </w:tcPr>
          <w:p w14:paraId="21E1CCE7" w14:textId="77777777" w:rsidR="009E4B3F" w:rsidRPr="00F13CBE" w:rsidRDefault="009E4B3F">
            <w:pPr>
              <w:spacing w:after="0" w:line="480" w:lineRule="auto"/>
              <w:jc w:val="center"/>
              <w:cnfStyle w:val="100000000000" w:firstRow="1" w:lastRow="0" w:firstColumn="0" w:lastColumn="0" w:oddVBand="0" w:evenVBand="0" w:oddHBand="0" w:evenHBand="0" w:firstRowFirstColumn="0" w:firstRowLastColumn="0" w:lastRowFirstColumn="0" w:lastRowLastColumn="0"/>
              <w:rPr>
                <w:rFonts w:cs="Arial"/>
                <w:color w:val="000000"/>
                <w:sz w:val="22"/>
                <w:szCs w:val="22"/>
                <w:lang w:val="en-GB" w:eastAsia="en-GB"/>
              </w:rPr>
            </w:pPr>
            <w:r>
              <w:rPr>
                <w:rFonts w:cs="Arial"/>
                <w:color w:val="000000"/>
                <w:sz w:val="22"/>
                <w:szCs w:val="22"/>
                <w:lang w:val="en-GB" w:eastAsia="en-GB"/>
              </w:rPr>
              <w:t>EC</w:t>
            </w:r>
          </w:p>
        </w:tc>
        <w:tc>
          <w:tcPr>
            <w:tcW w:w="1360" w:type="dxa"/>
            <w:tcBorders>
              <w:top w:val="thinThickLargeGap" w:sz="24" w:space="0" w:color="auto"/>
              <w:bottom w:val="thickThinLargeGap" w:sz="24" w:space="0" w:color="auto"/>
            </w:tcBorders>
            <w:noWrap/>
            <w:hideMark/>
          </w:tcPr>
          <w:p w14:paraId="6E7E7EB3" w14:textId="77777777" w:rsidR="009E4B3F" w:rsidRPr="00F13CBE" w:rsidRDefault="009E4B3F">
            <w:pPr>
              <w:spacing w:after="0" w:line="480" w:lineRule="auto"/>
              <w:jc w:val="center"/>
              <w:cnfStyle w:val="100000000000" w:firstRow="1"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lang w:val="en-GB" w:eastAsia="en-GB"/>
              </w:rPr>
              <w:t>E-test</w:t>
            </w:r>
          </w:p>
        </w:tc>
      </w:tr>
      <w:tr w:rsidR="009E4B3F" w:rsidRPr="00F13CBE" w14:paraId="2E6CB82E" w14:textId="77777777">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2694" w:type="dxa"/>
            <w:tcBorders>
              <w:top w:val="thickThinLargeGap" w:sz="24" w:space="0" w:color="auto"/>
              <w:bottom w:val="nil"/>
            </w:tcBorders>
            <w:noWrap/>
            <w:hideMark/>
          </w:tcPr>
          <w:p w14:paraId="06C08EFF" w14:textId="77777777" w:rsidR="009E4B3F" w:rsidRPr="002F25DD" w:rsidRDefault="009E4B3F">
            <w:pPr>
              <w:spacing w:after="0" w:line="480" w:lineRule="auto"/>
              <w:rPr>
                <w:rFonts w:ascii="Courier New" w:hAnsi="Courier New" w:cs="Courier New"/>
                <w:b w:val="0"/>
                <w:bCs w:val="0"/>
                <w:color w:val="FF0000"/>
                <w:sz w:val="22"/>
                <w:szCs w:val="22"/>
                <w:lang w:val="en-GB" w:eastAsia="en-GB"/>
              </w:rPr>
            </w:pPr>
            <w:r w:rsidRPr="002F25DD">
              <w:rPr>
                <w:rFonts w:ascii="Courier New" w:hAnsi="Courier New" w:cs="Courier New"/>
                <w:color w:val="FF0000"/>
                <w:sz w:val="22"/>
                <w:szCs w:val="22"/>
                <w:lang w:val="en-GB" w:eastAsia="en-GB"/>
              </w:rPr>
              <w:t>KPKPVQV--GVVLVD</w:t>
            </w:r>
          </w:p>
        </w:tc>
        <w:tc>
          <w:tcPr>
            <w:tcW w:w="835" w:type="dxa"/>
            <w:tcBorders>
              <w:top w:val="thickThinLargeGap" w:sz="24" w:space="0" w:color="auto"/>
              <w:bottom w:val="nil"/>
            </w:tcBorders>
            <w:noWrap/>
            <w:hideMark/>
          </w:tcPr>
          <w:p w14:paraId="243A8549" w14:textId="77777777" w:rsidR="009E4B3F" w:rsidRPr="00F13CBE" w:rsidRDefault="009E4B3F">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FF0000"/>
                <w:sz w:val="22"/>
                <w:szCs w:val="22"/>
                <w:lang w:val="en-GB" w:eastAsia="en-GB"/>
              </w:rPr>
            </w:pPr>
            <w:r w:rsidRPr="00F13CBE">
              <w:rPr>
                <w:rFonts w:cs="Arial"/>
                <w:color w:val="FF0000"/>
                <w:sz w:val="22"/>
                <w:szCs w:val="22"/>
                <w:lang w:val="en-GB" w:eastAsia="en-GB"/>
              </w:rPr>
              <w:t>-2</w:t>
            </w:r>
          </w:p>
        </w:tc>
        <w:tc>
          <w:tcPr>
            <w:tcW w:w="1330" w:type="dxa"/>
            <w:tcBorders>
              <w:top w:val="thickThinLargeGap" w:sz="24" w:space="0" w:color="auto"/>
              <w:bottom w:val="nil"/>
            </w:tcBorders>
            <w:noWrap/>
            <w:hideMark/>
          </w:tcPr>
          <w:p w14:paraId="74180148" w14:textId="77777777" w:rsidR="009E4B3F" w:rsidRPr="00F13CBE" w:rsidRDefault="009E4B3F">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FF0000"/>
                <w:sz w:val="22"/>
                <w:szCs w:val="22"/>
                <w:lang w:val="en-GB" w:eastAsia="en-GB"/>
              </w:rPr>
            </w:pPr>
            <w:r w:rsidRPr="00F13CBE">
              <w:rPr>
                <w:rFonts w:cs="Arial"/>
                <w:color w:val="FF0000"/>
                <w:sz w:val="22"/>
                <w:szCs w:val="22"/>
                <w:lang w:val="en-GB" w:eastAsia="en-GB"/>
              </w:rPr>
              <w:t>1933</w:t>
            </w:r>
          </w:p>
        </w:tc>
        <w:tc>
          <w:tcPr>
            <w:tcW w:w="1330" w:type="dxa"/>
            <w:tcBorders>
              <w:top w:val="thickThinLargeGap" w:sz="24" w:space="0" w:color="auto"/>
              <w:bottom w:val="nil"/>
            </w:tcBorders>
            <w:noWrap/>
            <w:hideMark/>
          </w:tcPr>
          <w:p w14:paraId="57F61719" w14:textId="77777777" w:rsidR="009E4B3F" w:rsidRPr="00F13CBE" w:rsidRDefault="009E4B3F">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FF0000"/>
                <w:sz w:val="22"/>
                <w:szCs w:val="22"/>
                <w:lang w:val="en-GB" w:eastAsia="en-GB"/>
              </w:rPr>
            </w:pPr>
            <w:r w:rsidRPr="00F13CBE">
              <w:rPr>
                <w:rFonts w:cs="Arial"/>
                <w:color w:val="FF0000"/>
                <w:sz w:val="22"/>
                <w:szCs w:val="22"/>
                <w:lang w:val="en-GB" w:eastAsia="en-GB"/>
              </w:rPr>
              <w:t>2821</w:t>
            </w:r>
          </w:p>
        </w:tc>
        <w:tc>
          <w:tcPr>
            <w:tcW w:w="1212" w:type="dxa"/>
            <w:tcBorders>
              <w:top w:val="thickThinLargeGap" w:sz="24" w:space="0" w:color="auto"/>
              <w:bottom w:val="nil"/>
            </w:tcBorders>
            <w:noWrap/>
            <w:hideMark/>
          </w:tcPr>
          <w:p w14:paraId="16E1024F" w14:textId="77777777" w:rsidR="009E4B3F" w:rsidRPr="00F13CBE" w:rsidRDefault="009E4B3F">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FF0000"/>
                <w:sz w:val="22"/>
                <w:szCs w:val="22"/>
                <w:lang w:val="en-GB" w:eastAsia="en-GB"/>
              </w:rPr>
            </w:pPr>
            <w:r w:rsidRPr="00F13CBE">
              <w:rPr>
                <w:rFonts w:cs="Arial"/>
                <w:color w:val="FF0000"/>
                <w:sz w:val="22"/>
                <w:szCs w:val="22"/>
                <w:lang w:val="en-GB" w:eastAsia="en-GB"/>
              </w:rPr>
              <w:t>9.7E+00</w:t>
            </w:r>
          </w:p>
        </w:tc>
        <w:tc>
          <w:tcPr>
            <w:tcW w:w="1360" w:type="dxa"/>
            <w:tcBorders>
              <w:top w:val="thickThinLargeGap" w:sz="24" w:space="0" w:color="auto"/>
              <w:bottom w:val="nil"/>
            </w:tcBorders>
            <w:noWrap/>
            <w:hideMark/>
          </w:tcPr>
          <w:p w14:paraId="51225D93" w14:textId="77777777" w:rsidR="009E4B3F" w:rsidRPr="00F13CBE" w:rsidRDefault="009E4B3F">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FF0000"/>
                <w:sz w:val="22"/>
                <w:szCs w:val="22"/>
                <w:lang w:val="en-GB" w:eastAsia="en-GB"/>
              </w:rPr>
            </w:pPr>
            <w:r w:rsidRPr="00F13CBE">
              <w:rPr>
                <w:rFonts w:cs="Arial"/>
                <w:color w:val="FF0000"/>
                <w:sz w:val="22"/>
                <w:szCs w:val="22"/>
                <w:lang w:val="en-GB" w:eastAsia="en-GB"/>
              </w:rPr>
              <w:t>0.0E+00</w:t>
            </w:r>
          </w:p>
        </w:tc>
      </w:tr>
      <w:tr w:rsidR="009E4B3F" w:rsidRPr="00F13CBE" w14:paraId="47C6EA30" w14:textId="77777777">
        <w:trPr>
          <w:trHeight w:val="244"/>
          <w:jc w:val="center"/>
        </w:trPr>
        <w:tc>
          <w:tcPr>
            <w:cnfStyle w:val="001000000000" w:firstRow="0" w:lastRow="0" w:firstColumn="1" w:lastColumn="0" w:oddVBand="0" w:evenVBand="0" w:oddHBand="0" w:evenHBand="0" w:firstRowFirstColumn="0" w:firstRowLastColumn="0" w:lastRowFirstColumn="0" w:lastRowLastColumn="0"/>
            <w:tcW w:w="2694" w:type="dxa"/>
            <w:tcBorders>
              <w:top w:val="nil"/>
              <w:bottom w:val="nil"/>
            </w:tcBorders>
            <w:noWrap/>
            <w:hideMark/>
          </w:tcPr>
          <w:p w14:paraId="1BE28625" w14:textId="77777777" w:rsidR="009E4B3F" w:rsidRPr="002F25DD" w:rsidRDefault="009E4B3F">
            <w:pPr>
              <w:spacing w:after="0" w:line="480" w:lineRule="auto"/>
              <w:rPr>
                <w:rFonts w:ascii="Courier New" w:hAnsi="Courier New" w:cs="Courier New"/>
                <w:b w:val="0"/>
                <w:bCs w:val="0"/>
                <w:color w:val="FF0000"/>
                <w:sz w:val="22"/>
                <w:szCs w:val="22"/>
                <w:lang w:val="en-GB" w:eastAsia="en-GB"/>
              </w:rPr>
            </w:pPr>
            <w:r w:rsidRPr="002F25DD">
              <w:rPr>
                <w:rFonts w:ascii="Courier New" w:hAnsi="Courier New" w:cs="Courier New"/>
                <w:color w:val="FF0000"/>
                <w:sz w:val="22"/>
                <w:szCs w:val="22"/>
                <w:lang w:val="en-GB" w:eastAsia="en-GB"/>
              </w:rPr>
              <w:t>KPKPVQV-GGVVLVD</w:t>
            </w:r>
          </w:p>
        </w:tc>
        <w:tc>
          <w:tcPr>
            <w:tcW w:w="835" w:type="dxa"/>
            <w:tcBorders>
              <w:top w:val="nil"/>
              <w:bottom w:val="nil"/>
            </w:tcBorders>
            <w:noWrap/>
            <w:hideMark/>
          </w:tcPr>
          <w:p w14:paraId="5C40ED37" w14:textId="77777777" w:rsidR="009E4B3F" w:rsidRPr="00F13CBE" w:rsidRDefault="009E4B3F">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color w:val="FF0000"/>
                <w:sz w:val="22"/>
                <w:szCs w:val="22"/>
                <w:lang w:val="en-GB" w:eastAsia="en-GB"/>
              </w:rPr>
            </w:pPr>
            <w:r w:rsidRPr="00F13CBE">
              <w:rPr>
                <w:rFonts w:cs="Arial"/>
                <w:color w:val="FF0000"/>
                <w:sz w:val="22"/>
                <w:szCs w:val="22"/>
                <w:lang w:val="en-GB" w:eastAsia="en-GB"/>
              </w:rPr>
              <w:t>-1</w:t>
            </w:r>
          </w:p>
        </w:tc>
        <w:tc>
          <w:tcPr>
            <w:tcW w:w="1330" w:type="dxa"/>
            <w:tcBorders>
              <w:top w:val="nil"/>
              <w:bottom w:val="nil"/>
            </w:tcBorders>
            <w:noWrap/>
            <w:hideMark/>
          </w:tcPr>
          <w:p w14:paraId="41D94487" w14:textId="77777777" w:rsidR="009E4B3F" w:rsidRPr="00F13CBE" w:rsidRDefault="009E4B3F">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color w:val="FF0000"/>
                <w:sz w:val="22"/>
                <w:szCs w:val="22"/>
                <w:lang w:val="en-GB" w:eastAsia="en-GB"/>
              </w:rPr>
            </w:pPr>
            <w:r w:rsidRPr="00F13CBE">
              <w:rPr>
                <w:rFonts w:cs="Arial"/>
                <w:color w:val="FF0000"/>
                <w:sz w:val="22"/>
                <w:szCs w:val="22"/>
                <w:lang w:val="en-GB" w:eastAsia="en-GB"/>
              </w:rPr>
              <w:t>138</w:t>
            </w:r>
          </w:p>
        </w:tc>
        <w:tc>
          <w:tcPr>
            <w:tcW w:w="1330" w:type="dxa"/>
            <w:tcBorders>
              <w:top w:val="nil"/>
              <w:bottom w:val="nil"/>
            </w:tcBorders>
            <w:noWrap/>
            <w:hideMark/>
          </w:tcPr>
          <w:p w14:paraId="4726B7F3" w14:textId="77777777" w:rsidR="009E4B3F" w:rsidRPr="00F13CBE" w:rsidRDefault="009E4B3F">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color w:val="FF0000"/>
                <w:sz w:val="22"/>
                <w:szCs w:val="22"/>
                <w:lang w:val="en-GB" w:eastAsia="en-GB"/>
              </w:rPr>
            </w:pPr>
            <w:r w:rsidRPr="00F13CBE">
              <w:rPr>
                <w:rFonts w:cs="Arial"/>
                <w:color w:val="FF0000"/>
                <w:sz w:val="22"/>
                <w:szCs w:val="22"/>
                <w:lang w:val="en-GB" w:eastAsia="en-GB"/>
              </w:rPr>
              <w:t>443</w:t>
            </w:r>
          </w:p>
        </w:tc>
        <w:tc>
          <w:tcPr>
            <w:tcW w:w="1212" w:type="dxa"/>
            <w:tcBorders>
              <w:top w:val="nil"/>
              <w:bottom w:val="nil"/>
            </w:tcBorders>
            <w:noWrap/>
            <w:hideMark/>
          </w:tcPr>
          <w:p w14:paraId="336BB501" w14:textId="77777777" w:rsidR="009E4B3F" w:rsidRPr="00F13CBE" w:rsidRDefault="009E4B3F">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color w:val="FF0000"/>
                <w:sz w:val="22"/>
                <w:szCs w:val="22"/>
                <w:lang w:val="en-GB" w:eastAsia="en-GB"/>
              </w:rPr>
            </w:pPr>
            <w:r w:rsidRPr="00F13CBE">
              <w:rPr>
                <w:rFonts w:cs="Arial"/>
                <w:color w:val="FF0000"/>
                <w:sz w:val="22"/>
                <w:szCs w:val="22"/>
                <w:lang w:val="en-GB" w:eastAsia="en-GB"/>
              </w:rPr>
              <w:t>1.1E+00</w:t>
            </w:r>
          </w:p>
        </w:tc>
        <w:tc>
          <w:tcPr>
            <w:tcW w:w="1360" w:type="dxa"/>
            <w:tcBorders>
              <w:top w:val="nil"/>
              <w:bottom w:val="nil"/>
            </w:tcBorders>
            <w:noWrap/>
            <w:hideMark/>
          </w:tcPr>
          <w:p w14:paraId="460BA507" w14:textId="77777777" w:rsidR="009E4B3F" w:rsidRPr="00F13CBE" w:rsidRDefault="009E4B3F">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color w:val="FF0000"/>
                <w:sz w:val="22"/>
                <w:szCs w:val="22"/>
                <w:lang w:val="en-GB" w:eastAsia="en-GB"/>
              </w:rPr>
            </w:pPr>
            <w:r w:rsidRPr="00F13CBE">
              <w:rPr>
                <w:rFonts w:cs="Arial"/>
                <w:color w:val="FF0000"/>
                <w:sz w:val="22"/>
                <w:szCs w:val="22"/>
                <w:lang w:val="en-GB" w:eastAsia="en-GB"/>
              </w:rPr>
              <w:t>0.0E+00</w:t>
            </w:r>
          </w:p>
        </w:tc>
      </w:tr>
      <w:tr w:rsidR="009E4B3F" w:rsidRPr="00F13CBE" w14:paraId="71A275EC" w14:textId="77777777">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2694" w:type="dxa"/>
            <w:tcBorders>
              <w:top w:val="nil"/>
              <w:bottom w:val="nil"/>
            </w:tcBorders>
            <w:noWrap/>
            <w:hideMark/>
          </w:tcPr>
          <w:p w14:paraId="35131BD0" w14:textId="77777777" w:rsidR="009E4B3F" w:rsidRPr="002F25DD" w:rsidRDefault="009E4B3F">
            <w:pPr>
              <w:spacing w:after="0" w:line="480" w:lineRule="auto"/>
              <w:rPr>
                <w:rFonts w:ascii="Courier New" w:hAnsi="Courier New" w:cs="Courier New"/>
                <w:b w:val="0"/>
                <w:bCs w:val="0"/>
                <w:color w:val="5B9BD5"/>
                <w:sz w:val="22"/>
                <w:szCs w:val="22"/>
                <w:lang w:val="en-GB" w:eastAsia="en-GB"/>
              </w:rPr>
            </w:pPr>
            <w:r w:rsidRPr="002F25DD">
              <w:rPr>
                <w:rFonts w:ascii="Courier New" w:hAnsi="Courier New" w:cs="Courier New"/>
                <w:color w:val="5B9BD5"/>
                <w:sz w:val="22"/>
                <w:szCs w:val="22"/>
                <w:lang w:val="en-GB" w:eastAsia="en-GB"/>
              </w:rPr>
              <w:t>KPKPVQVPGGVVLVD</w:t>
            </w:r>
          </w:p>
        </w:tc>
        <w:tc>
          <w:tcPr>
            <w:tcW w:w="835" w:type="dxa"/>
            <w:tcBorders>
              <w:top w:val="nil"/>
              <w:bottom w:val="nil"/>
            </w:tcBorders>
            <w:noWrap/>
            <w:hideMark/>
          </w:tcPr>
          <w:p w14:paraId="391ED560" w14:textId="77777777" w:rsidR="009E4B3F" w:rsidRPr="00F13CBE" w:rsidRDefault="009E4B3F">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5B9BD5"/>
                <w:sz w:val="22"/>
                <w:szCs w:val="22"/>
                <w:lang w:val="en-GB" w:eastAsia="en-GB"/>
              </w:rPr>
            </w:pPr>
            <w:r w:rsidRPr="00F13CBE">
              <w:rPr>
                <w:rFonts w:cs="Arial"/>
                <w:color w:val="5B9BD5"/>
                <w:sz w:val="22"/>
                <w:szCs w:val="22"/>
                <w:lang w:val="en-GB" w:eastAsia="en-GB"/>
              </w:rPr>
              <w:t>0</w:t>
            </w:r>
          </w:p>
        </w:tc>
        <w:tc>
          <w:tcPr>
            <w:tcW w:w="1330" w:type="dxa"/>
            <w:tcBorders>
              <w:top w:val="nil"/>
              <w:bottom w:val="nil"/>
            </w:tcBorders>
            <w:noWrap/>
            <w:hideMark/>
          </w:tcPr>
          <w:p w14:paraId="6EECA368" w14:textId="77777777" w:rsidR="009E4B3F" w:rsidRPr="00F13CBE" w:rsidRDefault="009E4B3F">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5B9BD5"/>
                <w:sz w:val="22"/>
                <w:szCs w:val="22"/>
                <w:lang w:val="en-GB" w:eastAsia="en-GB"/>
              </w:rPr>
            </w:pPr>
            <w:r w:rsidRPr="00F13CBE">
              <w:rPr>
                <w:rFonts w:cs="Arial"/>
                <w:color w:val="5B9BD5"/>
                <w:sz w:val="22"/>
                <w:szCs w:val="22"/>
                <w:lang w:val="en-GB" w:eastAsia="en-GB"/>
              </w:rPr>
              <w:t>132</w:t>
            </w:r>
          </w:p>
        </w:tc>
        <w:tc>
          <w:tcPr>
            <w:tcW w:w="1330" w:type="dxa"/>
            <w:tcBorders>
              <w:top w:val="nil"/>
              <w:bottom w:val="nil"/>
            </w:tcBorders>
            <w:noWrap/>
            <w:hideMark/>
          </w:tcPr>
          <w:p w14:paraId="0745BD54" w14:textId="77777777" w:rsidR="009E4B3F" w:rsidRPr="00F13CBE" w:rsidRDefault="009E4B3F">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5B9BD5"/>
                <w:sz w:val="22"/>
                <w:szCs w:val="22"/>
                <w:lang w:val="en-GB" w:eastAsia="en-GB"/>
              </w:rPr>
            </w:pPr>
            <w:r w:rsidRPr="00F13CBE">
              <w:rPr>
                <w:rFonts w:cs="Arial"/>
                <w:color w:val="5B9BD5"/>
                <w:sz w:val="22"/>
                <w:szCs w:val="22"/>
                <w:lang w:val="en-GB" w:eastAsia="en-GB"/>
              </w:rPr>
              <w:t>430</w:t>
            </w:r>
          </w:p>
        </w:tc>
        <w:tc>
          <w:tcPr>
            <w:tcW w:w="1212" w:type="dxa"/>
            <w:tcBorders>
              <w:top w:val="nil"/>
              <w:bottom w:val="nil"/>
            </w:tcBorders>
            <w:noWrap/>
            <w:hideMark/>
          </w:tcPr>
          <w:p w14:paraId="197CEC66" w14:textId="77777777" w:rsidR="009E4B3F" w:rsidRPr="00F13CBE" w:rsidRDefault="009E4B3F">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5B9BD5"/>
                <w:sz w:val="22"/>
                <w:szCs w:val="22"/>
                <w:lang w:val="en-GB" w:eastAsia="en-GB"/>
              </w:rPr>
            </w:pPr>
            <w:r w:rsidRPr="00F13CBE">
              <w:rPr>
                <w:rFonts w:cs="Arial"/>
                <w:color w:val="5B9BD5"/>
                <w:sz w:val="22"/>
                <w:szCs w:val="22"/>
                <w:lang w:val="en-GB" w:eastAsia="en-GB"/>
              </w:rPr>
              <w:t>1.0E+00</w:t>
            </w:r>
          </w:p>
        </w:tc>
        <w:tc>
          <w:tcPr>
            <w:tcW w:w="1360" w:type="dxa"/>
            <w:tcBorders>
              <w:top w:val="nil"/>
              <w:bottom w:val="nil"/>
            </w:tcBorders>
            <w:noWrap/>
            <w:hideMark/>
          </w:tcPr>
          <w:p w14:paraId="6885D753" w14:textId="77777777" w:rsidR="009E4B3F" w:rsidRPr="00F13CBE" w:rsidRDefault="009E4B3F">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5B9BD5"/>
                <w:sz w:val="22"/>
                <w:szCs w:val="22"/>
                <w:lang w:val="en-GB" w:eastAsia="en-GB"/>
              </w:rPr>
            </w:pPr>
            <w:r w:rsidRPr="00F13CBE">
              <w:rPr>
                <w:rFonts w:cs="Arial"/>
                <w:color w:val="5B9BD5"/>
                <w:sz w:val="22"/>
                <w:szCs w:val="22"/>
                <w:lang w:val="en-GB" w:eastAsia="en-GB"/>
              </w:rPr>
              <w:t>0.0E+00</w:t>
            </w:r>
          </w:p>
        </w:tc>
      </w:tr>
      <w:tr w:rsidR="009E4B3F" w:rsidRPr="00F13CBE" w14:paraId="19EF36D4" w14:textId="77777777">
        <w:trPr>
          <w:trHeight w:val="244"/>
          <w:jc w:val="center"/>
        </w:trPr>
        <w:tc>
          <w:tcPr>
            <w:cnfStyle w:val="001000000000" w:firstRow="0" w:lastRow="0" w:firstColumn="1" w:lastColumn="0" w:oddVBand="0" w:evenVBand="0" w:oddHBand="0" w:evenHBand="0" w:firstRowFirstColumn="0" w:firstRowLastColumn="0" w:lastRowFirstColumn="0" w:lastRowLastColumn="0"/>
            <w:tcW w:w="2694" w:type="dxa"/>
            <w:tcBorders>
              <w:top w:val="nil"/>
              <w:bottom w:val="nil"/>
            </w:tcBorders>
            <w:noWrap/>
            <w:vAlign w:val="bottom"/>
            <w:hideMark/>
          </w:tcPr>
          <w:p w14:paraId="0092D8B9" w14:textId="77777777" w:rsidR="009E4B3F" w:rsidRPr="002F25DD" w:rsidRDefault="009E4B3F">
            <w:pPr>
              <w:spacing w:after="0" w:line="480" w:lineRule="auto"/>
              <w:rPr>
                <w:rFonts w:ascii="Courier New" w:hAnsi="Courier New" w:cs="Courier New"/>
                <w:b w:val="0"/>
                <w:bCs w:val="0"/>
                <w:color w:val="000000"/>
                <w:sz w:val="22"/>
                <w:szCs w:val="22"/>
                <w:lang w:val="en-GB" w:eastAsia="en-GB"/>
              </w:rPr>
            </w:pPr>
            <w:r w:rsidRPr="002F25DD">
              <w:rPr>
                <w:rFonts w:ascii="Courier New" w:hAnsi="Courier New" w:cs="Courier New"/>
                <w:color w:val="000000"/>
                <w:sz w:val="22"/>
                <w:szCs w:val="22"/>
              </w:rPr>
              <w:t>KPKPVQV</w:t>
            </w:r>
            <w:r>
              <w:rPr>
                <w:rFonts w:ascii="Courier New" w:hAnsi="Courier New" w:cs="Courier New"/>
                <w:color w:val="000000"/>
                <w:sz w:val="22"/>
                <w:szCs w:val="22"/>
              </w:rPr>
              <w:t>-----</w:t>
            </w:r>
            <w:r w:rsidRPr="002F25DD">
              <w:rPr>
                <w:rFonts w:ascii="Courier New" w:hAnsi="Courier New" w:cs="Courier New"/>
                <w:color w:val="000000"/>
                <w:sz w:val="22"/>
                <w:szCs w:val="22"/>
              </w:rPr>
              <w:t>LVD</w:t>
            </w:r>
          </w:p>
        </w:tc>
        <w:tc>
          <w:tcPr>
            <w:tcW w:w="835" w:type="dxa"/>
            <w:tcBorders>
              <w:top w:val="nil"/>
              <w:bottom w:val="nil"/>
            </w:tcBorders>
            <w:noWrap/>
            <w:vAlign w:val="bottom"/>
            <w:hideMark/>
          </w:tcPr>
          <w:p w14:paraId="1C90D999" w14:textId="77777777" w:rsidR="009E4B3F" w:rsidRPr="00F13CBE" w:rsidRDefault="009E4B3F">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-5</w:t>
            </w:r>
          </w:p>
        </w:tc>
        <w:tc>
          <w:tcPr>
            <w:tcW w:w="1330" w:type="dxa"/>
            <w:tcBorders>
              <w:top w:val="nil"/>
              <w:bottom w:val="nil"/>
            </w:tcBorders>
            <w:noWrap/>
            <w:vAlign w:val="bottom"/>
            <w:hideMark/>
          </w:tcPr>
          <w:p w14:paraId="7BF87262" w14:textId="77777777" w:rsidR="009E4B3F" w:rsidRPr="00F13CBE" w:rsidRDefault="009E4B3F">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72</w:t>
            </w:r>
          </w:p>
        </w:tc>
        <w:tc>
          <w:tcPr>
            <w:tcW w:w="1330" w:type="dxa"/>
            <w:tcBorders>
              <w:top w:val="nil"/>
              <w:bottom w:val="nil"/>
            </w:tcBorders>
            <w:noWrap/>
            <w:vAlign w:val="bottom"/>
            <w:hideMark/>
          </w:tcPr>
          <w:p w14:paraId="054920F7" w14:textId="77777777" w:rsidR="009E4B3F" w:rsidRPr="00F13CBE" w:rsidRDefault="009E4B3F">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117</w:t>
            </w:r>
          </w:p>
        </w:tc>
        <w:tc>
          <w:tcPr>
            <w:tcW w:w="1212" w:type="dxa"/>
            <w:tcBorders>
              <w:top w:val="nil"/>
              <w:bottom w:val="nil"/>
            </w:tcBorders>
            <w:noWrap/>
            <w:vAlign w:val="bottom"/>
            <w:hideMark/>
          </w:tcPr>
          <w:p w14:paraId="61824945" w14:textId="77777777" w:rsidR="009E4B3F" w:rsidRPr="00F13CBE" w:rsidRDefault="009E4B3F">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4.6E-02</w:t>
            </w:r>
          </w:p>
        </w:tc>
        <w:tc>
          <w:tcPr>
            <w:tcW w:w="1360" w:type="dxa"/>
            <w:tcBorders>
              <w:top w:val="nil"/>
              <w:bottom w:val="nil"/>
            </w:tcBorders>
            <w:noWrap/>
            <w:vAlign w:val="bottom"/>
            <w:hideMark/>
          </w:tcPr>
          <w:p w14:paraId="5E41B5FB" w14:textId="77777777" w:rsidR="009E4B3F" w:rsidRPr="00F13CBE" w:rsidRDefault="009E4B3F">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1.4E-01</w:t>
            </w:r>
          </w:p>
        </w:tc>
      </w:tr>
      <w:tr w:rsidR="009E4B3F" w:rsidRPr="00F13CBE" w14:paraId="03253B06" w14:textId="77777777">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2694" w:type="dxa"/>
            <w:tcBorders>
              <w:top w:val="nil"/>
              <w:bottom w:val="thinThickLargeGap" w:sz="24" w:space="0" w:color="auto"/>
            </w:tcBorders>
            <w:noWrap/>
            <w:vAlign w:val="bottom"/>
            <w:hideMark/>
          </w:tcPr>
          <w:p w14:paraId="091711ED" w14:textId="77777777" w:rsidR="009E4B3F" w:rsidRPr="002F25DD" w:rsidRDefault="009E4B3F">
            <w:pPr>
              <w:spacing w:after="0" w:line="480" w:lineRule="auto"/>
              <w:rPr>
                <w:rFonts w:ascii="Courier New" w:hAnsi="Courier New" w:cs="Courier New"/>
                <w:b w:val="0"/>
                <w:bCs w:val="0"/>
                <w:color w:val="000000"/>
                <w:sz w:val="22"/>
                <w:szCs w:val="22"/>
                <w:lang w:val="en-GB" w:eastAsia="en-GB"/>
              </w:rPr>
            </w:pPr>
            <w:r w:rsidRPr="002F25DD">
              <w:rPr>
                <w:rFonts w:ascii="Courier New" w:hAnsi="Courier New" w:cs="Courier New"/>
                <w:color w:val="000000"/>
                <w:sz w:val="22"/>
                <w:szCs w:val="22"/>
              </w:rPr>
              <w:t>KPKPVQ</w:t>
            </w:r>
            <w:r>
              <w:rPr>
                <w:rFonts w:ascii="Courier New" w:hAnsi="Courier New" w:cs="Courier New"/>
                <w:color w:val="000000"/>
                <w:sz w:val="22"/>
                <w:szCs w:val="22"/>
              </w:rPr>
              <w:t>--</w:t>
            </w:r>
            <w:r w:rsidRPr="002F25DD">
              <w:rPr>
                <w:rFonts w:ascii="Courier New" w:hAnsi="Courier New" w:cs="Courier New"/>
                <w:color w:val="000000"/>
                <w:sz w:val="22"/>
                <w:szCs w:val="22"/>
              </w:rPr>
              <w:t>GGVVLVD</w:t>
            </w:r>
          </w:p>
        </w:tc>
        <w:tc>
          <w:tcPr>
            <w:tcW w:w="835" w:type="dxa"/>
            <w:tcBorders>
              <w:top w:val="nil"/>
              <w:bottom w:val="thinThickLargeGap" w:sz="24" w:space="0" w:color="auto"/>
            </w:tcBorders>
            <w:noWrap/>
            <w:vAlign w:val="bottom"/>
            <w:hideMark/>
          </w:tcPr>
          <w:p w14:paraId="55175955" w14:textId="77777777" w:rsidR="009E4B3F" w:rsidRPr="00F13CBE" w:rsidRDefault="009E4B3F">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-2</w:t>
            </w:r>
          </w:p>
        </w:tc>
        <w:tc>
          <w:tcPr>
            <w:tcW w:w="1330" w:type="dxa"/>
            <w:tcBorders>
              <w:top w:val="nil"/>
              <w:bottom w:val="thinThickLargeGap" w:sz="24" w:space="0" w:color="auto"/>
            </w:tcBorders>
            <w:noWrap/>
            <w:vAlign w:val="bottom"/>
            <w:hideMark/>
          </w:tcPr>
          <w:p w14:paraId="7BCB0078" w14:textId="77777777" w:rsidR="009E4B3F" w:rsidRPr="00F13CBE" w:rsidRDefault="009E4B3F">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96</w:t>
            </w:r>
          </w:p>
        </w:tc>
        <w:tc>
          <w:tcPr>
            <w:tcW w:w="1330" w:type="dxa"/>
            <w:tcBorders>
              <w:top w:val="nil"/>
              <w:bottom w:val="thinThickLargeGap" w:sz="24" w:space="0" w:color="auto"/>
            </w:tcBorders>
            <w:noWrap/>
            <w:vAlign w:val="bottom"/>
            <w:hideMark/>
          </w:tcPr>
          <w:p w14:paraId="35DDFFB1" w14:textId="77777777" w:rsidR="009E4B3F" w:rsidRPr="00F13CBE" w:rsidRDefault="009E4B3F">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132</w:t>
            </w:r>
          </w:p>
        </w:tc>
        <w:tc>
          <w:tcPr>
            <w:tcW w:w="1212" w:type="dxa"/>
            <w:tcBorders>
              <w:top w:val="nil"/>
              <w:bottom w:val="thinThickLargeGap" w:sz="24" w:space="0" w:color="auto"/>
            </w:tcBorders>
            <w:noWrap/>
            <w:vAlign w:val="bottom"/>
            <w:hideMark/>
          </w:tcPr>
          <w:p w14:paraId="20A70C22" w14:textId="77777777" w:rsidR="009E4B3F" w:rsidRPr="00F13CBE" w:rsidRDefault="009E4B3F">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1.6E-02</w:t>
            </w:r>
          </w:p>
        </w:tc>
        <w:tc>
          <w:tcPr>
            <w:tcW w:w="1360" w:type="dxa"/>
            <w:tcBorders>
              <w:top w:val="nil"/>
              <w:bottom w:val="thinThickLargeGap" w:sz="24" w:space="0" w:color="auto"/>
            </w:tcBorders>
            <w:noWrap/>
            <w:vAlign w:val="bottom"/>
            <w:hideMark/>
          </w:tcPr>
          <w:p w14:paraId="43893E3B" w14:textId="77777777" w:rsidR="009E4B3F" w:rsidRPr="00F13CBE" w:rsidRDefault="009E4B3F">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7.2E-01</w:t>
            </w:r>
          </w:p>
        </w:tc>
      </w:tr>
      <w:tr w:rsidR="009E4B3F" w:rsidRPr="00F13CBE" w14:paraId="24755B79" w14:textId="77777777">
        <w:trPr>
          <w:trHeight w:val="244"/>
          <w:jc w:val="center"/>
        </w:trPr>
        <w:tc>
          <w:tcPr>
            <w:cnfStyle w:val="001000000000" w:firstRow="0" w:lastRow="0" w:firstColumn="1" w:lastColumn="0" w:oddVBand="0" w:evenVBand="0" w:oddHBand="0" w:evenHBand="0" w:firstRowFirstColumn="0" w:firstRowLastColumn="0" w:lastRowFirstColumn="0" w:lastRowLastColumn="0"/>
            <w:tcW w:w="2694" w:type="dxa"/>
            <w:tcBorders>
              <w:top w:val="thinThickLargeGap" w:sz="24" w:space="0" w:color="auto"/>
              <w:bottom w:val="thickThinLargeGap" w:sz="24" w:space="0" w:color="auto"/>
            </w:tcBorders>
            <w:noWrap/>
          </w:tcPr>
          <w:p w14:paraId="465603A3" w14:textId="77777777" w:rsidR="009E4B3F" w:rsidRPr="00F13CBE" w:rsidRDefault="009E4B3F">
            <w:pPr>
              <w:spacing w:after="0" w:line="480" w:lineRule="auto"/>
              <w:jc w:val="center"/>
              <w:rPr>
                <w:rFonts w:cs="Arial"/>
                <w:color w:val="000000"/>
                <w:sz w:val="22"/>
                <w:szCs w:val="22"/>
                <w:lang w:val="en-GB" w:eastAsia="en-GB"/>
              </w:rPr>
            </w:pPr>
            <w:r w:rsidRPr="00F13CBE">
              <w:rPr>
                <w:rFonts w:cs="Arial"/>
                <w:color w:val="000000"/>
                <w:sz w:val="22"/>
                <w:szCs w:val="22"/>
                <w:lang w:val="en-GB" w:eastAsia="en-GB"/>
              </w:rPr>
              <w:t>TPR2 loop variants</w:t>
            </w:r>
          </w:p>
        </w:tc>
        <w:tc>
          <w:tcPr>
            <w:tcW w:w="835" w:type="dxa"/>
            <w:tcBorders>
              <w:top w:val="thinThickLargeGap" w:sz="24" w:space="0" w:color="auto"/>
              <w:bottom w:val="thickThinLargeGap" w:sz="24" w:space="0" w:color="auto"/>
            </w:tcBorders>
            <w:noWrap/>
          </w:tcPr>
          <w:p w14:paraId="6CD64F5E" w14:textId="77777777" w:rsidR="009E4B3F" w:rsidRPr="00F13CBE" w:rsidRDefault="009E4B3F">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b/>
                <w:bCs/>
                <w:color w:val="000000"/>
                <w:sz w:val="22"/>
                <w:szCs w:val="22"/>
                <w:lang w:val="en-GB" w:eastAsia="en-GB"/>
              </w:rPr>
            </w:pPr>
            <w:proofErr w:type="spellStart"/>
            <w:r w:rsidRPr="00F13CBE">
              <w:rPr>
                <w:rFonts w:cs="Arial"/>
                <w:b/>
                <w:bCs/>
                <w:color w:val="000000"/>
                <w:sz w:val="22"/>
                <w:szCs w:val="22"/>
                <w:lang w:val="en-GB" w:eastAsia="en-GB"/>
              </w:rPr>
              <w:t>InDel</w:t>
            </w:r>
            <w:proofErr w:type="spellEnd"/>
          </w:p>
        </w:tc>
        <w:tc>
          <w:tcPr>
            <w:tcW w:w="1330" w:type="dxa"/>
            <w:tcBorders>
              <w:top w:val="thinThickLargeGap" w:sz="24" w:space="0" w:color="auto"/>
              <w:bottom w:val="thickThinLargeGap" w:sz="24" w:space="0" w:color="auto"/>
            </w:tcBorders>
            <w:noWrap/>
          </w:tcPr>
          <w:p w14:paraId="74AFC11B" w14:textId="77777777" w:rsidR="009E4B3F" w:rsidRDefault="009E4B3F">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b/>
                <w:bCs/>
                <w:color w:val="000000"/>
                <w:sz w:val="22"/>
                <w:szCs w:val="22"/>
                <w:lang w:val="en-GB" w:eastAsia="en-GB"/>
              </w:rPr>
            </w:pPr>
            <w:r w:rsidRPr="00F13CBE">
              <w:rPr>
                <w:rFonts w:cs="Arial"/>
                <w:b/>
                <w:bCs/>
                <w:color w:val="000000"/>
                <w:sz w:val="22"/>
                <w:szCs w:val="22"/>
                <w:lang w:val="en-GB" w:eastAsia="en-GB"/>
              </w:rPr>
              <w:t>R0 Count</w:t>
            </w:r>
          </w:p>
          <w:p w14:paraId="159021AC" w14:textId="77777777" w:rsidR="009E4B3F" w:rsidRPr="00F13CBE" w:rsidRDefault="009E4B3F">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b/>
                <w:bCs/>
                <w:color w:val="000000"/>
                <w:sz w:val="22"/>
                <w:szCs w:val="22"/>
                <w:lang w:val="en-GB" w:eastAsia="en-GB"/>
              </w:rPr>
            </w:pPr>
            <w:r>
              <w:rPr>
                <w:rFonts w:cs="Arial"/>
                <w:b/>
                <w:bCs/>
                <w:color w:val="000000"/>
                <w:sz w:val="22"/>
                <w:szCs w:val="22"/>
                <w:lang w:val="en-GB" w:eastAsia="en-GB"/>
              </w:rPr>
              <w:t>(n= 75695)</w:t>
            </w:r>
          </w:p>
        </w:tc>
        <w:tc>
          <w:tcPr>
            <w:tcW w:w="1330" w:type="dxa"/>
            <w:tcBorders>
              <w:top w:val="thinThickLargeGap" w:sz="24" w:space="0" w:color="auto"/>
              <w:bottom w:val="thickThinLargeGap" w:sz="24" w:space="0" w:color="auto"/>
            </w:tcBorders>
            <w:noWrap/>
          </w:tcPr>
          <w:p w14:paraId="55687682" w14:textId="77777777" w:rsidR="009E4B3F" w:rsidRDefault="009E4B3F">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b/>
                <w:bCs/>
                <w:color w:val="000000"/>
                <w:sz w:val="22"/>
                <w:szCs w:val="22"/>
                <w:lang w:val="en-GB" w:eastAsia="en-GB"/>
              </w:rPr>
            </w:pPr>
            <w:r w:rsidRPr="00F13CBE">
              <w:rPr>
                <w:rFonts w:cs="Arial"/>
                <w:b/>
                <w:bCs/>
                <w:color w:val="000000"/>
                <w:sz w:val="22"/>
                <w:szCs w:val="22"/>
                <w:lang w:val="en-GB" w:eastAsia="en-GB"/>
              </w:rPr>
              <w:t>R1 Count</w:t>
            </w:r>
          </w:p>
          <w:p w14:paraId="23974DD1" w14:textId="77777777" w:rsidR="009E4B3F" w:rsidRPr="00F13CBE" w:rsidRDefault="009E4B3F">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b/>
                <w:bCs/>
                <w:color w:val="000000"/>
                <w:sz w:val="22"/>
                <w:szCs w:val="22"/>
                <w:lang w:val="en-GB" w:eastAsia="en-GB"/>
              </w:rPr>
            </w:pPr>
            <w:r>
              <w:rPr>
                <w:rFonts w:cs="Arial"/>
                <w:b/>
                <w:bCs/>
                <w:color w:val="000000"/>
                <w:sz w:val="22"/>
                <w:szCs w:val="22"/>
                <w:lang w:val="en-GB" w:eastAsia="en-GB"/>
              </w:rPr>
              <w:t>(n= 73519)</w:t>
            </w:r>
          </w:p>
        </w:tc>
        <w:tc>
          <w:tcPr>
            <w:tcW w:w="1212" w:type="dxa"/>
            <w:tcBorders>
              <w:top w:val="thinThickLargeGap" w:sz="24" w:space="0" w:color="auto"/>
              <w:bottom w:val="thickThinLargeGap" w:sz="24" w:space="0" w:color="auto"/>
            </w:tcBorders>
            <w:noWrap/>
          </w:tcPr>
          <w:p w14:paraId="7E9116AD" w14:textId="77777777" w:rsidR="009E4B3F" w:rsidRPr="00F13CBE" w:rsidRDefault="009E4B3F">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b/>
                <w:bCs/>
                <w:color w:val="000000"/>
                <w:sz w:val="22"/>
                <w:szCs w:val="22"/>
                <w:lang w:val="en-GB" w:eastAsia="en-GB"/>
              </w:rPr>
            </w:pPr>
            <w:r>
              <w:rPr>
                <w:rFonts w:cs="Arial"/>
                <w:b/>
                <w:bCs/>
                <w:color w:val="000000"/>
                <w:sz w:val="22"/>
                <w:szCs w:val="22"/>
                <w:lang w:val="en-GB" w:eastAsia="en-GB"/>
              </w:rPr>
              <w:t>EC</w:t>
            </w:r>
          </w:p>
        </w:tc>
        <w:tc>
          <w:tcPr>
            <w:tcW w:w="1360" w:type="dxa"/>
            <w:tcBorders>
              <w:top w:val="thinThickLargeGap" w:sz="24" w:space="0" w:color="auto"/>
              <w:bottom w:val="thickThinLargeGap" w:sz="24" w:space="0" w:color="auto"/>
            </w:tcBorders>
            <w:noWrap/>
          </w:tcPr>
          <w:p w14:paraId="1F1FDD31" w14:textId="77777777" w:rsidR="009E4B3F" w:rsidRPr="00F13CBE" w:rsidRDefault="009E4B3F">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b/>
                <w:bCs/>
                <w:color w:val="000000"/>
                <w:sz w:val="22"/>
                <w:szCs w:val="22"/>
                <w:lang w:val="en-GB" w:eastAsia="en-GB"/>
              </w:rPr>
            </w:pPr>
            <w:r w:rsidRPr="00F13CBE">
              <w:rPr>
                <w:rFonts w:cs="Arial"/>
                <w:b/>
                <w:bCs/>
                <w:color w:val="000000"/>
                <w:sz w:val="22"/>
                <w:szCs w:val="22"/>
                <w:lang w:val="en-GB" w:eastAsia="en-GB"/>
              </w:rPr>
              <w:t>E-test</w:t>
            </w:r>
          </w:p>
        </w:tc>
      </w:tr>
      <w:tr w:rsidR="009E4B3F" w:rsidRPr="00F13CBE" w14:paraId="34F2D8D9" w14:textId="77777777">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2694" w:type="dxa"/>
            <w:tcBorders>
              <w:top w:val="thickThinLargeGap" w:sz="24" w:space="0" w:color="auto"/>
              <w:bottom w:val="nil"/>
            </w:tcBorders>
            <w:noWrap/>
            <w:vAlign w:val="bottom"/>
          </w:tcPr>
          <w:p w14:paraId="4542ED0D" w14:textId="77777777" w:rsidR="009E4B3F" w:rsidRPr="002F25DD" w:rsidRDefault="009E4B3F">
            <w:pPr>
              <w:spacing w:after="0" w:line="480" w:lineRule="auto"/>
              <w:rPr>
                <w:rFonts w:ascii="Courier New" w:hAnsi="Courier New" w:cs="Courier New"/>
                <w:b w:val="0"/>
                <w:bCs w:val="0"/>
                <w:color w:val="000000"/>
                <w:sz w:val="22"/>
                <w:szCs w:val="22"/>
                <w:lang w:val="en-GB" w:eastAsia="en-GB"/>
              </w:rPr>
            </w:pPr>
            <w:r w:rsidRPr="002F25DD">
              <w:rPr>
                <w:rFonts w:ascii="Courier New" w:hAnsi="Courier New" w:cs="Courier New"/>
                <w:color w:val="5B9BD5"/>
                <w:sz w:val="22"/>
                <w:szCs w:val="22"/>
              </w:rPr>
              <w:t>YLKE</w:t>
            </w:r>
            <w:r>
              <w:rPr>
                <w:rFonts w:ascii="Courier New" w:hAnsi="Courier New" w:cs="Courier New"/>
                <w:color w:val="5B9BD5"/>
                <w:sz w:val="22"/>
                <w:szCs w:val="22"/>
              </w:rPr>
              <w:t xml:space="preserve">   </w:t>
            </w:r>
            <w:r w:rsidRPr="002F25DD">
              <w:rPr>
                <w:rFonts w:ascii="Courier New" w:hAnsi="Courier New" w:cs="Courier New"/>
                <w:color w:val="5B9BD5"/>
                <w:sz w:val="22"/>
                <w:szCs w:val="22"/>
              </w:rPr>
              <w:t>NGALGFRLGEE</w:t>
            </w:r>
          </w:p>
        </w:tc>
        <w:tc>
          <w:tcPr>
            <w:tcW w:w="835" w:type="dxa"/>
            <w:tcBorders>
              <w:top w:val="thickThinLargeGap" w:sz="24" w:space="0" w:color="auto"/>
              <w:bottom w:val="nil"/>
            </w:tcBorders>
            <w:noWrap/>
            <w:vAlign w:val="bottom"/>
          </w:tcPr>
          <w:p w14:paraId="338CD920" w14:textId="77777777" w:rsidR="009E4B3F" w:rsidRPr="00F13CBE" w:rsidRDefault="009E4B3F">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5B9BD5"/>
                <w:sz w:val="22"/>
                <w:szCs w:val="22"/>
              </w:rPr>
              <w:t>0</w:t>
            </w:r>
          </w:p>
        </w:tc>
        <w:tc>
          <w:tcPr>
            <w:tcW w:w="1330" w:type="dxa"/>
            <w:tcBorders>
              <w:top w:val="thickThinLargeGap" w:sz="24" w:space="0" w:color="auto"/>
              <w:bottom w:val="nil"/>
            </w:tcBorders>
            <w:noWrap/>
            <w:vAlign w:val="bottom"/>
          </w:tcPr>
          <w:p w14:paraId="3D726C74" w14:textId="77777777" w:rsidR="009E4B3F" w:rsidRPr="00F13CBE" w:rsidRDefault="009E4B3F">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5B9BD5"/>
                <w:sz w:val="22"/>
                <w:szCs w:val="22"/>
              </w:rPr>
              <w:t>123</w:t>
            </w:r>
          </w:p>
        </w:tc>
        <w:tc>
          <w:tcPr>
            <w:tcW w:w="1330" w:type="dxa"/>
            <w:tcBorders>
              <w:top w:val="thickThinLargeGap" w:sz="24" w:space="0" w:color="auto"/>
              <w:bottom w:val="nil"/>
            </w:tcBorders>
            <w:noWrap/>
            <w:vAlign w:val="bottom"/>
          </w:tcPr>
          <w:p w14:paraId="69B77116" w14:textId="77777777" w:rsidR="009E4B3F" w:rsidRPr="00F13CBE" w:rsidRDefault="009E4B3F">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5B9BD5"/>
                <w:sz w:val="22"/>
                <w:szCs w:val="22"/>
              </w:rPr>
              <w:t>730</w:t>
            </w:r>
          </w:p>
        </w:tc>
        <w:tc>
          <w:tcPr>
            <w:tcW w:w="1212" w:type="dxa"/>
            <w:tcBorders>
              <w:top w:val="thickThinLargeGap" w:sz="24" w:space="0" w:color="auto"/>
              <w:bottom w:val="nil"/>
            </w:tcBorders>
            <w:noWrap/>
            <w:vAlign w:val="bottom"/>
          </w:tcPr>
          <w:p w14:paraId="3D7A35C1" w14:textId="77777777" w:rsidR="009E4B3F" w:rsidRPr="00F13CBE" w:rsidRDefault="009E4B3F">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5B9BD5"/>
                <w:sz w:val="22"/>
                <w:szCs w:val="22"/>
              </w:rPr>
              <w:t>3.5E+00</w:t>
            </w:r>
          </w:p>
        </w:tc>
        <w:tc>
          <w:tcPr>
            <w:tcW w:w="1360" w:type="dxa"/>
            <w:tcBorders>
              <w:top w:val="thickThinLargeGap" w:sz="24" w:space="0" w:color="auto"/>
              <w:bottom w:val="nil"/>
            </w:tcBorders>
            <w:noWrap/>
            <w:vAlign w:val="bottom"/>
          </w:tcPr>
          <w:p w14:paraId="146D0203" w14:textId="77777777" w:rsidR="009E4B3F" w:rsidRPr="00F13CBE" w:rsidRDefault="009E4B3F">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5B9BD5"/>
                <w:sz w:val="22"/>
                <w:szCs w:val="22"/>
              </w:rPr>
              <w:t>0.0E+00</w:t>
            </w:r>
          </w:p>
        </w:tc>
      </w:tr>
      <w:tr w:rsidR="009E4B3F" w:rsidRPr="00F13CBE" w14:paraId="735AC538" w14:textId="77777777">
        <w:trPr>
          <w:trHeight w:val="244"/>
          <w:jc w:val="center"/>
        </w:trPr>
        <w:tc>
          <w:tcPr>
            <w:cnfStyle w:val="001000000000" w:firstRow="0" w:lastRow="0" w:firstColumn="1" w:lastColumn="0" w:oddVBand="0" w:evenVBand="0" w:oddHBand="0" w:evenHBand="0" w:firstRowFirstColumn="0" w:firstRowLastColumn="0" w:lastRowFirstColumn="0" w:lastRowLastColumn="0"/>
            <w:tcW w:w="2694" w:type="dxa"/>
            <w:tcBorders>
              <w:top w:val="nil"/>
              <w:bottom w:val="nil"/>
            </w:tcBorders>
            <w:noWrap/>
            <w:vAlign w:val="bottom"/>
          </w:tcPr>
          <w:p w14:paraId="6375D9AB" w14:textId="77777777" w:rsidR="009E4B3F" w:rsidRPr="002F25DD" w:rsidRDefault="009E4B3F">
            <w:pPr>
              <w:spacing w:after="0" w:line="480" w:lineRule="auto"/>
              <w:rPr>
                <w:rFonts w:ascii="Courier New" w:hAnsi="Courier New" w:cs="Courier New"/>
                <w:b w:val="0"/>
                <w:bCs w:val="0"/>
                <w:color w:val="000000"/>
                <w:sz w:val="22"/>
                <w:szCs w:val="22"/>
                <w:lang w:val="en-GB" w:eastAsia="en-GB"/>
              </w:rPr>
            </w:pPr>
            <w:r w:rsidRPr="002F25DD">
              <w:rPr>
                <w:rFonts w:ascii="Courier New" w:hAnsi="Courier New" w:cs="Courier New"/>
                <w:color w:val="000000"/>
                <w:sz w:val="22"/>
                <w:szCs w:val="22"/>
              </w:rPr>
              <w:t>YLKE</w:t>
            </w:r>
            <w:r w:rsidRPr="00885B4D">
              <w:rPr>
                <w:rFonts w:ascii="Courier New" w:hAnsi="Courier New" w:cs="Courier New"/>
                <w:b w:val="0"/>
                <w:bCs w:val="0"/>
                <w:color w:val="000000"/>
                <w:sz w:val="22"/>
                <w:szCs w:val="22"/>
              </w:rPr>
              <w:t>GRG</w:t>
            </w:r>
            <w:r w:rsidRPr="002F25DD">
              <w:rPr>
                <w:rFonts w:ascii="Courier New" w:hAnsi="Courier New" w:cs="Courier New"/>
                <w:color w:val="000000"/>
                <w:sz w:val="22"/>
                <w:szCs w:val="22"/>
              </w:rPr>
              <w:t>NGALGFRLGEE</w:t>
            </w:r>
          </w:p>
        </w:tc>
        <w:tc>
          <w:tcPr>
            <w:tcW w:w="835" w:type="dxa"/>
            <w:tcBorders>
              <w:top w:val="nil"/>
              <w:bottom w:val="nil"/>
            </w:tcBorders>
            <w:noWrap/>
            <w:vAlign w:val="bottom"/>
          </w:tcPr>
          <w:p w14:paraId="3B2C50FC" w14:textId="77777777" w:rsidR="009E4B3F" w:rsidRPr="00F13CBE" w:rsidRDefault="009E4B3F">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3</w:t>
            </w:r>
          </w:p>
        </w:tc>
        <w:tc>
          <w:tcPr>
            <w:tcW w:w="1330" w:type="dxa"/>
            <w:tcBorders>
              <w:top w:val="nil"/>
              <w:bottom w:val="nil"/>
            </w:tcBorders>
            <w:noWrap/>
            <w:vAlign w:val="bottom"/>
          </w:tcPr>
          <w:p w14:paraId="2E2BA18C" w14:textId="77777777" w:rsidR="009E4B3F" w:rsidRPr="00F13CBE" w:rsidRDefault="009E4B3F">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56</w:t>
            </w:r>
          </w:p>
        </w:tc>
        <w:tc>
          <w:tcPr>
            <w:tcW w:w="1330" w:type="dxa"/>
            <w:tcBorders>
              <w:top w:val="nil"/>
              <w:bottom w:val="nil"/>
            </w:tcBorders>
            <w:noWrap/>
            <w:vAlign w:val="bottom"/>
          </w:tcPr>
          <w:p w14:paraId="5AE15512" w14:textId="77777777" w:rsidR="009E4B3F" w:rsidRPr="00F13CBE" w:rsidRDefault="009E4B3F">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94</w:t>
            </w:r>
          </w:p>
        </w:tc>
        <w:tc>
          <w:tcPr>
            <w:tcW w:w="1212" w:type="dxa"/>
            <w:tcBorders>
              <w:top w:val="nil"/>
              <w:bottom w:val="nil"/>
            </w:tcBorders>
            <w:noWrap/>
            <w:vAlign w:val="bottom"/>
          </w:tcPr>
          <w:p w14:paraId="11896BE2" w14:textId="77777777" w:rsidR="009E4B3F" w:rsidRPr="00F13CBE" w:rsidRDefault="009E4B3F">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4.0E-02</w:t>
            </w:r>
          </w:p>
        </w:tc>
        <w:tc>
          <w:tcPr>
            <w:tcW w:w="1360" w:type="dxa"/>
            <w:tcBorders>
              <w:top w:val="nil"/>
              <w:bottom w:val="nil"/>
            </w:tcBorders>
            <w:noWrap/>
            <w:vAlign w:val="bottom"/>
          </w:tcPr>
          <w:p w14:paraId="5FFC767F" w14:textId="77777777" w:rsidR="009E4B3F" w:rsidRPr="00F13CBE" w:rsidRDefault="009E4B3F">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9.2E-04</w:t>
            </w:r>
          </w:p>
        </w:tc>
      </w:tr>
      <w:tr w:rsidR="009E4B3F" w:rsidRPr="00F13CBE" w14:paraId="658A32E6" w14:textId="77777777">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2694" w:type="dxa"/>
            <w:tcBorders>
              <w:top w:val="nil"/>
              <w:bottom w:val="nil"/>
            </w:tcBorders>
            <w:noWrap/>
            <w:vAlign w:val="bottom"/>
          </w:tcPr>
          <w:p w14:paraId="7C4CE270" w14:textId="77777777" w:rsidR="009E4B3F" w:rsidRPr="002F25DD" w:rsidRDefault="009E4B3F">
            <w:pPr>
              <w:spacing w:after="0" w:line="480" w:lineRule="auto"/>
              <w:rPr>
                <w:rFonts w:ascii="Courier New" w:hAnsi="Courier New" w:cs="Courier New"/>
                <w:b w:val="0"/>
                <w:bCs w:val="0"/>
                <w:color w:val="000000"/>
                <w:sz w:val="22"/>
                <w:szCs w:val="22"/>
                <w:lang w:val="en-GB" w:eastAsia="en-GB"/>
              </w:rPr>
            </w:pPr>
            <w:r w:rsidRPr="002F25DD">
              <w:rPr>
                <w:rFonts w:ascii="Courier New" w:hAnsi="Courier New" w:cs="Courier New"/>
                <w:color w:val="000000"/>
                <w:sz w:val="22"/>
                <w:szCs w:val="22"/>
              </w:rPr>
              <w:t>YLK</w:t>
            </w:r>
            <w:r>
              <w:rPr>
                <w:rFonts w:ascii="Courier New" w:hAnsi="Courier New" w:cs="Courier New"/>
                <w:color w:val="000000"/>
                <w:sz w:val="22"/>
                <w:szCs w:val="22"/>
              </w:rPr>
              <w:t>-   -</w:t>
            </w:r>
            <w:r w:rsidRPr="002F25DD">
              <w:rPr>
                <w:rFonts w:ascii="Courier New" w:hAnsi="Courier New" w:cs="Courier New"/>
                <w:color w:val="000000"/>
                <w:sz w:val="22"/>
                <w:szCs w:val="22"/>
              </w:rPr>
              <w:t>GALGFRLGEE</w:t>
            </w:r>
          </w:p>
        </w:tc>
        <w:tc>
          <w:tcPr>
            <w:tcW w:w="835" w:type="dxa"/>
            <w:tcBorders>
              <w:top w:val="nil"/>
              <w:bottom w:val="nil"/>
            </w:tcBorders>
            <w:noWrap/>
            <w:vAlign w:val="bottom"/>
          </w:tcPr>
          <w:p w14:paraId="2C97CE83" w14:textId="77777777" w:rsidR="009E4B3F" w:rsidRPr="00F13CBE" w:rsidRDefault="009E4B3F">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-2</w:t>
            </w:r>
          </w:p>
        </w:tc>
        <w:tc>
          <w:tcPr>
            <w:tcW w:w="1330" w:type="dxa"/>
            <w:tcBorders>
              <w:top w:val="nil"/>
              <w:bottom w:val="nil"/>
            </w:tcBorders>
            <w:noWrap/>
            <w:vAlign w:val="bottom"/>
          </w:tcPr>
          <w:p w14:paraId="56DA39C0" w14:textId="77777777" w:rsidR="009E4B3F" w:rsidRPr="00F13CBE" w:rsidRDefault="009E4B3F">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49</w:t>
            </w:r>
          </w:p>
        </w:tc>
        <w:tc>
          <w:tcPr>
            <w:tcW w:w="1330" w:type="dxa"/>
            <w:tcBorders>
              <w:top w:val="nil"/>
              <w:bottom w:val="nil"/>
            </w:tcBorders>
            <w:noWrap/>
            <w:vAlign w:val="bottom"/>
          </w:tcPr>
          <w:p w14:paraId="0CE66381" w14:textId="77777777" w:rsidR="009E4B3F" w:rsidRPr="00F13CBE" w:rsidRDefault="009E4B3F">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79</w:t>
            </w:r>
          </w:p>
        </w:tc>
        <w:tc>
          <w:tcPr>
            <w:tcW w:w="1212" w:type="dxa"/>
            <w:tcBorders>
              <w:top w:val="nil"/>
              <w:bottom w:val="nil"/>
            </w:tcBorders>
            <w:noWrap/>
            <w:vAlign w:val="bottom"/>
          </w:tcPr>
          <w:p w14:paraId="7D83FCCA" w14:textId="77777777" w:rsidR="009E4B3F" w:rsidRPr="00F13CBE" w:rsidRDefault="009E4B3F">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2.7E-02</w:t>
            </w:r>
          </w:p>
        </w:tc>
        <w:tc>
          <w:tcPr>
            <w:tcW w:w="1360" w:type="dxa"/>
            <w:tcBorders>
              <w:top w:val="nil"/>
              <w:bottom w:val="nil"/>
            </w:tcBorders>
            <w:noWrap/>
            <w:vAlign w:val="bottom"/>
          </w:tcPr>
          <w:p w14:paraId="4B85C2AD" w14:textId="77777777" w:rsidR="009E4B3F" w:rsidRPr="00F13CBE" w:rsidRDefault="009E4B3F">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4.4E-03</w:t>
            </w:r>
          </w:p>
        </w:tc>
      </w:tr>
      <w:tr w:rsidR="009E4B3F" w:rsidRPr="00F13CBE" w14:paraId="617DB03D" w14:textId="77777777">
        <w:trPr>
          <w:trHeight w:val="244"/>
          <w:jc w:val="center"/>
        </w:trPr>
        <w:tc>
          <w:tcPr>
            <w:cnfStyle w:val="001000000000" w:firstRow="0" w:lastRow="0" w:firstColumn="1" w:lastColumn="0" w:oddVBand="0" w:evenVBand="0" w:oddHBand="0" w:evenHBand="0" w:firstRowFirstColumn="0" w:firstRowLastColumn="0" w:lastRowFirstColumn="0" w:lastRowLastColumn="0"/>
            <w:tcW w:w="2694" w:type="dxa"/>
            <w:tcBorders>
              <w:top w:val="nil"/>
              <w:bottom w:val="nil"/>
            </w:tcBorders>
            <w:noWrap/>
            <w:vAlign w:val="bottom"/>
          </w:tcPr>
          <w:p w14:paraId="01CF8969" w14:textId="77777777" w:rsidR="009E4B3F" w:rsidRPr="002F25DD" w:rsidRDefault="009E4B3F">
            <w:pPr>
              <w:spacing w:after="0" w:line="480" w:lineRule="auto"/>
              <w:rPr>
                <w:rFonts w:ascii="Courier New" w:hAnsi="Courier New" w:cs="Courier New"/>
                <w:b w:val="0"/>
                <w:bCs w:val="0"/>
                <w:color w:val="000000"/>
                <w:sz w:val="22"/>
                <w:szCs w:val="22"/>
                <w:lang w:val="en-GB" w:eastAsia="en-GB"/>
              </w:rPr>
            </w:pPr>
            <w:r w:rsidRPr="002F25DD">
              <w:rPr>
                <w:rFonts w:ascii="Courier New" w:hAnsi="Courier New" w:cs="Courier New"/>
                <w:color w:val="000000"/>
                <w:sz w:val="22"/>
                <w:szCs w:val="22"/>
              </w:rPr>
              <w:t>YLKE</w:t>
            </w:r>
            <w:r w:rsidRPr="00885B4D">
              <w:rPr>
                <w:rFonts w:ascii="Courier New" w:hAnsi="Courier New" w:cs="Courier New"/>
                <w:b w:val="0"/>
                <w:bCs w:val="0"/>
                <w:color w:val="000000"/>
                <w:sz w:val="22"/>
                <w:szCs w:val="22"/>
              </w:rPr>
              <w:t>AGG</w:t>
            </w:r>
            <w:r w:rsidRPr="002F25DD">
              <w:rPr>
                <w:rFonts w:ascii="Courier New" w:hAnsi="Courier New" w:cs="Courier New"/>
                <w:color w:val="000000"/>
                <w:sz w:val="22"/>
                <w:szCs w:val="22"/>
              </w:rPr>
              <w:t>NGALGFRLGEE</w:t>
            </w:r>
          </w:p>
        </w:tc>
        <w:tc>
          <w:tcPr>
            <w:tcW w:w="835" w:type="dxa"/>
            <w:tcBorders>
              <w:top w:val="nil"/>
              <w:bottom w:val="nil"/>
            </w:tcBorders>
            <w:noWrap/>
            <w:vAlign w:val="bottom"/>
          </w:tcPr>
          <w:p w14:paraId="11D72B2F" w14:textId="77777777" w:rsidR="009E4B3F" w:rsidRPr="00F13CBE" w:rsidRDefault="009E4B3F">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3</w:t>
            </w:r>
          </w:p>
        </w:tc>
        <w:tc>
          <w:tcPr>
            <w:tcW w:w="1330" w:type="dxa"/>
            <w:tcBorders>
              <w:top w:val="nil"/>
              <w:bottom w:val="nil"/>
            </w:tcBorders>
            <w:noWrap/>
            <w:vAlign w:val="bottom"/>
          </w:tcPr>
          <w:p w14:paraId="06A059BC" w14:textId="77777777" w:rsidR="009E4B3F" w:rsidRPr="00F13CBE" w:rsidRDefault="009E4B3F">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48</w:t>
            </w:r>
          </w:p>
        </w:tc>
        <w:tc>
          <w:tcPr>
            <w:tcW w:w="1330" w:type="dxa"/>
            <w:tcBorders>
              <w:top w:val="nil"/>
              <w:bottom w:val="nil"/>
            </w:tcBorders>
            <w:noWrap/>
            <w:vAlign w:val="bottom"/>
          </w:tcPr>
          <w:p w14:paraId="509F397E" w14:textId="77777777" w:rsidR="009E4B3F" w:rsidRPr="00F13CBE" w:rsidRDefault="009E4B3F">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73</w:t>
            </w:r>
          </w:p>
        </w:tc>
        <w:tc>
          <w:tcPr>
            <w:tcW w:w="1212" w:type="dxa"/>
            <w:tcBorders>
              <w:top w:val="nil"/>
              <w:bottom w:val="nil"/>
            </w:tcBorders>
            <w:noWrap/>
            <w:vAlign w:val="bottom"/>
          </w:tcPr>
          <w:p w14:paraId="076D7975" w14:textId="77777777" w:rsidR="009E4B3F" w:rsidRPr="00F13CBE" w:rsidRDefault="009E4B3F">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2.2E-02</w:t>
            </w:r>
          </w:p>
        </w:tc>
        <w:tc>
          <w:tcPr>
            <w:tcW w:w="1360" w:type="dxa"/>
            <w:tcBorders>
              <w:top w:val="nil"/>
              <w:bottom w:val="nil"/>
            </w:tcBorders>
            <w:noWrap/>
            <w:vAlign w:val="bottom"/>
          </w:tcPr>
          <w:p w14:paraId="0DD93973" w14:textId="77777777" w:rsidR="009E4B3F" w:rsidRPr="00F13CBE" w:rsidRDefault="009E4B3F">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1.4E-02</w:t>
            </w:r>
          </w:p>
        </w:tc>
      </w:tr>
      <w:tr w:rsidR="009E4B3F" w:rsidRPr="00F13CBE" w14:paraId="123AC970" w14:textId="77777777">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2694" w:type="dxa"/>
            <w:tcBorders>
              <w:top w:val="nil"/>
              <w:bottom w:val="thinThickLargeGap" w:sz="24" w:space="0" w:color="auto"/>
            </w:tcBorders>
            <w:noWrap/>
            <w:vAlign w:val="bottom"/>
          </w:tcPr>
          <w:p w14:paraId="2DDF0E98" w14:textId="77777777" w:rsidR="009E4B3F" w:rsidRPr="002F25DD" w:rsidRDefault="009E4B3F">
            <w:pPr>
              <w:spacing w:after="0" w:line="480" w:lineRule="auto"/>
              <w:rPr>
                <w:rFonts w:ascii="Courier New" w:hAnsi="Courier New" w:cs="Courier New"/>
                <w:b w:val="0"/>
                <w:bCs w:val="0"/>
                <w:color w:val="000000"/>
                <w:sz w:val="22"/>
                <w:szCs w:val="22"/>
                <w:lang w:val="en-GB" w:eastAsia="en-GB"/>
              </w:rPr>
            </w:pPr>
            <w:r w:rsidRPr="002F25DD">
              <w:rPr>
                <w:rFonts w:ascii="Courier New" w:hAnsi="Courier New" w:cs="Courier New"/>
                <w:color w:val="000000"/>
                <w:sz w:val="22"/>
                <w:szCs w:val="22"/>
              </w:rPr>
              <w:t>YLKE</w:t>
            </w:r>
            <w:r w:rsidRPr="00885B4D">
              <w:rPr>
                <w:rFonts w:ascii="Courier New" w:hAnsi="Courier New" w:cs="Courier New"/>
                <w:b w:val="0"/>
                <w:bCs w:val="0"/>
                <w:color w:val="000000"/>
                <w:sz w:val="22"/>
                <w:szCs w:val="22"/>
              </w:rPr>
              <w:t>RGG</w:t>
            </w:r>
            <w:r w:rsidRPr="002F25DD">
              <w:rPr>
                <w:rFonts w:ascii="Courier New" w:hAnsi="Courier New" w:cs="Courier New"/>
                <w:color w:val="000000"/>
                <w:sz w:val="22"/>
                <w:szCs w:val="22"/>
              </w:rPr>
              <w:t>NGALGFRLGEE</w:t>
            </w:r>
          </w:p>
        </w:tc>
        <w:tc>
          <w:tcPr>
            <w:tcW w:w="835" w:type="dxa"/>
            <w:tcBorders>
              <w:top w:val="nil"/>
              <w:bottom w:val="thinThickLargeGap" w:sz="24" w:space="0" w:color="auto"/>
            </w:tcBorders>
            <w:noWrap/>
            <w:vAlign w:val="bottom"/>
          </w:tcPr>
          <w:p w14:paraId="613FAF6A" w14:textId="77777777" w:rsidR="009E4B3F" w:rsidRPr="00F13CBE" w:rsidRDefault="009E4B3F">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3</w:t>
            </w:r>
          </w:p>
        </w:tc>
        <w:tc>
          <w:tcPr>
            <w:tcW w:w="1330" w:type="dxa"/>
            <w:tcBorders>
              <w:top w:val="nil"/>
              <w:bottom w:val="thinThickLargeGap" w:sz="24" w:space="0" w:color="auto"/>
            </w:tcBorders>
            <w:noWrap/>
            <w:vAlign w:val="bottom"/>
          </w:tcPr>
          <w:p w14:paraId="6339594F" w14:textId="77777777" w:rsidR="009E4B3F" w:rsidRPr="00F13CBE" w:rsidRDefault="009E4B3F">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38</w:t>
            </w:r>
          </w:p>
        </w:tc>
        <w:tc>
          <w:tcPr>
            <w:tcW w:w="1330" w:type="dxa"/>
            <w:tcBorders>
              <w:top w:val="nil"/>
              <w:bottom w:val="thinThickLargeGap" w:sz="24" w:space="0" w:color="auto"/>
            </w:tcBorders>
            <w:noWrap/>
            <w:vAlign w:val="bottom"/>
          </w:tcPr>
          <w:p w14:paraId="2A2429CE" w14:textId="77777777" w:rsidR="009E4B3F" w:rsidRPr="00F13CBE" w:rsidRDefault="009E4B3F">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57</w:t>
            </w:r>
          </w:p>
        </w:tc>
        <w:tc>
          <w:tcPr>
            <w:tcW w:w="1212" w:type="dxa"/>
            <w:tcBorders>
              <w:top w:val="nil"/>
              <w:bottom w:val="thinThickLargeGap" w:sz="24" w:space="0" w:color="auto"/>
            </w:tcBorders>
            <w:noWrap/>
            <w:vAlign w:val="bottom"/>
          </w:tcPr>
          <w:p w14:paraId="48649236" w14:textId="77777777" w:rsidR="009E4B3F" w:rsidRPr="00F13CBE" w:rsidRDefault="009E4B3F">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1.3E-02</w:t>
            </w:r>
          </w:p>
        </w:tc>
        <w:tc>
          <w:tcPr>
            <w:tcW w:w="1360" w:type="dxa"/>
            <w:tcBorders>
              <w:top w:val="nil"/>
              <w:bottom w:val="thinThickLargeGap" w:sz="24" w:space="0" w:color="auto"/>
            </w:tcBorders>
            <w:noWrap/>
            <w:vAlign w:val="bottom"/>
          </w:tcPr>
          <w:p w14:paraId="5549FB4E" w14:textId="77777777" w:rsidR="009E4B3F" w:rsidRPr="00F13CBE" w:rsidRDefault="009E4B3F">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3.5E-02</w:t>
            </w:r>
          </w:p>
        </w:tc>
      </w:tr>
      <w:tr w:rsidR="009E4B3F" w:rsidRPr="00F13CBE" w14:paraId="29E64B46" w14:textId="77777777">
        <w:trPr>
          <w:trHeight w:val="244"/>
          <w:jc w:val="center"/>
        </w:trPr>
        <w:tc>
          <w:tcPr>
            <w:cnfStyle w:val="001000000000" w:firstRow="0" w:lastRow="0" w:firstColumn="1" w:lastColumn="0" w:oddVBand="0" w:evenVBand="0" w:oddHBand="0" w:evenHBand="0" w:firstRowFirstColumn="0" w:firstRowLastColumn="0" w:lastRowFirstColumn="0" w:lastRowLastColumn="0"/>
            <w:tcW w:w="2694" w:type="dxa"/>
            <w:tcBorders>
              <w:top w:val="thinThickLargeGap" w:sz="24" w:space="0" w:color="auto"/>
              <w:bottom w:val="thickThinLargeGap" w:sz="24" w:space="0" w:color="auto"/>
            </w:tcBorders>
            <w:noWrap/>
          </w:tcPr>
          <w:p w14:paraId="744E88F4" w14:textId="77777777" w:rsidR="009E4B3F" w:rsidRPr="00F13CBE" w:rsidRDefault="009E4B3F">
            <w:pPr>
              <w:spacing w:after="0" w:line="480" w:lineRule="auto"/>
              <w:jc w:val="center"/>
              <w:rPr>
                <w:rFonts w:cs="Arial"/>
                <w:color w:val="000000"/>
                <w:sz w:val="22"/>
                <w:szCs w:val="22"/>
                <w:lang w:val="en-GB" w:eastAsia="en-GB"/>
              </w:rPr>
            </w:pPr>
            <w:r w:rsidRPr="00F13CBE">
              <w:rPr>
                <w:rFonts w:cs="Arial"/>
                <w:color w:val="000000"/>
                <w:sz w:val="22"/>
                <w:szCs w:val="22"/>
                <w:lang w:val="en-GB" w:eastAsia="en-GB"/>
              </w:rPr>
              <w:t>Exonuclease loop variants</w:t>
            </w:r>
          </w:p>
        </w:tc>
        <w:tc>
          <w:tcPr>
            <w:tcW w:w="835" w:type="dxa"/>
            <w:tcBorders>
              <w:top w:val="thinThickLargeGap" w:sz="24" w:space="0" w:color="auto"/>
              <w:bottom w:val="thickThinLargeGap" w:sz="24" w:space="0" w:color="auto"/>
            </w:tcBorders>
            <w:noWrap/>
          </w:tcPr>
          <w:p w14:paraId="03E8EC7C" w14:textId="77777777" w:rsidR="009E4B3F" w:rsidRPr="00F13CBE" w:rsidRDefault="009E4B3F">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b/>
                <w:bCs/>
                <w:color w:val="000000"/>
                <w:sz w:val="22"/>
                <w:szCs w:val="22"/>
                <w:lang w:val="en-GB" w:eastAsia="en-GB"/>
              </w:rPr>
            </w:pPr>
            <w:proofErr w:type="spellStart"/>
            <w:r w:rsidRPr="00F13CBE">
              <w:rPr>
                <w:rFonts w:cs="Arial"/>
                <w:b/>
                <w:bCs/>
                <w:color w:val="000000"/>
                <w:sz w:val="22"/>
                <w:szCs w:val="22"/>
                <w:lang w:val="en-GB" w:eastAsia="en-GB"/>
              </w:rPr>
              <w:t>InDel</w:t>
            </w:r>
            <w:proofErr w:type="spellEnd"/>
          </w:p>
        </w:tc>
        <w:tc>
          <w:tcPr>
            <w:tcW w:w="1330" w:type="dxa"/>
            <w:tcBorders>
              <w:top w:val="thinThickLargeGap" w:sz="24" w:space="0" w:color="auto"/>
              <w:bottom w:val="thickThinLargeGap" w:sz="24" w:space="0" w:color="auto"/>
            </w:tcBorders>
            <w:noWrap/>
          </w:tcPr>
          <w:p w14:paraId="19C4FDA2" w14:textId="77777777" w:rsidR="009E4B3F" w:rsidRDefault="009E4B3F">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b/>
                <w:bCs/>
                <w:color w:val="000000"/>
                <w:sz w:val="22"/>
                <w:szCs w:val="22"/>
                <w:lang w:val="en-GB" w:eastAsia="en-GB"/>
              </w:rPr>
            </w:pPr>
            <w:r w:rsidRPr="00F13CBE">
              <w:rPr>
                <w:rFonts w:cs="Arial"/>
                <w:b/>
                <w:bCs/>
                <w:color w:val="000000"/>
                <w:sz w:val="22"/>
                <w:szCs w:val="22"/>
                <w:lang w:val="en-GB" w:eastAsia="en-GB"/>
              </w:rPr>
              <w:t>R0 Count</w:t>
            </w:r>
          </w:p>
          <w:p w14:paraId="3542E640" w14:textId="77777777" w:rsidR="009E4B3F" w:rsidRPr="00F13CBE" w:rsidRDefault="009E4B3F">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b/>
                <w:bCs/>
                <w:color w:val="000000"/>
                <w:sz w:val="22"/>
                <w:szCs w:val="22"/>
                <w:lang w:val="en-GB" w:eastAsia="en-GB"/>
              </w:rPr>
            </w:pPr>
            <w:r>
              <w:rPr>
                <w:rFonts w:cs="Arial"/>
                <w:b/>
                <w:bCs/>
                <w:color w:val="000000"/>
                <w:sz w:val="22"/>
                <w:szCs w:val="22"/>
                <w:lang w:val="en-GB" w:eastAsia="en-GB"/>
              </w:rPr>
              <w:t>(n= 32402)</w:t>
            </w:r>
          </w:p>
        </w:tc>
        <w:tc>
          <w:tcPr>
            <w:tcW w:w="1330" w:type="dxa"/>
            <w:tcBorders>
              <w:top w:val="thinThickLargeGap" w:sz="24" w:space="0" w:color="auto"/>
              <w:bottom w:val="thickThinLargeGap" w:sz="24" w:space="0" w:color="auto"/>
            </w:tcBorders>
            <w:noWrap/>
          </w:tcPr>
          <w:p w14:paraId="6287FA24" w14:textId="77777777" w:rsidR="009E4B3F" w:rsidRDefault="009E4B3F">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b/>
                <w:bCs/>
                <w:color w:val="000000"/>
                <w:sz w:val="22"/>
                <w:szCs w:val="22"/>
                <w:lang w:val="en-GB" w:eastAsia="en-GB"/>
              </w:rPr>
            </w:pPr>
            <w:r w:rsidRPr="00F13CBE">
              <w:rPr>
                <w:rFonts w:cs="Arial"/>
                <w:b/>
                <w:bCs/>
                <w:color w:val="000000"/>
                <w:sz w:val="22"/>
                <w:szCs w:val="22"/>
                <w:lang w:val="en-GB" w:eastAsia="en-GB"/>
              </w:rPr>
              <w:t>R1 Count</w:t>
            </w:r>
          </w:p>
          <w:p w14:paraId="15942F91" w14:textId="77777777" w:rsidR="009E4B3F" w:rsidRPr="00F13CBE" w:rsidRDefault="009E4B3F">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b/>
                <w:bCs/>
                <w:color w:val="000000"/>
                <w:sz w:val="22"/>
                <w:szCs w:val="22"/>
                <w:lang w:val="en-GB" w:eastAsia="en-GB"/>
              </w:rPr>
            </w:pPr>
            <w:r>
              <w:rPr>
                <w:rFonts w:cs="Arial"/>
                <w:b/>
                <w:bCs/>
                <w:color w:val="000000"/>
                <w:sz w:val="22"/>
                <w:szCs w:val="22"/>
                <w:lang w:val="en-GB" w:eastAsia="en-GB"/>
              </w:rPr>
              <w:t>(n= 4544)</w:t>
            </w:r>
          </w:p>
        </w:tc>
        <w:tc>
          <w:tcPr>
            <w:tcW w:w="1212" w:type="dxa"/>
            <w:tcBorders>
              <w:top w:val="thinThickLargeGap" w:sz="24" w:space="0" w:color="auto"/>
              <w:bottom w:val="thickThinLargeGap" w:sz="24" w:space="0" w:color="auto"/>
            </w:tcBorders>
            <w:noWrap/>
          </w:tcPr>
          <w:p w14:paraId="70F18425" w14:textId="77777777" w:rsidR="009E4B3F" w:rsidRPr="00F13CBE" w:rsidRDefault="009E4B3F">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b/>
                <w:bCs/>
                <w:color w:val="000000"/>
                <w:sz w:val="22"/>
                <w:szCs w:val="22"/>
                <w:lang w:val="en-GB" w:eastAsia="en-GB"/>
              </w:rPr>
            </w:pPr>
            <w:r>
              <w:rPr>
                <w:rFonts w:cs="Arial"/>
                <w:b/>
                <w:bCs/>
                <w:color w:val="000000"/>
                <w:sz w:val="22"/>
                <w:szCs w:val="22"/>
                <w:lang w:val="en-GB" w:eastAsia="en-GB"/>
              </w:rPr>
              <w:t>EC</w:t>
            </w:r>
          </w:p>
        </w:tc>
        <w:tc>
          <w:tcPr>
            <w:tcW w:w="1360" w:type="dxa"/>
            <w:tcBorders>
              <w:top w:val="thinThickLargeGap" w:sz="24" w:space="0" w:color="auto"/>
              <w:bottom w:val="thickThinLargeGap" w:sz="24" w:space="0" w:color="auto"/>
            </w:tcBorders>
            <w:noWrap/>
          </w:tcPr>
          <w:p w14:paraId="7C6781AA" w14:textId="77777777" w:rsidR="009E4B3F" w:rsidRPr="00F13CBE" w:rsidRDefault="009E4B3F">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b/>
                <w:bCs/>
                <w:color w:val="000000"/>
                <w:sz w:val="22"/>
                <w:szCs w:val="22"/>
                <w:lang w:val="en-GB" w:eastAsia="en-GB"/>
              </w:rPr>
            </w:pPr>
            <w:r w:rsidRPr="00F13CBE">
              <w:rPr>
                <w:rFonts w:cs="Arial"/>
                <w:b/>
                <w:bCs/>
                <w:color w:val="000000"/>
                <w:sz w:val="22"/>
                <w:szCs w:val="22"/>
                <w:lang w:val="en-GB" w:eastAsia="en-GB"/>
              </w:rPr>
              <w:t>E-test</w:t>
            </w:r>
          </w:p>
        </w:tc>
      </w:tr>
      <w:tr w:rsidR="009E4B3F" w:rsidRPr="00F13CBE" w14:paraId="71B6C7FC" w14:textId="77777777">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2694" w:type="dxa"/>
            <w:tcBorders>
              <w:top w:val="thickThinLargeGap" w:sz="24" w:space="0" w:color="auto"/>
              <w:bottom w:val="nil"/>
            </w:tcBorders>
            <w:noWrap/>
            <w:vAlign w:val="bottom"/>
          </w:tcPr>
          <w:p w14:paraId="02E2814B" w14:textId="77777777" w:rsidR="009E4B3F" w:rsidRPr="002F25DD" w:rsidRDefault="009E4B3F">
            <w:pPr>
              <w:spacing w:after="0" w:line="480" w:lineRule="auto"/>
              <w:rPr>
                <w:rFonts w:ascii="Courier New" w:hAnsi="Courier New" w:cs="Courier New"/>
                <w:b w:val="0"/>
                <w:bCs w:val="0"/>
                <w:color w:val="000000"/>
                <w:sz w:val="22"/>
                <w:szCs w:val="22"/>
                <w:lang w:val="en-GB" w:eastAsia="en-GB"/>
              </w:rPr>
            </w:pPr>
            <w:proofErr w:type="gramStart"/>
            <w:r w:rsidRPr="002F25DD">
              <w:rPr>
                <w:rFonts w:ascii="Courier New" w:hAnsi="Courier New" w:cs="Courier New"/>
                <w:color w:val="000000"/>
                <w:sz w:val="22"/>
                <w:szCs w:val="22"/>
              </w:rPr>
              <w:t>TKVE</w:t>
            </w:r>
            <w:r>
              <w:rPr>
                <w:rFonts w:ascii="Courier New" w:hAnsi="Courier New" w:cs="Courier New"/>
                <w:color w:val="000000"/>
                <w:sz w:val="22"/>
                <w:szCs w:val="22"/>
              </w:rPr>
              <w:t xml:space="preserve">  --</w:t>
            </w:r>
            <w:proofErr w:type="gramEnd"/>
            <w:r w:rsidRPr="002F25DD">
              <w:rPr>
                <w:rFonts w:ascii="Courier New" w:hAnsi="Courier New" w:cs="Courier New"/>
                <w:color w:val="000000"/>
                <w:sz w:val="22"/>
                <w:szCs w:val="22"/>
              </w:rPr>
              <w:t>RVWAYGYMN</w:t>
            </w:r>
          </w:p>
        </w:tc>
        <w:tc>
          <w:tcPr>
            <w:tcW w:w="835" w:type="dxa"/>
            <w:tcBorders>
              <w:top w:val="thickThinLargeGap" w:sz="24" w:space="0" w:color="auto"/>
              <w:bottom w:val="nil"/>
            </w:tcBorders>
            <w:noWrap/>
            <w:vAlign w:val="bottom"/>
          </w:tcPr>
          <w:p w14:paraId="4686CAF3" w14:textId="77777777" w:rsidR="009E4B3F" w:rsidRPr="00F13CBE" w:rsidRDefault="009E4B3F">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-2</w:t>
            </w:r>
          </w:p>
        </w:tc>
        <w:tc>
          <w:tcPr>
            <w:tcW w:w="1330" w:type="dxa"/>
            <w:tcBorders>
              <w:top w:val="thickThinLargeGap" w:sz="24" w:space="0" w:color="auto"/>
              <w:bottom w:val="nil"/>
            </w:tcBorders>
            <w:noWrap/>
            <w:vAlign w:val="bottom"/>
          </w:tcPr>
          <w:p w14:paraId="3C24A8AB" w14:textId="77777777" w:rsidR="009E4B3F" w:rsidRPr="00F13CBE" w:rsidRDefault="009E4B3F">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2329</w:t>
            </w:r>
          </w:p>
        </w:tc>
        <w:tc>
          <w:tcPr>
            <w:tcW w:w="1330" w:type="dxa"/>
            <w:tcBorders>
              <w:top w:val="thickThinLargeGap" w:sz="24" w:space="0" w:color="auto"/>
              <w:bottom w:val="nil"/>
            </w:tcBorders>
            <w:noWrap/>
            <w:vAlign w:val="bottom"/>
          </w:tcPr>
          <w:p w14:paraId="6567712D" w14:textId="77777777" w:rsidR="009E4B3F" w:rsidRPr="00F13CBE" w:rsidRDefault="009E4B3F">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406</w:t>
            </w:r>
          </w:p>
        </w:tc>
        <w:tc>
          <w:tcPr>
            <w:tcW w:w="1212" w:type="dxa"/>
            <w:tcBorders>
              <w:top w:val="thickThinLargeGap" w:sz="24" w:space="0" w:color="auto"/>
              <w:bottom w:val="nil"/>
            </w:tcBorders>
            <w:noWrap/>
            <w:vAlign w:val="bottom"/>
          </w:tcPr>
          <w:p w14:paraId="4C6DA902" w14:textId="77777777" w:rsidR="009E4B3F" w:rsidRPr="00F13CBE" w:rsidRDefault="009E4B3F">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2.4E+01</w:t>
            </w:r>
          </w:p>
        </w:tc>
        <w:tc>
          <w:tcPr>
            <w:tcW w:w="1360" w:type="dxa"/>
            <w:tcBorders>
              <w:top w:val="thickThinLargeGap" w:sz="24" w:space="0" w:color="auto"/>
              <w:bottom w:val="nil"/>
            </w:tcBorders>
            <w:noWrap/>
            <w:vAlign w:val="bottom"/>
          </w:tcPr>
          <w:p w14:paraId="25F98D84" w14:textId="77777777" w:rsidR="009E4B3F" w:rsidRPr="00F13CBE" w:rsidRDefault="009E4B3F">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1.0E-01</w:t>
            </w:r>
          </w:p>
        </w:tc>
      </w:tr>
      <w:tr w:rsidR="009E4B3F" w:rsidRPr="00F13CBE" w14:paraId="33FC7C44" w14:textId="77777777">
        <w:trPr>
          <w:trHeight w:val="244"/>
          <w:jc w:val="center"/>
        </w:trPr>
        <w:tc>
          <w:tcPr>
            <w:cnfStyle w:val="001000000000" w:firstRow="0" w:lastRow="0" w:firstColumn="1" w:lastColumn="0" w:oddVBand="0" w:evenVBand="0" w:oddHBand="0" w:evenHBand="0" w:firstRowFirstColumn="0" w:firstRowLastColumn="0" w:lastRowFirstColumn="0" w:lastRowLastColumn="0"/>
            <w:tcW w:w="2694" w:type="dxa"/>
            <w:tcBorders>
              <w:top w:val="nil"/>
              <w:bottom w:val="nil"/>
            </w:tcBorders>
            <w:noWrap/>
            <w:vAlign w:val="bottom"/>
          </w:tcPr>
          <w:p w14:paraId="0C22EFE2" w14:textId="77777777" w:rsidR="009E4B3F" w:rsidRPr="002F25DD" w:rsidRDefault="009E4B3F">
            <w:pPr>
              <w:spacing w:after="0" w:line="480" w:lineRule="auto"/>
              <w:rPr>
                <w:rFonts w:ascii="Courier New" w:hAnsi="Courier New" w:cs="Courier New"/>
                <w:b w:val="0"/>
                <w:bCs w:val="0"/>
                <w:color w:val="000000"/>
                <w:sz w:val="22"/>
                <w:szCs w:val="22"/>
                <w:lang w:val="en-GB" w:eastAsia="en-GB"/>
              </w:rPr>
            </w:pPr>
            <w:proofErr w:type="gramStart"/>
            <w:r w:rsidRPr="002F25DD">
              <w:rPr>
                <w:rFonts w:ascii="Courier New" w:hAnsi="Courier New" w:cs="Courier New"/>
                <w:color w:val="5B9BD5"/>
                <w:sz w:val="22"/>
                <w:szCs w:val="22"/>
              </w:rPr>
              <w:t>TKVE</w:t>
            </w:r>
            <w:r>
              <w:rPr>
                <w:rFonts w:ascii="Courier New" w:hAnsi="Courier New" w:cs="Courier New"/>
                <w:color w:val="5B9BD5"/>
                <w:sz w:val="22"/>
                <w:szCs w:val="22"/>
              </w:rPr>
              <w:t xml:space="preserve">  </w:t>
            </w:r>
            <w:r w:rsidRPr="002F25DD">
              <w:rPr>
                <w:rFonts w:ascii="Courier New" w:hAnsi="Courier New" w:cs="Courier New"/>
                <w:color w:val="5B9BD5"/>
                <w:sz w:val="22"/>
                <w:szCs w:val="22"/>
              </w:rPr>
              <w:t>DCRVWAYGYMN</w:t>
            </w:r>
            <w:proofErr w:type="gramEnd"/>
          </w:p>
        </w:tc>
        <w:tc>
          <w:tcPr>
            <w:tcW w:w="835" w:type="dxa"/>
            <w:tcBorders>
              <w:top w:val="nil"/>
              <w:bottom w:val="nil"/>
            </w:tcBorders>
            <w:noWrap/>
            <w:vAlign w:val="bottom"/>
          </w:tcPr>
          <w:p w14:paraId="335962C8" w14:textId="77777777" w:rsidR="009E4B3F" w:rsidRPr="00F13CBE" w:rsidRDefault="009E4B3F">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5B9BD5"/>
                <w:sz w:val="22"/>
                <w:szCs w:val="22"/>
              </w:rPr>
              <w:t>0</w:t>
            </w:r>
          </w:p>
        </w:tc>
        <w:tc>
          <w:tcPr>
            <w:tcW w:w="1330" w:type="dxa"/>
            <w:tcBorders>
              <w:top w:val="nil"/>
              <w:bottom w:val="nil"/>
            </w:tcBorders>
            <w:noWrap/>
            <w:vAlign w:val="bottom"/>
          </w:tcPr>
          <w:p w14:paraId="072F568C" w14:textId="77777777" w:rsidR="009E4B3F" w:rsidRPr="00F13CBE" w:rsidRDefault="009E4B3F">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5B9BD5"/>
                <w:sz w:val="22"/>
                <w:szCs w:val="22"/>
              </w:rPr>
              <w:t>259</w:t>
            </w:r>
          </w:p>
        </w:tc>
        <w:tc>
          <w:tcPr>
            <w:tcW w:w="1330" w:type="dxa"/>
            <w:tcBorders>
              <w:top w:val="nil"/>
              <w:bottom w:val="nil"/>
            </w:tcBorders>
            <w:noWrap/>
            <w:vAlign w:val="bottom"/>
          </w:tcPr>
          <w:p w14:paraId="3E17DBB4" w14:textId="77777777" w:rsidR="009E4B3F" w:rsidRPr="00F13CBE" w:rsidRDefault="009E4B3F">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5B9BD5"/>
                <w:sz w:val="22"/>
                <w:szCs w:val="22"/>
              </w:rPr>
              <w:t>111</w:t>
            </w:r>
          </w:p>
        </w:tc>
        <w:tc>
          <w:tcPr>
            <w:tcW w:w="1212" w:type="dxa"/>
            <w:tcBorders>
              <w:top w:val="nil"/>
              <w:bottom w:val="nil"/>
            </w:tcBorders>
            <w:noWrap/>
            <w:vAlign w:val="bottom"/>
          </w:tcPr>
          <w:p w14:paraId="34544DA0" w14:textId="77777777" w:rsidR="009E4B3F" w:rsidRPr="00F13CBE" w:rsidRDefault="009E4B3F">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5B9BD5"/>
                <w:sz w:val="22"/>
                <w:szCs w:val="22"/>
              </w:rPr>
              <w:t>3.0E+00</w:t>
            </w:r>
          </w:p>
        </w:tc>
        <w:tc>
          <w:tcPr>
            <w:tcW w:w="1360" w:type="dxa"/>
            <w:tcBorders>
              <w:top w:val="nil"/>
              <w:bottom w:val="nil"/>
            </w:tcBorders>
            <w:noWrap/>
            <w:vAlign w:val="bottom"/>
          </w:tcPr>
          <w:p w14:paraId="2132C6AC" w14:textId="77777777" w:rsidR="009E4B3F" w:rsidRPr="00F13CBE" w:rsidRDefault="009E4B3F">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5B9BD5"/>
                <w:sz w:val="22"/>
                <w:szCs w:val="22"/>
              </w:rPr>
              <w:t>1.0E-06</w:t>
            </w:r>
          </w:p>
        </w:tc>
      </w:tr>
      <w:tr w:rsidR="009E4B3F" w:rsidRPr="00F13CBE" w14:paraId="5851ACBF" w14:textId="77777777">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2694" w:type="dxa"/>
            <w:tcBorders>
              <w:top w:val="nil"/>
              <w:bottom w:val="nil"/>
            </w:tcBorders>
            <w:noWrap/>
            <w:vAlign w:val="bottom"/>
          </w:tcPr>
          <w:p w14:paraId="783816FD" w14:textId="77777777" w:rsidR="009E4B3F" w:rsidRPr="002F25DD" w:rsidRDefault="009E4B3F">
            <w:pPr>
              <w:spacing w:after="0" w:line="480" w:lineRule="auto"/>
              <w:rPr>
                <w:rFonts w:ascii="Courier New" w:hAnsi="Courier New" w:cs="Courier New"/>
                <w:b w:val="0"/>
                <w:bCs w:val="0"/>
                <w:color w:val="000000"/>
                <w:sz w:val="22"/>
                <w:szCs w:val="22"/>
                <w:lang w:val="en-GB" w:eastAsia="en-GB"/>
              </w:rPr>
            </w:pPr>
            <w:r w:rsidRPr="002F25DD">
              <w:rPr>
                <w:rFonts w:ascii="Courier New" w:hAnsi="Courier New" w:cs="Courier New"/>
                <w:color w:val="000000"/>
                <w:sz w:val="22"/>
                <w:szCs w:val="22"/>
              </w:rPr>
              <w:lastRenderedPageBreak/>
              <w:t>TKVE</w:t>
            </w:r>
            <w:r w:rsidRPr="00885B4D">
              <w:rPr>
                <w:rFonts w:ascii="Courier New" w:hAnsi="Courier New" w:cs="Courier New"/>
                <w:b w:val="0"/>
                <w:bCs w:val="0"/>
                <w:color w:val="000000"/>
                <w:sz w:val="22"/>
                <w:szCs w:val="22"/>
              </w:rPr>
              <w:t>AR</w:t>
            </w:r>
            <w:r w:rsidRPr="002F25DD">
              <w:rPr>
                <w:rFonts w:ascii="Courier New" w:hAnsi="Courier New" w:cs="Courier New"/>
                <w:color w:val="000000"/>
                <w:sz w:val="22"/>
                <w:szCs w:val="22"/>
              </w:rPr>
              <w:t>DCRVWAYGYMN</w:t>
            </w:r>
          </w:p>
        </w:tc>
        <w:tc>
          <w:tcPr>
            <w:tcW w:w="835" w:type="dxa"/>
            <w:tcBorders>
              <w:top w:val="nil"/>
              <w:bottom w:val="nil"/>
            </w:tcBorders>
            <w:noWrap/>
            <w:vAlign w:val="bottom"/>
          </w:tcPr>
          <w:p w14:paraId="1AD6E365" w14:textId="77777777" w:rsidR="009E4B3F" w:rsidRPr="00F13CBE" w:rsidRDefault="009E4B3F">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2</w:t>
            </w:r>
          </w:p>
        </w:tc>
        <w:tc>
          <w:tcPr>
            <w:tcW w:w="1330" w:type="dxa"/>
            <w:tcBorders>
              <w:top w:val="nil"/>
              <w:bottom w:val="nil"/>
            </w:tcBorders>
            <w:noWrap/>
            <w:vAlign w:val="bottom"/>
          </w:tcPr>
          <w:p w14:paraId="40DE5A5B" w14:textId="77777777" w:rsidR="009E4B3F" w:rsidRPr="00F13CBE" w:rsidRDefault="009E4B3F">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192</w:t>
            </w:r>
          </w:p>
        </w:tc>
        <w:tc>
          <w:tcPr>
            <w:tcW w:w="1330" w:type="dxa"/>
            <w:tcBorders>
              <w:top w:val="nil"/>
              <w:bottom w:val="nil"/>
            </w:tcBorders>
            <w:noWrap/>
            <w:vAlign w:val="bottom"/>
          </w:tcPr>
          <w:p w14:paraId="2D3D2588" w14:textId="77777777" w:rsidR="009E4B3F" w:rsidRPr="00F13CBE" w:rsidRDefault="009E4B3F">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46</w:t>
            </w:r>
          </w:p>
        </w:tc>
        <w:tc>
          <w:tcPr>
            <w:tcW w:w="1212" w:type="dxa"/>
            <w:tcBorders>
              <w:top w:val="nil"/>
              <w:bottom w:val="nil"/>
            </w:tcBorders>
            <w:noWrap/>
            <w:vAlign w:val="bottom"/>
          </w:tcPr>
          <w:p w14:paraId="1DD5AF65" w14:textId="77777777" w:rsidR="009E4B3F" w:rsidRPr="00F13CBE" w:rsidRDefault="009E4B3F">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5.0E-01</w:t>
            </w:r>
          </w:p>
        </w:tc>
        <w:tc>
          <w:tcPr>
            <w:tcW w:w="1360" w:type="dxa"/>
            <w:tcBorders>
              <w:top w:val="nil"/>
              <w:bottom w:val="nil"/>
            </w:tcBorders>
            <w:noWrap/>
            <w:vAlign w:val="bottom"/>
          </w:tcPr>
          <w:p w14:paraId="29B67921" w14:textId="77777777" w:rsidR="009E4B3F" w:rsidRPr="00F13CBE" w:rsidRDefault="009E4B3F">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1.6E-01</w:t>
            </w:r>
          </w:p>
        </w:tc>
      </w:tr>
      <w:tr w:rsidR="009E4B3F" w:rsidRPr="00F13CBE" w14:paraId="1CBD6368" w14:textId="77777777">
        <w:trPr>
          <w:trHeight w:val="244"/>
          <w:jc w:val="center"/>
        </w:trPr>
        <w:tc>
          <w:tcPr>
            <w:cnfStyle w:val="001000000000" w:firstRow="0" w:lastRow="0" w:firstColumn="1" w:lastColumn="0" w:oddVBand="0" w:evenVBand="0" w:oddHBand="0" w:evenHBand="0" w:firstRowFirstColumn="0" w:firstRowLastColumn="0" w:lastRowFirstColumn="0" w:lastRowLastColumn="0"/>
            <w:tcW w:w="2694" w:type="dxa"/>
            <w:tcBorders>
              <w:top w:val="nil"/>
              <w:bottom w:val="nil"/>
            </w:tcBorders>
            <w:noWrap/>
            <w:vAlign w:val="bottom"/>
          </w:tcPr>
          <w:p w14:paraId="505CF959" w14:textId="77777777" w:rsidR="009E4B3F" w:rsidRPr="002F25DD" w:rsidRDefault="009E4B3F">
            <w:pPr>
              <w:spacing w:after="0" w:line="480" w:lineRule="auto"/>
              <w:rPr>
                <w:rFonts w:ascii="Courier New" w:hAnsi="Courier New" w:cs="Courier New"/>
                <w:b w:val="0"/>
                <w:bCs w:val="0"/>
                <w:color w:val="000000"/>
                <w:sz w:val="22"/>
                <w:szCs w:val="22"/>
                <w:lang w:val="en-GB" w:eastAsia="en-GB"/>
              </w:rPr>
            </w:pPr>
            <w:r w:rsidRPr="002F25DD">
              <w:rPr>
                <w:rFonts w:ascii="Courier New" w:hAnsi="Courier New" w:cs="Courier New"/>
                <w:color w:val="000000"/>
                <w:sz w:val="22"/>
                <w:szCs w:val="22"/>
              </w:rPr>
              <w:t>TKVE</w:t>
            </w:r>
            <w:r w:rsidRPr="00885B4D">
              <w:rPr>
                <w:rFonts w:ascii="Courier New" w:hAnsi="Courier New" w:cs="Courier New"/>
                <w:b w:val="0"/>
                <w:bCs w:val="0"/>
                <w:color w:val="000000"/>
                <w:sz w:val="22"/>
                <w:szCs w:val="22"/>
              </w:rPr>
              <w:t>PG</w:t>
            </w:r>
            <w:r w:rsidRPr="002F25DD">
              <w:rPr>
                <w:rFonts w:ascii="Courier New" w:hAnsi="Courier New" w:cs="Courier New"/>
                <w:color w:val="000000"/>
                <w:sz w:val="22"/>
                <w:szCs w:val="22"/>
              </w:rPr>
              <w:t>DCRVWAYGYMN</w:t>
            </w:r>
          </w:p>
        </w:tc>
        <w:tc>
          <w:tcPr>
            <w:tcW w:w="835" w:type="dxa"/>
            <w:tcBorders>
              <w:top w:val="nil"/>
              <w:bottom w:val="nil"/>
            </w:tcBorders>
            <w:noWrap/>
            <w:vAlign w:val="bottom"/>
          </w:tcPr>
          <w:p w14:paraId="19D69CA2" w14:textId="77777777" w:rsidR="009E4B3F" w:rsidRPr="00F13CBE" w:rsidRDefault="009E4B3F">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2</w:t>
            </w:r>
          </w:p>
        </w:tc>
        <w:tc>
          <w:tcPr>
            <w:tcW w:w="1330" w:type="dxa"/>
            <w:tcBorders>
              <w:top w:val="nil"/>
              <w:bottom w:val="nil"/>
            </w:tcBorders>
            <w:noWrap/>
            <w:vAlign w:val="bottom"/>
          </w:tcPr>
          <w:p w14:paraId="5943A966" w14:textId="77777777" w:rsidR="009E4B3F" w:rsidRPr="00F13CBE" w:rsidRDefault="009E4B3F">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130</w:t>
            </w:r>
          </w:p>
        </w:tc>
        <w:tc>
          <w:tcPr>
            <w:tcW w:w="1330" w:type="dxa"/>
            <w:tcBorders>
              <w:top w:val="nil"/>
              <w:bottom w:val="nil"/>
            </w:tcBorders>
            <w:noWrap/>
            <w:vAlign w:val="bottom"/>
          </w:tcPr>
          <w:p w14:paraId="13C690E3" w14:textId="77777777" w:rsidR="009E4B3F" w:rsidRPr="00F13CBE" w:rsidRDefault="009E4B3F">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30</w:t>
            </w:r>
          </w:p>
        </w:tc>
        <w:tc>
          <w:tcPr>
            <w:tcW w:w="1212" w:type="dxa"/>
            <w:tcBorders>
              <w:top w:val="nil"/>
              <w:bottom w:val="nil"/>
            </w:tcBorders>
            <w:noWrap/>
            <w:vAlign w:val="bottom"/>
          </w:tcPr>
          <w:p w14:paraId="43B11E58" w14:textId="77777777" w:rsidR="009E4B3F" w:rsidRPr="00F13CBE" w:rsidRDefault="009E4B3F">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2.1E-01</w:t>
            </w:r>
          </w:p>
        </w:tc>
        <w:tc>
          <w:tcPr>
            <w:tcW w:w="1360" w:type="dxa"/>
            <w:tcBorders>
              <w:top w:val="nil"/>
              <w:bottom w:val="nil"/>
            </w:tcBorders>
            <w:noWrap/>
            <w:vAlign w:val="bottom"/>
          </w:tcPr>
          <w:p w14:paraId="7CE5F38D" w14:textId="77777777" w:rsidR="009E4B3F" w:rsidRPr="00F13CBE" w:rsidRDefault="009E4B3F">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3.3E-01</w:t>
            </w:r>
          </w:p>
        </w:tc>
      </w:tr>
      <w:tr w:rsidR="009E4B3F" w:rsidRPr="00F13CBE" w14:paraId="2F191F80" w14:textId="77777777">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2694" w:type="dxa"/>
            <w:tcBorders>
              <w:top w:val="nil"/>
              <w:bottom w:val="thickThinLargeGap" w:sz="24" w:space="0" w:color="auto"/>
            </w:tcBorders>
            <w:noWrap/>
            <w:vAlign w:val="bottom"/>
          </w:tcPr>
          <w:p w14:paraId="289B57F0" w14:textId="77777777" w:rsidR="009E4B3F" w:rsidRPr="002F25DD" w:rsidRDefault="009E4B3F">
            <w:pPr>
              <w:spacing w:after="0" w:line="480" w:lineRule="auto"/>
              <w:rPr>
                <w:rFonts w:ascii="Courier New" w:hAnsi="Courier New" w:cs="Courier New"/>
                <w:b w:val="0"/>
                <w:bCs w:val="0"/>
                <w:color w:val="000000"/>
                <w:sz w:val="22"/>
                <w:szCs w:val="22"/>
                <w:lang w:val="en-GB" w:eastAsia="en-GB"/>
              </w:rPr>
            </w:pPr>
            <w:r w:rsidRPr="002F25DD">
              <w:rPr>
                <w:rFonts w:ascii="Courier New" w:hAnsi="Courier New" w:cs="Courier New"/>
                <w:color w:val="000000"/>
                <w:sz w:val="22"/>
                <w:szCs w:val="22"/>
              </w:rPr>
              <w:t>TKVE</w:t>
            </w:r>
            <w:r w:rsidRPr="00885B4D">
              <w:rPr>
                <w:rFonts w:ascii="Courier New" w:hAnsi="Courier New" w:cs="Courier New"/>
                <w:b w:val="0"/>
                <w:bCs w:val="0"/>
                <w:color w:val="000000"/>
                <w:sz w:val="22"/>
                <w:szCs w:val="22"/>
              </w:rPr>
              <w:t>RG</w:t>
            </w:r>
            <w:r w:rsidRPr="002F25DD">
              <w:rPr>
                <w:rFonts w:ascii="Courier New" w:hAnsi="Courier New" w:cs="Courier New"/>
                <w:color w:val="000000"/>
                <w:sz w:val="22"/>
                <w:szCs w:val="22"/>
              </w:rPr>
              <w:t>DCRVWAYGYMN</w:t>
            </w:r>
          </w:p>
        </w:tc>
        <w:tc>
          <w:tcPr>
            <w:tcW w:w="835" w:type="dxa"/>
            <w:tcBorders>
              <w:top w:val="nil"/>
              <w:bottom w:val="thickThinLargeGap" w:sz="24" w:space="0" w:color="auto"/>
            </w:tcBorders>
            <w:noWrap/>
            <w:vAlign w:val="bottom"/>
          </w:tcPr>
          <w:p w14:paraId="6A894CC7" w14:textId="77777777" w:rsidR="009E4B3F" w:rsidRPr="00F13CBE" w:rsidRDefault="009E4B3F">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2</w:t>
            </w:r>
          </w:p>
        </w:tc>
        <w:tc>
          <w:tcPr>
            <w:tcW w:w="1330" w:type="dxa"/>
            <w:tcBorders>
              <w:top w:val="nil"/>
              <w:bottom w:val="thickThinLargeGap" w:sz="24" w:space="0" w:color="auto"/>
            </w:tcBorders>
            <w:noWrap/>
            <w:vAlign w:val="bottom"/>
          </w:tcPr>
          <w:p w14:paraId="30537025" w14:textId="77777777" w:rsidR="009E4B3F" w:rsidRPr="00F13CBE" w:rsidRDefault="009E4B3F">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224</w:t>
            </w:r>
          </w:p>
        </w:tc>
        <w:tc>
          <w:tcPr>
            <w:tcW w:w="1330" w:type="dxa"/>
            <w:tcBorders>
              <w:top w:val="nil"/>
              <w:bottom w:val="thickThinLargeGap" w:sz="24" w:space="0" w:color="auto"/>
            </w:tcBorders>
            <w:noWrap/>
            <w:vAlign w:val="bottom"/>
          </w:tcPr>
          <w:p w14:paraId="0C020CF8" w14:textId="77777777" w:rsidR="009E4B3F" w:rsidRPr="00F13CBE" w:rsidRDefault="009E4B3F">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38</w:t>
            </w:r>
          </w:p>
        </w:tc>
        <w:tc>
          <w:tcPr>
            <w:tcW w:w="1212" w:type="dxa"/>
            <w:tcBorders>
              <w:top w:val="nil"/>
              <w:bottom w:val="thickThinLargeGap" w:sz="24" w:space="0" w:color="auto"/>
            </w:tcBorders>
            <w:noWrap/>
            <w:vAlign w:val="bottom"/>
          </w:tcPr>
          <w:p w14:paraId="45B82B2F" w14:textId="77777777" w:rsidR="009E4B3F" w:rsidRPr="00F13CBE" w:rsidRDefault="009E4B3F">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1.9E-01</w:t>
            </w:r>
          </w:p>
        </w:tc>
        <w:tc>
          <w:tcPr>
            <w:tcW w:w="1360" w:type="dxa"/>
            <w:tcBorders>
              <w:top w:val="nil"/>
              <w:bottom w:val="thickThinLargeGap" w:sz="24" w:space="0" w:color="auto"/>
            </w:tcBorders>
            <w:noWrap/>
            <w:vAlign w:val="bottom"/>
          </w:tcPr>
          <w:p w14:paraId="455D808B" w14:textId="77777777" w:rsidR="009E4B3F" w:rsidRPr="00F13CBE" w:rsidRDefault="009E4B3F">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cs="Arial"/>
                <w:color w:val="000000"/>
                <w:sz w:val="22"/>
                <w:szCs w:val="22"/>
                <w:lang w:val="en-GB" w:eastAsia="en-GB"/>
              </w:rPr>
            </w:pPr>
            <w:r w:rsidRPr="00F13CBE">
              <w:rPr>
                <w:rFonts w:cs="Arial"/>
                <w:color w:val="000000"/>
                <w:sz w:val="22"/>
                <w:szCs w:val="22"/>
              </w:rPr>
              <w:t>5.9E-01</w:t>
            </w:r>
          </w:p>
        </w:tc>
      </w:tr>
    </w:tbl>
    <w:p w14:paraId="71DA4485" w14:textId="77777777" w:rsidR="009E4B3F" w:rsidRPr="00CD7847" w:rsidRDefault="009E4B3F" w:rsidP="00DB03A4">
      <w:pPr>
        <w:spacing w:line="480" w:lineRule="auto"/>
        <w:jc w:val="both"/>
        <w:rPr>
          <w:i/>
          <w:iCs/>
          <w:sz w:val="22"/>
          <w:szCs w:val="18"/>
        </w:rPr>
      </w:pPr>
      <w:r w:rsidRPr="00CD7847">
        <w:rPr>
          <w:b/>
          <w:bCs/>
          <w:i/>
          <w:iCs/>
          <w:sz w:val="22"/>
          <w:szCs w:val="18"/>
        </w:rPr>
        <w:t xml:space="preserve">Table </w:t>
      </w:r>
      <w:r>
        <w:rPr>
          <w:b/>
          <w:bCs/>
          <w:i/>
          <w:iCs/>
          <w:sz w:val="22"/>
          <w:szCs w:val="18"/>
        </w:rPr>
        <w:t>2</w:t>
      </w:r>
      <w:r w:rsidRPr="00CD7847">
        <w:rPr>
          <w:b/>
          <w:bCs/>
          <w:i/>
          <w:iCs/>
          <w:sz w:val="22"/>
          <w:szCs w:val="18"/>
        </w:rPr>
        <w:t>. Most enriched variants isolated from individual libraries.</w:t>
      </w:r>
      <w:r w:rsidRPr="00CD7847">
        <w:rPr>
          <w:i/>
          <w:iCs/>
          <w:sz w:val="22"/>
          <w:szCs w:val="18"/>
        </w:rPr>
        <w:t xml:space="preserve"> </w:t>
      </w:r>
      <w:r>
        <w:rPr>
          <w:i/>
          <w:iCs/>
          <w:sz w:val="22"/>
          <w:szCs w:val="18"/>
        </w:rPr>
        <w:t xml:space="preserve">Sequence, counts, complex enrichment score </w:t>
      </w:r>
      <w:r w:rsidRPr="00CD7847">
        <w:rPr>
          <w:i/>
          <w:iCs/>
          <w:sz w:val="22"/>
          <w:szCs w:val="18"/>
        </w:rPr>
        <w:t xml:space="preserve">(EC) and statistical significance for the top 5 variants from each of the </w:t>
      </w:r>
      <w:r>
        <w:rPr>
          <w:i/>
          <w:iCs/>
          <w:sz w:val="22"/>
          <w:szCs w:val="18"/>
        </w:rPr>
        <w:t>Phi29</w:t>
      </w:r>
      <w:r w:rsidRPr="00CD7847">
        <w:rPr>
          <w:i/>
          <w:iCs/>
          <w:sz w:val="22"/>
          <w:szCs w:val="18"/>
        </w:rPr>
        <w:t xml:space="preserve"> DNAP </w:t>
      </w:r>
      <w:r w:rsidRPr="00CD7847">
        <w:rPr>
          <w:i/>
          <w:iCs/>
          <w:sz w:val="22"/>
          <w:szCs w:val="22"/>
        </w:rPr>
        <w:t xml:space="preserve">Exonuclease, TRP2, and thumb </w:t>
      </w:r>
      <w:proofErr w:type="spellStart"/>
      <w:r w:rsidRPr="00CD7847">
        <w:rPr>
          <w:i/>
          <w:iCs/>
          <w:sz w:val="22"/>
          <w:szCs w:val="22"/>
        </w:rPr>
        <w:t>InDel</w:t>
      </w:r>
      <w:proofErr w:type="spellEnd"/>
      <w:r w:rsidRPr="00CD7847">
        <w:rPr>
          <w:i/>
          <w:iCs/>
          <w:sz w:val="22"/>
          <w:szCs w:val="22"/>
        </w:rPr>
        <w:t xml:space="preserve"> loop libraries. The EC is calculated as the difference in frequency between rounds</w:t>
      </w:r>
      <w:r>
        <w:rPr>
          <w:i/>
          <w:iCs/>
          <w:sz w:val="22"/>
          <w:szCs w:val="22"/>
        </w:rPr>
        <w:t>,</w:t>
      </w:r>
      <w:r w:rsidRPr="00CD7847">
        <w:rPr>
          <w:i/>
          <w:iCs/>
          <w:sz w:val="22"/>
          <w:szCs w:val="22"/>
        </w:rPr>
        <w:t xml:space="preserve"> times the average number of counts. </w:t>
      </w:r>
      <w:r w:rsidRPr="00CD7847">
        <w:rPr>
          <w:i/>
          <w:iCs/>
          <w:sz w:val="22"/>
          <w:szCs w:val="18"/>
          <w:lang w:val="en-GB"/>
        </w:rPr>
        <w:t>Wild-type sequences and their corresponding scores are shown in blue. S</w:t>
      </w:r>
      <w:proofErr w:type="spellStart"/>
      <w:r w:rsidRPr="00CD7847">
        <w:rPr>
          <w:i/>
          <w:iCs/>
          <w:sz w:val="22"/>
          <w:szCs w:val="18"/>
        </w:rPr>
        <w:t>equences</w:t>
      </w:r>
      <w:proofErr w:type="spellEnd"/>
      <w:r w:rsidRPr="00CD7847">
        <w:rPr>
          <w:i/>
          <w:iCs/>
          <w:sz w:val="22"/>
          <w:szCs w:val="18"/>
        </w:rPr>
        <w:t xml:space="preserve"> with higher EC than the wild-type and significantly enriched (E-test p-value &lt;0.05) are shown in red. Deletions are shown as hyphens and insertions are shown </w:t>
      </w:r>
      <w:r w:rsidRPr="00CD7847" w:rsidDel="009E675E">
        <w:rPr>
          <w:i/>
          <w:iCs/>
          <w:sz w:val="22"/>
          <w:szCs w:val="18"/>
        </w:rPr>
        <w:t xml:space="preserve">in </w:t>
      </w:r>
      <w:r>
        <w:rPr>
          <w:i/>
          <w:iCs/>
          <w:sz w:val="22"/>
          <w:szCs w:val="18"/>
        </w:rPr>
        <w:t>regular font (</w:t>
      </w:r>
      <w:proofErr w:type="gramStart"/>
      <w:r>
        <w:rPr>
          <w:i/>
          <w:iCs/>
          <w:sz w:val="22"/>
          <w:szCs w:val="18"/>
        </w:rPr>
        <w:t>i.e.</w:t>
      </w:r>
      <w:proofErr w:type="gramEnd"/>
      <w:r>
        <w:rPr>
          <w:i/>
          <w:iCs/>
          <w:sz w:val="22"/>
          <w:szCs w:val="18"/>
        </w:rPr>
        <w:t xml:space="preserve"> not bold)</w:t>
      </w:r>
      <w:r w:rsidRPr="00CD7847">
        <w:rPr>
          <w:i/>
          <w:iCs/>
          <w:sz w:val="22"/>
          <w:szCs w:val="18"/>
        </w:rPr>
        <w:t>.</w:t>
      </w:r>
    </w:p>
    <w:p w14:paraId="5D83860B" w14:textId="77777777" w:rsidR="009E4B3F" w:rsidRPr="00CD7847" w:rsidRDefault="009E4B3F" w:rsidP="00551C5C">
      <w:pPr>
        <w:spacing w:line="480" w:lineRule="auto"/>
        <w:jc w:val="both"/>
        <w:rPr>
          <w:b/>
          <w:bCs/>
          <w:lang w:val="en-GB"/>
        </w:rPr>
      </w:pPr>
      <w:r>
        <w:rPr>
          <w:b/>
          <w:bCs/>
          <w:lang w:val="en-GB"/>
        </w:rPr>
        <w:t xml:space="preserve">Deletion of P562 reduces processivity and </w:t>
      </w:r>
      <w:proofErr w:type="gramStart"/>
      <w:r>
        <w:rPr>
          <w:b/>
          <w:bCs/>
          <w:lang w:val="en-GB"/>
        </w:rPr>
        <w:t>fidelity</w:t>
      </w:r>
      <w:proofErr w:type="gramEnd"/>
    </w:p>
    <w:p w14:paraId="19BA4B36" w14:textId="77777777" w:rsidR="009E4B3F" w:rsidRDefault="009E4B3F" w:rsidP="00551C5C">
      <w:pPr>
        <w:spacing w:line="480" w:lineRule="auto"/>
        <w:jc w:val="both"/>
        <w:rPr>
          <w:lang w:val="en-GB"/>
        </w:rPr>
      </w:pPr>
      <w:r w:rsidRPr="00D471F6">
        <w:rPr>
          <w:lang w:val="en-GB"/>
        </w:rPr>
        <w:t xml:space="preserve">Although kinetic parameters of incorporation are often used to describe DNA polymerase activity and fidelity (when carried out with non-cognate substrates), they </w:t>
      </w:r>
      <w:r>
        <w:rPr>
          <w:lang w:val="en-GB"/>
        </w:rPr>
        <w:t xml:space="preserve">do not consider </w:t>
      </w:r>
      <w:r w:rsidRPr="00D471F6">
        <w:rPr>
          <w:lang w:val="en-GB"/>
        </w:rPr>
        <w:t>effects that emerge during elongation, which are known to be significant for XNA synthesis</w:t>
      </w:r>
      <w:sdt>
        <w:sdtPr>
          <w:rPr>
            <w:color w:val="000000"/>
            <w:vertAlign w:val="superscript"/>
            <w:lang w:val="en-GB"/>
          </w:rPr>
          <w:tag w:val="MENDELEY_CITATION_v3_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"/>
          <w:id w:val="-704173073"/>
          <w:placeholder>
            <w:docPart w:val="2DD30DC820F44207A0C8FCC81A232C0B"/>
          </w:placeholder>
        </w:sdtPr>
        <w:sdtContent>
          <w:r w:rsidRPr="009E4B3F">
            <w:rPr>
              <w:color w:val="000000"/>
              <w:vertAlign w:val="superscript"/>
              <w:lang w:val="en-GB"/>
            </w:rPr>
            <w:t>22,29</w:t>
          </w:r>
        </w:sdtContent>
      </w:sdt>
      <w:r w:rsidRPr="00D471F6">
        <w:rPr>
          <w:lang w:val="en-GB"/>
        </w:rPr>
        <w:t>. For instance, hexitol nucleotide triphosphate (</w:t>
      </w:r>
      <w:proofErr w:type="spellStart"/>
      <w:r w:rsidRPr="00D471F6">
        <w:rPr>
          <w:lang w:val="en-GB"/>
        </w:rPr>
        <w:t>hNTP</w:t>
      </w:r>
      <w:proofErr w:type="spellEnd"/>
      <w:r w:rsidRPr="00D471F6">
        <w:rPr>
          <w:lang w:val="en-GB"/>
        </w:rPr>
        <w:t>) incorporation kinetics is comparable to dNTP kinetics</w:t>
      </w:r>
      <w:sdt>
        <w:sdtPr>
          <w:rPr>
            <w:color w:val="000000"/>
            <w:vertAlign w:val="superscript"/>
            <w:lang w:val="en-GB"/>
          </w:rPr>
          <w:tag w:val="MENDELEY_CITATION_v3_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"/>
          <w:id w:val="1254934119"/>
          <w:placeholder>
            <w:docPart w:val="2DD30DC820F44207A0C8FCC81A232C0B"/>
          </w:placeholder>
        </w:sdtPr>
        <w:sdtContent>
          <w:r w:rsidRPr="009E4B3F">
            <w:rPr>
              <w:color w:val="000000"/>
              <w:vertAlign w:val="superscript"/>
              <w:lang w:val="en-GB"/>
            </w:rPr>
            <w:t>30</w:t>
          </w:r>
        </w:sdtContent>
      </w:sdt>
      <w:r w:rsidRPr="00D471F6">
        <w:rPr>
          <w:lang w:val="en-GB"/>
        </w:rPr>
        <w:t xml:space="preserve"> in the B-family </w:t>
      </w:r>
      <w:r>
        <w:rPr>
          <w:i/>
          <w:iCs/>
          <w:lang w:val="en-GB"/>
        </w:rPr>
        <w:t xml:space="preserve">Thermococcus </w:t>
      </w:r>
      <w:proofErr w:type="spellStart"/>
      <w:r>
        <w:rPr>
          <w:i/>
          <w:iCs/>
          <w:lang w:val="en-GB"/>
        </w:rPr>
        <w:t>litoralis</w:t>
      </w:r>
      <w:proofErr w:type="spellEnd"/>
      <w:r>
        <w:rPr>
          <w:i/>
          <w:iCs/>
          <w:lang w:val="en-GB"/>
        </w:rPr>
        <w:t xml:space="preserve"> </w:t>
      </w:r>
      <w:r w:rsidRPr="00C714EF">
        <w:rPr>
          <w:lang w:val="en-GB"/>
        </w:rPr>
        <w:t>(</w:t>
      </w:r>
      <w:r w:rsidRPr="00D471F6">
        <w:rPr>
          <w:lang w:val="en-GB"/>
        </w:rPr>
        <w:t>Vent</w:t>
      </w:r>
      <w:r>
        <w:rPr>
          <w:lang w:val="en-GB"/>
        </w:rPr>
        <w:t>)</w:t>
      </w:r>
      <w:r w:rsidRPr="00D471F6">
        <w:rPr>
          <w:lang w:val="en-GB"/>
        </w:rPr>
        <w:t xml:space="preserve"> DNA polymerase, yet </w:t>
      </w:r>
      <w:r>
        <w:rPr>
          <w:lang w:val="en-GB"/>
        </w:rPr>
        <w:t xml:space="preserve">the </w:t>
      </w:r>
      <w:r>
        <w:rPr>
          <w:i/>
          <w:iCs/>
          <w:lang w:val="en-GB"/>
        </w:rPr>
        <w:t xml:space="preserve">T. </w:t>
      </w:r>
      <w:proofErr w:type="spellStart"/>
      <w:r>
        <w:rPr>
          <w:i/>
          <w:iCs/>
          <w:lang w:val="en-GB"/>
        </w:rPr>
        <w:t>litoralis</w:t>
      </w:r>
      <w:proofErr w:type="spellEnd"/>
      <w:r>
        <w:rPr>
          <w:i/>
          <w:iCs/>
          <w:lang w:val="en-GB"/>
        </w:rPr>
        <w:t xml:space="preserve"> </w:t>
      </w:r>
      <w:r>
        <w:rPr>
          <w:lang w:val="en-GB"/>
        </w:rPr>
        <w:t>polymerase</w:t>
      </w:r>
      <w:r w:rsidRPr="00D471F6">
        <w:rPr>
          <w:lang w:val="en-GB"/>
        </w:rPr>
        <w:t xml:space="preserve"> cannot incorporate more than 7 </w:t>
      </w:r>
      <w:proofErr w:type="spellStart"/>
      <w:r w:rsidRPr="00D471F6">
        <w:rPr>
          <w:lang w:val="en-GB"/>
        </w:rPr>
        <w:t>hNTPs</w:t>
      </w:r>
      <w:proofErr w:type="spellEnd"/>
      <w:r w:rsidRPr="00D471F6">
        <w:rPr>
          <w:lang w:val="en-GB"/>
        </w:rPr>
        <w:t xml:space="preserve"> in a row</w:t>
      </w:r>
      <w:r>
        <w:rPr>
          <w:lang w:val="en-GB"/>
        </w:rPr>
        <w:t xml:space="preserve">. Therefore, initial characterisation focused on confirming the increased activity of P562del for HNA synthesis by primer extension using concentration-normalised purified enzymes – confirming the results of selection and analysis. In short reactions (60 min extension), as shown in </w:t>
      </w:r>
      <w:r w:rsidRPr="00082FC6">
        <w:rPr>
          <w:b/>
          <w:bCs/>
          <w:lang w:val="en-GB"/>
        </w:rPr>
        <w:t xml:space="preserve">Figure </w:t>
      </w:r>
      <w:r>
        <w:rPr>
          <w:b/>
          <w:bCs/>
          <w:lang w:val="en-GB"/>
        </w:rPr>
        <w:t>3</w:t>
      </w:r>
      <w:r>
        <w:rPr>
          <w:lang w:val="en-GB"/>
        </w:rPr>
        <w:t xml:space="preserve">, P562del indeed outperforms the starting D12A-THR polymerase, synthesising longer HNAs (~37 incorporations vs. ~18 from D12A-THR) and more efficiently (less visible </w:t>
      </w:r>
      <w:proofErr w:type="spellStart"/>
      <w:r>
        <w:rPr>
          <w:lang w:val="en-GB"/>
        </w:rPr>
        <w:t>unextended</w:t>
      </w:r>
      <w:proofErr w:type="spellEnd"/>
      <w:r>
        <w:rPr>
          <w:lang w:val="en-GB"/>
        </w:rPr>
        <w:t xml:space="preserve"> primer). Longer incubations (</w:t>
      </w:r>
      <w:r w:rsidRPr="00082FC6">
        <w:rPr>
          <w:b/>
          <w:bCs/>
          <w:lang w:val="en-GB"/>
        </w:rPr>
        <w:t xml:space="preserve">Figure </w:t>
      </w:r>
      <w:r>
        <w:rPr>
          <w:b/>
          <w:bCs/>
          <w:lang w:val="en-GB"/>
        </w:rPr>
        <w:t>S3</w:t>
      </w:r>
      <w:r w:rsidRPr="000D1F20">
        <w:rPr>
          <w:b/>
          <w:bCs/>
          <w:lang w:val="en-GB"/>
        </w:rPr>
        <w:t>A</w:t>
      </w:r>
      <w:r>
        <w:rPr>
          <w:lang w:val="en-GB"/>
        </w:rPr>
        <w:t xml:space="preserve">), </w:t>
      </w:r>
      <w:r>
        <w:rPr>
          <w:lang w:val="en-GB"/>
        </w:rPr>
        <w:lastRenderedPageBreak/>
        <w:t xml:space="preserve">however, allow D12A-THR to match and eventually outperform P562del – differences that cannot be seen with the natural nucleoside triphosphates. Notably, like the previously reported </w:t>
      </w:r>
      <w:r>
        <w:rPr>
          <w:rFonts w:cs="Arial"/>
          <w:lang w:val="en-GB"/>
        </w:rPr>
        <w:t>Δ</w:t>
      </w:r>
      <w:r>
        <w:rPr>
          <w:lang w:val="en-GB"/>
        </w:rPr>
        <w:t>TPR2 mutant</w:t>
      </w:r>
      <w:sdt>
        <w:sdtPr>
          <w:rPr>
            <w:color w:val="000000"/>
            <w:vertAlign w:val="superscript"/>
          </w:rPr>
          <w:tag w:val="MENDELEY_CITATION_v3_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"/>
          <w:id w:val="-580218135"/>
          <w:placeholder>
            <w:docPart w:val="DD207952074744CD85200DE8A9CFC414"/>
          </w:placeholder>
        </w:sdtPr>
        <w:sdtContent>
          <w:r w:rsidRPr="009E4B3F">
            <w:rPr>
              <w:color w:val="000000"/>
              <w:vertAlign w:val="superscript"/>
            </w:rPr>
            <w:t>12</w:t>
          </w:r>
        </w:sdtContent>
      </w:sdt>
      <w:r>
        <w:rPr>
          <w:lang w:val="en-GB"/>
        </w:rPr>
        <w:t>, HNA synthesis by the P562del is distributive while D12A-THR is processive (with few visible accumulated intermediates between primer and full-length extension). Primer extension using alternative templates ruled out possible sequence-specific effects (</w:t>
      </w:r>
      <w:r w:rsidRPr="00082FC6">
        <w:rPr>
          <w:b/>
          <w:bCs/>
          <w:lang w:val="en-GB"/>
        </w:rPr>
        <w:t xml:space="preserve">Figure </w:t>
      </w:r>
      <w:r>
        <w:rPr>
          <w:b/>
          <w:bCs/>
          <w:lang w:val="en-GB"/>
        </w:rPr>
        <w:t>S3</w:t>
      </w:r>
      <w:r w:rsidRPr="000D1F20">
        <w:rPr>
          <w:b/>
          <w:bCs/>
          <w:lang w:val="en-GB"/>
        </w:rPr>
        <w:t>B</w:t>
      </w:r>
      <w:r>
        <w:rPr>
          <w:lang w:val="en-GB"/>
        </w:rPr>
        <w:t>).</w:t>
      </w:r>
    </w:p>
    <w:p w14:paraId="1AE409B9" w14:textId="77777777" w:rsidR="009E4B3F" w:rsidRDefault="009E4B3F" w:rsidP="00551C5C">
      <w:pPr>
        <w:spacing w:line="480" w:lineRule="auto"/>
        <w:jc w:val="both"/>
        <w:rPr>
          <w:noProof/>
        </w:rPr>
      </w:pPr>
    </w:p>
    <w:p w14:paraId="3955AD0A" w14:textId="77777777" w:rsidR="009E4B3F" w:rsidRDefault="009E4B3F" w:rsidP="00551C5C">
      <w:pPr>
        <w:spacing w:line="480" w:lineRule="auto"/>
        <w:jc w:val="both"/>
      </w:pPr>
      <w:commentRangeStart w:id="26"/>
      <w:r>
        <w:rPr>
          <w:noProof/>
        </w:rPr>
        <w:lastRenderedPageBreak/>
        <w:drawing>
          <wp:inline distT="0" distB="0" distL="0" distR="0" wp14:anchorId="6B590803" wp14:editId="51954B68">
            <wp:extent cx="5886054" cy="7431578"/>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4" cstate="print">
                      <a:extLst>
                        <a:ext uri="{28A0092B-C50C-407E-A947-70E740481C1C}">
                          <a14:useLocalDpi xmlns:a14="http://schemas.microsoft.com/office/drawing/2010/main" val="0"/>
                        </a:ext>
                      </a:extLst>
                    </a:blip>
                    <a:srcRect l="5698" t="10898" r="7520" b="11610"/>
                    <a:stretch/>
                  </pic:blipFill>
                  <pic:spPr bwMode="auto">
                    <a:xfrm>
                      <a:off x="0" y="0"/>
                      <a:ext cx="5892050" cy="7439149"/>
                    </a:xfrm>
                    <a:prstGeom prst="rect">
                      <a:avLst/>
                    </a:prstGeom>
                    <a:ln>
                      <a:noFill/>
                    </a:ln>
                    <a:extLst>
                      <a:ext uri="{53640926-AAD7-44D8-BBD7-CCE9431645EC}">
                        <a14:shadowObscured xmlns:a14="http://schemas.microsoft.com/office/drawing/2010/main"/>
                      </a:ext>
                    </a:extLst>
                  </pic:spPr>
                </pic:pic>
              </a:graphicData>
            </a:graphic>
          </wp:inline>
        </w:drawing>
      </w:r>
      <w:commentRangeEnd w:id="26"/>
      <w:r>
        <w:rPr>
          <w:rStyle w:val="CommentReference"/>
        </w:rPr>
        <w:commentReference w:id="26"/>
      </w:r>
    </w:p>
    <w:p w14:paraId="26DC2044" w14:textId="77777777" w:rsidR="009E4B3F" w:rsidRPr="00CD7847" w:rsidRDefault="009E4B3F" w:rsidP="00551C5C">
      <w:pPr>
        <w:spacing w:line="480" w:lineRule="auto"/>
        <w:jc w:val="both"/>
        <w:rPr>
          <w:i/>
          <w:iCs/>
          <w:sz w:val="22"/>
          <w:szCs w:val="18"/>
        </w:rPr>
      </w:pPr>
      <w:r w:rsidRPr="00CD7847">
        <w:rPr>
          <w:b/>
          <w:bCs/>
          <w:i/>
          <w:iCs/>
          <w:sz w:val="22"/>
          <w:szCs w:val="18"/>
        </w:rPr>
        <w:t xml:space="preserve">Figure 3. P562 deletion in </w:t>
      </w:r>
      <w:r>
        <w:rPr>
          <w:b/>
          <w:bCs/>
          <w:i/>
          <w:iCs/>
          <w:sz w:val="22"/>
          <w:szCs w:val="18"/>
        </w:rPr>
        <w:t>Phi29</w:t>
      </w:r>
      <w:r w:rsidRPr="00CD7847">
        <w:rPr>
          <w:b/>
          <w:bCs/>
          <w:i/>
          <w:iCs/>
          <w:sz w:val="22"/>
          <w:szCs w:val="18"/>
        </w:rPr>
        <w:t xml:space="preserve"> DNAP enables faster initiation of HNA synthesis</w:t>
      </w:r>
      <w:r w:rsidRPr="00CD7847">
        <w:rPr>
          <w:i/>
          <w:iCs/>
          <w:sz w:val="22"/>
          <w:szCs w:val="18"/>
        </w:rPr>
        <w:t xml:space="preserve">. Primer extension assays for HNA synthesis were carried out by incubating 10 </w:t>
      </w:r>
      <w:proofErr w:type="spellStart"/>
      <w:r w:rsidRPr="00CD7847">
        <w:rPr>
          <w:i/>
          <w:iCs/>
          <w:sz w:val="22"/>
          <w:szCs w:val="18"/>
        </w:rPr>
        <w:t>pmol</w:t>
      </w:r>
      <w:proofErr w:type="spellEnd"/>
      <w:r w:rsidRPr="00CD7847">
        <w:rPr>
          <w:i/>
          <w:iCs/>
          <w:sz w:val="22"/>
          <w:szCs w:val="18"/>
        </w:rPr>
        <w:t xml:space="preserve"> of single stranded </w:t>
      </w:r>
      <w:r w:rsidRPr="00CD7847">
        <w:rPr>
          <w:i/>
          <w:iCs/>
          <w:sz w:val="22"/>
          <w:szCs w:val="18"/>
        </w:rPr>
        <w:lastRenderedPageBreak/>
        <w:t xml:space="preserve">DNA template pre-annealed to 1 </w:t>
      </w:r>
      <w:proofErr w:type="spellStart"/>
      <w:r w:rsidRPr="00CD7847">
        <w:rPr>
          <w:i/>
          <w:iCs/>
          <w:sz w:val="22"/>
          <w:szCs w:val="18"/>
        </w:rPr>
        <w:t>pmol</w:t>
      </w:r>
      <w:proofErr w:type="spellEnd"/>
      <w:r w:rsidRPr="00CD7847">
        <w:rPr>
          <w:i/>
          <w:iCs/>
          <w:sz w:val="22"/>
          <w:szCs w:val="18"/>
        </w:rPr>
        <w:t xml:space="preserve"> of fluorescently labelled DNA primer</w:t>
      </w:r>
      <w:r>
        <w:rPr>
          <w:i/>
          <w:iCs/>
          <w:sz w:val="22"/>
          <w:szCs w:val="18"/>
        </w:rPr>
        <w:t xml:space="preserve"> (100 </w:t>
      </w:r>
      <w:proofErr w:type="spellStart"/>
      <w:r>
        <w:rPr>
          <w:i/>
          <w:iCs/>
          <w:sz w:val="22"/>
          <w:szCs w:val="18"/>
        </w:rPr>
        <w:t>nM</w:t>
      </w:r>
      <w:proofErr w:type="spellEnd"/>
      <w:r>
        <w:rPr>
          <w:i/>
          <w:iCs/>
          <w:sz w:val="22"/>
          <w:szCs w:val="18"/>
        </w:rPr>
        <w:t xml:space="preserve"> in the reaction conditions)</w:t>
      </w:r>
      <w:r w:rsidRPr="00CD7847">
        <w:rPr>
          <w:i/>
          <w:iCs/>
          <w:sz w:val="22"/>
          <w:szCs w:val="18"/>
        </w:rPr>
        <w:t xml:space="preserve"> with </w:t>
      </w:r>
      <w:r>
        <w:rPr>
          <w:i/>
          <w:iCs/>
          <w:sz w:val="22"/>
          <w:szCs w:val="18"/>
        </w:rPr>
        <w:t>60</w:t>
      </w:r>
      <w:r w:rsidRPr="00CD7847">
        <w:rPr>
          <w:i/>
          <w:iCs/>
          <w:sz w:val="22"/>
          <w:szCs w:val="18"/>
        </w:rPr>
        <w:t xml:space="preserve"> </w:t>
      </w:r>
      <w:proofErr w:type="spellStart"/>
      <w:r>
        <w:rPr>
          <w:rFonts w:cs="Arial"/>
          <w:i/>
          <w:iCs/>
          <w:sz w:val="22"/>
          <w:szCs w:val="18"/>
        </w:rPr>
        <w:t>n</w:t>
      </w:r>
      <w:r w:rsidRPr="00CD7847">
        <w:rPr>
          <w:i/>
          <w:iCs/>
          <w:sz w:val="22"/>
          <w:szCs w:val="18"/>
        </w:rPr>
        <w:t>M</w:t>
      </w:r>
      <w:proofErr w:type="spellEnd"/>
      <w:r w:rsidRPr="00CD7847">
        <w:rPr>
          <w:i/>
          <w:iCs/>
          <w:sz w:val="22"/>
          <w:szCs w:val="18"/>
        </w:rPr>
        <w:t xml:space="preserve"> </w:t>
      </w:r>
      <w:commentRangeStart w:id="27"/>
      <w:commentRangeEnd w:id="27"/>
      <w:r>
        <w:rPr>
          <w:rStyle w:val="CommentReference"/>
        </w:rPr>
        <w:commentReference w:id="27"/>
      </w:r>
      <w:r w:rsidRPr="00CD7847">
        <w:rPr>
          <w:i/>
          <w:iCs/>
          <w:sz w:val="22"/>
          <w:szCs w:val="18"/>
        </w:rPr>
        <w:t xml:space="preserve">D12A-THR or P562del </w:t>
      </w:r>
      <w:r>
        <w:rPr>
          <w:i/>
          <w:iCs/>
          <w:sz w:val="22"/>
          <w:szCs w:val="18"/>
        </w:rPr>
        <w:t>Phi29</w:t>
      </w:r>
      <w:r w:rsidRPr="00CD7847">
        <w:rPr>
          <w:i/>
          <w:iCs/>
          <w:sz w:val="22"/>
          <w:szCs w:val="18"/>
        </w:rPr>
        <w:t xml:space="preserve"> DNAP over different amounts of time. (</w:t>
      </w:r>
      <w:r w:rsidRPr="00CD7847">
        <w:rPr>
          <w:b/>
          <w:bCs/>
          <w:i/>
          <w:iCs/>
          <w:sz w:val="22"/>
          <w:szCs w:val="18"/>
        </w:rPr>
        <w:t>A</w:t>
      </w:r>
      <w:r w:rsidRPr="00CD7847">
        <w:rPr>
          <w:i/>
          <w:iCs/>
          <w:sz w:val="22"/>
          <w:szCs w:val="18"/>
        </w:rPr>
        <w:t>)</w:t>
      </w:r>
      <w:r>
        <w:rPr>
          <w:i/>
          <w:iCs/>
          <w:sz w:val="22"/>
          <w:szCs w:val="18"/>
        </w:rPr>
        <w:t xml:space="preserve"> </w:t>
      </w:r>
      <w:r w:rsidRPr="00CD7847">
        <w:rPr>
          <w:i/>
          <w:iCs/>
          <w:sz w:val="22"/>
          <w:szCs w:val="18"/>
        </w:rPr>
        <w:t>HNA primer extension products synthesized by D12A-THR and P562 mutants separated by denaturing PAGE. Un</w:t>
      </w:r>
      <w:r>
        <w:rPr>
          <w:i/>
          <w:iCs/>
          <w:sz w:val="22"/>
          <w:szCs w:val="18"/>
        </w:rPr>
        <w:t>-</w:t>
      </w:r>
      <w:r w:rsidRPr="00CD7847">
        <w:rPr>
          <w:i/>
          <w:iCs/>
          <w:sz w:val="22"/>
          <w:szCs w:val="18"/>
        </w:rPr>
        <w:t>extended primer (U) and extension products of ~37 incorporations (E) are highlighted. (</w:t>
      </w:r>
      <w:r w:rsidRPr="00CD7847">
        <w:rPr>
          <w:b/>
          <w:bCs/>
          <w:i/>
          <w:iCs/>
          <w:sz w:val="22"/>
          <w:szCs w:val="18"/>
        </w:rPr>
        <w:t>B</w:t>
      </w:r>
      <w:r w:rsidRPr="00CD7847">
        <w:rPr>
          <w:i/>
          <w:iCs/>
          <w:sz w:val="22"/>
          <w:szCs w:val="18"/>
        </w:rPr>
        <w:t>) Average depletion of un</w:t>
      </w:r>
      <w:r>
        <w:rPr>
          <w:i/>
          <w:iCs/>
          <w:sz w:val="22"/>
          <w:szCs w:val="18"/>
        </w:rPr>
        <w:t>-</w:t>
      </w:r>
      <w:r w:rsidRPr="00CD7847">
        <w:rPr>
          <w:i/>
          <w:iCs/>
          <w:sz w:val="22"/>
          <w:szCs w:val="18"/>
        </w:rPr>
        <w:t>extended primer (U) by D12A-THR (orange) and P562del (blue) normalized to the earliest time point (0 min). (</w:t>
      </w:r>
      <w:r w:rsidRPr="00CD7847">
        <w:rPr>
          <w:b/>
          <w:bCs/>
          <w:i/>
          <w:iCs/>
          <w:sz w:val="22"/>
          <w:szCs w:val="18"/>
        </w:rPr>
        <w:t>C</w:t>
      </w:r>
      <w:r w:rsidRPr="00CD7847">
        <w:rPr>
          <w:i/>
          <w:iCs/>
          <w:sz w:val="22"/>
          <w:szCs w:val="18"/>
        </w:rPr>
        <w:t xml:space="preserve">) Average extended products with ~37 incorporations (E) by D12A-THR and P562del normalized to the earliest time point (0 min). P562del shows a faster start to its </w:t>
      </w:r>
      <w:proofErr w:type="spellStart"/>
      <w:r w:rsidRPr="00CD7847">
        <w:rPr>
          <w:i/>
          <w:iCs/>
          <w:sz w:val="22"/>
          <w:szCs w:val="18"/>
        </w:rPr>
        <w:t>hNTP</w:t>
      </w:r>
      <w:proofErr w:type="spellEnd"/>
      <w:r w:rsidRPr="00CD7847">
        <w:rPr>
          <w:i/>
          <w:iCs/>
          <w:sz w:val="22"/>
          <w:szCs w:val="18"/>
        </w:rPr>
        <w:t xml:space="preserve"> incorporations than D12A-THR.</w:t>
      </w:r>
      <w:r>
        <w:rPr>
          <w:i/>
          <w:iCs/>
          <w:sz w:val="22"/>
          <w:szCs w:val="18"/>
        </w:rPr>
        <w:t xml:space="preserve"> </w:t>
      </w:r>
      <w:r w:rsidRPr="008576C3">
        <w:rPr>
          <w:i/>
          <w:iCs/>
          <w:sz w:val="22"/>
          <w:szCs w:val="18"/>
        </w:rPr>
        <w:t>(</w:t>
      </w:r>
      <w:r w:rsidRPr="004C23F0">
        <w:rPr>
          <w:b/>
          <w:i/>
          <w:sz w:val="22"/>
          <w:szCs w:val="18"/>
        </w:rPr>
        <w:t>D</w:t>
      </w:r>
      <w:r w:rsidRPr="008576C3">
        <w:rPr>
          <w:i/>
          <w:iCs/>
          <w:sz w:val="22"/>
          <w:szCs w:val="18"/>
        </w:rPr>
        <w:t>)</w:t>
      </w:r>
      <w:r w:rsidRPr="004C23F0">
        <w:rPr>
          <w:rFonts w:cs="Arial"/>
          <w:i/>
          <w:szCs w:val="24"/>
          <w:lang w:val="en-GB"/>
        </w:rPr>
        <w:t xml:space="preserve"> </w:t>
      </w:r>
      <w:r w:rsidRPr="004C23F0">
        <w:rPr>
          <w:rFonts w:cs="Arial"/>
          <w:i/>
          <w:sz w:val="22"/>
          <w:szCs w:val="22"/>
          <w:lang w:val="en-GB"/>
        </w:rPr>
        <w:t xml:space="preserve">The effect of polymerase concentration on HNA primer extensions </w:t>
      </w:r>
      <w:r w:rsidRPr="004C23F0">
        <w:rPr>
          <w:rFonts w:cs="Arial"/>
          <w:i/>
          <w:iCs/>
          <w:sz w:val="22"/>
          <w:szCs w:val="22"/>
          <w:lang w:val="en-GB"/>
        </w:rPr>
        <w:t>at</w:t>
      </w:r>
      <w:r w:rsidRPr="004C23F0">
        <w:rPr>
          <w:rFonts w:cs="Arial"/>
          <w:i/>
          <w:sz w:val="22"/>
          <w:szCs w:val="22"/>
          <w:lang w:val="en-GB"/>
        </w:rPr>
        <w:t xml:space="preserve"> a fixed time point of 15 min.</w:t>
      </w:r>
      <w:r>
        <w:rPr>
          <w:rFonts w:cs="Arial"/>
          <w:i/>
          <w:iCs/>
          <w:szCs w:val="24"/>
          <w:lang w:val="en-GB"/>
        </w:rPr>
        <w:t xml:space="preserve"> </w:t>
      </w:r>
      <w:r w:rsidRPr="00CD7847">
        <w:rPr>
          <w:i/>
          <w:iCs/>
          <w:sz w:val="22"/>
          <w:szCs w:val="18"/>
        </w:rPr>
        <w:t>Un</w:t>
      </w:r>
      <w:r>
        <w:rPr>
          <w:i/>
          <w:iCs/>
          <w:sz w:val="22"/>
          <w:szCs w:val="18"/>
        </w:rPr>
        <w:t>-</w:t>
      </w:r>
      <w:r w:rsidRPr="00CD7847">
        <w:rPr>
          <w:i/>
          <w:iCs/>
          <w:sz w:val="22"/>
          <w:szCs w:val="18"/>
        </w:rPr>
        <w:t>extended primer (U) and extension products of ~3</w:t>
      </w:r>
      <w:r>
        <w:rPr>
          <w:i/>
          <w:iCs/>
          <w:sz w:val="22"/>
          <w:szCs w:val="18"/>
        </w:rPr>
        <w:t>0</w:t>
      </w:r>
      <w:r w:rsidRPr="00CD7847">
        <w:rPr>
          <w:i/>
          <w:iCs/>
          <w:sz w:val="22"/>
          <w:szCs w:val="18"/>
        </w:rPr>
        <w:t xml:space="preserve"> incorporations (E</w:t>
      </w:r>
      <w:r>
        <w:rPr>
          <w:i/>
          <w:iCs/>
          <w:sz w:val="22"/>
          <w:szCs w:val="18"/>
        </w:rPr>
        <w:t>2</w:t>
      </w:r>
      <w:r w:rsidRPr="00CD7847">
        <w:rPr>
          <w:i/>
          <w:iCs/>
          <w:sz w:val="22"/>
          <w:szCs w:val="18"/>
        </w:rPr>
        <w:t>) are highlighted.</w:t>
      </w:r>
      <w:r>
        <w:rPr>
          <w:i/>
          <w:iCs/>
          <w:sz w:val="22"/>
          <w:szCs w:val="18"/>
        </w:rPr>
        <w:t xml:space="preserve"> (</w:t>
      </w:r>
      <w:r w:rsidRPr="004C23F0">
        <w:rPr>
          <w:b/>
          <w:i/>
          <w:sz w:val="22"/>
          <w:szCs w:val="18"/>
        </w:rPr>
        <w:t>E</w:t>
      </w:r>
      <w:r>
        <w:rPr>
          <w:i/>
          <w:iCs/>
          <w:sz w:val="22"/>
          <w:szCs w:val="18"/>
        </w:rPr>
        <w:t>) Fraction of extended primer (E2) after 15 min incubations with each protein concentration used in (</w:t>
      </w:r>
      <w:r w:rsidRPr="004C23F0">
        <w:rPr>
          <w:b/>
          <w:i/>
          <w:sz w:val="22"/>
          <w:szCs w:val="18"/>
        </w:rPr>
        <w:t>D</w:t>
      </w:r>
      <w:r>
        <w:rPr>
          <w:i/>
          <w:iCs/>
          <w:sz w:val="22"/>
          <w:szCs w:val="18"/>
        </w:rPr>
        <w:t xml:space="preserve">). 3 </w:t>
      </w:r>
      <w:r w:rsidRPr="006C1434">
        <w:rPr>
          <w:i/>
          <w:iCs/>
          <w:sz w:val="22"/>
          <w:szCs w:val="18"/>
        </w:rPr>
        <w:t>biological replicates</w:t>
      </w:r>
      <w:r>
        <w:rPr>
          <w:i/>
          <w:iCs/>
          <w:sz w:val="22"/>
          <w:szCs w:val="18"/>
        </w:rPr>
        <w:t xml:space="preserve"> were carried out for (</w:t>
      </w:r>
      <w:r w:rsidRPr="00F554F6">
        <w:rPr>
          <w:b/>
          <w:bCs/>
          <w:i/>
          <w:iCs/>
          <w:sz w:val="22"/>
          <w:szCs w:val="18"/>
        </w:rPr>
        <w:t>B-C</w:t>
      </w:r>
      <w:r>
        <w:rPr>
          <w:i/>
          <w:iCs/>
          <w:sz w:val="22"/>
          <w:szCs w:val="18"/>
        </w:rPr>
        <w:t>) and 2 biological replicates were carried out for (</w:t>
      </w:r>
      <w:r w:rsidRPr="004C23F0">
        <w:rPr>
          <w:b/>
          <w:i/>
          <w:sz w:val="22"/>
          <w:szCs w:val="18"/>
        </w:rPr>
        <w:t>E</w:t>
      </w:r>
      <w:r>
        <w:rPr>
          <w:i/>
          <w:iCs/>
          <w:sz w:val="22"/>
          <w:szCs w:val="18"/>
        </w:rPr>
        <w:t>). In all cases, error bars show standard error of the mean.</w:t>
      </w:r>
    </w:p>
    <w:p w14:paraId="65CE9D0E" w14:textId="77777777" w:rsidR="009E4B3F" w:rsidRPr="00346009" w:rsidRDefault="009E4B3F" w:rsidP="00551C5C">
      <w:pPr>
        <w:spacing w:line="480" w:lineRule="auto"/>
        <w:jc w:val="both"/>
      </w:pPr>
    </w:p>
    <w:p w14:paraId="426BFF72" w14:textId="77777777" w:rsidR="009E4B3F" w:rsidRDefault="009E4B3F" w:rsidP="00551C5C">
      <w:pPr>
        <w:spacing w:line="480" w:lineRule="auto"/>
        <w:jc w:val="both"/>
      </w:pPr>
      <w:r>
        <w:t xml:space="preserve">Multiple polymerase mechanisms could account for the “early burst” phenotype observed. For instance, changes in binding affinity to the template (which begins as dsDNA but changes into an HNA/DNA heteroduplex as the polymerase extend the primer), changes in processivity (by increasing the dissociation rate of the enzyme from the template), or a drop in fidelity (misincorporations stall the polymerase and can also lead to more frequent sampling of the editing conformations). We therefore focused characterization on assays that could give some insight into those processes, always comparing P562del, to the parental enzymes, with (Exo+THR: </w:t>
      </w:r>
      <w:r>
        <w:rPr>
          <w:lang w:val="en-GB"/>
        </w:rPr>
        <w:t xml:space="preserve">Phi29 DNAP </w:t>
      </w:r>
      <w:r w:rsidRPr="00BC2D10">
        <w:rPr>
          <w:lang w:val="en-GB"/>
        </w:rPr>
        <w:t>M8R</w:t>
      </w:r>
      <w:r>
        <w:rPr>
          <w:lang w:val="en-GB"/>
        </w:rPr>
        <w:t>, V51A, M97T, G197D, E221K, Q497P, K512E, F526L)</w:t>
      </w:r>
      <w:r>
        <w:t xml:space="preserve"> or without (D12A-THR) active exonuclease function.</w:t>
      </w:r>
    </w:p>
    <w:p w14:paraId="44339EB1" w14:textId="77777777" w:rsidR="009E4B3F" w:rsidRDefault="009E4B3F" w:rsidP="00551C5C">
      <w:pPr>
        <w:spacing w:line="480" w:lineRule="auto"/>
        <w:jc w:val="both"/>
        <w:rPr>
          <w:noProof/>
        </w:rPr>
      </w:pPr>
    </w:p>
    <w:p w14:paraId="0B5BC3D2" w14:textId="77777777" w:rsidR="009E4B3F" w:rsidRDefault="009E4B3F" w:rsidP="00551C5C">
      <w:pPr>
        <w:spacing w:line="480" w:lineRule="auto"/>
        <w:jc w:val="both"/>
        <w:rPr>
          <w:noProof/>
        </w:rPr>
      </w:pPr>
    </w:p>
    <w:p w14:paraId="5A7408C2" w14:textId="77777777" w:rsidR="009E4B3F" w:rsidRDefault="009E4B3F" w:rsidP="00551C5C">
      <w:pPr>
        <w:spacing w:line="480" w:lineRule="auto"/>
        <w:jc w:val="both"/>
      </w:pPr>
      <w:r>
        <w:rPr>
          <w:noProof/>
        </w:rPr>
        <w:lastRenderedPageBreak/>
        <w:drawing>
          <wp:inline distT="0" distB="0" distL="0" distR="0" wp14:anchorId="677AB968" wp14:editId="6A27C8CF">
            <wp:extent cx="5918200" cy="73152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5" cstate="print">
                      <a:extLst>
                        <a:ext uri="{28A0092B-C50C-407E-A947-70E740481C1C}">
                          <a14:useLocalDpi xmlns:a14="http://schemas.microsoft.com/office/drawing/2010/main" val="0"/>
                        </a:ext>
                      </a:extLst>
                    </a:blip>
                    <a:srcRect l="6087" t="6236" r="6912" b="17732"/>
                    <a:stretch/>
                  </pic:blipFill>
                  <pic:spPr bwMode="auto">
                    <a:xfrm>
                      <a:off x="0" y="0"/>
                      <a:ext cx="5925222" cy="7323880"/>
                    </a:xfrm>
                    <a:prstGeom prst="rect">
                      <a:avLst/>
                    </a:prstGeom>
                    <a:ln>
                      <a:noFill/>
                    </a:ln>
                    <a:extLst>
                      <a:ext uri="{53640926-AAD7-44D8-BBD7-CCE9431645EC}">
                        <a14:shadowObscured xmlns:a14="http://schemas.microsoft.com/office/drawing/2010/main"/>
                      </a:ext>
                    </a:extLst>
                  </pic:spPr>
                </pic:pic>
              </a:graphicData>
            </a:graphic>
          </wp:inline>
        </w:drawing>
      </w:r>
    </w:p>
    <w:p w14:paraId="3080E088" w14:textId="77777777" w:rsidR="009E4B3F" w:rsidRPr="00CD7847" w:rsidRDefault="009E4B3F" w:rsidP="00551C5C">
      <w:pPr>
        <w:spacing w:line="480" w:lineRule="auto"/>
        <w:jc w:val="both"/>
        <w:rPr>
          <w:i/>
          <w:iCs/>
          <w:sz w:val="22"/>
          <w:szCs w:val="18"/>
        </w:rPr>
      </w:pPr>
      <w:r w:rsidRPr="00CD7847">
        <w:rPr>
          <w:b/>
          <w:bCs/>
          <w:i/>
          <w:iCs/>
          <w:sz w:val="22"/>
          <w:szCs w:val="18"/>
        </w:rPr>
        <w:t>Figure 4.</w:t>
      </w:r>
      <w:r w:rsidRPr="00CD7847">
        <w:rPr>
          <w:i/>
          <w:iCs/>
          <w:sz w:val="22"/>
          <w:szCs w:val="18"/>
        </w:rPr>
        <w:t xml:space="preserve"> </w:t>
      </w:r>
      <w:r w:rsidRPr="00CD7847">
        <w:rPr>
          <w:b/>
          <w:bCs/>
          <w:i/>
          <w:iCs/>
          <w:sz w:val="22"/>
          <w:szCs w:val="18"/>
        </w:rPr>
        <w:t>Phi29 DNAP P562del reduced DNA binding capacity.</w:t>
      </w:r>
      <w:r w:rsidRPr="00CD7847">
        <w:rPr>
          <w:i/>
          <w:iCs/>
          <w:sz w:val="22"/>
          <w:szCs w:val="18"/>
        </w:rPr>
        <w:t xml:space="preserve"> </w:t>
      </w:r>
      <w:r>
        <w:rPr>
          <w:i/>
          <w:iCs/>
          <w:sz w:val="22"/>
          <w:szCs w:val="18"/>
        </w:rPr>
        <w:t>C</w:t>
      </w:r>
      <w:r w:rsidRPr="00CD7847">
        <w:rPr>
          <w:i/>
          <w:iCs/>
          <w:sz w:val="22"/>
          <w:szCs w:val="18"/>
        </w:rPr>
        <w:t xml:space="preserve">ommercial </w:t>
      </w:r>
      <w:r>
        <w:rPr>
          <w:i/>
          <w:iCs/>
          <w:sz w:val="22"/>
          <w:szCs w:val="18"/>
        </w:rPr>
        <w:t>(NEB)</w:t>
      </w:r>
      <w:r w:rsidRPr="00CD7847">
        <w:rPr>
          <w:i/>
          <w:iCs/>
          <w:sz w:val="22"/>
          <w:szCs w:val="18"/>
        </w:rPr>
        <w:t xml:space="preserve"> </w:t>
      </w:r>
      <w:r>
        <w:rPr>
          <w:i/>
          <w:iCs/>
          <w:sz w:val="22"/>
          <w:szCs w:val="18"/>
        </w:rPr>
        <w:t>Phi29</w:t>
      </w:r>
      <w:r w:rsidRPr="00CD7847">
        <w:rPr>
          <w:i/>
          <w:iCs/>
          <w:sz w:val="22"/>
          <w:szCs w:val="18"/>
        </w:rPr>
        <w:t xml:space="preserve"> DNAP (</w:t>
      </w:r>
      <w:r>
        <w:rPr>
          <w:i/>
          <w:iCs/>
          <w:sz w:val="22"/>
          <w:szCs w:val="18"/>
        </w:rPr>
        <w:t>Phi29(</w:t>
      </w:r>
      <w:proofErr w:type="spellStart"/>
      <w:r>
        <w:rPr>
          <w:i/>
          <w:iCs/>
          <w:sz w:val="22"/>
          <w:szCs w:val="18"/>
        </w:rPr>
        <w:t>wt</w:t>
      </w:r>
      <w:proofErr w:type="spellEnd"/>
      <w:r>
        <w:rPr>
          <w:i/>
          <w:iCs/>
          <w:sz w:val="22"/>
          <w:szCs w:val="18"/>
        </w:rPr>
        <w:t>)</w:t>
      </w:r>
      <w:r w:rsidRPr="00CD7847">
        <w:rPr>
          <w:i/>
          <w:iCs/>
          <w:sz w:val="22"/>
          <w:szCs w:val="18"/>
        </w:rPr>
        <w:t xml:space="preserve">), D12A-THR or P562del were allowed to bind a fluorescently labelled primer </w:t>
      </w:r>
      <w:r w:rsidRPr="00CD7847">
        <w:rPr>
          <w:i/>
          <w:iCs/>
          <w:sz w:val="22"/>
          <w:szCs w:val="18"/>
        </w:rPr>
        <w:lastRenderedPageBreak/>
        <w:t>pre-annealed to a ssDNA template (</w:t>
      </w:r>
      <w:r w:rsidRPr="00CD7847">
        <w:rPr>
          <w:b/>
          <w:bCs/>
          <w:i/>
          <w:iCs/>
          <w:sz w:val="22"/>
          <w:szCs w:val="18"/>
        </w:rPr>
        <w:t>A</w:t>
      </w:r>
      <w:r w:rsidRPr="00CD7847">
        <w:rPr>
          <w:i/>
          <w:iCs/>
          <w:sz w:val="22"/>
          <w:szCs w:val="18"/>
        </w:rPr>
        <w:t xml:space="preserve">) </w:t>
      </w:r>
      <w:r>
        <w:rPr>
          <w:i/>
          <w:iCs/>
          <w:sz w:val="22"/>
          <w:szCs w:val="18"/>
        </w:rPr>
        <w:t>EMSA r</w:t>
      </w:r>
      <w:r w:rsidRPr="00CD7847">
        <w:rPr>
          <w:i/>
          <w:iCs/>
          <w:sz w:val="22"/>
          <w:szCs w:val="18"/>
        </w:rPr>
        <w:t>eactions</w:t>
      </w:r>
      <w:r>
        <w:rPr>
          <w:i/>
          <w:iCs/>
          <w:sz w:val="22"/>
          <w:szCs w:val="18"/>
        </w:rPr>
        <w:t xml:space="preserve"> incubated for 0 min and 15 min with 13 </w:t>
      </w:r>
      <w:proofErr w:type="spellStart"/>
      <w:r>
        <w:rPr>
          <w:i/>
          <w:iCs/>
          <w:sz w:val="22"/>
          <w:szCs w:val="18"/>
        </w:rPr>
        <w:t>nM</w:t>
      </w:r>
      <w:proofErr w:type="spellEnd"/>
      <w:r>
        <w:rPr>
          <w:i/>
          <w:iCs/>
          <w:sz w:val="22"/>
          <w:szCs w:val="18"/>
        </w:rPr>
        <w:t xml:space="preserve"> of Phi29(</w:t>
      </w:r>
      <w:proofErr w:type="spellStart"/>
      <w:r>
        <w:rPr>
          <w:i/>
          <w:iCs/>
          <w:sz w:val="22"/>
          <w:szCs w:val="18"/>
        </w:rPr>
        <w:t>wt</w:t>
      </w:r>
      <w:proofErr w:type="spellEnd"/>
      <w:r>
        <w:rPr>
          <w:i/>
          <w:iCs/>
          <w:sz w:val="22"/>
          <w:szCs w:val="18"/>
        </w:rPr>
        <w:t xml:space="preserve">), </w:t>
      </w:r>
      <w:r w:rsidRPr="00CD7847">
        <w:rPr>
          <w:i/>
          <w:iCs/>
          <w:sz w:val="22"/>
          <w:szCs w:val="18"/>
        </w:rPr>
        <w:t xml:space="preserve">D12A-THR </w:t>
      </w:r>
      <w:r>
        <w:rPr>
          <w:i/>
          <w:iCs/>
          <w:sz w:val="22"/>
          <w:szCs w:val="18"/>
        </w:rPr>
        <w:t>and</w:t>
      </w:r>
      <w:r w:rsidRPr="00CD7847">
        <w:rPr>
          <w:i/>
          <w:iCs/>
          <w:sz w:val="22"/>
          <w:szCs w:val="18"/>
        </w:rPr>
        <w:t xml:space="preserve"> P562del</w:t>
      </w:r>
      <w:r>
        <w:rPr>
          <w:i/>
          <w:iCs/>
          <w:sz w:val="22"/>
          <w:szCs w:val="18"/>
        </w:rPr>
        <w:t>. (</w:t>
      </w:r>
      <w:r w:rsidRPr="0009224E">
        <w:rPr>
          <w:b/>
          <w:bCs/>
          <w:i/>
          <w:iCs/>
          <w:sz w:val="22"/>
          <w:szCs w:val="18"/>
        </w:rPr>
        <w:t>B</w:t>
      </w:r>
      <w:r>
        <w:rPr>
          <w:i/>
          <w:iCs/>
          <w:sz w:val="22"/>
          <w:szCs w:val="18"/>
        </w:rPr>
        <w:t>) EMSA r</w:t>
      </w:r>
      <w:r w:rsidRPr="00CD7847">
        <w:rPr>
          <w:i/>
          <w:iCs/>
          <w:sz w:val="22"/>
          <w:szCs w:val="18"/>
        </w:rPr>
        <w:t>eactions</w:t>
      </w:r>
      <w:r>
        <w:rPr>
          <w:i/>
          <w:iCs/>
          <w:sz w:val="22"/>
          <w:szCs w:val="18"/>
        </w:rPr>
        <w:t xml:space="preserve"> incubated for 0 min and 15 min with 36 </w:t>
      </w:r>
      <w:proofErr w:type="spellStart"/>
      <w:r>
        <w:rPr>
          <w:i/>
          <w:iCs/>
          <w:sz w:val="22"/>
          <w:szCs w:val="18"/>
        </w:rPr>
        <w:t>nM</w:t>
      </w:r>
      <w:proofErr w:type="spellEnd"/>
      <w:r>
        <w:rPr>
          <w:i/>
          <w:iCs/>
          <w:sz w:val="22"/>
          <w:szCs w:val="18"/>
        </w:rPr>
        <w:t xml:space="preserve"> of </w:t>
      </w:r>
      <w:r w:rsidRPr="00CD7847">
        <w:rPr>
          <w:i/>
          <w:iCs/>
          <w:sz w:val="22"/>
          <w:szCs w:val="18"/>
        </w:rPr>
        <w:t xml:space="preserve">D12A-THR </w:t>
      </w:r>
      <w:r>
        <w:rPr>
          <w:i/>
          <w:iCs/>
          <w:sz w:val="22"/>
          <w:szCs w:val="18"/>
        </w:rPr>
        <w:t>and</w:t>
      </w:r>
      <w:r w:rsidRPr="00CD7847">
        <w:rPr>
          <w:i/>
          <w:iCs/>
          <w:sz w:val="22"/>
          <w:szCs w:val="18"/>
        </w:rPr>
        <w:t xml:space="preserve"> P562de</w:t>
      </w:r>
      <w:r>
        <w:rPr>
          <w:i/>
          <w:iCs/>
          <w:sz w:val="22"/>
          <w:szCs w:val="18"/>
        </w:rPr>
        <w:t xml:space="preserve"> and 18 </w:t>
      </w:r>
      <w:proofErr w:type="spellStart"/>
      <w:r>
        <w:rPr>
          <w:i/>
          <w:iCs/>
          <w:sz w:val="22"/>
          <w:szCs w:val="18"/>
        </w:rPr>
        <w:t>nM</w:t>
      </w:r>
      <w:proofErr w:type="spellEnd"/>
      <w:r>
        <w:rPr>
          <w:i/>
          <w:iCs/>
          <w:sz w:val="22"/>
          <w:szCs w:val="18"/>
        </w:rPr>
        <w:t xml:space="preserve"> of Phi29(</w:t>
      </w:r>
      <w:proofErr w:type="spellStart"/>
      <w:r>
        <w:rPr>
          <w:i/>
          <w:iCs/>
          <w:sz w:val="22"/>
          <w:szCs w:val="18"/>
        </w:rPr>
        <w:t>wt</w:t>
      </w:r>
      <w:proofErr w:type="spellEnd"/>
      <w:r>
        <w:rPr>
          <w:i/>
          <w:iCs/>
          <w:sz w:val="22"/>
          <w:szCs w:val="18"/>
        </w:rPr>
        <w:t>) (capped at this concentration due to limit in reaction volume and commercial Phi29 DNA polymerase concentration)</w:t>
      </w:r>
      <w:r w:rsidRPr="00CD7847">
        <w:rPr>
          <w:i/>
          <w:iCs/>
          <w:sz w:val="22"/>
          <w:szCs w:val="18"/>
        </w:rPr>
        <w:t>.</w:t>
      </w:r>
      <w:r>
        <w:rPr>
          <w:i/>
          <w:iCs/>
          <w:sz w:val="22"/>
          <w:szCs w:val="18"/>
        </w:rPr>
        <w:t xml:space="preserve"> </w:t>
      </w:r>
      <w:r w:rsidRPr="00CD7847">
        <w:rPr>
          <w:i/>
          <w:iCs/>
          <w:sz w:val="22"/>
          <w:szCs w:val="18"/>
        </w:rPr>
        <w:t>(</w:t>
      </w:r>
      <w:r>
        <w:rPr>
          <w:b/>
          <w:bCs/>
          <w:i/>
          <w:iCs/>
          <w:sz w:val="22"/>
          <w:szCs w:val="18"/>
        </w:rPr>
        <w:t>C</w:t>
      </w:r>
      <w:r w:rsidRPr="00CD7847">
        <w:rPr>
          <w:i/>
          <w:iCs/>
          <w:sz w:val="22"/>
          <w:szCs w:val="18"/>
        </w:rPr>
        <w:t>) Fraction of intermediate Pol-DNA complex</w:t>
      </w:r>
      <w:r>
        <w:rPr>
          <w:i/>
          <w:iCs/>
          <w:sz w:val="22"/>
          <w:szCs w:val="18"/>
        </w:rPr>
        <w:t xml:space="preserve"> (left)</w:t>
      </w:r>
      <w:r w:rsidRPr="00CD7847">
        <w:rPr>
          <w:i/>
          <w:iCs/>
          <w:sz w:val="22"/>
          <w:szCs w:val="18"/>
        </w:rPr>
        <w:t xml:space="preserve">, and the fraction of stable Pol-DNA complex by D12A-THR (orange) and P562del (blue) </w:t>
      </w:r>
      <w:r>
        <w:rPr>
          <w:i/>
          <w:iCs/>
          <w:sz w:val="22"/>
          <w:szCs w:val="18"/>
        </w:rPr>
        <w:t xml:space="preserve">(right) </w:t>
      </w:r>
      <w:r w:rsidRPr="00CD7847">
        <w:rPr>
          <w:i/>
          <w:iCs/>
          <w:sz w:val="22"/>
          <w:szCs w:val="18"/>
        </w:rPr>
        <w:t xml:space="preserve">over time. </w:t>
      </w:r>
      <w:r>
        <w:rPr>
          <w:i/>
          <w:iCs/>
          <w:sz w:val="22"/>
          <w:szCs w:val="18"/>
        </w:rPr>
        <w:t>Two biological replicates were carried out and error bars represent the standard error of the mean between experiments. (</w:t>
      </w:r>
      <w:r>
        <w:rPr>
          <w:b/>
          <w:i/>
          <w:sz w:val="22"/>
          <w:szCs w:val="18"/>
        </w:rPr>
        <w:t>D</w:t>
      </w:r>
      <w:r>
        <w:rPr>
          <w:i/>
          <w:iCs/>
          <w:sz w:val="22"/>
          <w:szCs w:val="18"/>
        </w:rPr>
        <w:t xml:space="preserve">) Fraction of stable complex at the start of the reactions (0 min incubation - magenta) and after 15 min incubation (black) with </w:t>
      </w:r>
      <w:del w:id="29" w:author="Paola Handal" w:date="2023-04-07T19:30:00Z">
        <w:r w:rsidDel="004409AE">
          <w:rPr>
            <w:i/>
            <w:iCs/>
            <w:sz w:val="22"/>
            <w:szCs w:val="18"/>
          </w:rPr>
          <w:delText xml:space="preserve">different protein </w:delText>
        </w:r>
        <w:commentRangeStart w:id="30"/>
        <w:r w:rsidDel="004409AE">
          <w:rPr>
            <w:i/>
            <w:iCs/>
            <w:sz w:val="22"/>
            <w:szCs w:val="18"/>
          </w:rPr>
          <w:delText>concentrations</w:delText>
        </w:r>
        <w:commentRangeEnd w:id="30"/>
        <w:r w:rsidDel="004409AE">
          <w:rPr>
            <w:rStyle w:val="CommentReference"/>
          </w:rPr>
          <w:commentReference w:id="30"/>
        </w:r>
      </w:del>
      <w:ins w:id="31" w:author="Paola Handal" w:date="2023-04-07T19:30:00Z">
        <w:r>
          <w:rPr>
            <w:i/>
            <w:iCs/>
            <w:sz w:val="22"/>
            <w:szCs w:val="18"/>
          </w:rPr>
          <w:t xml:space="preserve">1, 13 and 36 </w:t>
        </w:r>
        <w:proofErr w:type="spellStart"/>
        <w:r>
          <w:rPr>
            <w:i/>
            <w:iCs/>
            <w:sz w:val="22"/>
            <w:szCs w:val="18"/>
          </w:rPr>
          <w:t>nM</w:t>
        </w:r>
        <w:proofErr w:type="spellEnd"/>
        <w:r>
          <w:rPr>
            <w:i/>
            <w:iCs/>
            <w:sz w:val="22"/>
            <w:szCs w:val="18"/>
          </w:rPr>
          <w:t xml:space="preserve"> of each mutant</w:t>
        </w:r>
      </w:ins>
      <w:r>
        <w:rPr>
          <w:i/>
          <w:iCs/>
          <w:sz w:val="22"/>
          <w:szCs w:val="18"/>
        </w:rPr>
        <w:t>. These experiments were carried out only once.</w:t>
      </w:r>
    </w:p>
    <w:p w14:paraId="5B328404" w14:textId="77777777" w:rsidR="009E4B3F" w:rsidRPr="00D61DF6" w:rsidRDefault="009E4B3F" w:rsidP="007200D9">
      <w:pPr>
        <w:spacing w:line="480" w:lineRule="auto"/>
        <w:jc w:val="both"/>
        <w:rPr>
          <w:lang w:val="en-GB"/>
        </w:rPr>
      </w:pPr>
      <w:r>
        <w:t>Electrophoretic mobility shift assays (EMSAs) showed a significant difference between P562del and D12A-THR (</w:t>
      </w:r>
      <w:r w:rsidRPr="00082FC6">
        <w:rPr>
          <w:b/>
          <w:bCs/>
        </w:rPr>
        <w:t xml:space="preserve">Figure </w:t>
      </w:r>
      <w:r>
        <w:rPr>
          <w:b/>
          <w:bCs/>
        </w:rPr>
        <w:t>4</w:t>
      </w:r>
      <w:r w:rsidRPr="00265BD0">
        <w:t>)</w:t>
      </w:r>
      <w:r>
        <w:t>. The parental enzyme, as previously reported, shows complexes with two different mobilities: an unstable intermediate that transitions to a stable replication-competent complex</w:t>
      </w:r>
      <w:sdt>
        <w:sdtPr>
          <w:rPr>
            <w:color w:val="000000"/>
            <w:vertAlign w:val="superscript"/>
            <w:lang w:val="en-GB"/>
          </w:rPr>
          <w:tag w:val="MENDELEY_CITATION_v3_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"/>
          <w:id w:val="-486478943"/>
          <w:placeholder>
            <w:docPart w:val="8630255C15CE440BA83B1E30B6F52ED1"/>
          </w:placeholder>
        </w:sdtPr>
        <w:sdtContent>
          <w:r w:rsidRPr="009E4B3F">
            <w:rPr>
              <w:color w:val="000000"/>
              <w:vertAlign w:val="superscript"/>
            </w:rPr>
            <w:t>12</w:t>
          </w:r>
        </w:sdtContent>
      </w:sdt>
      <w:r w:rsidRPr="0010232C">
        <w:rPr>
          <w:lang w:val="en-GB"/>
        </w:rPr>
        <w:t>.</w:t>
      </w:r>
      <w:r>
        <w:rPr>
          <w:lang w:val="en-GB"/>
        </w:rPr>
        <w:t xml:space="preserve"> The deletion of P562 changes that equilibrium, with intermediate complexes visible for longer and at higher polymerase concentrations. This shows that the stability of the replication-competent complex is reduced. </w:t>
      </w:r>
      <w:bookmarkStart w:id="32" w:name="_Hlk103848870"/>
    </w:p>
    <w:bookmarkEnd w:id="32"/>
    <w:p w14:paraId="3BFF79A6" w14:textId="77777777" w:rsidR="009E4B3F" w:rsidRDefault="009E4B3F" w:rsidP="00551C5C">
      <w:pPr>
        <w:spacing w:line="480" w:lineRule="auto"/>
        <w:jc w:val="both"/>
        <w:rPr>
          <w:lang w:val="en-GB"/>
        </w:rPr>
      </w:pPr>
      <w:r>
        <w:rPr>
          <w:lang w:val="en-GB"/>
        </w:rPr>
        <w:t>Rolling circle amplification (RCA) confirmed the detrimental impact of D12A</w:t>
      </w:r>
      <w:sdt>
        <w:sdtPr>
          <w:rPr>
            <w:color w:val="000000"/>
            <w:vertAlign w:val="superscript"/>
            <w:lang w:val="en-GB"/>
          </w:rPr>
          <w:tag w:val="MENDELEY_CITATION_v3_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"/>
          <w:id w:val="-194698636"/>
          <w:placeholder>
            <w:docPart w:val="79E3D45DEC2042ECBAACC73C9DCC146C"/>
          </w:placeholder>
        </w:sdtPr>
        <w:sdtContent>
          <w:r w:rsidRPr="009E4B3F">
            <w:rPr>
              <w:color w:val="000000"/>
              <w:vertAlign w:val="superscript"/>
              <w:lang w:val="en-GB"/>
            </w:rPr>
            <w:t>31</w:t>
          </w:r>
        </w:sdtContent>
      </w:sdt>
      <w:r>
        <w:rPr>
          <w:lang w:val="en-GB"/>
        </w:rPr>
        <w:t xml:space="preserve"> and showed that deletion of P562 results in an enzyme unable to perform RCA (</w:t>
      </w:r>
      <w:r w:rsidRPr="00082FC6">
        <w:rPr>
          <w:b/>
          <w:bCs/>
          <w:lang w:val="en-GB"/>
        </w:rPr>
        <w:t xml:space="preserve">Figure </w:t>
      </w:r>
      <w:r>
        <w:rPr>
          <w:b/>
          <w:bCs/>
          <w:lang w:val="en-GB"/>
        </w:rPr>
        <w:t>5</w:t>
      </w:r>
      <w:r w:rsidRPr="00805AC0">
        <w:rPr>
          <w:b/>
          <w:bCs/>
          <w:lang w:val="en-GB"/>
        </w:rPr>
        <w:t>A</w:t>
      </w:r>
      <w:r>
        <w:rPr>
          <w:lang w:val="en-GB"/>
        </w:rPr>
        <w:t xml:space="preserve">). Average extension lengths appear shorter than D12A-THR and no full-length product could be observed, supporting that P562 may be an important contact between thumb and TPR2 subdomains, and essential for TPR2’s role in strand displacement and high processivity. In the context of the previous primer extension and EMSA results, this supports a role for P562 in the dissociation rate of the polymerase from its DNA template. </w:t>
      </w:r>
    </w:p>
    <w:p w14:paraId="52EABA3B" w14:textId="77777777" w:rsidR="009E4B3F" w:rsidRDefault="009E4B3F" w:rsidP="00551C5C">
      <w:pPr>
        <w:spacing w:line="480" w:lineRule="auto"/>
        <w:jc w:val="both"/>
        <w:rPr>
          <w:lang w:val="en-GB"/>
        </w:rPr>
      </w:pPr>
      <w:r w:rsidRPr="006A7B25">
        <w:rPr>
          <w:noProof/>
          <w:lang w:val="en-GB"/>
        </w:rPr>
        <w:lastRenderedPageBreak/>
        <w:drawing>
          <wp:anchor distT="0" distB="0" distL="114300" distR="114300" simplePos="0" relativeHeight="251659264" behindDoc="0" locked="0" layoutInCell="1" allowOverlap="1" wp14:anchorId="134F9AF9" wp14:editId="6FF8F9E7">
            <wp:simplePos x="0" y="0"/>
            <wp:positionH relativeFrom="margin">
              <wp:posOffset>-26208</wp:posOffset>
            </wp:positionH>
            <wp:positionV relativeFrom="paragraph">
              <wp:posOffset>2141567</wp:posOffset>
            </wp:positionV>
            <wp:extent cx="5946775" cy="2383155"/>
            <wp:effectExtent l="0" t="0" r="0" b="0"/>
            <wp:wrapTopAndBottom/>
            <wp:docPr id="5" name="Picture 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6775" cy="2383155"/>
                    </a:xfrm>
                    <a:prstGeom prst="rect">
                      <a:avLst/>
                    </a:prstGeom>
                  </pic:spPr>
                </pic:pic>
              </a:graphicData>
            </a:graphic>
            <wp14:sizeRelV relativeFrom="margin">
              <wp14:pctHeight>0</wp14:pctHeight>
            </wp14:sizeRelV>
          </wp:anchor>
        </w:drawing>
      </w:r>
      <w:r>
        <w:rPr>
          <w:lang w:val="en-GB"/>
        </w:rPr>
        <w:t>DNA synthesis fidelity was investigated using an adaptation of our previously reported XNA fidelity assay, based on primer extension assays (</w:t>
      </w:r>
      <w:r w:rsidRPr="00805AC0">
        <w:rPr>
          <w:b/>
          <w:bCs/>
          <w:lang w:val="en-GB"/>
        </w:rPr>
        <w:t>Figure S</w:t>
      </w:r>
      <w:r>
        <w:rPr>
          <w:b/>
          <w:bCs/>
          <w:lang w:val="en-GB"/>
        </w:rPr>
        <w:t>4</w:t>
      </w:r>
      <w:r w:rsidRPr="00805AC0">
        <w:rPr>
          <w:b/>
          <w:bCs/>
          <w:lang w:val="en-GB"/>
        </w:rPr>
        <w:t>A</w:t>
      </w:r>
      <w:r>
        <w:rPr>
          <w:lang w:val="en-GB"/>
        </w:rPr>
        <w:t xml:space="preserve">). Given the very low error rates shown by wild-type Phi29 DNA polymerase (in the range between </w:t>
      </w:r>
      <w:r w:rsidRPr="00390573">
        <w:rPr>
          <w:lang w:val="en-GB"/>
        </w:rPr>
        <w:t>3x10</w:t>
      </w:r>
      <w:r w:rsidRPr="00390573">
        <w:rPr>
          <w:vertAlign w:val="superscript"/>
          <w:lang w:val="en-GB"/>
        </w:rPr>
        <w:t>-6</w:t>
      </w:r>
      <w:r>
        <w:rPr>
          <w:vertAlign w:val="superscript"/>
          <w:lang w:val="en-GB"/>
        </w:rPr>
        <w:t xml:space="preserve"> </w:t>
      </w:r>
      <w:r>
        <w:rPr>
          <w:lang w:val="en-GB"/>
        </w:rPr>
        <w:t>and</w:t>
      </w:r>
      <w:r w:rsidRPr="00390573">
        <w:rPr>
          <w:lang w:val="en-GB"/>
        </w:rPr>
        <w:t xml:space="preserve"> 9.5x10</w:t>
      </w:r>
      <w:r w:rsidRPr="00390573">
        <w:rPr>
          <w:vertAlign w:val="superscript"/>
          <w:lang w:val="en-GB"/>
        </w:rPr>
        <w:t xml:space="preserve">-6 </w:t>
      </w:r>
      <w:r>
        <w:rPr>
          <w:lang w:val="en-GB"/>
        </w:rPr>
        <w:t>errors per base</w:t>
      </w:r>
      <w:r w:rsidRPr="00390573">
        <w:rPr>
          <w:vertAlign w:val="superscript"/>
          <w:lang w:val="en-GB"/>
        </w:rPr>
        <w:t xml:space="preserve"> </w:t>
      </w:r>
      <w:sdt>
        <w:sdtPr>
          <w:rPr>
            <w:color w:val="000000"/>
            <w:vertAlign w:val="superscript"/>
            <w:lang w:val="en-GB"/>
          </w:rPr>
          <w:tag w:val="MENDELEY_CITATION_v3_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"/>
          <w:id w:val="415597369"/>
          <w:placeholder>
            <w:docPart w:val="1CD252AB9981437985239FE481A5F9DC"/>
          </w:placeholder>
        </w:sdtPr>
        <w:sdtContent>
          <w:r w:rsidRPr="009E4B3F">
            <w:rPr>
              <w:color w:val="000000"/>
              <w:vertAlign w:val="superscript"/>
              <w:lang w:val="en-GB"/>
            </w:rPr>
            <w:t>32</w:t>
          </w:r>
        </w:sdtContent>
      </w:sdt>
      <w:r>
        <w:rPr>
          <w:lang w:val="en-GB"/>
        </w:rPr>
        <w:t>), errors introduced by PCR and deep sequencing steps significantly affect the data obtained. Deep sequencing errors alone are reported around 4.73 x10</w:t>
      </w:r>
      <w:r>
        <w:rPr>
          <w:vertAlign w:val="superscript"/>
          <w:lang w:val="en-GB"/>
        </w:rPr>
        <w:t>-3</w:t>
      </w:r>
      <w:r>
        <w:rPr>
          <w:lang w:val="en-GB"/>
        </w:rPr>
        <w:t xml:space="preserve"> for </w:t>
      </w:r>
      <w:proofErr w:type="spellStart"/>
      <w:r>
        <w:rPr>
          <w:lang w:val="en-GB"/>
        </w:rPr>
        <w:t>MiSeq</w:t>
      </w:r>
      <w:proofErr w:type="spellEnd"/>
      <w:r>
        <w:rPr>
          <w:lang w:val="en-GB"/>
        </w:rPr>
        <w:t xml:space="preserve"> Illumina platforms</w:t>
      </w:r>
      <w:sdt>
        <w:sdtPr>
          <w:rPr>
            <w:color w:val="000000"/>
            <w:vertAlign w:val="superscript"/>
            <w:lang w:val="en-GB"/>
          </w:rPr>
          <w:tag w:val="MENDELEY_CITATION_v3_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"/>
          <w:id w:val="-434433181"/>
          <w:placeholder>
            <w:docPart w:val="79E3D45DEC2042ECBAACC73C9DCC146C"/>
          </w:placeholder>
        </w:sdtPr>
        <w:sdtContent>
          <w:r w:rsidRPr="009E4B3F">
            <w:rPr>
              <w:color w:val="000000"/>
              <w:vertAlign w:val="superscript"/>
            </w:rPr>
            <w:t>33</w:t>
          </w:r>
        </w:sdtContent>
      </w:sdt>
      <w:r>
        <w:rPr>
          <w:lang w:val="en-GB"/>
        </w:rPr>
        <w:t xml:space="preserve">. </w:t>
      </w:r>
    </w:p>
    <w:p w14:paraId="11F75CFA" w14:textId="77777777" w:rsidR="009E4B3F" w:rsidRPr="00CD7847" w:rsidRDefault="009E4B3F" w:rsidP="007200D9">
      <w:pPr>
        <w:spacing w:line="480" w:lineRule="auto"/>
        <w:jc w:val="both"/>
        <w:rPr>
          <w:i/>
          <w:iCs/>
          <w:sz w:val="22"/>
          <w:szCs w:val="18"/>
        </w:rPr>
      </w:pPr>
      <w:r w:rsidRPr="00CD7847">
        <w:rPr>
          <w:b/>
          <w:bCs/>
          <w:i/>
          <w:iCs/>
          <w:sz w:val="22"/>
          <w:szCs w:val="18"/>
        </w:rPr>
        <w:t>Figure 5.</w:t>
      </w:r>
      <w:r w:rsidRPr="00CD7847">
        <w:rPr>
          <w:i/>
          <w:iCs/>
          <w:sz w:val="22"/>
          <w:szCs w:val="18"/>
        </w:rPr>
        <w:t xml:space="preserve"> </w:t>
      </w:r>
      <w:r w:rsidRPr="00CD7847">
        <w:rPr>
          <w:b/>
          <w:bCs/>
          <w:i/>
          <w:iCs/>
          <w:sz w:val="22"/>
          <w:szCs w:val="18"/>
        </w:rPr>
        <w:t xml:space="preserve">Impaired rolling circle amplification (RCA) activity and reduced fidelity </w:t>
      </w:r>
      <w:r>
        <w:rPr>
          <w:b/>
          <w:bCs/>
          <w:i/>
          <w:iCs/>
          <w:sz w:val="22"/>
          <w:szCs w:val="18"/>
        </w:rPr>
        <w:t>Phi29</w:t>
      </w:r>
      <w:r w:rsidRPr="00CD7847">
        <w:rPr>
          <w:b/>
          <w:bCs/>
          <w:i/>
          <w:iCs/>
          <w:sz w:val="22"/>
          <w:szCs w:val="18"/>
        </w:rPr>
        <w:t xml:space="preserve"> DNAP P562del</w:t>
      </w:r>
      <w:r w:rsidRPr="00CD7847">
        <w:rPr>
          <w:i/>
          <w:iCs/>
          <w:sz w:val="22"/>
          <w:szCs w:val="18"/>
        </w:rPr>
        <w:t>. (</w:t>
      </w:r>
      <w:r w:rsidRPr="00CD7847">
        <w:rPr>
          <w:b/>
          <w:bCs/>
          <w:i/>
          <w:iCs/>
          <w:sz w:val="22"/>
          <w:szCs w:val="18"/>
        </w:rPr>
        <w:t>A</w:t>
      </w:r>
      <w:r w:rsidRPr="00CD7847">
        <w:rPr>
          <w:i/>
          <w:iCs/>
          <w:sz w:val="22"/>
          <w:szCs w:val="18"/>
        </w:rPr>
        <w:t xml:space="preserve">) The RCA assay used 10 ng of plasmid template and 3 </w:t>
      </w:r>
      <w:proofErr w:type="spellStart"/>
      <w:r w:rsidRPr="00CD7847">
        <w:rPr>
          <w:i/>
          <w:iCs/>
          <w:sz w:val="22"/>
          <w:szCs w:val="18"/>
        </w:rPr>
        <w:t>nM</w:t>
      </w:r>
      <w:proofErr w:type="spellEnd"/>
      <w:r w:rsidRPr="00CD7847">
        <w:rPr>
          <w:i/>
          <w:iCs/>
          <w:sz w:val="22"/>
          <w:szCs w:val="18"/>
        </w:rPr>
        <w:t xml:space="preserve"> of each enzyme in a 3-hour reaction. A sample without enzyme (-</w:t>
      </w:r>
      <w:proofErr w:type="spellStart"/>
      <w:r w:rsidRPr="00CD7847">
        <w:rPr>
          <w:i/>
          <w:iCs/>
          <w:sz w:val="22"/>
          <w:szCs w:val="18"/>
        </w:rPr>
        <w:t>ve</w:t>
      </w:r>
      <w:proofErr w:type="spellEnd"/>
      <w:r w:rsidRPr="00CD7847">
        <w:rPr>
          <w:i/>
          <w:iCs/>
          <w:sz w:val="22"/>
          <w:szCs w:val="18"/>
        </w:rPr>
        <w:t xml:space="preserve"> control) was used to confirm the polymerase-dependent amplification. Restriction of the RCA yields full-length products. (</w:t>
      </w:r>
      <w:r w:rsidRPr="00CD7847">
        <w:rPr>
          <w:b/>
          <w:bCs/>
          <w:i/>
          <w:iCs/>
          <w:sz w:val="22"/>
          <w:szCs w:val="18"/>
        </w:rPr>
        <w:t>B</w:t>
      </w:r>
      <w:r w:rsidRPr="00CD7847">
        <w:rPr>
          <w:i/>
          <w:iCs/>
          <w:sz w:val="22"/>
          <w:szCs w:val="18"/>
        </w:rPr>
        <w:t xml:space="preserve">) Relative fidelity of the D12A-THR and p562del mutants to Exo+THR. The corrected total error rates from </w:t>
      </w:r>
      <w:r w:rsidRPr="00CD7847">
        <w:rPr>
          <w:b/>
          <w:bCs/>
          <w:i/>
          <w:iCs/>
          <w:sz w:val="22"/>
          <w:szCs w:val="18"/>
        </w:rPr>
        <w:t xml:space="preserve">Table </w:t>
      </w:r>
      <w:r>
        <w:rPr>
          <w:b/>
          <w:bCs/>
          <w:i/>
          <w:iCs/>
          <w:sz w:val="22"/>
          <w:szCs w:val="18"/>
        </w:rPr>
        <w:t>3</w:t>
      </w:r>
      <w:r w:rsidRPr="00CD7847">
        <w:rPr>
          <w:i/>
          <w:iCs/>
          <w:sz w:val="22"/>
          <w:szCs w:val="18"/>
        </w:rPr>
        <w:t xml:space="preserve"> of each mutant were divided by that of the Exo+THR, resulting in the relative fidelity scores.</w:t>
      </w:r>
    </w:p>
    <w:p w14:paraId="59B699BE" w14:textId="77777777" w:rsidR="009E4B3F" w:rsidRPr="00CD7847" w:rsidRDefault="009E4B3F" w:rsidP="00551C5C">
      <w:pPr>
        <w:spacing w:line="480" w:lineRule="auto"/>
        <w:jc w:val="both"/>
        <w:rPr>
          <w:i/>
          <w:iCs/>
          <w:sz w:val="22"/>
          <w:szCs w:val="18"/>
        </w:rPr>
      </w:pPr>
      <w:r>
        <w:rPr>
          <w:lang w:val="en-GB"/>
        </w:rPr>
        <w:t xml:space="preserve">We opted to use Exo+THR fidelity data to normalize for PCR and deep sequencing errors in the experiment, thus establishing a baseline against which the impact of D12A and P562 could be measured. As expected, disabling the exonuclease activity (D12A-THR) increased the rate of substitutions by approximately an order of magnitude, while showing marginal increases in deletions and insertions. Removal of P562 had a more pronounced </w:t>
      </w:r>
      <w:r>
        <w:rPr>
          <w:lang w:val="en-GB"/>
        </w:rPr>
        <w:lastRenderedPageBreak/>
        <w:t>effect, with substitution rates approximately 100-fold higher than Exo-THR and significant increases in deletion (7-fold) and insertion (6-fold) frequencies (</w:t>
      </w:r>
      <w:r w:rsidRPr="00082FC6">
        <w:rPr>
          <w:b/>
          <w:bCs/>
          <w:lang w:val="en-GB"/>
        </w:rPr>
        <w:t xml:space="preserve">Figure </w:t>
      </w:r>
      <w:r>
        <w:rPr>
          <w:b/>
          <w:bCs/>
          <w:lang w:val="en-GB"/>
        </w:rPr>
        <w:t>5</w:t>
      </w:r>
      <w:r w:rsidRPr="00E326D0">
        <w:rPr>
          <w:b/>
          <w:bCs/>
          <w:lang w:val="en-GB"/>
        </w:rPr>
        <w:t>B</w:t>
      </w:r>
      <w:r>
        <w:rPr>
          <w:lang w:val="en-GB"/>
        </w:rPr>
        <w:t xml:space="preserve"> and </w:t>
      </w:r>
      <w:r w:rsidRPr="00082FC6">
        <w:rPr>
          <w:b/>
          <w:bCs/>
          <w:lang w:val="en-GB"/>
        </w:rPr>
        <w:t xml:space="preserve">Table </w:t>
      </w:r>
      <w:r>
        <w:rPr>
          <w:b/>
          <w:bCs/>
          <w:lang w:val="en-GB"/>
        </w:rPr>
        <w:t>3</w:t>
      </w:r>
      <w:r>
        <w:rPr>
          <w:lang w:val="en-GB"/>
        </w:rPr>
        <w:t>).</w:t>
      </w:r>
      <w:r w:rsidRPr="00723BC0">
        <w:rPr>
          <w:iCs/>
          <w:color w:val="000000"/>
          <w:sz w:val="22"/>
          <w:szCs w:val="18"/>
          <w:vertAlign w:val="superscript"/>
        </w:rPr>
        <w:t>36</w:t>
      </w:r>
    </w:p>
    <w:tbl>
      <w:tblPr>
        <w:tblStyle w:val="PlainTable2"/>
        <w:tblW w:w="0" w:type="auto"/>
        <w:jc w:val="center"/>
        <w:tblLook w:val="0420" w:firstRow="1" w:lastRow="0" w:firstColumn="0" w:lastColumn="0" w:noHBand="0" w:noVBand="1"/>
      </w:tblPr>
      <w:tblGrid>
        <w:gridCol w:w="1194"/>
        <w:gridCol w:w="1383"/>
        <w:gridCol w:w="1005"/>
        <w:gridCol w:w="1061"/>
        <w:gridCol w:w="1311"/>
        <w:gridCol w:w="970"/>
        <w:gridCol w:w="1161"/>
        <w:gridCol w:w="1134"/>
      </w:tblGrid>
      <w:tr w:rsidR="009E4B3F" w:rsidRPr="006E7384" w14:paraId="40B4AFB8" w14:textId="77777777">
        <w:trPr>
          <w:cnfStyle w:val="100000000000" w:firstRow="1" w:lastRow="0" w:firstColumn="0" w:lastColumn="0" w:oddVBand="0" w:evenVBand="0" w:oddHBand="0" w:evenHBand="0" w:firstRowFirstColumn="0" w:firstRowLastColumn="0" w:lastRowFirstColumn="0" w:lastRowLastColumn="0"/>
          <w:trHeight w:val="1078"/>
          <w:jc w:val="center"/>
        </w:trPr>
        <w:tc>
          <w:tcPr>
            <w:tcW w:w="0" w:type="auto"/>
            <w:tcBorders>
              <w:top w:val="thinThickLargeGap" w:sz="24" w:space="0" w:color="auto"/>
              <w:bottom w:val="thickThinLargeGap" w:sz="24" w:space="0" w:color="auto"/>
            </w:tcBorders>
            <w:vAlign w:val="center"/>
            <w:hideMark/>
          </w:tcPr>
          <w:p w14:paraId="4D34ED55" w14:textId="77777777" w:rsidR="009E4B3F" w:rsidRPr="00195D4A" w:rsidRDefault="009E4B3F">
            <w:pPr>
              <w:spacing w:after="0" w:line="480" w:lineRule="auto"/>
              <w:jc w:val="center"/>
              <w:rPr>
                <w:b w:val="0"/>
                <w:bCs w:val="0"/>
                <w:sz w:val="20"/>
                <w:szCs w:val="16"/>
                <w:lang w:val="en-GB"/>
              </w:rPr>
            </w:pPr>
            <w:r w:rsidRPr="00195D4A">
              <w:rPr>
                <w:sz w:val="20"/>
                <w:szCs w:val="16"/>
                <w:lang w:val="en-GB"/>
              </w:rPr>
              <w:t>Mutant</w:t>
            </w:r>
          </w:p>
        </w:tc>
        <w:tc>
          <w:tcPr>
            <w:tcW w:w="0" w:type="dxa"/>
            <w:tcBorders>
              <w:top w:val="thinThickLargeGap" w:sz="24" w:space="0" w:color="auto"/>
              <w:bottom w:val="thickThinLargeGap" w:sz="24" w:space="0" w:color="auto"/>
            </w:tcBorders>
            <w:vAlign w:val="center"/>
            <w:hideMark/>
          </w:tcPr>
          <w:p w14:paraId="0281B185" w14:textId="77777777" w:rsidR="009E4B3F" w:rsidRPr="00195D4A" w:rsidRDefault="009E4B3F">
            <w:pPr>
              <w:spacing w:after="0" w:line="480" w:lineRule="auto"/>
              <w:jc w:val="center"/>
              <w:rPr>
                <w:b w:val="0"/>
                <w:bCs w:val="0"/>
                <w:sz w:val="20"/>
                <w:szCs w:val="16"/>
                <w:vertAlign w:val="superscript"/>
                <w:lang w:val="en-GB"/>
              </w:rPr>
            </w:pPr>
            <w:r w:rsidRPr="00195D4A">
              <w:rPr>
                <w:sz w:val="20"/>
                <w:szCs w:val="16"/>
                <w:lang w:val="en-GB"/>
              </w:rPr>
              <w:t xml:space="preserve">Substitution </w:t>
            </w:r>
            <w:proofErr w:type="spellStart"/>
            <w:r w:rsidRPr="00195D4A">
              <w:rPr>
                <w:sz w:val="20"/>
                <w:szCs w:val="16"/>
                <w:lang w:val="en-GB"/>
              </w:rPr>
              <w:t>rate</w:t>
            </w:r>
            <w:r w:rsidRPr="00195D4A">
              <w:rPr>
                <w:sz w:val="20"/>
                <w:szCs w:val="16"/>
                <w:vertAlign w:val="superscript"/>
                <w:lang w:val="en-GB"/>
              </w:rPr>
              <w:t>a</w:t>
            </w:r>
            <w:proofErr w:type="spellEnd"/>
          </w:p>
        </w:tc>
        <w:tc>
          <w:tcPr>
            <w:tcW w:w="0" w:type="dxa"/>
            <w:tcBorders>
              <w:top w:val="thinThickLargeGap" w:sz="24" w:space="0" w:color="auto"/>
              <w:bottom w:val="thickThinLargeGap" w:sz="24" w:space="0" w:color="auto"/>
            </w:tcBorders>
            <w:vAlign w:val="center"/>
            <w:hideMark/>
          </w:tcPr>
          <w:p w14:paraId="4483F469" w14:textId="77777777" w:rsidR="009E4B3F" w:rsidRPr="00195D4A" w:rsidRDefault="009E4B3F">
            <w:pPr>
              <w:spacing w:after="0" w:line="480" w:lineRule="auto"/>
              <w:jc w:val="center"/>
              <w:rPr>
                <w:b w:val="0"/>
                <w:bCs w:val="0"/>
                <w:sz w:val="20"/>
                <w:szCs w:val="16"/>
                <w:lang w:val="en-GB"/>
              </w:rPr>
            </w:pPr>
            <w:r w:rsidRPr="00195D4A">
              <w:rPr>
                <w:sz w:val="20"/>
                <w:szCs w:val="16"/>
                <w:lang w:val="en-GB"/>
              </w:rPr>
              <w:t xml:space="preserve">Deletion </w:t>
            </w:r>
            <w:proofErr w:type="spellStart"/>
            <w:r w:rsidRPr="00195D4A">
              <w:rPr>
                <w:sz w:val="20"/>
                <w:szCs w:val="16"/>
                <w:lang w:val="en-GB"/>
              </w:rPr>
              <w:t>rate</w:t>
            </w:r>
            <w:r w:rsidRPr="00195D4A">
              <w:rPr>
                <w:sz w:val="20"/>
                <w:szCs w:val="16"/>
                <w:vertAlign w:val="superscript"/>
                <w:lang w:val="en-GB"/>
              </w:rPr>
              <w:t>a</w:t>
            </w:r>
            <w:proofErr w:type="spellEnd"/>
          </w:p>
        </w:tc>
        <w:tc>
          <w:tcPr>
            <w:tcW w:w="0" w:type="dxa"/>
            <w:tcBorders>
              <w:top w:val="thinThickLargeGap" w:sz="24" w:space="0" w:color="auto"/>
              <w:bottom w:val="thickThinLargeGap" w:sz="24" w:space="0" w:color="auto"/>
            </w:tcBorders>
            <w:vAlign w:val="center"/>
            <w:hideMark/>
          </w:tcPr>
          <w:p w14:paraId="154449B9" w14:textId="77777777" w:rsidR="009E4B3F" w:rsidRPr="00195D4A" w:rsidRDefault="009E4B3F">
            <w:pPr>
              <w:spacing w:after="0" w:line="480" w:lineRule="auto"/>
              <w:jc w:val="center"/>
              <w:rPr>
                <w:b w:val="0"/>
                <w:bCs w:val="0"/>
                <w:sz w:val="20"/>
                <w:szCs w:val="16"/>
                <w:vertAlign w:val="superscript"/>
                <w:lang w:val="en-GB"/>
              </w:rPr>
            </w:pPr>
            <w:r w:rsidRPr="00195D4A">
              <w:rPr>
                <w:sz w:val="20"/>
                <w:szCs w:val="16"/>
                <w:lang w:val="en-GB"/>
              </w:rPr>
              <w:t xml:space="preserve">Insertion </w:t>
            </w:r>
            <w:proofErr w:type="spellStart"/>
            <w:r w:rsidRPr="00195D4A">
              <w:rPr>
                <w:sz w:val="20"/>
                <w:szCs w:val="16"/>
                <w:lang w:val="en-GB"/>
              </w:rPr>
              <w:t>rate</w:t>
            </w:r>
            <w:r w:rsidRPr="00195D4A">
              <w:rPr>
                <w:sz w:val="20"/>
                <w:szCs w:val="16"/>
                <w:vertAlign w:val="superscript"/>
                <w:lang w:val="en-GB"/>
              </w:rPr>
              <w:t>a</w:t>
            </w:r>
            <w:proofErr w:type="spellEnd"/>
          </w:p>
        </w:tc>
        <w:tc>
          <w:tcPr>
            <w:tcW w:w="1311" w:type="dxa"/>
            <w:tcBorders>
              <w:top w:val="thinThickLargeGap" w:sz="24" w:space="0" w:color="auto"/>
              <w:bottom w:val="thickThinLargeGap" w:sz="24" w:space="0" w:color="auto"/>
            </w:tcBorders>
            <w:vAlign w:val="center"/>
            <w:hideMark/>
          </w:tcPr>
          <w:p w14:paraId="77CD060F" w14:textId="77777777" w:rsidR="009E4B3F" w:rsidRPr="00195D4A" w:rsidRDefault="009E4B3F">
            <w:pPr>
              <w:spacing w:after="0" w:line="480" w:lineRule="auto"/>
              <w:jc w:val="center"/>
              <w:rPr>
                <w:b w:val="0"/>
                <w:bCs w:val="0"/>
                <w:sz w:val="20"/>
                <w:szCs w:val="16"/>
                <w:lang w:val="en-GB"/>
              </w:rPr>
            </w:pPr>
            <w:r w:rsidRPr="00195D4A">
              <w:rPr>
                <w:sz w:val="20"/>
                <w:szCs w:val="16"/>
                <w:lang w:val="en-GB"/>
              </w:rPr>
              <w:t>Total error rate</w:t>
            </w:r>
          </w:p>
        </w:tc>
        <w:tc>
          <w:tcPr>
            <w:tcW w:w="970" w:type="dxa"/>
            <w:tcBorders>
              <w:top w:val="thinThickLargeGap" w:sz="24" w:space="0" w:color="auto"/>
              <w:bottom w:val="thickThinLargeGap" w:sz="24" w:space="0" w:color="auto"/>
            </w:tcBorders>
            <w:vAlign w:val="center"/>
            <w:hideMark/>
          </w:tcPr>
          <w:p w14:paraId="0F6E7513" w14:textId="77777777" w:rsidR="009E4B3F" w:rsidRPr="00195D4A" w:rsidRDefault="009E4B3F">
            <w:pPr>
              <w:spacing w:after="0" w:line="480" w:lineRule="auto"/>
              <w:jc w:val="center"/>
              <w:rPr>
                <w:b w:val="0"/>
                <w:bCs w:val="0"/>
                <w:sz w:val="20"/>
                <w:szCs w:val="16"/>
                <w:vertAlign w:val="superscript"/>
                <w:lang w:val="en-GB"/>
              </w:rPr>
            </w:pPr>
            <w:r w:rsidRPr="00195D4A">
              <w:rPr>
                <w:sz w:val="20"/>
                <w:szCs w:val="16"/>
                <w:lang w:val="en-GB"/>
              </w:rPr>
              <w:t>R</w:t>
            </w:r>
            <w:r w:rsidRPr="00195D4A">
              <w:rPr>
                <w:sz w:val="20"/>
                <w:szCs w:val="16"/>
                <w:vertAlign w:val="superscript"/>
                <w:lang w:val="en-GB"/>
              </w:rPr>
              <w:t>b</w:t>
            </w:r>
          </w:p>
        </w:tc>
        <w:tc>
          <w:tcPr>
            <w:tcW w:w="0" w:type="dxa"/>
            <w:tcBorders>
              <w:top w:val="thinThickLargeGap" w:sz="24" w:space="0" w:color="auto"/>
              <w:bottom w:val="thickThinLargeGap" w:sz="24" w:space="0" w:color="auto"/>
            </w:tcBorders>
            <w:vAlign w:val="center"/>
            <w:hideMark/>
          </w:tcPr>
          <w:p w14:paraId="1B8E04B0" w14:textId="77777777" w:rsidR="009E4B3F" w:rsidRPr="00195D4A" w:rsidRDefault="009E4B3F">
            <w:pPr>
              <w:spacing w:after="0" w:line="480" w:lineRule="auto"/>
              <w:jc w:val="center"/>
              <w:rPr>
                <w:b w:val="0"/>
                <w:bCs w:val="0"/>
                <w:sz w:val="20"/>
                <w:szCs w:val="16"/>
                <w:lang w:val="en-GB"/>
              </w:rPr>
            </w:pPr>
            <w:r w:rsidRPr="00195D4A">
              <w:rPr>
                <w:sz w:val="20"/>
                <w:szCs w:val="16"/>
                <w:lang w:val="en-GB"/>
              </w:rPr>
              <w:t>Corrected total error rate</w:t>
            </w:r>
          </w:p>
        </w:tc>
        <w:tc>
          <w:tcPr>
            <w:tcW w:w="1134" w:type="dxa"/>
            <w:tcBorders>
              <w:top w:val="thinThickLargeGap" w:sz="24" w:space="0" w:color="auto"/>
              <w:bottom w:val="thickThinLargeGap" w:sz="24" w:space="0" w:color="auto"/>
            </w:tcBorders>
            <w:vAlign w:val="center"/>
            <w:hideMark/>
          </w:tcPr>
          <w:p w14:paraId="3256A2EA" w14:textId="77777777" w:rsidR="009E4B3F" w:rsidRPr="00195D4A" w:rsidRDefault="009E4B3F">
            <w:pPr>
              <w:spacing w:after="0" w:line="480" w:lineRule="auto"/>
              <w:jc w:val="center"/>
              <w:rPr>
                <w:b w:val="0"/>
                <w:bCs w:val="0"/>
                <w:sz w:val="20"/>
                <w:szCs w:val="16"/>
                <w:lang w:val="en-GB"/>
              </w:rPr>
            </w:pPr>
            <w:r w:rsidRPr="00195D4A">
              <w:rPr>
                <w:sz w:val="20"/>
                <w:szCs w:val="16"/>
                <w:lang w:val="en-GB"/>
              </w:rPr>
              <w:t>Total bases</w:t>
            </w:r>
          </w:p>
        </w:tc>
      </w:tr>
      <w:tr w:rsidR="009E4B3F" w:rsidRPr="00E978E4" w14:paraId="7F4EACAA" w14:textId="77777777">
        <w:trPr>
          <w:cnfStyle w:val="000000100000" w:firstRow="0" w:lastRow="0" w:firstColumn="0" w:lastColumn="0" w:oddVBand="0" w:evenVBand="0" w:oddHBand="1" w:evenHBand="0" w:firstRowFirstColumn="0" w:firstRowLastColumn="0" w:lastRowFirstColumn="0" w:lastRowLastColumn="0"/>
          <w:trHeight w:val="454"/>
          <w:jc w:val="center"/>
        </w:trPr>
        <w:tc>
          <w:tcPr>
            <w:tcW w:w="0" w:type="auto"/>
            <w:tcBorders>
              <w:top w:val="thickThinLargeGap" w:sz="24" w:space="0" w:color="auto"/>
              <w:bottom w:val="nil"/>
            </w:tcBorders>
            <w:hideMark/>
          </w:tcPr>
          <w:p w14:paraId="6EC5EEF9" w14:textId="77777777" w:rsidR="009E4B3F" w:rsidRPr="00195D4A" w:rsidRDefault="009E4B3F">
            <w:pPr>
              <w:spacing w:before="240" w:line="480" w:lineRule="auto"/>
              <w:jc w:val="center"/>
              <w:rPr>
                <w:sz w:val="20"/>
                <w:szCs w:val="16"/>
                <w:lang w:val="en-GB"/>
              </w:rPr>
            </w:pPr>
            <w:r w:rsidRPr="00195D4A">
              <w:rPr>
                <w:sz w:val="20"/>
                <w:szCs w:val="16"/>
                <w:lang w:val="en-GB"/>
              </w:rPr>
              <w:t>Exo+THR</w:t>
            </w:r>
          </w:p>
        </w:tc>
        <w:tc>
          <w:tcPr>
            <w:tcW w:w="0" w:type="dxa"/>
            <w:tcBorders>
              <w:top w:val="thickThinLargeGap" w:sz="24" w:space="0" w:color="auto"/>
              <w:bottom w:val="nil"/>
            </w:tcBorders>
            <w:hideMark/>
          </w:tcPr>
          <w:p w14:paraId="3A6DAB16" w14:textId="77777777" w:rsidR="009E4B3F" w:rsidRPr="00195D4A" w:rsidRDefault="009E4B3F">
            <w:pPr>
              <w:spacing w:before="240" w:line="480" w:lineRule="auto"/>
              <w:jc w:val="center"/>
              <w:rPr>
                <w:sz w:val="20"/>
                <w:szCs w:val="16"/>
                <w:lang w:val="en-GB"/>
              </w:rPr>
            </w:pPr>
            <w:r w:rsidRPr="00195D4A">
              <w:rPr>
                <w:sz w:val="20"/>
                <w:szCs w:val="16"/>
                <w:lang w:val="en-GB"/>
              </w:rPr>
              <w:t>1.4x10</w:t>
            </w:r>
            <w:r w:rsidRPr="00195D4A">
              <w:rPr>
                <w:sz w:val="20"/>
                <w:szCs w:val="16"/>
                <w:vertAlign w:val="superscript"/>
                <w:lang w:val="en-GB"/>
              </w:rPr>
              <w:t>-3</w:t>
            </w:r>
          </w:p>
        </w:tc>
        <w:tc>
          <w:tcPr>
            <w:tcW w:w="0" w:type="dxa"/>
            <w:tcBorders>
              <w:top w:val="thickThinLargeGap" w:sz="24" w:space="0" w:color="auto"/>
              <w:bottom w:val="nil"/>
            </w:tcBorders>
            <w:hideMark/>
          </w:tcPr>
          <w:p w14:paraId="1C4942BC" w14:textId="77777777" w:rsidR="009E4B3F" w:rsidRPr="00195D4A" w:rsidRDefault="009E4B3F">
            <w:pPr>
              <w:spacing w:before="240" w:line="480" w:lineRule="auto"/>
              <w:jc w:val="center"/>
              <w:rPr>
                <w:sz w:val="20"/>
                <w:szCs w:val="16"/>
                <w:lang w:val="en-GB"/>
              </w:rPr>
            </w:pPr>
            <w:r w:rsidRPr="00195D4A">
              <w:rPr>
                <w:sz w:val="20"/>
                <w:szCs w:val="16"/>
                <w:lang w:val="en-GB"/>
              </w:rPr>
              <w:t>9.0x10</w:t>
            </w:r>
            <w:r w:rsidRPr="00195D4A">
              <w:rPr>
                <w:sz w:val="20"/>
                <w:szCs w:val="16"/>
                <w:vertAlign w:val="superscript"/>
                <w:lang w:val="en-GB"/>
              </w:rPr>
              <w:t>-5</w:t>
            </w:r>
          </w:p>
        </w:tc>
        <w:tc>
          <w:tcPr>
            <w:tcW w:w="0" w:type="dxa"/>
            <w:tcBorders>
              <w:top w:val="thickThinLargeGap" w:sz="24" w:space="0" w:color="auto"/>
              <w:bottom w:val="nil"/>
            </w:tcBorders>
            <w:hideMark/>
          </w:tcPr>
          <w:p w14:paraId="4191F4AC" w14:textId="77777777" w:rsidR="009E4B3F" w:rsidRPr="00195D4A" w:rsidRDefault="009E4B3F">
            <w:pPr>
              <w:spacing w:before="240" w:line="480" w:lineRule="auto"/>
              <w:jc w:val="center"/>
              <w:rPr>
                <w:sz w:val="20"/>
                <w:szCs w:val="16"/>
                <w:lang w:val="en-GB"/>
              </w:rPr>
            </w:pPr>
            <w:r w:rsidRPr="00195D4A">
              <w:rPr>
                <w:sz w:val="20"/>
                <w:szCs w:val="16"/>
                <w:lang w:val="en-GB"/>
              </w:rPr>
              <w:t>4.0x10</w:t>
            </w:r>
            <w:r w:rsidRPr="00195D4A">
              <w:rPr>
                <w:sz w:val="20"/>
                <w:szCs w:val="16"/>
                <w:vertAlign w:val="superscript"/>
                <w:lang w:val="en-GB"/>
              </w:rPr>
              <w:t>-6</w:t>
            </w:r>
          </w:p>
        </w:tc>
        <w:tc>
          <w:tcPr>
            <w:tcW w:w="1311" w:type="dxa"/>
            <w:tcBorders>
              <w:top w:val="thickThinLargeGap" w:sz="24" w:space="0" w:color="auto"/>
              <w:bottom w:val="nil"/>
            </w:tcBorders>
            <w:hideMark/>
          </w:tcPr>
          <w:p w14:paraId="1764442D" w14:textId="77777777" w:rsidR="009E4B3F" w:rsidRPr="00195D4A" w:rsidRDefault="009E4B3F">
            <w:pPr>
              <w:spacing w:before="240" w:line="480" w:lineRule="auto"/>
              <w:jc w:val="center"/>
              <w:rPr>
                <w:sz w:val="20"/>
                <w:szCs w:val="16"/>
                <w:lang w:val="en-GB"/>
              </w:rPr>
            </w:pPr>
            <w:r w:rsidRPr="00195D4A">
              <w:rPr>
                <w:sz w:val="20"/>
                <w:szCs w:val="16"/>
                <w:lang w:val="en-GB"/>
              </w:rPr>
              <w:t>1.5x10</w:t>
            </w:r>
            <w:r w:rsidRPr="00195D4A">
              <w:rPr>
                <w:sz w:val="20"/>
                <w:szCs w:val="16"/>
                <w:vertAlign w:val="superscript"/>
                <w:lang w:val="en-GB"/>
              </w:rPr>
              <w:t>-3</w:t>
            </w:r>
          </w:p>
        </w:tc>
        <w:tc>
          <w:tcPr>
            <w:tcW w:w="970" w:type="dxa"/>
            <w:tcBorders>
              <w:top w:val="thickThinLargeGap" w:sz="24" w:space="0" w:color="auto"/>
              <w:bottom w:val="nil"/>
            </w:tcBorders>
            <w:hideMark/>
          </w:tcPr>
          <w:p w14:paraId="7C983614" w14:textId="77777777" w:rsidR="009E4B3F" w:rsidRPr="00195D4A" w:rsidRDefault="009E4B3F">
            <w:pPr>
              <w:spacing w:before="240" w:line="480" w:lineRule="auto"/>
              <w:jc w:val="center"/>
              <w:rPr>
                <w:sz w:val="20"/>
                <w:szCs w:val="16"/>
                <w:lang w:val="en-GB"/>
              </w:rPr>
            </w:pPr>
            <w:r w:rsidRPr="00195D4A">
              <w:rPr>
                <w:sz w:val="20"/>
                <w:szCs w:val="16"/>
                <w:lang w:val="en-GB"/>
              </w:rPr>
              <w:t>2.6x10</w:t>
            </w:r>
            <w:r w:rsidRPr="00195D4A">
              <w:rPr>
                <w:sz w:val="20"/>
                <w:szCs w:val="16"/>
                <w:vertAlign w:val="superscript"/>
                <w:lang w:val="en-GB"/>
              </w:rPr>
              <w:t>3</w:t>
            </w:r>
          </w:p>
        </w:tc>
        <w:tc>
          <w:tcPr>
            <w:tcW w:w="0" w:type="dxa"/>
            <w:tcBorders>
              <w:top w:val="thickThinLargeGap" w:sz="24" w:space="0" w:color="auto"/>
              <w:bottom w:val="nil"/>
            </w:tcBorders>
            <w:hideMark/>
          </w:tcPr>
          <w:p w14:paraId="765FA542" w14:textId="77777777" w:rsidR="009E4B3F" w:rsidRPr="00195D4A" w:rsidRDefault="009E4B3F">
            <w:pPr>
              <w:spacing w:before="240" w:line="480" w:lineRule="auto"/>
              <w:jc w:val="center"/>
              <w:rPr>
                <w:sz w:val="20"/>
                <w:szCs w:val="16"/>
                <w:lang w:val="en-GB"/>
              </w:rPr>
            </w:pPr>
            <w:r w:rsidRPr="00195D4A">
              <w:rPr>
                <w:sz w:val="20"/>
                <w:szCs w:val="16"/>
                <w:lang w:val="en-GB"/>
              </w:rPr>
              <w:t>9.5x10</w:t>
            </w:r>
            <w:r w:rsidRPr="00195D4A">
              <w:rPr>
                <w:sz w:val="20"/>
                <w:szCs w:val="16"/>
                <w:vertAlign w:val="superscript"/>
                <w:lang w:val="en-GB"/>
              </w:rPr>
              <w:t>-6</w:t>
            </w:r>
          </w:p>
        </w:tc>
        <w:tc>
          <w:tcPr>
            <w:tcW w:w="1134" w:type="dxa"/>
            <w:tcBorders>
              <w:top w:val="thickThinLargeGap" w:sz="24" w:space="0" w:color="auto"/>
              <w:bottom w:val="nil"/>
            </w:tcBorders>
            <w:hideMark/>
          </w:tcPr>
          <w:p w14:paraId="4E53C8E4" w14:textId="77777777" w:rsidR="009E4B3F" w:rsidRPr="00195D4A" w:rsidRDefault="009E4B3F">
            <w:pPr>
              <w:spacing w:before="240" w:line="480" w:lineRule="auto"/>
              <w:jc w:val="center"/>
              <w:rPr>
                <w:sz w:val="20"/>
                <w:szCs w:val="16"/>
                <w:lang w:val="en-GB"/>
              </w:rPr>
            </w:pPr>
            <w:r w:rsidRPr="00195D4A">
              <w:rPr>
                <w:sz w:val="20"/>
                <w:szCs w:val="16"/>
                <w:lang w:val="en-GB"/>
              </w:rPr>
              <w:t>1,754,723</w:t>
            </w:r>
          </w:p>
        </w:tc>
      </w:tr>
      <w:tr w:rsidR="009E4B3F" w:rsidRPr="00685A09" w14:paraId="22C68605" w14:textId="77777777">
        <w:trPr>
          <w:trHeight w:val="577"/>
          <w:jc w:val="center"/>
        </w:trPr>
        <w:tc>
          <w:tcPr>
            <w:tcW w:w="0" w:type="auto"/>
            <w:tcBorders>
              <w:top w:val="nil"/>
              <w:bottom w:val="nil"/>
            </w:tcBorders>
            <w:hideMark/>
          </w:tcPr>
          <w:p w14:paraId="0842EDCC" w14:textId="77777777" w:rsidR="009E4B3F" w:rsidRPr="00195D4A" w:rsidRDefault="009E4B3F">
            <w:pPr>
              <w:spacing w:line="480" w:lineRule="auto"/>
              <w:jc w:val="center"/>
              <w:rPr>
                <w:sz w:val="20"/>
                <w:szCs w:val="16"/>
                <w:lang w:val="en-GB"/>
              </w:rPr>
            </w:pPr>
            <w:r w:rsidRPr="00195D4A">
              <w:rPr>
                <w:sz w:val="20"/>
                <w:szCs w:val="16"/>
                <w:lang w:val="en-GB"/>
              </w:rPr>
              <w:t>D12A-THR</w:t>
            </w:r>
          </w:p>
        </w:tc>
        <w:tc>
          <w:tcPr>
            <w:tcW w:w="0" w:type="dxa"/>
            <w:tcBorders>
              <w:top w:val="nil"/>
              <w:bottom w:val="nil"/>
            </w:tcBorders>
            <w:hideMark/>
          </w:tcPr>
          <w:p w14:paraId="0AA95E4A" w14:textId="77777777" w:rsidR="009E4B3F" w:rsidRPr="00195D4A" w:rsidRDefault="009E4B3F">
            <w:pPr>
              <w:spacing w:line="480" w:lineRule="auto"/>
              <w:jc w:val="center"/>
              <w:rPr>
                <w:sz w:val="20"/>
                <w:szCs w:val="16"/>
                <w:lang w:val="en-GB"/>
              </w:rPr>
            </w:pPr>
            <w:r w:rsidRPr="00195D4A">
              <w:rPr>
                <w:sz w:val="20"/>
                <w:szCs w:val="16"/>
                <w:lang w:val="en-GB"/>
              </w:rPr>
              <w:t>1.4x10</w:t>
            </w:r>
            <w:r w:rsidRPr="00195D4A">
              <w:rPr>
                <w:sz w:val="20"/>
                <w:szCs w:val="16"/>
                <w:vertAlign w:val="superscript"/>
                <w:lang w:val="en-GB"/>
              </w:rPr>
              <w:t>-3</w:t>
            </w:r>
          </w:p>
        </w:tc>
        <w:tc>
          <w:tcPr>
            <w:tcW w:w="0" w:type="dxa"/>
            <w:tcBorders>
              <w:top w:val="nil"/>
              <w:bottom w:val="nil"/>
            </w:tcBorders>
            <w:hideMark/>
          </w:tcPr>
          <w:p w14:paraId="1E92F2AF" w14:textId="77777777" w:rsidR="009E4B3F" w:rsidRPr="00195D4A" w:rsidRDefault="009E4B3F">
            <w:pPr>
              <w:spacing w:line="480" w:lineRule="auto"/>
              <w:jc w:val="center"/>
              <w:rPr>
                <w:sz w:val="20"/>
                <w:szCs w:val="16"/>
                <w:lang w:val="en-GB"/>
              </w:rPr>
            </w:pPr>
            <w:r w:rsidRPr="00195D4A">
              <w:rPr>
                <w:sz w:val="20"/>
                <w:szCs w:val="16"/>
                <w:lang w:val="en-GB"/>
              </w:rPr>
              <w:t>1.7x10</w:t>
            </w:r>
            <w:r w:rsidRPr="00195D4A">
              <w:rPr>
                <w:sz w:val="20"/>
                <w:szCs w:val="16"/>
                <w:vertAlign w:val="superscript"/>
                <w:lang w:val="en-GB"/>
              </w:rPr>
              <w:t>-4</w:t>
            </w:r>
          </w:p>
        </w:tc>
        <w:tc>
          <w:tcPr>
            <w:tcW w:w="0" w:type="dxa"/>
            <w:tcBorders>
              <w:top w:val="nil"/>
              <w:bottom w:val="nil"/>
            </w:tcBorders>
            <w:hideMark/>
          </w:tcPr>
          <w:p w14:paraId="0674E717" w14:textId="77777777" w:rsidR="009E4B3F" w:rsidRPr="00195D4A" w:rsidRDefault="009E4B3F">
            <w:pPr>
              <w:spacing w:line="480" w:lineRule="auto"/>
              <w:jc w:val="center"/>
              <w:rPr>
                <w:sz w:val="20"/>
                <w:szCs w:val="16"/>
                <w:lang w:val="en-GB"/>
              </w:rPr>
            </w:pPr>
            <w:r w:rsidRPr="00195D4A">
              <w:rPr>
                <w:sz w:val="20"/>
                <w:szCs w:val="16"/>
                <w:lang w:val="en-GB"/>
              </w:rPr>
              <w:t>6.1x10</w:t>
            </w:r>
            <w:r w:rsidRPr="00195D4A">
              <w:rPr>
                <w:sz w:val="20"/>
                <w:szCs w:val="16"/>
                <w:vertAlign w:val="superscript"/>
                <w:lang w:val="en-GB"/>
              </w:rPr>
              <w:t>-6</w:t>
            </w:r>
          </w:p>
        </w:tc>
        <w:tc>
          <w:tcPr>
            <w:tcW w:w="1311" w:type="dxa"/>
            <w:tcBorders>
              <w:top w:val="nil"/>
              <w:bottom w:val="nil"/>
            </w:tcBorders>
            <w:hideMark/>
          </w:tcPr>
          <w:p w14:paraId="4DD203B8" w14:textId="77777777" w:rsidR="009E4B3F" w:rsidRPr="00195D4A" w:rsidRDefault="009E4B3F">
            <w:pPr>
              <w:spacing w:line="480" w:lineRule="auto"/>
              <w:jc w:val="center"/>
              <w:rPr>
                <w:sz w:val="20"/>
                <w:szCs w:val="16"/>
                <w:lang w:val="en-GB"/>
              </w:rPr>
            </w:pPr>
            <w:r w:rsidRPr="00195D4A">
              <w:rPr>
                <w:sz w:val="20"/>
                <w:szCs w:val="16"/>
                <w:lang w:val="en-GB"/>
              </w:rPr>
              <w:t>1.6x10</w:t>
            </w:r>
            <w:r w:rsidRPr="00195D4A">
              <w:rPr>
                <w:sz w:val="20"/>
                <w:szCs w:val="16"/>
                <w:vertAlign w:val="superscript"/>
                <w:lang w:val="en-GB"/>
              </w:rPr>
              <w:t>-3</w:t>
            </w:r>
          </w:p>
        </w:tc>
        <w:tc>
          <w:tcPr>
            <w:tcW w:w="970" w:type="dxa"/>
            <w:tcBorders>
              <w:top w:val="nil"/>
              <w:bottom w:val="nil"/>
            </w:tcBorders>
            <w:hideMark/>
          </w:tcPr>
          <w:p w14:paraId="0CE583B0" w14:textId="77777777" w:rsidR="009E4B3F" w:rsidRPr="00195D4A" w:rsidRDefault="009E4B3F">
            <w:pPr>
              <w:spacing w:line="480" w:lineRule="auto"/>
              <w:jc w:val="center"/>
              <w:rPr>
                <w:sz w:val="20"/>
                <w:szCs w:val="16"/>
                <w:lang w:val="en-GB"/>
              </w:rPr>
            </w:pPr>
            <w:r w:rsidRPr="00195D4A">
              <w:rPr>
                <w:sz w:val="20"/>
                <w:szCs w:val="16"/>
                <w:lang w:val="en-GB"/>
              </w:rPr>
              <w:t>2.7x10</w:t>
            </w:r>
            <w:r w:rsidRPr="00195D4A">
              <w:rPr>
                <w:sz w:val="20"/>
                <w:szCs w:val="16"/>
                <w:vertAlign w:val="superscript"/>
                <w:lang w:val="en-GB"/>
              </w:rPr>
              <w:t>3</w:t>
            </w:r>
          </w:p>
        </w:tc>
        <w:tc>
          <w:tcPr>
            <w:tcW w:w="0" w:type="dxa"/>
            <w:tcBorders>
              <w:top w:val="nil"/>
              <w:bottom w:val="nil"/>
            </w:tcBorders>
            <w:hideMark/>
          </w:tcPr>
          <w:p w14:paraId="5BF9A23F" w14:textId="77777777" w:rsidR="009E4B3F" w:rsidRPr="00195D4A" w:rsidRDefault="009E4B3F">
            <w:pPr>
              <w:spacing w:line="480" w:lineRule="auto"/>
              <w:jc w:val="center"/>
              <w:rPr>
                <w:sz w:val="20"/>
                <w:szCs w:val="16"/>
                <w:lang w:val="en-GB"/>
              </w:rPr>
            </w:pPr>
            <w:r w:rsidRPr="00195D4A">
              <w:rPr>
                <w:sz w:val="20"/>
                <w:szCs w:val="16"/>
                <w:lang w:val="en-GB"/>
              </w:rPr>
              <w:t>1.5x10</w:t>
            </w:r>
            <w:r w:rsidRPr="00195D4A">
              <w:rPr>
                <w:sz w:val="20"/>
                <w:szCs w:val="16"/>
                <w:vertAlign w:val="superscript"/>
                <w:lang w:val="en-GB"/>
              </w:rPr>
              <w:t>-4</w:t>
            </w:r>
          </w:p>
        </w:tc>
        <w:tc>
          <w:tcPr>
            <w:tcW w:w="1134" w:type="dxa"/>
            <w:tcBorders>
              <w:top w:val="nil"/>
              <w:bottom w:val="nil"/>
            </w:tcBorders>
            <w:hideMark/>
          </w:tcPr>
          <w:p w14:paraId="12D22447" w14:textId="77777777" w:rsidR="009E4B3F" w:rsidRPr="00195D4A" w:rsidRDefault="009E4B3F">
            <w:pPr>
              <w:spacing w:line="480" w:lineRule="auto"/>
              <w:jc w:val="center"/>
              <w:rPr>
                <w:sz w:val="20"/>
                <w:szCs w:val="16"/>
                <w:lang w:val="en-GB"/>
              </w:rPr>
            </w:pPr>
            <w:r w:rsidRPr="00195D4A">
              <w:rPr>
                <w:sz w:val="20"/>
                <w:szCs w:val="16"/>
                <w:lang w:val="en-GB"/>
              </w:rPr>
              <w:t>1,808,769</w:t>
            </w:r>
          </w:p>
        </w:tc>
      </w:tr>
      <w:tr w:rsidR="009E4B3F" w:rsidRPr="006E7384" w14:paraId="66ECD316" w14:textId="77777777">
        <w:trPr>
          <w:cnfStyle w:val="000000100000" w:firstRow="0" w:lastRow="0" w:firstColumn="0" w:lastColumn="0" w:oddVBand="0" w:evenVBand="0" w:oddHBand="1" w:evenHBand="0" w:firstRowFirstColumn="0" w:firstRowLastColumn="0" w:lastRowFirstColumn="0" w:lastRowLastColumn="0"/>
          <w:trHeight w:val="277"/>
          <w:jc w:val="center"/>
        </w:trPr>
        <w:tc>
          <w:tcPr>
            <w:tcW w:w="0" w:type="auto"/>
            <w:tcBorders>
              <w:top w:val="nil"/>
              <w:bottom w:val="thickThinLargeGap" w:sz="24" w:space="0" w:color="auto"/>
            </w:tcBorders>
            <w:hideMark/>
          </w:tcPr>
          <w:p w14:paraId="35103992" w14:textId="77777777" w:rsidR="009E4B3F" w:rsidRPr="00195D4A" w:rsidRDefault="009E4B3F">
            <w:pPr>
              <w:spacing w:line="480" w:lineRule="auto"/>
              <w:jc w:val="center"/>
              <w:rPr>
                <w:sz w:val="20"/>
                <w:szCs w:val="16"/>
                <w:lang w:val="en-GB"/>
              </w:rPr>
            </w:pPr>
            <w:r w:rsidRPr="00195D4A">
              <w:rPr>
                <w:sz w:val="20"/>
                <w:szCs w:val="16"/>
                <w:lang w:val="en-GB"/>
              </w:rPr>
              <w:t>P562del</w:t>
            </w:r>
          </w:p>
        </w:tc>
        <w:tc>
          <w:tcPr>
            <w:tcW w:w="0" w:type="dxa"/>
            <w:tcBorders>
              <w:top w:val="nil"/>
              <w:bottom w:val="thickThinLargeGap" w:sz="24" w:space="0" w:color="auto"/>
            </w:tcBorders>
            <w:hideMark/>
          </w:tcPr>
          <w:p w14:paraId="4A7D6204" w14:textId="77777777" w:rsidR="009E4B3F" w:rsidRPr="00195D4A" w:rsidRDefault="009E4B3F">
            <w:pPr>
              <w:spacing w:line="480" w:lineRule="auto"/>
              <w:jc w:val="center"/>
              <w:rPr>
                <w:sz w:val="20"/>
                <w:szCs w:val="16"/>
                <w:lang w:val="en-GB"/>
              </w:rPr>
            </w:pPr>
            <w:r w:rsidRPr="00195D4A">
              <w:rPr>
                <w:sz w:val="20"/>
                <w:szCs w:val="16"/>
                <w:lang w:val="en-GB"/>
              </w:rPr>
              <w:t>1.8x10</w:t>
            </w:r>
            <w:r w:rsidRPr="00195D4A">
              <w:rPr>
                <w:sz w:val="20"/>
                <w:szCs w:val="16"/>
                <w:vertAlign w:val="superscript"/>
                <w:lang w:val="en-GB"/>
              </w:rPr>
              <w:t>-3</w:t>
            </w:r>
          </w:p>
        </w:tc>
        <w:tc>
          <w:tcPr>
            <w:tcW w:w="0" w:type="dxa"/>
            <w:tcBorders>
              <w:top w:val="nil"/>
              <w:bottom w:val="thickThinLargeGap" w:sz="24" w:space="0" w:color="auto"/>
            </w:tcBorders>
            <w:hideMark/>
          </w:tcPr>
          <w:p w14:paraId="47261456" w14:textId="77777777" w:rsidR="009E4B3F" w:rsidRPr="00195D4A" w:rsidRDefault="009E4B3F">
            <w:pPr>
              <w:spacing w:line="480" w:lineRule="auto"/>
              <w:jc w:val="center"/>
              <w:rPr>
                <w:sz w:val="20"/>
                <w:szCs w:val="16"/>
                <w:lang w:val="en-GB"/>
              </w:rPr>
            </w:pPr>
            <w:r w:rsidRPr="00195D4A">
              <w:rPr>
                <w:sz w:val="20"/>
                <w:szCs w:val="16"/>
                <w:lang w:val="en-GB"/>
              </w:rPr>
              <w:t>6.1x10</w:t>
            </w:r>
            <w:r w:rsidRPr="00195D4A">
              <w:rPr>
                <w:sz w:val="20"/>
                <w:szCs w:val="16"/>
                <w:vertAlign w:val="superscript"/>
                <w:lang w:val="en-GB"/>
              </w:rPr>
              <w:t>-4</w:t>
            </w:r>
          </w:p>
        </w:tc>
        <w:tc>
          <w:tcPr>
            <w:tcW w:w="0" w:type="dxa"/>
            <w:tcBorders>
              <w:top w:val="nil"/>
              <w:bottom w:val="thickThinLargeGap" w:sz="24" w:space="0" w:color="auto"/>
            </w:tcBorders>
            <w:hideMark/>
          </w:tcPr>
          <w:p w14:paraId="1AE6FBC4" w14:textId="77777777" w:rsidR="009E4B3F" w:rsidRPr="00195D4A" w:rsidRDefault="009E4B3F">
            <w:pPr>
              <w:spacing w:line="480" w:lineRule="auto"/>
              <w:jc w:val="center"/>
              <w:rPr>
                <w:sz w:val="20"/>
                <w:szCs w:val="16"/>
                <w:lang w:val="en-GB"/>
              </w:rPr>
            </w:pPr>
            <w:r w:rsidRPr="00195D4A">
              <w:rPr>
                <w:sz w:val="20"/>
                <w:szCs w:val="16"/>
                <w:lang w:val="en-GB"/>
              </w:rPr>
              <w:t>2.3x10</w:t>
            </w:r>
            <w:r w:rsidRPr="00195D4A">
              <w:rPr>
                <w:sz w:val="20"/>
                <w:szCs w:val="16"/>
                <w:vertAlign w:val="superscript"/>
                <w:lang w:val="en-GB"/>
              </w:rPr>
              <w:t>-5</w:t>
            </w:r>
          </w:p>
        </w:tc>
        <w:tc>
          <w:tcPr>
            <w:tcW w:w="1311" w:type="dxa"/>
            <w:tcBorders>
              <w:top w:val="nil"/>
              <w:bottom w:val="thickThinLargeGap" w:sz="24" w:space="0" w:color="auto"/>
            </w:tcBorders>
            <w:hideMark/>
          </w:tcPr>
          <w:p w14:paraId="2A553D7C" w14:textId="77777777" w:rsidR="009E4B3F" w:rsidRPr="00195D4A" w:rsidRDefault="009E4B3F">
            <w:pPr>
              <w:spacing w:line="480" w:lineRule="auto"/>
              <w:jc w:val="center"/>
              <w:rPr>
                <w:sz w:val="20"/>
                <w:szCs w:val="16"/>
                <w:lang w:val="en-GB"/>
              </w:rPr>
            </w:pPr>
            <w:r w:rsidRPr="00195D4A">
              <w:rPr>
                <w:sz w:val="20"/>
                <w:szCs w:val="16"/>
                <w:lang w:val="en-GB"/>
              </w:rPr>
              <w:t>2.5x10</w:t>
            </w:r>
            <w:r w:rsidRPr="00195D4A">
              <w:rPr>
                <w:sz w:val="20"/>
                <w:szCs w:val="16"/>
                <w:vertAlign w:val="superscript"/>
                <w:lang w:val="en-GB"/>
              </w:rPr>
              <w:t>-3</w:t>
            </w:r>
          </w:p>
        </w:tc>
        <w:tc>
          <w:tcPr>
            <w:tcW w:w="970" w:type="dxa"/>
            <w:tcBorders>
              <w:top w:val="nil"/>
              <w:bottom w:val="thickThinLargeGap" w:sz="24" w:space="0" w:color="auto"/>
            </w:tcBorders>
            <w:hideMark/>
          </w:tcPr>
          <w:p w14:paraId="23248921" w14:textId="77777777" w:rsidR="009E4B3F" w:rsidRPr="00195D4A" w:rsidRDefault="009E4B3F">
            <w:pPr>
              <w:spacing w:line="480" w:lineRule="auto"/>
              <w:jc w:val="center"/>
              <w:rPr>
                <w:sz w:val="20"/>
                <w:szCs w:val="16"/>
                <w:lang w:val="en-GB"/>
              </w:rPr>
            </w:pPr>
            <w:r w:rsidRPr="00195D4A">
              <w:rPr>
                <w:sz w:val="20"/>
                <w:szCs w:val="16"/>
                <w:lang w:val="en-GB"/>
              </w:rPr>
              <w:t>2.7x10</w:t>
            </w:r>
            <w:r w:rsidRPr="00195D4A">
              <w:rPr>
                <w:sz w:val="20"/>
                <w:szCs w:val="16"/>
                <w:vertAlign w:val="superscript"/>
                <w:lang w:val="en-GB"/>
              </w:rPr>
              <w:t>3</w:t>
            </w:r>
          </w:p>
        </w:tc>
        <w:tc>
          <w:tcPr>
            <w:tcW w:w="0" w:type="dxa"/>
            <w:tcBorders>
              <w:top w:val="nil"/>
              <w:bottom w:val="thickThinLargeGap" w:sz="24" w:space="0" w:color="auto"/>
            </w:tcBorders>
            <w:hideMark/>
          </w:tcPr>
          <w:p w14:paraId="4BAD6A9D" w14:textId="77777777" w:rsidR="009E4B3F" w:rsidRPr="00195D4A" w:rsidRDefault="009E4B3F">
            <w:pPr>
              <w:spacing w:line="480" w:lineRule="auto"/>
              <w:jc w:val="center"/>
              <w:rPr>
                <w:sz w:val="20"/>
                <w:szCs w:val="16"/>
                <w:lang w:val="en-GB"/>
              </w:rPr>
            </w:pPr>
            <w:r w:rsidRPr="00195D4A">
              <w:rPr>
                <w:sz w:val="20"/>
                <w:szCs w:val="16"/>
                <w:lang w:val="en-GB"/>
              </w:rPr>
              <w:t>9.9x10</w:t>
            </w:r>
            <w:r w:rsidRPr="00195D4A">
              <w:rPr>
                <w:sz w:val="20"/>
                <w:szCs w:val="16"/>
                <w:vertAlign w:val="superscript"/>
                <w:lang w:val="en-GB"/>
              </w:rPr>
              <w:t>-4</w:t>
            </w:r>
          </w:p>
        </w:tc>
        <w:tc>
          <w:tcPr>
            <w:tcW w:w="1134" w:type="dxa"/>
            <w:tcBorders>
              <w:top w:val="nil"/>
              <w:bottom w:val="thickThinLargeGap" w:sz="24" w:space="0" w:color="auto"/>
            </w:tcBorders>
            <w:hideMark/>
          </w:tcPr>
          <w:p w14:paraId="56DFE8A5" w14:textId="77777777" w:rsidR="009E4B3F" w:rsidRPr="00195D4A" w:rsidRDefault="009E4B3F">
            <w:pPr>
              <w:spacing w:line="480" w:lineRule="auto"/>
              <w:jc w:val="center"/>
              <w:rPr>
                <w:sz w:val="20"/>
                <w:szCs w:val="16"/>
                <w:lang w:val="en-GB"/>
              </w:rPr>
            </w:pPr>
            <w:r w:rsidRPr="00195D4A">
              <w:rPr>
                <w:sz w:val="20"/>
                <w:szCs w:val="16"/>
                <w:lang w:val="en-GB"/>
              </w:rPr>
              <w:t>1,834,463</w:t>
            </w:r>
          </w:p>
        </w:tc>
      </w:tr>
    </w:tbl>
    <w:p w14:paraId="266AE855" w14:textId="77777777" w:rsidR="009E4B3F" w:rsidRDefault="009E4B3F" w:rsidP="00551C5C">
      <w:pPr>
        <w:spacing w:line="480" w:lineRule="auto"/>
        <w:jc w:val="both"/>
        <w:rPr>
          <w:lang w:val="en-GB"/>
        </w:rPr>
      </w:pPr>
    </w:p>
    <w:p w14:paraId="6E5FC996" w14:textId="77777777" w:rsidR="009E4B3F" w:rsidRPr="00CD7847" w:rsidRDefault="009E4B3F" w:rsidP="008E5F9F">
      <w:pPr>
        <w:spacing w:line="480" w:lineRule="auto"/>
        <w:jc w:val="both"/>
        <w:rPr>
          <w:i/>
          <w:iCs/>
          <w:sz w:val="22"/>
          <w:szCs w:val="18"/>
        </w:rPr>
      </w:pPr>
      <w:r w:rsidRPr="00CD7847">
        <w:rPr>
          <w:b/>
          <w:bCs/>
          <w:i/>
          <w:iCs/>
          <w:sz w:val="22"/>
          <w:szCs w:val="18"/>
        </w:rPr>
        <w:t xml:space="preserve">Table </w:t>
      </w:r>
      <w:r>
        <w:rPr>
          <w:b/>
          <w:bCs/>
          <w:i/>
          <w:iCs/>
          <w:sz w:val="22"/>
          <w:szCs w:val="18"/>
        </w:rPr>
        <w:t>3</w:t>
      </w:r>
      <w:r w:rsidRPr="00CD7847">
        <w:rPr>
          <w:b/>
          <w:bCs/>
          <w:i/>
          <w:iCs/>
          <w:sz w:val="22"/>
          <w:szCs w:val="18"/>
        </w:rPr>
        <w:t>.</w:t>
      </w:r>
      <w:r w:rsidRPr="00CD7847">
        <w:rPr>
          <w:i/>
          <w:iCs/>
          <w:sz w:val="22"/>
          <w:szCs w:val="18"/>
        </w:rPr>
        <w:t xml:space="preserve"> </w:t>
      </w:r>
      <w:r w:rsidRPr="004C23F0">
        <w:rPr>
          <w:b/>
          <w:i/>
          <w:sz w:val="22"/>
          <w:szCs w:val="18"/>
        </w:rPr>
        <w:t xml:space="preserve">Quantification of insertions, deletions, and substitutions rates (errors/bp) of </w:t>
      </w:r>
      <w:r>
        <w:rPr>
          <w:b/>
          <w:bCs/>
          <w:i/>
          <w:iCs/>
          <w:sz w:val="22"/>
          <w:szCs w:val="18"/>
        </w:rPr>
        <w:t>Phi29</w:t>
      </w:r>
      <w:r w:rsidRPr="004C23F0">
        <w:rPr>
          <w:b/>
          <w:i/>
          <w:sz w:val="22"/>
          <w:szCs w:val="18"/>
        </w:rPr>
        <w:t xml:space="preserve"> DNAP mutants. </w:t>
      </w:r>
      <w:proofErr w:type="spellStart"/>
      <w:r w:rsidRPr="00CD7847">
        <w:rPr>
          <w:i/>
          <w:iCs/>
          <w:sz w:val="22"/>
          <w:szCs w:val="18"/>
          <w:vertAlign w:val="superscript"/>
        </w:rPr>
        <w:t>a</w:t>
      </w:r>
      <w:r w:rsidRPr="00CD7847">
        <w:rPr>
          <w:i/>
          <w:iCs/>
          <w:sz w:val="22"/>
          <w:szCs w:val="18"/>
        </w:rPr>
        <w:t>Raw</w:t>
      </w:r>
      <w:proofErr w:type="spellEnd"/>
      <w:r w:rsidRPr="00CD7847">
        <w:rPr>
          <w:i/>
          <w:iCs/>
          <w:sz w:val="22"/>
          <w:szCs w:val="18"/>
        </w:rPr>
        <w:t xml:space="preserve"> error rates that do not consider PCR and NGS error rates. </w:t>
      </w:r>
      <w:proofErr w:type="spellStart"/>
      <w:r w:rsidRPr="00CD7847">
        <w:rPr>
          <w:i/>
          <w:iCs/>
          <w:sz w:val="22"/>
          <w:szCs w:val="18"/>
          <w:vertAlign w:val="superscript"/>
        </w:rPr>
        <w:t>b</w:t>
      </w:r>
      <w:r w:rsidRPr="00CD7847">
        <w:rPr>
          <w:i/>
          <w:iCs/>
          <w:sz w:val="22"/>
          <w:szCs w:val="18"/>
        </w:rPr>
        <w:t>R</w:t>
      </w:r>
      <w:proofErr w:type="spellEnd"/>
      <w:r w:rsidRPr="00CD7847">
        <w:rPr>
          <w:i/>
          <w:iCs/>
          <w:sz w:val="22"/>
          <w:szCs w:val="18"/>
        </w:rPr>
        <w:t xml:space="preserve">: PCR and Error estimate calculated from the number of errors expected to be introduced by the commercial </w:t>
      </w:r>
      <w:r>
        <w:rPr>
          <w:i/>
          <w:iCs/>
          <w:sz w:val="22"/>
          <w:szCs w:val="18"/>
        </w:rPr>
        <w:t>Phi29</w:t>
      </w:r>
      <w:r w:rsidRPr="00CD7847">
        <w:rPr>
          <w:i/>
          <w:iCs/>
          <w:sz w:val="22"/>
          <w:szCs w:val="18"/>
        </w:rPr>
        <w:t xml:space="preserve"> DNAP (using the published 9.5x10</w:t>
      </w:r>
      <w:r w:rsidRPr="00CD7847">
        <w:rPr>
          <w:i/>
          <w:iCs/>
          <w:sz w:val="22"/>
          <w:szCs w:val="18"/>
          <w:vertAlign w:val="superscript"/>
        </w:rPr>
        <w:t>-6</w:t>
      </w:r>
      <w:r w:rsidRPr="00CD7847">
        <w:rPr>
          <w:i/>
          <w:iCs/>
          <w:sz w:val="22"/>
          <w:szCs w:val="18"/>
        </w:rPr>
        <w:t xml:space="preserve"> error rate </w:t>
      </w:r>
      <w:sdt>
        <w:sdtPr>
          <w:rPr>
            <w:iCs/>
            <w:color w:val="000000"/>
            <w:sz w:val="22"/>
            <w:szCs w:val="18"/>
            <w:vertAlign w:val="superscript"/>
          </w:rPr>
          <w:tag w:val="MENDELEY_CITATION_v3_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"/>
          <w:id w:val="253562969"/>
          <w:placeholder>
            <w:docPart w:val="3725149EDED740568A5B66522E557C99"/>
          </w:placeholder>
        </w:sdtPr>
        <w:sdtContent>
          <w:r w:rsidRPr="009E4B3F">
            <w:rPr>
              <w:iCs/>
              <w:color w:val="000000"/>
              <w:sz w:val="22"/>
              <w:szCs w:val="18"/>
              <w:vertAlign w:val="superscript"/>
            </w:rPr>
            <w:t>32</w:t>
          </w:r>
        </w:sdtContent>
      </w:sdt>
      <w:r w:rsidRPr="00CD7847">
        <w:rPr>
          <w:i/>
          <w:iCs/>
          <w:sz w:val="22"/>
          <w:szCs w:val="18"/>
        </w:rPr>
        <w:t>) and subtracting this figure from the observed number of errors introduced by Exo+THR. The remainder was used to calculate the expected PCR and NGS error estimate for the total bases sequenced of the D12A-THR and p562del mutants.</w:t>
      </w:r>
    </w:p>
    <w:p w14:paraId="6BC56EFC" w14:textId="77777777" w:rsidR="009E4B3F" w:rsidRDefault="009E4B3F" w:rsidP="00551C5C">
      <w:pPr>
        <w:spacing w:line="480" w:lineRule="auto"/>
        <w:jc w:val="both"/>
        <w:rPr>
          <w:lang w:val="en-GB"/>
        </w:rPr>
      </w:pPr>
      <w:r>
        <w:rPr>
          <w:lang w:val="en-GB"/>
        </w:rPr>
        <w:t>Detailed analysis of error identity and position showed context-dependent mutational hot spots for the three tested enzymes but particularly salient for P562del (</w:t>
      </w:r>
      <w:r w:rsidRPr="00C92AA0">
        <w:rPr>
          <w:b/>
          <w:bCs/>
          <w:lang w:val="en-GB"/>
        </w:rPr>
        <w:t xml:space="preserve">Figure </w:t>
      </w:r>
      <w:r>
        <w:rPr>
          <w:b/>
          <w:bCs/>
          <w:lang w:val="en-GB"/>
        </w:rPr>
        <w:t>S6-S7</w:t>
      </w:r>
      <w:r>
        <w:rPr>
          <w:lang w:val="en-GB"/>
        </w:rPr>
        <w:t xml:space="preserve">). P562del also showed elevated levels of transition substitutions (26.8%) compared to D12A-THR (21.2%) – shown in </w:t>
      </w:r>
      <w:r w:rsidRPr="00082FC6">
        <w:rPr>
          <w:b/>
          <w:bCs/>
          <w:lang w:val="en-GB"/>
        </w:rPr>
        <w:t xml:space="preserve">Figure </w:t>
      </w:r>
      <w:r>
        <w:rPr>
          <w:b/>
          <w:bCs/>
          <w:lang w:val="en-GB"/>
        </w:rPr>
        <w:t>S5</w:t>
      </w:r>
      <w:r w:rsidRPr="00805AC0">
        <w:rPr>
          <w:b/>
          <w:bCs/>
          <w:lang w:val="en-GB"/>
        </w:rPr>
        <w:t>C</w:t>
      </w:r>
      <w:r>
        <w:rPr>
          <w:lang w:val="en-GB"/>
        </w:rPr>
        <w:t>.</w:t>
      </w:r>
    </w:p>
    <w:p w14:paraId="103F9E2E" w14:textId="77777777" w:rsidR="009E4B3F" w:rsidRDefault="009E4B3F" w:rsidP="00551C5C">
      <w:pPr>
        <w:spacing w:line="480" w:lineRule="auto"/>
        <w:jc w:val="both"/>
        <w:rPr>
          <w:b/>
          <w:bCs/>
          <w:lang w:val="en-GB"/>
        </w:rPr>
      </w:pPr>
      <w:bookmarkStart w:id="33" w:name="_Hlk104742218"/>
      <w:r>
        <w:rPr>
          <w:lang w:val="en-GB"/>
        </w:rPr>
        <w:t xml:space="preserve">The phenotype shown by P562del bear similarities to the previously reported </w:t>
      </w:r>
      <w:r>
        <w:rPr>
          <w:rFonts w:cs="Arial"/>
          <w:lang w:val="en-GB"/>
        </w:rPr>
        <w:t>Δ</w:t>
      </w:r>
      <w:r>
        <w:rPr>
          <w:lang w:val="en-GB"/>
        </w:rPr>
        <w:t xml:space="preserve">TPR2, in that the variants form a less stable complex with their template, resulting in lower </w:t>
      </w:r>
      <w:r>
        <w:rPr>
          <w:lang w:val="en-GB"/>
        </w:rPr>
        <w:lastRenderedPageBreak/>
        <w:t>processivity and loss of strand displacement activity. That, however, is not sufficient to explain P562del enrichment in selection and its increased initial rate of HNA synthesis. Given the previous report of P562 interaction with TPR2</w:t>
      </w:r>
      <w:sdt>
        <w:sdtPr>
          <w:rPr>
            <w:color w:val="000000"/>
            <w:vertAlign w:val="superscript"/>
            <w:lang w:val="en-GB"/>
          </w:rPr>
          <w:tag w:val="MENDELEY_CITATION_v3_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"/>
          <w:id w:val="349613250"/>
          <w:placeholder>
            <w:docPart w:val="79E3D45DEC2042ECBAACC73C9DCC146C"/>
          </w:placeholder>
        </w:sdtPr>
        <w:sdtContent>
          <w:r w:rsidRPr="009E4B3F">
            <w:rPr>
              <w:color w:val="000000"/>
              <w:vertAlign w:val="superscript"/>
              <w:lang w:val="en-GB"/>
            </w:rPr>
            <w:t>12</w:t>
          </w:r>
        </w:sdtContent>
      </w:sdt>
      <w:r>
        <w:rPr>
          <w:lang w:val="en-GB"/>
        </w:rPr>
        <w:t>, we postulate that P562 deletion removes a critical contact involved in regulating Phi29 polymerase binding to its template, making the process more dynamic – faster at assembling replication-competent complexes (explaining selection and primer extension), and faster at dissociating from DNA (explaining lower DNA binding stability and poor RCA performance). Dissociation from template becomes even more likely once it becomes an HNA/DNA heteroduplex, as it has been observed for other polymerases</w:t>
      </w:r>
      <w:sdt>
        <w:sdtPr>
          <w:rPr>
            <w:color w:val="000000"/>
            <w:vertAlign w:val="superscript"/>
            <w:lang w:val="en-GB"/>
          </w:rPr>
          <w:tag w:val="MENDELEY_CITATION_v3_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"/>
          <w:id w:val="-1497568108"/>
          <w:placeholder>
            <w:docPart w:val="79E3D45DEC2042ECBAACC73C9DCC146C"/>
          </w:placeholder>
        </w:sdtPr>
        <w:sdtContent>
          <w:r w:rsidRPr="009E4B3F">
            <w:rPr>
              <w:color w:val="000000"/>
              <w:vertAlign w:val="superscript"/>
              <w:lang w:val="en-GB"/>
            </w:rPr>
            <w:t>30</w:t>
          </w:r>
        </w:sdtContent>
      </w:sdt>
      <w:r>
        <w:rPr>
          <w:lang w:val="en-GB"/>
        </w:rPr>
        <w:t>, explaining the “early burst” phenotype observed.</w:t>
      </w:r>
    </w:p>
    <w:p w14:paraId="73A3FC16" w14:textId="77777777" w:rsidR="009E4B3F" w:rsidRDefault="009E4B3F" w:rsidP="00551C5C">
      <w:pPr>
        <w:spacing w:line="480" w:lineRule="auto"/>
        <w:rPr>
          <w:lang w:val="en-GB"/>
        </w:rPr>
      </w:pPr>
      <w:r w:rsidRPr="00082FC6">
        <w:rPr>
          <w:b/>
          <w:bCs/>
          <w:lang w:val="en-GB"/>
        </w:rPr>
        <w:t>Discussion</w:t>
      </w:r>
      <w:bookmarkStart w:id="34" w:name="_Hlk82098030"/>
      <w:bookmarkEnd w:id="33"/>
    </w:p>
    <w:p w14:paraId="750ACCBA" w14:textId="77777777" w:rsidR="009E4B3F" w:rsidRDefault="009E4B3F" w:rsidP="00551C5C">
      <w:pPr>
        <w:spacing w:line="480" w:lineRule="auto"/>
        <w:jc w:val="both"/>
        <w:rPr>
          <w:lang w:val="en-GB"/>
        </w:rPr>
      </w:pPr>
      <w:r>
        <w:rPr>
          <w:lang w:val="en-GB"/>
        </w:rPr>
        <w:t>DNA polymerases are essential for life and, logically, they have been extensively studied in the last 60 years. In addition to biochemical characterisation of natural enzymes, mutants – whether selected or targeted – have also significantly contributed to our current detailed mechanistic understanding of this family of enzymes</w:t>
      </w:r>
      <w:sdt>
        <w:sdtPr>
          <w:rPr>
            <w:color w:val="000000"/>
            <w:vertAlign w:val="superscript"/>
            <w:lang w:val="en-GB"/>
          </w:rPr>
          <w:tag w:val="MENDELEY_CITATION_v3_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"/>
          <w:id w:val="-262689290"/>
          <w:placeholder>
            <w:docPart w:val="79E3D45DEC2042ECBAACC73C9DCC146C"/>
          </w:placeholder>
        </w:sdtPr>
        <w:sdtContent>
          <w:r w:rsidRPr="009E4B3F">
            <w:rPr>
              <w:color w:val="000000"/>
              <w:vertAlign w:val="superscript"/>
              <w:lang w:val="en-GB"/>
            </w:rPr>
            <w:t>8</w:t>
          </w:r>
        </w:sdtContent>
      </w:sdt>
      <w:r>
        <w:rPr>
          <w:lang w:val="en-GB"/>
        </w:rPr>
        <w:t>.</w:t>
      </w:r>
    </w:p>
    <w:p w14:paraId="3A5CFBC6" w14:textId="77777777" w:rsidR="009E4B3F" w:rsidRDefault="009E4B3F" w:rsidP="00551C5C">
      <w:pPr>
        <w:spacing w:line="480" w:lineRule="auto"/>
        <w:jc w:val="both"/>
        <w:rPr>
          <w:lang w:val="en-GB"/>
        </w:rPr>
      </w:pPr>
      <w:r>
        <w:rPr>
          <w:lang w:val="en-GB"/>
        </w:rPr>
        <w:t xml:space="preserve">Nonetheless, that understanding remains incomplete for polymerases. For instance, we still have no mechanistic understanding of how some natural DNA-dependent DNA polymerases display reverse transcriptase activity – such as the DNAP from </w:t>
      </w:r>
      <w:r w:rsidRPr="00195D4A">
        <w:rPr>
          <w:i/>
          <w:iCs/>
          <w:lang w:val="en-GB"/>
        </w:rPr>
        <w:t>Thermus thermophilus</w:t>
      </w:r>
      <w:r>
        <w:rPr>
          <w:lang w:val="en-GB"/>
        </w:rPr>
        <w:t xml:space="preserve"> for RNA</w:t>
      </w:r>
      <w:sdt>
        <w:sdtPr>
          <w:rPr>
            <w:color w:val="000000"/>
            <w:vertAlign w:val="superscript"/>
            <w:lang w:val="en-GB"/>
          </w:rPr>
          <w:tag w:val="MENDELEY_CITATION_v3_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"/>
          <w:id w:val="-941766834"/>
          <w:placeholder>
            <w:docPart w:val="79E3D45DEC2042ECBAACC73C9DCC146C"/>
          </w:placeholder>
        </w:sdtPr>
        <w:sdtContent>
          <w:r w:rsidRPr="009E4B3F">
            <w:rPr>
              <w:color w:val="000000"/>
              <w:vertAlign w:val="superscript"/>
            </w:rPr>
            <w:t>34</w:t>
          </w:r>
        </w:sdtContent>
      </w:sdt>
      <w:r>
        <w:t xml:space="preserve">, or the DNAP from </w:t>
      </w:r>
      <w:proofErr w:type="spellStart"/>
      <w:r>
        <w:rPr>
          <w:i/>
          <w:iCs/>
        </w:rPr>
        <w:t>Geobacillus</w:t>
      </w:r>
      <w:proofErr w:type="spellEnd"/>
      <w:r>
        <w:rPr>
          <w:i/>
          <w:iCs/>
        </w:rPr>
        <w:t xml:space="preserve"> stearothermophilus</w:t>
      </w:r>
      <w:r>
        <w:t xml:space="preserve"> for some XNAs</w:t>
      </w:r>
      <w:sdt>
        <w:sdtPr>
          <w:rPr>
            <w:color w:val="000000"/>
            <w:vertAlign w:val="superscript"/>
          </w:rPr>
          <w:tag w:val="MENDELEY_CITATION_v3_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"/>
          <w:id w:val="-1165318578"/>
          <w:placeholder>
            <w:docPart w:val="79E3D45DEC2042ECBAACC73C9DCC146C"/>
          </w:placeholder>
        </w:sdtPr>
        <w:sdtContent>
          <w:r w:rsidRPr="009E4B3F">
            <w:rPr>
              <w:color w:val="000000"/>
              <w:vertAlign w:val="superscript"/>
            </w:rPr>
            <w:t>35</w:t>
          </w:r>
        </w:sdtContent>
      </w:sdt>
      <w:r>
        <w:t>. We do not know how to explain the different impact of a given modification between different polymerase chassis</w:t>
      </w:r>
      <w:sdt>
        <w:sdtPr>
          <w:rPr>
            <w:color w:val="000000"/>
            <w:vertAlign w:val="superscript"/>
          </w:rPr>
          <w:tag w:val="MENDELEY_CITATION_v3_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"/>
          <w:id w:val="-1909446996"/>
          <w:placeholder>
            <w:docPart w:val="79E3D45DEC2042ECBAACC73C9DCC146C"/>
          </w:placeholder>
        </w:sdtPr>
        <w:sdtContent>
          <w:r w:rsidRPr="009E4B3F">
            <w:rPr>
              <w:color w:val="000000"/>
              <w:vertAlign w:val="superscript"/>
            </w:rPr>
            <w:t>36</w:t>
          </w:r>
        </w:sdtContent>
      </w:sdt>
      <w:r>
        <w:t>, and we still compare enzyme activities at standardized conditions, rather than at their individual reaction optimum</w:t>
      </w:r>
      <w:sdt>
        <w:sdtPr>
          <w:rPr>
            <w:color w:val="000000"/>
            <w:vertAlign w:val="superscript"/>
          </w:rPr>
          <w:tag w:val="MENDELEY_CITATION_v3_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"/>
          <w:id w:val="1326330338"/>
          <w:placeholder>
            <w:docPart w:val="79E3D45DEC2042ECBAACC73C9DCC146C"/>
          </w:placeholder>
        </w:sdtPr>
        <w:sdtContent>
          <w:r w:rsidRPr="009E4B3F">
            <w:rPr>
              <w:color w:val="000000"/>
              <w:vertAlign w:val="superscript"/>
            </w:rPr>
            <w:t>37</w:t>
          </w:r>
        </w:sdtContent>
      </w:sdt>
      <w:r>
        <w:t xml:space="preserve">. Such lack of </w:t>
      </w:r>
      <w:r>
        <w:lastRenderedPageBreak/>
        <w:t xml:space="preserve">understanding also explains the current generation of XNA polymerases, which lag severely behind natural DNA polymerases (using natural substrates) on processivity, fidelity and catalytic rates. </w:t>
      </w:r>
    </w:p>
    <w:p w14:paraId="1C33ACAE" w14:textId="77777777" w:rsidR="009E4B3F" w:rsidRDefault="009E4B3F" w:rsidP="00551C5C">
      <w:pPr>
        <w:spacing w:line="480" w:lineRule="auto"/>
        <w:jc w:val="both"/>
        <w:rPr>
          <w:lang w:val="en-GB"/>
        </w:rPr>
      </w:pPr>
      <w:r>
        <w:rPr>
          <w:lang w:val="en-GB"/>
        </w:rPr>
        <w:t>Numerous individual residues have been implicated in function, but they cannot act in isolation. How the different residues interact as a system to enable a polymerase to function remains elusive, with only a handful of examples demonstrating that such systems exist</w:t>
      </w:r>
      <w:sdt>
        <w:sdtPr>
          <w:rPr>
            <w:color w:val="000000"/>
            <w:vertAlign w:val="superscript"/>
            <w:lang w:val="en-GB"/>
          </w:rPr>
          <w:tag w:val="MENDELEY_CITATION_v3_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"/>
          <w:id w:val="622651864"/>
          <w:placeholder>
            <w:docPart w:val="79E3D45DEC2042ECBAACC73C9DCC146C"/>
          </w:placeholder>
        </w:sdtPr>
        <w:sdtContent>
          <w:r w:rsidRPr="009E4B3F">
            <w:rPr>
              <w:color w:val="000000"/>
              <w:vertAlign w:val="superscript"/>
              <w:lang w:val="en-GB"/>
            </w:rPr>
            <w:t>38</w:t>
          </w:r>
        </w:sdtContent>
      </w:sdt>
      <w:r>
        <w:rPr>
          <w:lang w:val="en-GB"/>
        </w:rPr>
        <w:t xml:space="preserve">. </w:t>
      </w:r>
    </w:p>
    <w:p w14:paraId="05744936" w14:textId="77777777" w:rsidR="009E4B3F" w:rsidRDefault="009E4B3F" w:rsidP="00551C5C">
      <w:pPr>
        <w:spacing w:line="480" w:lineRule="auto"/>
        <w:jc w:val="both"/>
        <w:rPr>
          <w:lang w:val="en-GB"/>
        </w:rPr>
      </w:pPr>
      <w:r>
        <w:rPr>
          <w:lang w:val="en-GB"/>
        </w:rPr>
        <w:t>For less well-characterised enzymes, the prospect of biochemically characterising panels of mutants becomes increasingly difficult, and only accessible by technically challenging high-throughput screening platforms</w:t>
      </w:r>
      <w:sdt>
        <w:sdtPr>
          <w:rPr>
            <w:color w:val="000000"/>
            <w:vertAlign w:val="superscript"/>
            <w:lang w:val="en-GB"/>
          </w:rPr>
          <w:tag w:val="MENDELEY_CITATION_v3_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"/>
          <w:id w:val="83421845"/>
          <w:placeholder>
            <w:docPart w:val="79E3D45DEC2042ECBAACC73C9DCC146C"/>
          </w:placeholder>
        </w:sdtPr>
        <w:sdtContent>
          <w:r w:rsidRPr="009E4B3F">
            <w:rPr>
              <w:color w:val="000000"/>
              <w:vertAlign w:val="superscript"/>
              <w:lang w:val="en-GB"/>
            </w:rPr>
            <w:t>39</w:t>
          </w:r>
        </w:sdtContent>
      </w:sdt>
      <w:r>
        <w:rPr>
          <w:lang w:val="en-GB"/>
        </w:rPr>
        <w:t>. Still, selection platforms have the potential to explore even higher throughputs (&gt; 10</w:t>
      </w:r>
      <w:r>
        <w:rPr>
          <w:vertAlign w:val="superscript"/>
          <w:lang w:val="en-GB"/>
        </w:rPr>
        <w:t>7</w:t>
      </w:r>
      <w:r>
        <w:rPr>
          <w:lang w:val="en-GB"/>
        </w:rPr>
        <w:t xml:space="preserve"> variants) and at a lower technical entry barrier (</w:t>
      </w:r>
      <w:proofErr w:type="gramStart"/>
      <w:r>
        <w:rPr>
          <w:lang w:val="en-GB"/>
        </w:rPr>
        <w:t>e.g.</w:t>
      </w:r>
      <w:proofErr w:type="gramEnd"/>
      <w:r>
        <w:rPr>
          <w:lang w:val="en-GB"/>
        </w:rPr>
        <w:t xml:space="preserve"> emulsion or </w:t>
      </w:r>
      <w:r>
        <w:rPr>
          <w:i/>
          <w:iCs/>
          <w:lang w:val="en-GB"/>
        </w:rPr>
        <w:t>in vivo</w:t>
      </w:r>
      <w:r>
        <w:rPr>
          <w:lang w:val="en-GB"/>
        </w:rPr>
        <w:t xml:space="preserve"> platforms).  </w:t>
      </w:r>
    </w:p>
    <w:p w14:paraId="5929405B" w14:textId="77777777" w:rsidR="009E4B3F" w:rsidRDefault="009E4B3F" w:rsidP="00551C5C">
      <w:pPr>
        <w:spacing w:line="480" w:lineRule="auto"/>
        <w:jc w:val="both"/>
        <w:rPr>
          <w:lang w:val="en-GB"/>
        </w:rPr>
      </w:pPr>
      <w:r>
        <w:rPr>
          <w:lang w:val="en-GB"/>
        </w:rPr>
        <w:t>Selection platforms are at the core of directed evolution, but here the emphasis is changed: rather than isolating a single best candidate, conditions are chosen to recover functional enzymes that perform best at the selected conditions.  Consequently, there is greater need for robust statistical analysis of selection outputs, and for a more systematic exploration of how reaction conditions influence selection – areas that are increasingly being considered in directed evolution.</w:t>
      </w:r>
    </w:p>
    <w:p w14:paraId="1E96D58D" w14:textId="77777777" w:rsidR="009E4B3F" w:rsidRDefault="009E4B3F" w:rsidP="00551C5C">
      <w:pPr>
        <w:spacing w:line="480" w:lineRule="auto"/>
        <w:jc w:val="both"/>
        <w:rPr>
          <w:lang w:val="en-GB"/>
        </w:rPr>
      </w:pPr>
      <w:r>
        <w:rPr>
          <w:lang w:val="en-GB"/>
        </w:rPr>
        <w:t xml:space="preserve">We implement an E-test to compare how individual sequences enrich between rounds, approximating individual sequence frequencies to Poisson distribution parameters. It assumes a degree of robustness in selection (so that frequencies can be good population estimates) that is only justifiable for heavily oversampled libraries – here, designed </w:t>
      </w:r>
      <w:r>
        <w:rPr>
          <w:lang w:val="en-GB"/>
        </w:rPr>
        <w:lastRenderedPageBreak/>
        <w:t>libraries were under 10</w:t>
      </w:r>
      <w:r>
        <w:rPr>
          <w:vertAlign w:val="superscript"/>
          <w:lang w:val="en-GB"/>
        </w:rPr>
        <w:t>4</w:t>
      </w:r>
      <w:r>
        <w:rPr>
          <w:lang w:val="en-GB"/>
        </w:rPr>
        <w:t xml:space="preserve"> variants, transformations recovered </w:t>
      </w:r>
      <w:proofErr w:type="gramStart"/>
      <w:r>
        <w:rPr>
          <w:lang w:val="en-GB"/>
        </w:rPr>
        <w:t>in excess of</w:t>
      </w:r>
      <w:proofErr w:type="gramEnd"/>
      <w:r>
        <w:rPr>
          <w:lang w:val="en-GB"/>
        </w:rPr>
        <w:t xml:space="preserve"> 10</w:t>
      </w:r>
      <w:r>
        <w:rPr>
          <w:vertAlign w:val="superscript"/>
          <w:lang w:val="en-GB"/>
        </w:rPr>
        <w:t>6</w:t>
      </w:r>
      <w:r>
        <w:rPr>
          <w:lang w:val="en-GB"/>
        </w:rPr>
        <w:t xml:space="preserve"> CFU and CST selections are carried out with over 10</w:t>
      </w:r>
      <w:r>
        <w:rPr>
          <w:vertAlign w:val="superscript"/>
          <w:lang w:val="en-GB"/>
        </w:rPr>
        <w:t>7</w:t>
      </w:r>
      <w:r>
        <w:rPr>
          <w:lang w:val="en-GB"/>
        </w:rPr>
        <w:t xml:space="preserve"> cells, fulfilling those criteria. Nonetheless, a natural progression would be to include stochastic measures that assume incomplete sampling, as commonly implemented for aptamer selection</w:t>
      </w:r>
      <w:sdt>
        <w:sdtPr>
          <w:rPr>
            <w:color w:val="000000"/>
            <w:vertAlign w:val="superscript"/>
            <w:lang w:val="en-GB"/>
          </w:rPr>
          <w:tag w:val="MENDELEY_CITATION_v3_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"/>
          <w:id w:val="-552692476"/>
          <w:placeholder>
            <w:docPart w:val="79E3D45DEC2042ECBAACC73C9DCC146C"/>
          </w:placeholder>
        </w:sdtPr>
        <w:sdtContent>
          <w:r w:rsidRPr="009E4B3F">
            <w:rPr>
              <w:color w:val="000000"/>
              <w:vertAlign w:val="superscript"/>
              <w:lang w:val="en-GB"/>
            </w:rPr>
            <w:t>40</w:t>
          </w:r>
        </w:sdtContent>
      </w:sdt>
      <w:r>
        <w:rPr>
          <w:lang w:val="en-GB"/>
        </w:rPr>
        <w:t>, and to extend analysis to include interacting residues</w:t>
      </w:r>
      <w:sdt>
        <w:sdtPr>
          <w:rPr>
            <w:color w:val="000000"/>
            <w:vertAlign w:val="superscript"/>
            <w:lang w:val="en-GB"/>
          </w:rPr>
          <w:tag w:val="MENDELEY_CITATION_v3_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"/>
          <w:id w:val="319781640"/>
          <w:placeholder>
            <w:docPart w:val="79E3D45DEC2042ECBAACC73C9DCC146C"/>
          </w:placeholder>
        </w:sdtPr>
        <w:sdtContent>
          <w:r w:rsidRPr="009E4B3F">
            <w:rPr>
              <w:color w:val="000000"/>
              <w:vertAlign w:val="superscript"/>
            </w:rPr>
            <w:t>36,41</w:t>
          </w:r>
        </w:sdtContent>
      </w:sdt>
      <w:r>
        <w:rPr>
          <w:lang w:val="en-GB"/>
        </w:rPr>
        <w:t>.</w:t>
      </w:r>
    </w:p>
    <w:p w14:paraId="1B8B4AAE" w14:textId="77777777" w:rsidR="009E4B3F" w:rsidRDefault="009E4B3F" w:rsidP="00551C5C">
      <w:pPr>
        <w:spacing w:line="480" w:lineRule="auto"/>
        <w:jc w:val="both"/>
        <w:rPr>
          <w:lang w:val="en-GB"/>
        </w:rPr>
      </w:pPr>
      <w:r>
        <w:rPr>
          <w:lang w:val="en-GB"/>
        </w:rPr>
        <w:t>Another crucial aspect of this approach is the library design. Substitutions are traditionally used to sample sequence space around wild-type enzymes, but they do not necessarily abolish backbone interactions. The P562 residue is not conserved among homologous Phi29-like enzymes, and a P562C mutation has been shown to have little functional impact in reducing conditions</w:t>
      </w:r>
      <w:sdt>
        <w:sdtPr>
          <w:rPr>
            <w:color w:val="000000"/>
            <w:vertAlign w:val="superscript"/>
            <w:lang w:val="en-GB"/>
          </w:rPr>
          <w:tag w:val="MENDELEY_CITATION_v3_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"/>
          <w:id w:val="1427306760"/>
          <w:placeholder>
            <w:docPart w:val="79E3D45DEC2042ECBAACC73C9DCC146C"/>
          </w:placeholder>
        </w:sdtPr>
        <w:sdtContent>
          <w:r w:rsidRPr="009E4B3F">
            <w:rPr>
              <w:color w:val="000000"/>
              <w:vertAlign w:val="superscript"/>
              <w:lang w:val="en-GB"/>
            </w:rPr>
            <w:t>18</w:t>
          </w:r>
        </w:sdtContent>
      </w:sdt>
      <w:r>
        <w:rPr>
          <w:lang w:val="en-GB"/>
        </w:rPr>
        <w:t>, suggesting that its interaction with TPR2 and exonuclease domains may be the result of backbone interactions. Indels, while abundant in nature, are usually less explored as a tool for protein engineering</w:t>
      </w:r>
      <w:sdt>
        <w:sdtPr>
          <w:rPr>
            <w:color w:val="000000"/>
            <w:vertAlign w:val="superscript"/>
            <w:lang w:val="en-GB"/>
          </w:rPr>
          <w:tag w:val="MENDELEY_CITATION_v3_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"/>
          <w:id w:val="999626001"/>
          <w:placeholder>
            <w:docPart w:val="D6B479D4EF0245B4B932D58020D3BC0E"/>
          </w:placeholder>
        </w:sdtPr>
        <w:sdtContent>
          <w:r w:rsidRPr="009E4B3F">
            <w:rPr>
              <w:color w:val="000000"/>
              <w:vertAlign w:val="superscript"/>
            </w:rPr>
            <w:t>42,43</w:t>
          </w:r>
        </w:sdtContent>
      </w:sdt>
      <w:r>
        <w:rPr>
          <w:lang w:val="en-GB"/>
        </w:rPr>
        <w:t xml:space="preserve">, because of their expected impact on protein structure and increased complexity in analysis. </w:t>
      </w:r>
    </w:p>
    <w:p w14:paraId="49BCC17D" w14:textId="77777777" w:rsidR="009E4B3F" w:rsidRDefault="009E4B3F" w:rsidP="00551C5C">
      <w:pPr>
        <w:spacing w:line="480" w:lineRule="auto"/>
        <w:jc w:val="both"/>
        <w:rPr>
          <w:lang w:val="en-GB"/>
        </w:rPr>
      </w:pPr>
      <w:r>
        <w:rPr>
          <w:lang w:val="en-GB"/>
        </w:rPr>
        <w:t xml:space="preserve">While this work represents a proof-of-principle that selection can be used to gain biological insight into the workings of a well-characterised enzyme, it can be readily implemented to other enzymes and at larger scales, towards reconstructing the functional networks that define a protein </w:t>
      </w:r>
      <w:commentRangeStart w:id="35"/>
      <w:commentRangeStart w:id="36"/>
      <w:r>
        <w:rPr>
          <w:lang w:val="en-GB"/>
        </w:rPr>
        <w:t>function</w:t>
      </w:r>
      <w:commentRangeEnd w:id="35"/>
      <w:r>
        <w:rPr>
          <w:rStyle w:val="CommentReference"/>
        </w:rPr>
        <w:commentReference w:id="35"/>
      </w:r>
      <w:commentRangeEnd w:id="36"/>
      <w:r>
        <w:rPr>
          <w:rStyle w:val="CommentReference"/>
        </w:rPr>
        <w:commentReference w:id="36"/>
      </w:r>
      <w:r>
        <w:rPr>
          <w:lang w:val="en-GB"/>
        </w:rPr>
        <w:t>.</w:t>
      </w:r>
      <w:bookmarkEnd w:id="34"/>
    </w:p>
    <w:p w14:paraId="6957AECD" w14:textId="77777777" w:rsidR="009E4B3F" w:rsidRPr="00805AC0" w:rsidRDefault="009E4B3F" w:rsidP="00551C5C">
      <w:pPr>
        <w:spacing w:line="480" w:lineRule="auto"/>
        <w:rPr>
          <w:b/>
        </w:rPr>
      </w:pPr>
      <w:r w:rsidRPr="00805AC0">
        <w:rPr>
          <w:b/>
        </w:rPr>
        <w:t>MATERIALS AND METHODS</w:t>
      </w:r>
    </w:p>
    <w:p w14:paraId="63D9D8DE" w14:textId="77777777" w:rsidR="009E4B3F" w:rsidRDefault="009E4B3F" w:rsidP="00551C5C">
      <w:pPr>
        <w:spacing w:line="480" w:lineRule="auto"/>
        <w:jc w:val="both"/>
        <w:rPr>
          <w:lang w:val="en-GB"/>
        </w:rPr>
      </w:pPr>
      <w:r w:rsidRPr="000D36CD">
        <w:rPr>
          <w:b/>
          <w:bCs/>
          <w:lang w:val="en-GB"/>
        </w:rPr>
        <w:t>Library design, selection, NGS and analysis leading to the identification of P562del</w:t>
      </w:r>
      <w:r>
        <w:rPr>
          <w:b/>
          <w:bCs/>
          <w:lang w:val="en-GB"/>
        </w:rPr>
        <w:t>.</w:t>
      </w:r>
      <w:r>
        <w:rPr>
          <w:lang w:val="en-GB"/>
        </w:rPr>
        <w:t xml:space="preserve"> </w:t>
      </w:r>
      <w:r w:rsidRPr="00672DE4">
        <w:rPr>
          <w:lang w:val="en-GB"/>
        </w:rPr>
        <w:t xml:space="preserve">The exonuclease, TPR2 and thumb loop </w:t>
      </w:r>
      <w:proofErr w:type="spellStart"/>
      <w:r w:rsidRPr="00672DE4">
        <w:rPr>
          <w:lang w:val="en-GB"/>
        </w:rPr>
        <w:t>InDel</w:t>
      </w:r>
      <w:proofErr w:type="spellEnd"/>
      <w:r w:rsidRPr="00672DE4">
        <w:rPr>
          <w:lang w:val="en-GB"/>
        </w:rPr>
        <w:t xml:space="preserve"> libraries were generated through inverse PCR (</w:t>
      </w:r>
      <w:proofErr w:type="spellStart"/>
      <w:r w:rsidRPr="00672DE4">
        <w:rPr>
          <w:lang w:val="en-GB"/>
        </w:rPr>
        <w:t>iPCR</w:t>
      </w:r>
      <w:proofErr w:type="spellEnd"/>
      <w:r w:rsidRPr="00672DE4">
        <w:rPr>
          <w:lang w:val="en-GB"/>
        </w:rPr>
        <w:t xml:space="preserve">) </w:t>
      </w:r>
      <w:r>
        <w:rPr>
          <w:lang w:val="en-GB"/>
        </w:rPr>
        <w:t xml:space="preserve">on the </w:t>
      </w:r>
      <w:bookmarkStart w:id="37" w:name="_Hlk103792404"/>
      <w:r>
        <w:rPr>
          <w:lang w:val="en-GB"/>
        </w:rPr>
        <w:t>pET23-P2-D12A-THR (</w:t>
      </w:r>
      <w:r w:rsidRPr="00805AC0">
        <w:rPr>
          <w:b/>
          <w:lang w:val="en-GB"/>
        </w:rPr>
        <w:t>Table S1</w:t>
      </w:r>
      <w:r>
        <w:rPr>
          <w:lang w:val="en-GB"/>
        </w:rPr>
        <w:t xml:space="preserve">) </w:t>
      </w:r>
      <w:bookmarkEnd w:id="37"/>
      <w:r w:rsidRPr="00672DE4">
        <w:rPr>
          <w:lang w:val="en-GB"/>
        </w:rPr>
        <w:t xml:space="preserve">with </w:t>
      </w:r>
      <w:r>
        <w:rPr>
          <w:lang w:val="en-GB"/>
        </w:rPr>
        <w:t xml:space="preserve">phosphorylated </w:t>
      </w:r>
      <w:proofErr w:type="spellStart"/>
      <w:r>
        <w:rPr>
          <w:lang w:val="en-GB"/>
        </w:rPr>
        <w:t>InDel</w:t>
      </w:r>
      <w:proofErr w:type="spellEnd"/>
      <w:r>
        <w:rPr>
          <w:lang w:val="en-GB"/>
        </w:rPr>
        <w:t xml:space="preserve"> mutagenic</w:t>
      </w:r>
      <w:r w:rsidRPr="00672DE4">
        <w:rPr>
          <w:lang w:val="en-GB"/>
        </w:rPr>
        <w:t xml:space="preserve"> primers</w:t>
      </w:r>
      <w:r>
        <w:rPr>
          <w:lang w:val="en-GB"/>
        </w:rPr>
        <w:t xml:space="preserve"> (Table S2) as previously described</w:t>
      </w:r>
      <w:sdt>
        <w:sdtPr>
          <w:rPr>
            <w:color w:val="000000"/>
            <w:vertAlign w:val="superscript"/>
            <w:lang w:val="en-GB"/>
          </w:rPr>
          <w:tag w:val="MENDELEY_CITATION_v3_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"/>
          <w:id w:val="-1334841994"/>
          <w:placeholder>
            <w:docPart w:val="1ECA8D2AFC094C1A9A142FBF345ACAB6"/>
          </w:placeholder>
        </w:sdtPr>
        <w:sdtContent>
          <w:r w:rsidRPr="009E4B3F">
            <w:rPr>
              <w:color w:val="000000"/>
              <w:vertAlign w:val="superscript"/>
            </w:rPr>
            <w:t>44</w:t>
          </w:r>
        </w:sdtContent>
      </w:sdt>
      <w:r>
        <w:rPr>
          <w:color w:val="000000"/>
          <w:lang w:val="en-GB"/>
        </w:rPr>
        <w:t xml:space="preserve"> and summarized in </w:t>
      </w:r>
      <w:r w:rsidRPr="00805AC0">
        <w:rPr>
          <w:b/>
          <w:bCs/>
          <w:color w:val="000000"/>
          <w:lang w:val="en-GB"/>
        </w:rPr>
        <w:t xml:space="preserve">Figure </w:t>
      </w:r>
      <w:r>
        <w:rPr>
          <w:b/>
          <w:bCs/>
          <w:color w:val="000000"/>
          <w:lang w:val="en-GB"/>
        </w:rPr>
        <w:t>2</w:t>
      </w:r>
      <w:r w:rsidRPr="00805AC0">
        <w:rPr>
          <w:b/>
          <w:bCs/>
          <w:color w:val="000000"/>
          <w:lang w:val="en-GB"/>
        </w:rPr>
        <w:t>B</w:t>
      </w:r>
      <w:r w:rsidRPr="00672DE4">
        <w:rPr>
          <w:lang w:val="en-GB"/>
        </w:rPr>
        <w:t xml:space="preserve">. </w:t>
      </w:r>
      <w:r>
        <w:rPr>
          <w:lang w:val="en-GB"/>
        </w:rPr>
        <w:lastRenderedPageBreak/>
        <w:t xml:space="preserve">Each </w:t>
      </w:r>
      <w:proofErr w:type="spellStart"/>
      <w:r>
        <w:rPr>
          <w:lang w:val="en-GB"/>
        </w:rPr>
        <w:t>InDel</w:t>
      </w:r>
      <w:proofErr w:type="spellEnd"/>
      <w:r>
        <w:rPr>
          <w:lang w:val="en-GB"/>
        </w:rPr>
        <w:t xml:space="preserve"> library was subjected to rounds of selection through CST</w:t>
      </w:r>
      <w:sdt>
        <w:sdtPr>
          <w:rPr>
            <w:color w:val="000000"/>
            <w:vertAlign w:val="superscript"/>
            <w:lang w:val="en-GB"/>
          </w:rPr>
          <w:tag w:val="MENDELEY_CITATION_v3_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"/>
          <w:id w:val="1760181974"/>
          <w:placeholder>
            <w:docPart w:val="1ECA8D2AFC094C1A9A142FBF345ACAB6"/>
          </w:placeholder>
        </w:sdtPr>
        <w:sdtContent>
          <w:r w:rsidRPr="009E4B3F">
            <w:rPr>
              <w:color w:val="000000"/>
              <w:vertAlign w:val="superscript"/>
              <w:lang w:val="en-GB"/>
            </w:rPr>
            <w:t>24</w:t>
          </w:r>
        </w:sdtContent>
      </w:sdt>
      <w:r>
        <w:rPr>
          <w:lang w:val="en-GB"/>
        </w:rPr>
        <w:t xml:space="preserve"> adapted for the mesophilic Phi29 DNAP as previously described</w:t>
      </w:r>
      <w:sdt>
        <w:sdtPr>
          <w:rPr>
            <w:color w:val="000000"/>
            <w:vertAlign w:val="superscript"/>
            <w:lang w:val="en-GB"/>
          </w:rPr>
          <w:tag w:val="MENDELEY_CITATION_v3_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"/>
          <w:id w:val="1824699180"/>
          <w:placeholder>
            <w:docPart w:val="C49C1052FBCD46EC95F553CA4EC8469B"/>
          </w:placeholder>
        </w:sdtPr>
        <w:sdtContent>
          <w:r w:rsidRPr="009E4B3F">
            <w:rPr>
              <w:color w:val="000000"/>
              <w:vertAlign w:val="superscript"/>
            </w:rPr>
            <w:t>44</w:t>
          </w:r>
        </w:sdtContent>
      </w:sdt>
      <w:r>
        <w:rPr>
          <w:lang w:val="en-GB"/>
        </w:rPr>
        <w:t>. Briefly, 1x10</w:t>
      </w:r>
      <w:r>
        <w:rPr>
          <w:vertAlign w:val="superscript"/>
          <w:lang w:val="en-GB"/>
        </w:rPr>
        <w:t>8</w:t>
      </w:r>
      <w:r>
        <w:rPr>
          <w:lang w:val="en-GB"/>
        </w:rPr>
        <w:t xml:space="preserve"> cells from each library, post-induction (3 h at 30</w:t>
      </w:r>
      <w:r>
        <w:rPr>
          <w:rFonts w:ascii="Courier New" w:hAnsi="Courier New" w:cs="Courier New"/>
          <w:lang w:val="en-GB"/>
        </w:rPr>
        <w:t>°</w:t>
      </w:r>
      <w:r>
        <w:rPr>
          <w:lang w:val="en-GB"/>
        </w:rPr>
        <w:t xml:space="preserve">C), were resuspended in </w:t>
      </w:r>
      <w:r w:rsidRPr="003D23D4">
        <w:rPr>
          <w:lang w:val="en-GB"/>
        </w:rPr>
        <w:t xml:space="preserve">100μl of activity reaction mix, composed of 30 </w:t>
      </w:r>
      <w:proofErr w:type="spellStart"/>
      <w:r w:rsidRPr="003D23D4">
        <w:rPr>
          <w:lang w:val="en-GB"/>
        </w:rPr>
        <w:t>pmol</w:t>
      </w:r>
      <w:proofErr w:type="spellEnd"/>
      <w:r w:rsidRPr="003D23D4">
        <w:rPr>
          <w:lang w:val="en-GB"/>
        </w:rPr>
        <w:t xml:space="preserve"> of a short biotinylated oligo (</w:t>
      </w:r>
      <w:r w:rsidRPr="00331246">
        <w:rPr>
          <w:lang w:val="en-GB"/>
        </w:rPr>
        <w:t>CST_04(7)</w:t>
      </w:r>
      <w:proofErr w:type="spellStart"/>
      <w:r w:rsidRPr="00331246">
        <w:rPr>
          <w:lang w:val="en-GB"/>
        </w:rPr>
        <w:t>exoR</w:t>
      </w:r>
      <w:proofErr w:type="spellEnd"/>
      <w:r>
        <w:rPr>
          <w:lang w:val="en-GB"/>
        </w:rPr>
        <w:t xml:space="preserve">, </w:t>
      </w:r>
      <w:r w:rsidRPr="00805AC0">
        <w:rPr>
          <w:b/>
          <w:bCs/>
          <w:lang w:val="en-GB"/>
        </w:rPr>
        <w:t>Table S2</w:t>
      </w:r>
      <w:r w:rsidRPr="003D23D4">
        <w:rPr>
          <w:lang w:val="en-GB"/>
        </w:rPr>
        <w:t>), 200</w:t>
      </w:r>
      <w:r>
        <w:rPr>
          <w:lang w:val="en-GB"/>
        </w:rPr>
        <w:t xml:space="preserve"> </w:t>
      </w:r>
      <w:proofErr w:type="spellStart"/>
      <w:r w:rsidRPr="003D23D4">
        <w:rPr>
          <w:lang w:val="en-GB"/>
        </w:rPr>
        <w:t>μM</w:t>
      </w:r>
      <w:proofErr w:type="spellEnd"/>
      <w:r w:rsidRPr="003D23D4">
        <w:rPr>
          <w:lang w:val="en-GB"/>
        </w:rPr>
        <w:t xml:space="preserve"> of </w:t>
      </w:r>
      <w:proofErr w:type="spellStart"/>
      <w:r w:rsidRPr="003D23D4">
        <w:rPr>
          <w:lang w:val="en-GB"/>
        </w:rPr>
        <w:t>hNTPs</w:t>
      </w:r>
      <w:proofErr w:type="spellEnd"/>
      <w:r w:rsidRPr="003D23D4">
        <w:rPr>
          <w:lang w:val="en-GB"/>
        </w:rPr>
        <w:t>, 1x Phi29 reaction buffer</w:t>
      </w:r>
      <w:r>
        <w:rPr>
          <w:lang w:val="en-GB"/>
        </w:rPr>
        <w:t xml:space="preserve"> (NEB)</w:t>
      </w:r>
      <w:r w:rsidRPr="003D23D4">
        <w:rPr>
          <w:lang w:val="en-GB"/>
        </w:rPr>
        <w:t>, 1x Bovine Serum Albumin (BSA, Sigma Aldrich), 1 M betaine</w:t>
      </w:r>
      <w:r>
        <w:rPr>
          <w:lang w:val="en-GB"/>
        </w:rPr>
        <w:t xml:space="preserve"> (</w:t>
      </w:r>
      <w:proofErr w:type="spellStart"/>
      <w:r w:rsidRPr="00187622">
        <w:rPr>
          <w:lang w:val="en-GB"/>
        </w:rPr>
        <w:t>Thermo</w:t>
      </w:r>
      <w:proofErr w:type="spellEnd"/>
      <w:r w:rsidRPr="00187622">
        <w:rPr>
          <w:lang w:val="en-GB"/>
        </w:rPr>
        <w:t xml:space="preserve"> Scientific</w:t>
      </w:r>
      <w:r>
        <w:rPr>
          <w:lang w:val="en-GB"/>
        </w:rPr>
        <w:t>)</w:t>
      </w:r>
      <w:r w:rsidRPr="003D23D4">
        <w:rPr>
          <w:lang w:val="en-GB"/>
        </w:rPr>
        <w:t>, 2</w:t>
      </w:r>
      <w:r>
        <w:rPr>
          <w:lang w:val="en-GB"/>
        </w:rPr>
        <w:t xml:space="preserve"> </w:t>
      </w:r>
      <w:proofErr w:type="spellStart"/>
      <w:r w:rsidRPr="003D23D4">
        <w:rPr>
          <w:lang w:val="en-GB"/>
        </w:rPr>
        <w:t>μL</w:t>
      </w:r>
      <w:proofErr w:type="spellEnd"/>
      <w:r w:rsidRPr="003D23D4">
        <w:rPr>
          <w:lang w:val="en-GB"/>
        </w:rPr>
        <w:t xml:space="preserve"> NotI</w:t>
      </w:r>
      <w:r>
        <w:rPr>
          <w:lang w:val="en-GB"/>
        </w:rPr>
        <w:t xml:space="preserve"> (NEB)</w:t>
      </w:r>
      <w:r w:rsidRPr="003D23D4">
        <w:rPr>
          <w:lang w:val="en-GB"/>
        </w:rPr>
        <w:t>, 1 mg/m</w:t>
      </w:r>
      <w:r>
        <w:rPr>
          <w:lang w:val="en-GB"/>
        </w:rPr>
        <w:t>L</w:t>
      </w:r>
      <w:r w:rsidRPr="003D23D4">
        <w:rPr>
          <w:lang w:val="en-GB"/>
        </w:rPr>
        <w:t xml:space="preserve"> lysozyme</w:t>
      </w:r>
      <w:r>
        <w:rPr>
          <w:lang w:val="en-GB"/>
        </w:rPr>
        <w:t xml:space="preserve"> (</w:t>
      </w:r>
      <w:proofErr w:type="spellStart"/>
      <w:r w:rsidRPr="00187622">
        <w:rPr>
          <w:lang w:val="en-GB"/>
        </w:rPr>
        <w:t>Thermo</w:t>
      </w:r>
      <w:proofErr w:type="spellEnd"/>
      <w:r w:rsidRPr="00187622">
        <w:rPr>
          <w:lang w:val="en-GB"/>
        </w:rPr>
        <w:t xml:space="preserve"> Scientific</w:t>
      </w:r>
      <w:r>
        <w:rPr>
          <w:lang w:val="en-GB"/>
        </w:rPr>
        <w:t>)</w:t>
      </w:r>
      <w:r w:rsidRPr="003D23D4">
        <w:rPr>
          <w:lang w:val="en-GB"/>
        </w:rPr>
        <w:t xml:space="preserve"> and 5</w:t>
      </w:r>
      <w:r>
        <w:rPr>
          <w:lang w:val="en-GB"/>
        </w:rPr>
        <w:t xml:space="preserve"> </w:t>
      </w:r>
      <w:proofErr w:type="spellStart"/>
      <w:r w:rsidRPr="003D23D4">
        <w:rPr>
          <w:lang w:val="en-GB"/>
        </w:rPr>
        <w:t>μg</w:t>
      </w:r>
      <w:proofErr w:type="spellEnd"/>
      <w:r w:rsidRPr="003D23D4">
        <w:rPr>
          <w:lang w:val="en-GB"/>
        </w:rPr>
        <w:t>/m</w:t>
      </w:r>
      <w:r>
        <w:rPr>
          <w:lang w:val="en-GB"/>
        </w:rPr>
        <w:t>L</w:t>
      </w:r>
      <w:r w:rsidRPr="003D23D4">
        <w:rPr>
          <w:lang w:val="en-GB"/>
        </w:rPr>
        <w:t xml:space="preserve"> polymyxin</w:t>
      </w:r>
      <w:r>
        <w:rPr>
          <w:lang w:val="en-GB"/>
        </w:rPr>
        <w:t xml:space="preserve"> (Sigma-Aldrich)</w:t>
      </w:r>
      <w:r w:rsidRPr="003D23D4">
        <w:rPr>
          <w:lang w:val="en-GB"/>
        </w:rPr>
        <w:t xml:space="preserve"> in 100</w:t>
      </w:r>
      <w:r>
        <w:rPr>
          <w:lang w:val="en-GB"/>
        </w:rPr>
        <w:t xml:space="preserve"> </w:t>
      </w:r>
      <w:proofErr w:type="spellStart"/>
      <w:r w:rsidRPr="003D23D4">
        <w:rPr>
          <w:lang w:val="en-GB"/>
        </w:rPr>
        <w:t>μL</w:t>
      </w:r>
      <w:proofErr w:type="spellEnd"/>
      <w:r w:rsidRPr="003D23D4">
        <w:rPr>
          <w:lang w:val="en-GB"/>
        </w:rPr>
        <w:t xml:space="preserve"> molecular grade water. </w:t>
      </w:r>
      <w:r>
        <w:rPr>
          <w:lang w:val="en-GB"/>
        </w:rPr>
        <w:t>Resuspended cells were emulsified in water-in-oil emulsions and subjected to freezing-thawing cycles for cell lysis and plasmid denaturation. HNA synthesis was then carried out for 10 min at 30</w:t>
      </w:r>
      <w:r>
        <w:rPr>
          <w:rFonts w:ascii="Courier New" w:hAnsi="Courier New" w:cs="Courier New"/>
          <w:lang w:val="en-GB"/>
        </w:rPr>
        <w:t>°</w:t>
      </w:r>
      <w:r>
        <w:rPr>
          <w:lang w:val="en-GB"/>
        </w:rPr>
        <w:t xml:space="preserve">C and products were captured, post-emulsion disruption, via </w:t>
      </w:r>
      <w:r w:rsidRPr="00202A02">
        <w:rPr>
          <w:lang w:val="en-GB"/>
        </w:rPr>
        <w:t>biotin-streptavidin pulldown using</w:t>
      </w:r>
      <w:r>
        <w:rPr>
          <w:lang w:val="en-GB"/>
        </w:rPr>
        <w:t xml:space="preserve"> </w:t>
      </w:r>
      <w:r w:rsidRPr="00202A02">
        <w:rPr>
          <w:lang w:val="en-GB"/>
        </w:rPr>
        <w:t>paramagnetic beads</w:t>
      </w:r>
      <w:r>
        <w:rPr>
          <w:lang w:val="en-GB"/>
        </w:rPr>
        <w:t xml:space="preserve">. Captured products were amplified through PCR using </w:t>
      </w:r>
      <w:r w:rsidRPr="00F53379">
        <w:rPr>
          <w:lang w:val="en-GB"/>
        </w:rPr>
        <w:t>KOD Xtreme Hot Start DNA Polymerase (EMD Millipore)</w:t>
      </w:r>
      <w:r>
        <w:rPr>
          <w:lang w:val="en-GB"/>
        </w:rPr>
        <w:t xml:space="preserve">, </w:t>
      </w:r>
      <w:r w:rsidRPr="00A111A0">
        <w:rPr>
          <w:lang w:val="en-GB"/>
        </w:rPr>
        <w:t xml:space="preserve">cloned into the </w:t>
      </w:r>
      <w:r>
        <w:rPr>
          <w:lang w:val="en-GB"/>
        </w:rPr>
        <w:t xml:space="preserve">pET23-P2-D12A-THR </w:t>
      </w:r>
      <w:r w:rsidRPr="00A111A0">
        <w:rPr>
          <w:lang w:val="en-GB"/>
        </w:rPr>
        <w:t xml:space="preserve">expression backbone, and transformed into fresh electrocompetent </w:t>
      </w:r>
      <w:r w:rsidRPr="00BC37B6">
        <w:rPr>
          <w:i/>
          <w:iCs/>
          <w:lang w:val="en-GB"/>
        </w:rPr>
        <w:t>E. coli</w:t>
      </w:r>
      <w:r w:rsidRPr="00BC37B6">
        <w:rPr>
          <w:lang w:val="en-GB"/>
        </w:rPr>
        <w:t xml:space="preserve"> T7 Express cells (NEB)</w:t>
      </w:r>
      <w:r>
        <w:rPr>
          <w:lang w:val="en-GB"/>
        </w:rPr>
        <w:t xml:space="preserve">. The libraries pre- and post-selection were then grown for 3 h at </w:t>
      </w:r>
      <w:r w:rsidRPr="00BC37B6">
        <w:rPr>
          <w:lang w:val="en-GB"/>
        </w:rPr>
        <w:t>37°C</w:t>
      </w:r>
      <w:r>
        <w:rPr>
          <w:lang w:val="en-GB"/>
        </w:rPr>
        <w:t xml:space="preserve">. Plasmids were then extracted and used as template in </w:t>
      </w:r>
      <w:commentRangeStart w:id="38"/>
      <w:r w:rsidRPr="00016E9B">
        <w:rPr>
          <w:lang w:val="en-GB"/>
        </w:rPr>
        <w:t>~400 bp</w:t>
      </w:r>
      <w:r>
        <w:rPr>
          <w:lang w:val="en-GB"/>
        </w:rPr>
        <w:t xml:space="preserve"> NGS amplicon generation PCR reactions</w:t>
      </w:r>
      <w:commentRangeEnd w:id="38"/>
      <w:r>
        <w:rPr>
          <w:rStyle w:val="CommentReference"/>
        </w:rPr>
        <w:commentReference w:id="38"/>
      </w:r>
      <w:r>
        <w:rPr>
          <w:lang w:val="en-GB"/>
        </w:rPr>
        <w:t xml:space="preserve"> using </w:t>
      </w:r>
      <w:r w:rsidRPr="00F53379">
        <w:rPr>
          <w:lang w:val="en-GB"/>
        </w:rPr>
        <w:t>KOD Xtreme Hot Start DNA Polymerase (EMD Millipore)</w:t>
      </w:r>
      <w:ins w:id="39" w:author="Paola Handal" w:date="2023-04-07T19:27:00Z">
        <w:r>
          <w:rPr>
            <w:lang w:val="en-GB"/>
          </w:rPr>
          <w:t xml:space="preserve"> and NGS amplicon generation primers unique for each library (Table S2)</w:t>
        </w:r>
      </w:ins>
      <w:r>
        <w:rPr>
          <w:lang w:val="en-GB"/>
        </w:rPr>
        <w:t xml:space="preserve">. The amplicons were gel-extracted using the </w:t>
      </w:r>
      <w:r w:rsidRPr="00016E9B">
        <w:rPr>
          <w:lang w:val="en-GB"/>
        </w:rPr>
        <w:t>Monarch DNA Gel Extraction kits (NEB)</w:t>
      </w:r>
      <w:r>
        <w:rPr>
          <w:lang w:val="en-GB"/>
        </w:rPr>
        <w:t>.</w:t>
      </w:r>
      <w:r w:rsidRPr="00016E9B">
        <w:rPr>
          <w:lang w:val="en-GB"/>
        </w:rPr>
        <w:t xml:space="preserve"> </w:t>
      </w:r>
      <w:r w:rsidRPr="00324BCF">
        <w:rPr>
          <w:lang w:val="en-GB"/>
        </w:rPr>
        <w:t xml:space="preserve">NGS-based amplicon sequencing was carried out for all libraries at </w:t>
      </w:r>
      <w:proofErr w:type="spellStart"/>
      <w:r w:rsidRPr="00324BCF">
        <w:rPr>
          <w:lang w:val="en-GB"/>
        </w:rPr>
        <w:t>Genewiz</w:t>
      </w:r>
      <w:proofErr w:type="spellEnd"/>
      <w:r w:rsidRPr="00324BCF">
        <w:rPr>
          <w:lang w:val="en-GB"/>
        </w:rPr>
        <w:t xml:space="preserve"> UK Ltd</w:t>
      </w:r>
      <w:r>
        <w:rPr>
          <w:lang w:val="en-GB"/>
        </w:rPr>
        <w:t xml:space="preserve"> using the Amplicon-EZ service. Sequencing data, which can be found in the NCBI SRA database (</w:t>
      </w:r>
      <w:proofErr w:type="spellStart"/>
      <w:r>
        <w:rPr>
          <w:lang w:val="en-GB"/>
        </w:rPr>
        <w:t>BioProject</w:t>
      </w:r>
      <w:proofErr w:type="spellEnd"/>
      <w:r>
        <w:rPr>
          <w:lang w:val="en-GB"/>
        </w:rPr>
        <w:t xml:space="preserve">: </w:t>
      </w:r>
      <w:r w:rsidRPr="0050348B">
        <w:rPr>
          <w:lang w:val="en-GB"/>
        </w:rPr>
        <w:t>PRJNA883233</w:t>
      </w:r>
      <w:r>
        <w:rPr>
          <w:lang w:val="en-GB"/>
        </w:rPr>
        <w:t xml:space="preserve">), was </w:t>
      </w:r>
      <w:ins w:id="40" w:author="Paola Handal" w:date="2023-04-07T19:09:00Z">
        <w:r>
          <w:rPr>
            <w:lang w:val="en-GB"/>
          </w:rPr>
          <w:t>pre-</w:t>
        </w:r>
      </w:ins>
      <w:r>
        <w:rPr>
          <w:lang w:val="en-GB"/>
        </w:rPr>
        <w:t xml:space="preserve">processed using </w:t>
      </w:r>
      <w:r w:rsidRPr="00F571F8">
        <w:rPr>
          <w:lang w:val="en-GB"/>
        </w:rPr>
        <w:t xml:space="preserve">the </w:t>
      </w:r>
      <w:r w:rsidRPr="00805AC0">
        <w:rPr>
          <w:i/>
          <w:lang w:val="en-GB"/>
        </w:rPr>
        <w:t>NGS_preprocessing.ga</w:t>
      </w:r>
      <w:r>
        <w:rPr>
          <w:lang w:val="en-GB"/>
        </w:rPr>
        <w:t xml:space="preserve"> script (</w:t>
      </w:r>
      <w:r w:rsidRPr="00805AC0">
        <w:rPr>
          <w:b/>
          <w:bCs/>
          <w:lang w:val="en-GB"/>
        </w:rPr>
        <w:t xml:space="preserve">Supplementary Information </w:t>
      </w:r>
      <w:r w:rsidRPr="00805AC0">
        <w:rPr>
          <w:b/>
          <w:lang w:val="en-GB"/>
        </w:rPr>
        <w:t>S2</w:t>
      </w:r>
      <w:r>
        <w:rPr>
          <w:lang w:val="en-GB"/>
        </w:rPr>
        <w:t>) in the G</w:t>
      </w:r>
      <w:r w:rsidRPr="00F571F8">
        <w:rPr>
          <w:lang w:val="en-GB"/>
        </w:rPr>
        <w:t>alaxy</w:t>
      </w:r>
      <w:sdt>
        <w:sdtPr>
          <w:rPr>
            <w:color w:val="000000"/>
            <w:vertAlign w:val="superscript"/>
            <w:lang w:val="en-GB"/>
          </w:rPr>
          <w:tag w:val="MENDELEY_CITATION_v3_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"/>
          <w:id w:val="1532291475"/>
          <w:placeholder>
            <w:docPart w:val="79E3D45DEC2042ECBAACC73C9DCC146C"/>
          </w:placeholder>
        </w:sdtPr>
        <w:sdtContent>
          <w:r w:rsidRPr="009E4B3F">
            <w:rPr>
              <w:color w:val="000000"/>
              <w:vertAlign w:val="superscript"/>
              <w:lang w:val="en-GB"/>
            </w:rPr>
            <w:t>45</w:t>
          </w:r>
        </w:sdtContent>
      </w:sdt>
      <w:r w:rsidRPr="00F571F8">
        <w:rPr>
          <w:lang w:val="en-GB"/>
        </w:rPr>
        <w:t xml:space="preserve"> public server (usegalaxy.org)</w:t>
      </w:r>
      <w:r>
        <w:rPr>
          <w:lang w:val="en-GB"/>
        </w:rPr>
        <w:t xml:space="preserve">. </w:t>
      </w:r>
      <w:ins w:id="41" w:author="Paola Handal" w:date="2023-04-07T19:08:00Z">
        <w:r>
          <w:rPr>
            <w:lang w:val="en-GB"/>
          </w:rPr>
          <w:t xml:space="preserve">Total number of reads and the impact of the pre-processing </w:t>
        </w:r>
        <w:r>
          <w:rPr>
            <w:lang w:val="en-GB"/>
          </w:rPr>
          <w:lastRenderedPageBreak/>
          <w:t xml:space="preserve">workflow can be found on Tables S3-S5. </w:t>
        </w:r>
      </w:ins>
      <w:del w:id="42" w:author="Paola Handal" w:date="2023-04-07T19:08:00Z">
        <w:r w:rsidDel="009B3378">
          <w:rPr>
            <w:lang w:val="en-GB"/>
          </w:rPr>
          <w:delText xml:space="preserve">Total number of reads and the impact of the pre-processing can be found on Tables S3-S5. </w:delText>
        </w:r>
      </w:del>
      <w:proofErr w:type="spellStart"/>
      <w:r>
        <w:rPr>
          <w:lang w:val="en-GB"/>
        </w:rPr>
        <w:t>InDel</w:t>
      </w:r>
      <w:proofErr w:type="spellEnd"/>
      <w:r>
        <w:rPr>
          <w:lang w:val="en-GB"/>
        </w:rPr>
        <w:t xml:space="preserve"> frequencies before and after selection, enrichment complex scores and the E-</w:t>
      </w:r>
      <w:r w:rsidRPr="00CC3F1F">
        <w:rPr>
          <w:lang w:val="en-GB"/>
        </w:rPr>
        <w:t>test for comparing two Poisson means</w:t>
      </w:r>
      <w:sdt>
        <w:sdtPr>
          <w:rPr>
            <w:color w:val="000000"/>
            <w:vertAlign w:val="superscript"/>
            <w:lang w:val="en-GB"/>
          </w:rPr>
          <w:tag w:val="MENDELEY_CITATION_v3_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"/>
          <w:id w:val="-1518308253"/>
          <w:placeholder>
            <w:docPart w:val="79E3D45DEC2042ECBAACC73C9DCC146C"/>
          </w:placeholder>
        </w:sdtPr>
        <w:sdtContent>
          <w:r w:rsidRPr="009E4B3F">
            <w:rPr>
              <w:color w:val="000000"/>
              <w:vertAlign w:val="superscript"/>
            </w:rPr>
            <w:t>28</w:t>
          </w:r>
        </w:sdtContent>
      </w:sdt>
      <w:r>
        <w:rPr>
          <w:lang w:val="en-GB"/>
        </w:rPr>
        <w:t xml:space="preserve"> were calculated using the </w:t>
      </w:r>
      <w:proofErr w:type="spellStart"/>
      <w:r w:rsidRPr="00805AC0">
        <w:rPr>
          <w:i/>
          <w:lang w:val="en-GB"/>
        </w:rPr>
        <w:t>InDel_Quantification.</w:t>
      </w:r>
      <w:r>
        <w:rPr>
          <w:i/>
          <w:lang w:val="en-GB"/>
        </w:rPr>
        <w:t>ipynb</w:t>
      </w:r>
      <w:proofErr w:type="spellEnd"/>
      <w:r>
        <w:rPr>
          <w:lang w:val="en-GB"/>
        </w:rPr>
        <w:t xml:space="preserve"> Julia notebook (</w:t>
      </w:r>
      <w:r w:rsidRPr="00805AC0">
        <w:rPr>
          <w:b/>
          <w:bCs/>
          <w:lang w:val="en-GB"/>
        </w:rPr>
        <w:t>Supplementary Information S3</w:t>
      </w:r>
      <w:r>
        <w:rPr>
          <w:lang w:val="en-GB"/>
        </w:rPr>
        <w:t>). The complex enrichment score was calculated as:</w:t>
      </w:r>
    </w:p>
    <w:p w14:paraId="3761BA27" w14:textId="77777777" w:rsidR="009E4B3F" w:rsidRDefault="009E4B3F" w:rsidP="00551C5C">
      <w:pPr>
        <w:spacing w:line="480" w:lineRule="auto"/>
        <w:jc w:val="both"/>
        <w:rPr>
          <w:lang w:val="en-GB"/>
        </w:rPr>
      </w:pPr>
      <m:oMath>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frequency</m:t>
                </m:r>
              </m:e>
              <m:sub>
                <m:r>
                  <w:rPr>
                    <w:rFonts w:ascii="Cambria Math" w:hAnsi="Cambria Math"/>
                    <w:lang w:val="en-GB"/>
                  </w:rPr>
                  <m:t>R1</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frequency</m:t>
                </m:r>
              </m:e>
              <m:sub>
                <m:r>
                  <w:rPr>
                    <w:rFonts w:ascii="Cambria Math" w:hAnsi="Cambria Math"/>
                    <w:lang w:val="en-GB"/>
                  </w:rPr>
                  <m:t>R0</m:t>
                </m:r>
              </m:sub>
            </m:sSub>
          </m:e>
        </m:d>
        <m:r>
          <w:rPr>
            <w:rFonts w:ascii="Cambria Math" w:hAnsi="Cambria Math"/>
            <w:lang w:val="en-GB"/>
          </w:rPr>
          <m:t xml:space="preserve"> × </m:t>
        </m:r>
        <m:f>
          <m:fPr>
            <m:ctrlPr>
              <w:rPr>
                <w:rFonts w:ascii="Cambria Math" w:hAnsi="Cambria Math"/>
                <w:i/>
                <w:lang w:val="en-GB"/>
              </w:rPr>
            </m:ctrlPr>
          </m:fPr>
          <m:num>
            <m:r>
              <w:rPr>
                <w:rFonts w:ascii="Cambria Math" w:hAnsi="Cambria Math"/>
                <w:lang w:val="en-GB"/>
              </w:rPr>
              <m:t>(</m:t>
            </m:r>
            <m:sSub>
              <m:sSubPr>
                <m:ctrlPr>
                  <w:rPr>
                    <w:rFonts w:ascii="Cambria Math" w:hAnsi="Cambria Math"/>
                    <w:i/>
                    <w:lang w:val="en-GB"/>
                  </w:rPr>
                </m:ctrlPr>
              </m:sSubPr>
              <m:e>
                <m:r>
                  <w:rPr>
                    <w:rFonts w:ascii="Cambria Math" w:hAnsi="Cambria Math"/>
                    <w:lang w:val="en-GB"/>
                  </w:rPr>
                  <m:t>counts</m:t>
                </m:r>
              </m:e>
              <m:sub>
                <m:r>
                  <w:rPr>
                    <w:rFonts w:ascii="Cambria Math" w:hAnsi="Cambria Math"/>
                    <w:lang w:val="en-GB"/>
                  </w:rPr>
                  <m:t>R1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counts</m:t>
                </m:r>
              </m:e>
              <m:sub>
                <m:r>
                  <w:rPr>
                    <w:rFonts w:ascii="Cambria Math" w:hAnsi="Cambria Math"/>
                    <w:lang w:val="en-GB"/>
                  </w:rPr>
                  <m:t>R0</m:t>
                </m:r>
              </m:sub>
            </m:sSub>
            <m:r>
              <w:rPr>
                <w:rFonts w:ascii="Cambria Math" w:hAnsi="Cambria Math"/>
                <w:lang w:val="en-GB"/>
              </w:rPr>
              <m:t xml:space="preserve">) </m:t>
            </m:r>
          </m:num>
          <m:den>
            <m:r>
              <w:rPr>
                <w:rFonts w:ascii="Cambria Math" w:hAnsi="Cambria Math"/>
                <w:lang w:val="en-GB"/>
              </w:rPr>
              <m:t>2</m:t>
            </m:r>
          </m:den>
        </m:f>
      </m:oMath>
      <w:r>
        <w:rPr>
          <w:lang w:val="en-GB"/>
        </w:rPr>
        <w:t xml:space="preserve">  (1)</w:t>
      </w:r>
    </w:p>
    <w:p w14:paraId="3B2F4D86" w14:textId="77777777" w:rsidR="009E4B3F" w:rsidRDefault="009E4B3F" w:rsidP="00551C5C">
      <w:pPr>
        <w:spacing w:line="480" w:lineRule="auto"/>
        <w:jc w:val="both"/>
        <w:rPr>
          <w:lang w:val="en-GB"/>
        </w:rPr>
      </w:pPr>
      <w:r>
        <w:rPr>
          <w:lang w:val="en-GB"/>
        </w:rPr>
        <w:t xml:space="preserve">The calculated scores can be found in the </w:t>
      </w:r>
      <w:r w:rsidRPr="00805AC0">
        <w:rPr>
          <w:i/>
          <w:lang w:val="en-GB"/>
        </w:rPr>
        <w:t>InDel_EC.xlsx</w:t>
      </w:r>
      <w:r>
        <w:rPr>
          <w:lang w:val="en-GB"/>
        </w:rPr>
        <w:t xml:space="preserve"> file (</w:t>
      </w:r>
      <w:r w:rsidRPr="00805AC0">
        <w:rPr>
          <w:b/>
          <w:bCs/>
          <w:lang w:val="en-GB"/>
        </w:rPr>
        <w:t>Supplementary Information S4</w:t>
      </w:r>
      <w:r>
        <w:rPr>
          <w:lang w:val="en-GB"/>
        </w:rPr>
        <w:t>).</w:t>
      </w:r>
    </w:p>
    <w:p w14:paraId="20BDE1FA" w14:textId="77777777" w:rsidR="009E4B3F" w:rsidRDefault="009E4B3F" w:rsidP="00551C5C">
      <w:pPr>
        <w:spacing w:line="480" w:lineRule="auto"/>
        <w:jc w:val="both"/>
        <w:rPr>
          <w:lang w:val="en-GB"/>
        </w:rPr>
      </w:pPr>
      <w:r w:rsidRPr="00F24BDD">
        <w:rPr>
          <w:b/>
          <w:bCs/>
          <w:lang w:val="en-GB"/>
        </w:rPr>
        <w:t xml:space="preserve">Generation of </w:t>
      </w:r>
      <w:r>
        <w:rPr>
          <w:b/>
          <w:bCs/>
          <w:lang w:val="en-GB"/>
        </w:rPr>
        <w:t>Phi29</w:t>
      </w:r>
      <w:r w:rsidRPr="00F24BDD">
        <w:rPr>
          <w:b/>
          <w:bCs/>
          <w:lang w:val="en-GB"/>
        </w:rPr>
        <w:t xml:space="preserve"> mutants.</w:t>
      </w:r>
      <w:r>
        <w:rPr>
          <w:lang w:val="en-GB"/>
        </w:rPr>
        <w:t xml:space="preserve"> </w:t>
      </w:r>
      <w:r w:rsidRPr="00F24BDD">
        <w:rPr>
          <w:lang w:val="en-GB"/>
        </w:rPr>
        <w:t xml:space="preserve">The P562del </w:t>
      </w:r>
      <w:r>
        <w:rPr>
          <w:lang w:val="en-GB"/>
        </w:rPr>
        <w:t xml:space="preserve">and </w:t>
      </w:r>
      <w:r w:rsidRPr="00F24BDD">
        <w:rPr>
          <w:lang w:val="en-GB"/>
        </w:rPr>
        <w:t>E</w:t>
      </w:r>
      <w:r>
        <w:rPr>
          <w:lang w:val="en-GB"/>
        </w:rPr>
        <w:t>xo</w:t>
      </w:r>
      <w:r w:rsidRPr="00F24BDD">
        <w:rPr>
          <w:lang w:val="en-GB"/>
        </w:rPr>
        <w:t xml:space="preserve">+THR </w:t>
      </w:r>
      <w:r>
        <w:rPr>
          <w:lang w:val="en-GB"/>
        </w:rPr>
        <w:t>mutants were</w:t>
      </w:r>
      <w:r w:rsidRPr="00F24BDD">
        <w:rPr>
          <w:lang w:val="en-GB"/>
        </w:rPr>
        <w:t xml:space="preserve"> generated on the </w:t>
      </w:r>
      <w:r>
        <w:rPr>
          <w:lang w:val="en-GB"/>
        </w:rPr>
        <w:t xml:space="preserve">pET23-P2-D12A-THR (Table S1) </w:t>
      </w:r>
      <w:r w:rsidRPr="00F24BDD">
        <w:rPr>
          <w:lang w:val="en-GB"/>
        </w:rPr>
        <w:t xml:space="preserve">background through inverse </w:t>
      </w:r>
      <w:r w:rsidRPr="00CB673A">
        <w:t>Polymerase Chain Reactions</w:t>
      </w:r>
      <w:r>
        <w:t xml:space="preserve"> </w:t>
      </w:r>
      <w:r w:rsidRPr="00F24BDD">
        <w:rPr>
          <w:lang w:val="en-GB"/>
        </w:rPr>
        <w:t>(</w:t>
      </w:r>
      <w:proofErr w:type="spellStart"/>
      <w:r w:rsidRPr="00F24BDD">
        <w:rPr>
          <w:lang w:val="en-GB"/>
        </w:rPr>
        <w:t>iPCR</w:t>
      </w:r>
      <w:proofErr w:type="spellEnd"/>
      <w:r w:rsidRPr="00F24BDD">
        <w:rPr>
          <w:lang w:val="en-GB"/>
        </w:rPr>
        <w:t xml:space="preserve">) </w:t>
      </w:r>
      <w:r>
        <w:rPr>
          <w:lang w:val="en-GB"/>
        </w:rPr>
        <w:t xml:space="preserve">using </w:t>
      </w:r>
      <w:r>
        <w:t>Q5® High-Fidelity DNA Polymerase (NEB) following the manufacturer’s instructions</w:t>
      </w:r>
      <w:r w:rsidRPr="00F24BDD">
        <w:rPr>
          <w:lang w:val="en-GB"/>
        </w:rPr>
        <w:t xml:space="preserve"> </w:t>
      </w:r>
      <w:r>
        <w:rPr>
          <w:lang w:val="en-GB"/>
        </w:rPr>
        <w:t xml:space="preserve">in </w:t>
      </w:r>
      <w:r>
        <w:t xml:space="preserve">25 µl reactions </w:t>
      </w:r>
      <w:r w:rsidRPr="00F24BDD">
        <w:rPr>
          <w:lang w:val="en-GB"/>
        </w:rPr>
        <w:t xml:space="preserve">with primers </w:t>
      </w:r>
      <w:bookmarkStart w:id="43" w:name="_Hlk103795130"/>
      <w:r w:rsidRPr="00F24BDD">
        <w:rPr>
          <w:lang w:val="en-GB"/>
        </w:rPr>
        <w:t xml:space="preserve">p2_thumb_loop_R/DEL1 </w:t>
      </w:r>
      <w:r>
        <w:rPr>
          <w:lang w:val="en-GB"/>
        </w:rPr>
        <w:t>(</w:t>
      </w:r>
      <w:r w:rsidRPr="00805AC0">
        <w:rPr>
          <w:b/>
          <w:lang w:val="en-GB"/>
        </w:rPr>
        <w:t>Table S2</w:t>
      </w:r>
      <w:r>
        <w:rPr>
          <w:lang w:val="en-GB"/>
        </w:rPr>
        <w:t xml:space="preserve">) </w:t>
      </w:r>
      <w:r w:rsidRPr="00F24BDD">
        <w:rPr>
          <w:lang w:val="en-GB"/>
        </w:rPr>
        <w:t>and iPCR_P2_Exo</w:t>
      </w:r>
      <w:r w:rsidRPr="0087349F">
        <w:rPr>
          <w:szCs w:val="24"/>
          <w:lang w:val="en-GB"/>
        </w:rPr>
        <w:t xml:space="preserve">+_F1/R1 </w:t>
      </w:r>
      <w:bookmarkEnd w:id="43"/>
      <w:r w:rsidRPr="0087349F">
        <w:rPr>
          <w:szCs w:val="24"/>
          <w:lang w:val="en-GB"/>
        </w:rPr>
        <w:t>(</w:t>
      </w:r>
      <w:r w:rsidRPr="00805AC0">
        <w:rPr>
          <w:b/>
          <w:szCs w:val="24"/>
          <w:lang w:val="en-GB"/>
        </w:rPr>
        <w:t>Table S2</w:t>
      </w:r>
      <w:r w:rsidRPr="0087349F">
        <w:rPr>
          <w:szCs w:val="24"/>
          <w:lang w:val="en-GB"/>
        </w:rPr>
        <w:t xml:space="preserve">), respectively. </w:t>
      </w:r>
      <w:r w:rsidRPr="0087349F">
        <w:rPr>
          <w:szCs w:val="24"/>
        </w:rPr>
        <w:t>Amplified products were treated with 0.4U/µ</w:t>
      </w:r>
      <w:r>
        <w:rPr>
          <w:szCs w:val="24"/>
        </w:rPr>
        <w:t>L</w:t>
      </w:r>
      <w:r w:rsidRPr="0087349F">
        <w:rPr>
          <w:szCs w:val="24"/>
        </w:rPr>
        <w:t xml:space="preserve"> </w:t>
      </w:r>
      <w:proofErr w:type="spellStart"/>
      <w:r w:rsidRPr="0087349F">
        <w:rPr>
          <w:szCs w:val="24"/>
        </w:rPr>
        <w:t>DpnI</w:t>
      </w:r>
      <w:proofErr w:type="spellEnd"/>
      <w:r w:rsidRPr="0087349F">
        <w:rPr>
          <w:szCs w:val="24"/>
        </w:rPr>
        <w:t xml:space="preserve"> for 1 h at 37°C prior to the PCR purification with the </w:t>
      </w:r>
      <w:proofErr w:type="spellStart"/>
      <w:r w:rsidRPr="0087349F">
        <w:rPr>
          <w:szCs w:val="24"/>
        </w:rPr>
        <w:t>GeneJET</w:t>
      </w:r>
      <w:proofErr w:type="spellEnd"/>
      <w:r w:rsidRPr="0087349F">
        <w:rPr>
          <w:szCs w:val="24"/>
        </w:rPr>
        <w:t xml:space="preserve"> PCR Purification Kit (</w:t>
      </w:r>
      <w:proofErr w:type="spellStart"/>
      <w:r w:rsidRPr="00805AC0">
        <w:rPr>
          <w:rFonts w:ascii="HelveticaNeue" w:hAnsi="HelveticaNeue"/>
          <w:color w:val="222222"/>
          <w:szCs w:val="24"/>
        </w:rPr>
        <w:t>Thermo</w:t>
      </w:r>
      <w:proofErr w:type="spellEnd"/>
      <w:r w:rsidRPr="00805AC0">
        <w:rPr>
          <w:rFonts w:ascii="HelveticaNeue" w:hAnsi="HelveticaNeue"/>
          <w:color w:val="222222"/>
          <w:szCs w:val="24"/>
        </w:rPr>
        <w:t xml:space="preserve"> Scientific</w:t>
      </w:r>
      <w:r w:rsidRPr="0087349F">
        <w:rPr>
          <w:szCs w:val="24"/>
        </w:rPr>
        <w:t>). 100 ng</w:t>
      </w:r>
      <w:r>
        <w:t xml:space="preserve"> of DNA </w:t>
      </w:r>
      <w:r w:rsidRPr="001064CF">
        <w:t>product</w:t>
      </w:r>
      <w:r>
        <w:t>s</w:t>
      </w:r>
      <w:r w:rsidRPr="001064CF">
        <w:t xml:space="preserve"> </w:t>
      </w:r>
      <w:r>
        <w:t xml:space="preserve">were </w:t>
      </w:r>
      <w:proofErr w:type="gramStart"/>
      <w:r>
        <w:t>blunt-end</w:t>
      </w:r>
      <w:proofErr w:type="gramEnd"/>
      <w:r>
        <w:t xml:space="preserve"> ligated in 20 µL reactions with 40U/µL T4 DNA ligase in 1x T4 DNA ligase buffer overnight at room temperature. 5 µL of the ligation products were transformed in </w:t>
      </w:r>
      <w:r w:rsidRPr="00BC37B6">
        <w:t xml:space="preserve">NEB® 5-alpha competent </w:t>
      </w:r>
      <w:r w:rsidRPr="00805AC0">
        <w:rPr>
          <w:i/>
        </w:rPr>
        <w:t>E. coli</w:t>
      </w:r>
      <w:r w:rsidRPr="00BC37B6">
        <w:t xml:space="preserve"> cells following the recommended High Efficiency Transformation Protocol (C2987</w:t>
      </w:r>
      <w:r>
        <w:t>, New England Biolabs</w:t>
      </w:r>
      <w:r w:rsidRPr="00BC37B6">
        <w:t xml:space="preserve">) described by </w:t>
      </w:r>
      <w:r>
        <w:t xml:space="preserve">the </w:t>
      </w:r>
      <w:r w:rsidRPr="00BC37B6">
        <w:t>commercial strain provider</w:t>
      </w:r>
      <w:r>
        <w:t xml:space="preserve">. </w:t>
      </w:r>
      <w:r>
        <w:rPr>
          <w:lang w:val="en-GB"/>
        </w:rPr>
        <w:t>Successful cloning was confirmed</w:t>
      </w:r>
      <w:r w:rsidRPr="00F24BDD">
        <w:rPr>
          <w:lang w:val="en-GB"/>
        </w:rPr>
        <w:t xml:space="preserve"> through Sanger Sequencing </w:t>
      </w:r>
      <w:r>
        <w:rPr>
          <w:lang w:val="en-GB"/>
        </w:rPr>
        <w:t>in all cases.</w:t>
      </w:r>
    </w:p>
    <w:p w14:paraId="2F92F48F" w14:textId="77777777" w:rsidR="009E4B3F" w:rsidRDefault="009E4B3F" w:rsidP="00551C5C">
      <w:pPr>
        <w:spacing w:line="480" w:lineRule="auto"/>
        <w:jc w:val="both"/>
        <w:rPr>
          <w:szCs w:val="24"/>
        </w:rPr>
      </w:pPr>
      <w:r w:rsidRPr="00BC37B6">
        <w:rPr>
          <w:b/>
          <w:bCs/>
          <w:lang w:val="en-GB"/>
        </w:rPr>
        <w:t>Expression</w:t>
      </w:r>
      <w:r>
        <w:rPr>
          <w:b/>
          <w:bCs/>
          <w:lang w:val="en-GB"/>
        </w:rPr>
        <w:t xml:space="preserve">, </w:t>
      </w:r>
      <w:proofErr w:type="gramStart"/>
      <w:r>
        <w:rPr>
          <w:b/>
          <w:bCs/>
          <w:lang w:val="en-GB"/>
        </w:rPr>
        <w:t>purification</w:t>
      </w:r>
      <w:proofErr w:type="gramEnd"/>
      <w:r w:rsidRPr="00BC37B6">
        <w:rPr>
          <w:b/>
          <w:bCs/>
          <w:lang w:val="en-GB"/>
        </w:rPr>
        <w:t xml:space="preserve"> and protein quantification of mutants.</w:t>
      </w:r>
      <w:r>
        <w:rPr>
          <w:lang w:val="en-GB"/>
        </w:rPr>
        <w:t xml:space="preserve"> </w:t>
      </w:r>
      <w:r w:rsidRPr="00BC37B6">
        <w:rPr>
          <w:lang w:val="en-GB"/>
        </w:rPr>
        <w:t xml:space="preserve">The pET23 plasmid encoding the </w:t>
      </w:r>
      <w:r>
        <w:rPr>
          <w:lang w:val="en-GB"/>
        </w:rPr>
        <w:t>Phi29</w:t>
      </w:r>
      <w:r w:rsidRPr="00BC37B6">
        <w:rPr>
          <w:lang w:val="en-GB"/>
        </w:rPr>
        <w:t xml:space="preserve"> DNA polymerase mutants w</w:t>
      </w:r>
      <w:r>
        <w:rPr>
          <w:lang w:val="en-GB"/>
        </w:rPr>
        <w:t>ere</w:t>
      </w:r>
      <w:r w:rsidRPr="00BC37B6">
        <w:rPr>
          <w:lang w:val="en-GB"/>
        </w:rPr>
        <w:t xml:space="preserve"> transform</w:t>
      </w:r>
      <w:r>
        <w:rPr>
          <w:lang w:val="en-GB"/>
        </w:rPr>
        <w:t>ed into</w:t>
      </w:r>
      <w:r w:rsidRPr="00BC37B6">
        <w:rPr>
          <w:lang w:val="en-GB"/>
        </w:rPr>
        <w:t xml:space="preserve"> </w:t>
      </w:r>
      <w:bookmarkStart w:id="44" w:name="_Hlk118471783"/>
      <w:r w:rsidRPr="00BC37B6">
        <w:rPr>
          <w:i/>
          <w:iCs/>
          <w:lang w:val="en-GB"/>
        </w:rPr>
        <w:t>E. coli</w:t>
      </w:r>
      <w:r w:rsidRPr="00BC37B6">
        <w:rPr>
          <w:lang w:val="en-GB"/>
        </w:rPr>
        <w:t xml:space="preserve"> T7 Express cells (NEB)</w:t>
      </w:r>
      <w:bookmarkEnd w:id="44"/>
      <w:r w:rsidRPr="00BC37B6">
        <w:rPr>
          <w:lang w:val="en-GB"/>
        </w:rPr>
        <w:t xml:space="preserve">. </w:t>
      </w:r>
      <w:r>
        <w:rPr>
          <w:lang w:val="en-GB"/>
        </w:rPr>
        <w:t>Isolated transformants</w:t>
      </w:r>
      <w:r w:rsidRPr="00BC37B6">
        <w:rPr>
          <w:lang w:val="en-GB"/>
        </w:rPr>
        <w:t xml:space="preserve"> were grown at 37°C until </w:t>
      </w:r>
      <w:r>
        <w:rPr>
          <w:lang w:val="en-GB"/>
        </w:rPr>
        <w:t xml:space="preserve">an </w:t>
      </w:r>
      <w:r w:rsidRPr="00BC37B6">
        <w:rPr>
          <w:lang w:val="en-GB"/>
        </w:rPr>
        <w:t>OD</w:t>
      </w:r>
      <w:r w:rsidRPr="00805AC0">
        <w:rPr>
          <w:vertAlign w:val="subscript"/>
          <w:lang w:val="en-GB"/>
        </w:rPr>
        <w:t>600</w:t>
      </w:r>
      <w:r w:rsidRPr="00BC37B6">
        <w:rPr>
          <w:lang w:val="en-GB"/>
        </w:rPr>
        <w:t xml:space="preserve"> of 0.8 was reached. </w:t>
      </w:r>
      <w:r w:rsidRPr="00BC37B6">
        <w:rPr>
          <w:lang w:val="en-GB"/>
        </w:rPr>
        <w:lastRenderedPageBreak/>
        <w:t>Protein expression was induced by adding IPTG to a final concentration of 1 mM and incubating cultures for 4</w:t>
      </w:r>
      <w:r>
        <w:rPr>
          <w:lang w:val="en-GB"/>
        </w:rPr>
        <w:t xml:space="preserve"> </w:t>
      </w:r>
      <w:r w:rsidRPr="00BC37B6">
        <w:rPr>
          <w:lang w:val="en-GB"/>
        </w:rPr>
        <w:t>h at 30°C. Cells were then pelleted through centrifugation at 5000x</w:t>
      </w:r>
      <w:r w:rsidRPr="00805AC0">
        <w:rPr>
          <w:i/>
          <w:lang w:val="en-GB"/>
        </w:rPr>
        <w:t>g</w:t>
      </w:r>
      <w:r w:rsidRPr="00BC37B6">
        <w:rPr>
          <w:lang w:val="en-GB"/>
        </w:rPr>
        <w:t xml:space="preserve"> and the supernatant was discarded. Pellets were frozen for an hour at -20°C and resuspended in 4</w:t>
      </w:r>
      <w:r>
        <w:rPr>
          <w:lang w:val="en-GB"/>
        </w:rPr>
        <w:t xml:space="preserve"> </w:t>
      </w:r>
      <w:r w:rsidRPr="00BC37B6">
        <w:rPr>
          <w:lang w:val="en-GB"/>
        </w:rPr>
        <w:t>mL of B-PER Reagent (</w:t>
      </w:r>
      <w:proofErr w:type="spellStart"/>
      <w:r w:rsidRPr="00BC37B6">
        <w:rPr>
          <w:lang w:val="en-GB"/>
        </w:rPr>
        <w:t>Thermo</w:t>
      </w:r>
      <w:proofErr w:type="spellEnd"/>
      <w:r w:rsidRPr="00BC37B6">
        <w:rPr>
          <w:lang w:val="en-GB"/>
        </w:rPr>
        <w:t xml:space="preserve"> Scientific) per gram of cell pellet with 50</w:t>
      </w:r>
      <w:r>
        <w:rPr>
          <w:lang w:val="en-GB"/>
        </w:rPr>
        <w:t xml:space="preserve"> </w:t>
      </w:r>
      <w:r w:rsidRPr="00BC37B6">
        <w:rPr>
          <w:lang w:val="en-GB"/>
        </w:rPr>
        <w:t>mg/m</w:t>
      </w:r>
      <w:r>
        <w:rPr>
          <w:lang w:val="en-GB"/>
        </w:rPr>
        <w:t>L</w:t>
      </w:r>
      <w:r w:rsidRPr="00BC37B6">
        <w:rPr>
          <w:lang w:val="en-GB"/>
        </w:rPr>
        <w:t xml:space="preserve"> lysozyme and 250U/</w:t>
      </w:r>
      <w:proofErr w:type="spellStart"/>
      <w:r w:rsidRPr="00BC37B6">
        <w:rPr>
          <w:lang w:val="en-GB"/>
        </w:rPr>
        <w:t>uL</w:t>
      </w:r>
      <w:proofErr w:type="spellEnd"/>
      <w:r w:rsidRPr="00BC37B6">
        <w:rPr>
          <w:lang w:val="en-GB"/>
        </w:rPr>
        <w:t xml:space="preserve"> </w:t>
      </w:r>
      <w:proofErr w:type="spellStart"/>
      <w:r w:rsidRPr="00BC37B6">
        <w:rPr>
          <w:lang w:val="en-GB"/>
        </w:rPr>
        <w:t>Benzoase</w:t>
      </w:r>
      <w:proofErr w:type="spellEnd"/>
      <w:r w:rsidRPr="00BC37B6">
        <w:rPr>
          <w:lang w:val="en-GB"/>
        </w:rPr>
        <w:t xml:space="preserve"> (Sigma Aldrich NV)</w:t>
      </w:r>
      <w:r>
        <w:rPr>
          <w:lang w:val="en-GB"/>
        </w:rPr>
        <w:t>.</w:t>
      </w:r>
      <w:r w:rsidRPr="00BC37B6">
        <w:rPr>
          <w:lang w:val="en-GB"/>
        </w:rPr>
        <w:t xml:space="preserve"> </w:t>
      </w:r>
      <w:r>
        <w:rPr>
          <w:lang w:val="en-GB"/>
        </w:rPr>
        <w:t>Cells were subsequently</w:t>
      </w:r>
      <w:r w:rsidRPr="00BC37B6">
        <w:rPr>
          <w:lang w:val="en-GB"/>
        </w:rPr>
        <w:t xml:space="preserve"> incubated at room temperature for 15</w:t>
      </w:r>
      <w:r>
        <w:rPr>
          <w:lang w:val="en-GB"/>
        </w:rPr>
        <w:t xml:space="preserve"> </w:t>
      </w:r>
      <w:r w:rsidRPr="00BC37B6">
        <w:rPr>
          <w:lang w:val="en-GB"/>
        </w:rPr>
        <w:t xml:space="preserve">min. </w:t>
      </w:r>
      <w:r>
        <w:rPr>
          <w:lang w:val="en-GB"/>
        </w:rPr>
        <w:t>Protease inhibitor (</w:t>
      </w:r>
      <w:r w:rsidRPr="00BC37B6">
        <w:rPr>
          <w:lang w:val="en-GB"/>
        </w:rPr>
        <w:t>1</w:t>
      </w:r>
      <w:r>
        <w:rPr>
          <w:lang w:val="en-GB"/>
        </w:rPr>
        <w:t xml:space="preserve"> </w:t>
      </w:r>
      <w:r w:rsidRPr="00BC37B6">
        <w:rPr>
          <w:lang w:val="en-GB"/>
        </w:rPr>
        <w:t xml:space="preserve">mM </w:t>
      </w:r>
      <w:proofErr w:type="spellStart"/>
      <w:r w:rsidRPr="00BC37B6">
        <w:rPr>
          <w:lang w:val="en-GB"/>
        </w:rPr>
        <w:t>Pefabloc</w:t>
      </w:r>
      <w:proofErr w:type="spellEnd"/>
      <w:r>
        <w:rPr>
          <w:lang w:val="en-GB"/>
        </w:rPr>
        <w:t>)</w:t>
      </w:r>
      <w:r w:rsidRPr="00BC37B6">
        <w:rPr>
          <w:lang w:val="en-GB"/>
        </w:rPr>
        <w:t xml:space="preserve"> and </w:t>
      </w:r>
      <w:r>
        <w:rPr>
          <w:lang w:val="en-GB"/>
        </w:rPr>
        <w:t>reducing agents</w:t>
      </w:r>
      <w:r w:rsidRPr="00BC37B6">
        <w:rPr>
          <w:lang w:val="en-GB"/>
        </w:rPr>
        <w:t xml:space="preserve"> </w:t>
      </w:r>
      <w:r>
        <w:rPr>
          <w:lang w:val="en-GB"/>
        </w:rPr>
        <w:t>(</w:t>
      </w:r>
      <w:r w:rsidRPr="00BC37B6">
        <w:rPr>
          <w:lang w:val="en-GB"/>
        </w:rPr>
        <w:t>1</w:t>
      </w:r>
      <w:r>
        <w:rPr>
          <w:lang w:val="en-GB"/>
        </w:rPr>
        <w:t xml:space="preserve"> </w:t>
      </w:r>
      <w:r w:rsidRPr="00BC37B6">
        <w:rPr>
          <w:lang w:val="en-GB"/>
        </w:rPr>
        <w:t>mM DTT</w:t>
      </w:r>
      <w:r>
        <w:rPr>
          <w:lang w:val="en-GB"/>
        </w:rPr>
        <w:t>)</w:t>
      </w:r>
      <w:r w:rsidRPr="00BC37B6">
        <w:rPr>
          <w:lang w:val="en-GB"/>
        </w:rPr>
        <w:t xml:space="preserve"> were added, and cell</w:t>
      </w:r>
      <w:r>
        <w:rPr>
          <w:lang w:val="en-GB"/>
        </w:rPr>
        <w:t xml:space="preserve"> debris</w:t>
      </w:r>
      <w:r w:rsidRPr="00BC37B6">
        <w:rPr>
          <w:lang w:val="en-GB"/>
        </w:rPr>
        <w:t xml:space="preserve"> </w:t>
      </w:r>
      <w:r>
        <w:rPr>
          <w:lang w:val="en-GB"/>
        </w:rPr>
        <w:t>removed</w:t>
      </w:r>
      <w:r w:rsidRPr="00BC37B6">
        <w:rPr>
          <w:lang w:val="en-GB"/>
        </w:rPr>
        <w:t xml:space="preserve"> through centrifugation at 5000x</w:t>
      </w:r>
      <w:r w:rsidRPr="00805AC0">
        <w:rPr>
          <w:i/>
          <w:lang w:val="en-GB"/>
        </w:rPr>
        <w:t>g</w:t>
      </w:r>
      <w:r w:rsidRPr="00BC37B6">
        <w:rPr>
          <w:lang w:val="en-GB"/>
        </w:rPr>
        <w:t>. The supernatant was diluted 3-fold in 50</w:t>
      </w:r>
      <w:r>
        <w:rPr>
          <w:lang w:val="en-GB"/>
        </w:rPr>
        <w:t xml:space="preserve"> </w:t>
      </w:r>
      <w:r w:rsidRPr="00BC37B6">
        <w:rPr>
          <w:lang w:val="en-GB"/>
        </w:rPr>
        <w:t>mM Tris-HCl pH 8</w:t>
      </w:r>
      <w:r>
        <w:rPr>
          <w:lang w:val="en-GB"/>
        </w:rPr>
        <w:t>.0</w:t>
      </w:r>
      <w:r w:rsidRPr="00BC37B6">
        <w:rPr>
          <w:lang w:val="en-GB"/>
        </w:rPr>
        <w:t>, 1</w:t>
      </w:r>
      <w:r>
        <w:rPr>
          <w:lang w:val="en-GB"/>
        </w:rPr>
        <w:t xml:space="preserve"> </w:t>
      </w:r>
      <w:r w:rsidRPr="00BC37B6">
        <w:rPr>
          <w:lang w:val="en-GB"/>
        </w:rPr>
        <w:t>mM DTT and 1</w:t>
      </w:r>
      <w:r>
        <w:rPr>
          <w:lang w:val="en-GB"/>
        </w:rPr>
        <w:t xml:space="preserve"> </w:t>
      </w:r>
      <w:r w:rsidRPr="00BC37B6">
        <w:rPr>
          <w:lang w:val="en-GB"/>
        </w:rPr>
        <w:t xml:space="preserve">mM </w:t>
      </w:r>
      <w:proofErr w:type="spellStart"/>
      <w:r w:rsidRPr="00BC37B6">
        <w:rPr>
          <w:lang w:val="en-GB"/>
        </w:rPr>
        <w:t>Pefabloc</w:t>
      </w:r>
      <w:proofErr w:type="spellEnd"/>
      <w:r w:rsidRPr="00BC37B6">
        <w:rPr>
          <w:lang w:val="en-GB"/>
        </w:rPr>
        <w:t>.</w:t>
      </w:r>
      <w:r>
        <w:rPr>
          <w:lang w:val="en-GB"/>
        </w:rPr>
        <w:t xml:space="preserve"> </w:t>
      </w:r>
      <w:r w:rsidRPr="00D83AB6">
        <w:rPr>
          <w:szCs w:val="24"/>
        </w:rPr>
        <w:t xml:space="preserve">Expressed protein was purified using the </w:t>
      </w:r>
      <w:proofErr w:type="spellStart"/>
      <w:r w:rsidRPr="00D83AB6">
        <w:rPr>
          <w:szCs w:val="24"/>
        </w:rPr>
        <w:t>HisPur</w:t>
      </w:r>
      <w:proofErr w:type="spellEnd"/>
      <w:r w:rsidRPr="00D83AB6">
        <w:rPr>
          <w:szCs w:val="24"/>
        </w:rPr>
        <w:t>™ Ni-NTA Resin (</w:t>
      </w:r>
      <w:proofErr w:type="spellStart"/>
      <w:r w:rsidRPr="00D83AB6">
        <w:rPr>
          <w:szCs w:val="24"/>
        </w:rPr>
        <w:t>Thermo</w:t>
      </w:r>
      <w:proofErr w:type="spellEnd"/>
      <w:r w:rsidRPr="00D83AB6">
        <w:rPr>
          <w:szCs w:val="24"/>
        </w:rPr>
        <w:t xml:space="preserve"> Scientific) using 50</w:t>
      </w:r>
      <w:r>
        <w:rPr>
          <w:szCs w:val="24"/>
        </w:rPr>
        <w:t xml:space="preserve"> </w:t>
      </w:r>
      <w:r w:rsidRPr="00D83AB6">
        <w:rPr>
          <w:szCs w:val="24"/>
        </w:rPr>
        <w:t>mM Tris-HCl pH</w:t>
      </w:r>
      <w:r>
        <w:rPr>
          <w:szCs w:val="24"/>
        </w:rPr>
        <w:t xml:space="preserve"> </w:t>
      </w:r>
      <w:r w:rsidRPr="00D83AB6">
        <w:rPr>
          <w:szCs w:val="24"/>
        </w:rPr>
        <w:t>8</w:t>
      </w:r>
      <w:r>
        <w:rPr>
          <w:szCs w:val="24"/>
        </w:rPr>
        <w:t>.0</w:t>
      </w:r>
      <w:r w:rsidRPr="00D83AB6">
        <w:rPr>
          <w:szCs w:val="24"/>
        </w:rPr>
        <w:t>, 1</w:t>
      </w:r>
      <w:r>
        <w:rPr>
          <w:szCs w:val="24"/>
        </w:rPr>
        <w:t xml:space="preserve"> </w:t>
      </w:r>
      <w:r w:rsidRPr="00D83AB6">
        <w:rPr>
          <w:szCs w:val="24"/>
        </w:rPr>
        <w:t>M NaCl, 1</w:t>
      </w:r>
      <w:r>
        <w:rPr>
          <w:szCs w:val="24"/>
        </w:rPr>
        <w:t xml:space="preserve"> </w:t>
      </w:r>
      <w:r w:rsidRPr="00D83AB6">
        <w:rPr>
          <w:szCs w:val="24"/>
        </w:rPr>
        <w:t>mM DTT and increasing concentrations of imidazole</w:t>
      </w:r>
      <w:r w:rsidRPr="00483BD8">
        <w:rPr>
          <w:szCs w:val="24"/>
        </w:rPr>
        <w:t xml:space="preserve"> </w:t>
      </w:r>
      <w:r w:rsidRPr="00D83AB6">
        <w:rPr>
          <w:szCs w:val="24"/>
        </w:rPr>
        <w:t xml:space="preserve">following the manufacturer’s </w:t>
      </w:r>
      <w:r>
        <w:rPr>
          <w:szCs w:val="24"/>
        </w:rPr>
        <w:t>recommendations</w:t>
      </w:r>
      <w:r w:rsidRPr="00D83AB6">
        <w:rPr>
          <w:szCs w:val="24"/>
        </w:rPr>
        <w:t>. Eluted proteins were concentrated, and buffer</w:t>
      </w:r>
      <w:r>
        <w:rPr>
          <w:szCs w:val="24"/>
        </w:rPr>
        <w:t>-</w:t>
      </w:r>
      <w:r w:rsidRPr="00D83AB6">
        <w:rPr>
          <w:szCs w:val="24"/>
        </w:rPr>
        <w:t xml:space="preserve">exchanged to 10 mM Tris-HCl, 100 mM </w:t>
      </w:r>
      <w:proofErr w:type="spellStart"/>
      <w:r w:rsidRPr="00D83AB6">
        <w:rPr>
          <w:szCs w:val="24"/>
        </w:rPr>
        <w:t>KCl</w:t>
      </w:r>
      <w:proofErr w:type="spellEnd"/>
      <w:r w:rsidRPr="00D83AB6">
        <w:rPr>
          <w:szCs w:val="24"/>
        </w:rPr>
        <w:t xml:space="preserve">, 1 mM DTT, 0.1 mM EDTA, pH 7.4 at 25°C using </w:t>
      </w:r>
      <w:proofErr w:type="spellStart"/>
      <w:r w:rsidRPr="00D83AB6">
        <w:rPr>
          <w:szCs w:val="24"/>
        </w:rPr>
        <w:t>Amicon</w:t>
      </w:r>
      <w:proofErr w:type="spellEnd"/>
      <w:r w:rsidRPr="00D83AB6">
        <w:rPr>
          <w:szCs w:val="24"/>
        </w:rPr>
        <w:t xml:space="preserve"> Ultra-4 Centrifugal 30 </w:t>
      </w:r>
      <w:proofErr w:type="spellStart"/>
      <w:r w:rsidRPr="00D83AB6">
        <w:rPr>
          <w:szCs w:val="24"/>
        </w:rPr>
        <w:t>kDa</w:t>
      </w:r>
      <w:proofErr w:type="spellEnd"/>
      <w:r w:rsidRPr="00D83AB6">
        <w:rPr>
          <w:szCs w:val="24"/>
        </w:rPr>
        <w:t xml:space="preserve"> Filter Unit</w:t>
      </w:r>
      <w:r>
        <w:rPr>
          <w:szCs w:val="24"/>
        </w:rPr>
        <w:t>s</w:t>
      </w:r>
      <w:r w:rsidRPr="00D83AB6">
        <w:rPr>
          <w:szCs w:val="24"/>
        </w:rPr>
        <w:t xml:space="preserve"> (Sigma Aldrich NV). Glycerol (</w:t>
      </w:r>
      <w:r>
        <w:rPr>
          <w:szCs w:val="24"/>
        </w:rPr>
        <w:t xml:space="preserve">final concentration: </w:t>
      </w:r>
      <w:r w:rsidRPr="00D83AB6">
        <w:rPr>
          <w:szCs w:val="24"/>
        </w:rPr>
        <w:t>50%</w:t>
      </w:r>
      <w:r>
        <w:rPr>
          <w:szCs w:val="24"/>
        </w:rPr>
        <w:t xml:space="preserve"> v/v</w:t>
      </w:r>
      <w:r w:rsidRPr="00D83AB6">
        <w:rPr>
          <w:szCs w:val="24"/>
        </w:rPr>
        <w:t xml:space="preserve">), Tween 20 (0.5%), </w:t>
      </w:r>
      <w:proofErr w:type="spellStart"/>
      <w:r w:rsidRPr="00D83AB6">
        <w:rPr>
          <w:szCs w:val="24"/>
        </w:rPr>
        <w:t>Nonidet</w:t>
      </w:r>
      <w:proofErr w:type="spellEnd"/>
      <w:r w:rsidRPr="00D83AB6">
        <w:rPr>
          <w:szCs w:val="24"/>
        </w:rPr>
        <w:t xml:space="preserve"> P40 (0.5%) were then added for long term storage at -20°C. </w:t>
      </w:r>
      <w:bookmarkStart w:id="45" w:name="_Hlk103795858"/>
    </w:p>
    <w:p w14:paraId="33BCE964" w14:textId="77777777" w:rsidR="009E4B3F" w:rsidRPr="00F24BDD" w:rsidRDefault="009E4B3F" w:rsidP="00551C5C">
      <w:pPr>
        <w:spacing w:line="480" w:lineRule="auto"/>
        <w:jc w:val="both"/>
        <w:rPr>
          <w:lang w:val="en-GB"/>
        </w:rPr>
      </w:pPr>
      <w:r>
        <w:rPr>
          <w:szCs w:val="24"/>
        </w:rPr>
        <w:t xml:space="preserve">To quantify protein concentration, </w:t>
      </w:r>
      <w:r w:rsidRPr="00DB0E74">
        <w:rPr>
          <w:szCs w:val="24"/>
        </w:rPr>
        <w:t>a series of </w:t>
      </w:r>
      <w:r>
        <w:rPr>
          <w:szCs w:val="24"/>
        </w:rPr>
        <w:t>Bovine Serum Albumin (BSA)</w:t>
      </w:r>
      <w:r w:rsidRPr="00DB0E74">
        <w:rPr>
          <w:szCs w:val="24"/>
        </w:rPr>
        <w:t xml:space="preserve"> standards in the 100 </w:t>
      </w:r>
      <w:proofErr w:type="spellStart"/>
      <w:r w:rsidRPr="00DB0E74">
        <w:rPr>
          <w:szCs w:val="24"/>
        </w:rPr>
        <w:t>μg</w:t>
      </w:r>
      <w:proofErr w:type="spellEnd"/>
      <w:r w:rsidRPr="00DB0E74">
        <w:rPr>
          <w:szCs w:val="24"/>
        </w:rPr>
        <w:t>/ml to 1,</w:t>
      </w:r>
      <w:r>
        <w:rPr>
          <w:szCs w:val="24"/>
        </w:rPr>
        <w:t>2</w:t>
      </w:r>
      <w:r w:rsidRPr="00DB0E74">
        <w:rPr>
          <w:szCs w:val="24"/>
        </w:rPr>
        <w:t xml:space="preserve">00 </w:t>
      </w:r>
      <w:proofErr w:type="spellStart"/>
      <w:r w:rsidRPr="00DB0E74">
        <w:rPr>
          <w:szCs w:val="24"/>
        </w:rPr>
        <w:t>μg</w:t>
      </w:r>
      <w:proofErr w:type="spellEnd"/>
      <w:r w:rsidRPr="00DB0E74">
        <w:rPr>
          <w:szCs w:val="24"/>
        </w:rPr>
        <w:t xml:space="preserve">/ml </w:t>
      </w:r>
      <w:r>
        <w:rPr>
          <w:szCs w:val="24"/>
        </w:rPr>
        <w:t xml:space="preserve">range were run in parallel to the concentrated proteins in an SDS-PAGE gel to establish a </w:t>
      </w:r>
      <w:r w:rsidRPr="00DB0E74">
        <w:rPr>
          <w:szCs w:val="24"/>
        </w:rPr>
        <w:t xml:space="preserve">BSA standard curve </w:t>
      </w:r>
      <w:r>
        <w:rPr>
          <w:szCs w:val="24"/>
        </w:rPr>
        <w:t>used to determine the concentration of the mutants and commercial Phi29 DNA polymerase</w:t>
      </w:r>
      <w:r w:rsidRPr="00DB0E74">
        <w:rPr>
          <w:szCs w:val="24"/>
        </w:rPr>
        <w:t>.</w:t>
      </w:r>
      <w:bookmarkEnd w:id="45"/>
      <w:r>
        <w:rPr>
          <w:szCs w:val="24"/>
        </w:rPr>
        <w:t xml:space="preserve"> </w:t>
      </w:r>
    </w:p>
    <w:p w14:paraId="71527A31" w14:textId="77777777" w:rsidR="009E4B3F" w:rsidRDefault="009E4B3F" w:rsidP="00551C5C">
      <w:pPr>
        <w:spacing w:line="480" w:lineRule="auto"/>
        <w:jc w:val="both"/>
        <w:rPr>
          <w:lang w:val="en-GB"/>
        </w:rPr>
      </w:pPr>
      <w:r w:rsidRPr="001E7166">
        <w:rPr>
          <w:b/>
          <w:bCs/>
          <w:lang w:val="en-GB"/>
        </w:rPr>
        <w:t>Primer Extension Assay for HNA synthesis.</w:t>
      </w:r>
      <w:r>
        <w:rPr>
          <w:lang w:val="en-GB"/>
        </w:rPr>
        <w:t xml:space="preserve"> R</w:t>
      </w:r>
      <w:r w:rsidRPr="001E7166">
        <w:rPr>
          <w:lang w:val="en-GB"/>
        </w:rPr>
        <w:t>eactions</w:t>
      </w:r>
      <w:r>
        <w:rPr>
          <w:lang w:val="en-GB"/>
        </w:rPr>
        <w:t xml:space="preserve"> were prepared by mixing</w:t>
      </w:r>
      <w:r w:rsidRPr="001E7166">
        <w:rPr>
          <w:lang w:val="en-GB"/>
        </w:rPr>
        <w:t xml:space="preserve"> </w:t>
      </w:r>
      <w:r>
        <w:rPr>
          <w:lang w:val="en-GB"/>
        </w:rPr>
        <w:t xml:space="preserve">in </w:t>
      </w:r>
      <w:r w:rsidRPr="001E7166">
        <w:rPr>
          <w:lang w:val="en-GB"/>
        </w:rPr>
        <w:t>10 µ</w:t>
      </w:r>
      <w:r>
        <w:rPr>
          <w:lang w:val="en-GB"/>
        </w:rPr>
        <w:t>L:</w:t>
      </w:r>
      <w:r w:rsidRPr="001E7166">
        <w:rPr>
          <w:lang w:val="en-GB"/>
        </w:rPr>
        <w:t xml:space="preserve"> 1x NEB 10X Phi29 DNAP buffer, 0.1</w:t>
      </w:r>
      <w:r>
        <w:rPr>
          <w:lang w:val="en-GB"/>
        </w:rPr>
        <w:t xml:space="preserve"> </w:t>
      </w:r>
      <w:r w:rsidRPr="001E7166">
        <w:rPr>
          <w:lang w:val="en-GB"/>
        </w:rPr>
        <w:t>mg BSA, 1</w:t>
      </w:r>
      <w:r>
        <w:rPr>
          <w:lang w:val="en-GB"/>
        </w:rPr>
        <w:t xml:space="preserve"> </w:t>
      </w:r>
      <w:r w:rsidRPr="001E7166">
        <w:rPr>
          <w:lang w:val="en-GB"/>
        </w:rPr>
        <w:t>M Betaine, 0.2</w:t>
      </w:r>
      <w:r>
        <w:rPr>
          <w:lang w:val="en-GB"/>
        </w:rPr>
        <w:t xml:space="preserve"> </w:t>
      </w:r>
      <w:r w:rsidRPr="001E7166">
        <w:rPr>
          <w:lang w:val="en-GB"/>
        </w:rPr>
        <w:t xml:space="preserve">mM </w:t>
      </w:r>
      <w:proofErr w:type="spellStart"/>
      <w:r w:rsidRPr="001E7166">
        <w:rPr>
          <w:lang w:val="en-GB"/>
        </w:rPr>
        <w:t>hNTPs</w:t>
      </w:r>
      <w:proofErr w:type="spellEnd"/>
      <w:r w:rsidRPr="001E7166">
        <w:rPr>
          <w:lang w:val="en-GB"/>
        </w:rPr>
        <w:t xml:space="preserve">, </w:t>
      </w:r>
      <w:r>
        <w:rPr>
          <w:lang w:val="en-GB"/>
        </w:rPr>
        <w:t>0.06</w:t>
      </w:r>
      <w:r w:rsidRPr="001E7166">
        <w:rPr>
          <w:lang w:val="en-GB"/>
        </w:rPr>
        <w:t xml:space="preserve"> </w:t>
      </w:r>
      <w:proofErr w:type="spellStart"/>
      <w:r w:rsidRPr="00DB0E74">
        <w:rPr>
          <w:szCs w:val="24"/>
        </w:rPr>
        <w:t>μ</w:t>
      </w:r>
      <w:r>
        <w:rPr>
          <w:szCs w:val="24"/>
        </w:rPr>
        <w:t>M</w:t>
      </w:r>
      <w:proofErr w:type="spellEnd"/>
      <w:r>
        <w:rPr>
          <w:szCs w:val="24"/>
        </w:rPr>
        <w:t xml:space="preserve"> (unless stated otherwise) of each</w:t>
      </w:r>
      <w:r w:rsidRPr="001E7166">
        <w:rPr>
          <w:lang w:val="en-GB"/>
        </w:rPr>
        <w:t xml:space="preserve"> </w:t>
      </w:r>
      <w:r>
        <w:rPr>
          <w:lang w:val="en-GB"/>
        </w:rPr>
        <w:t>Phi29</w:t>
      </w:r>
      <w:r w:rsidRPr="001E7166">
        <w:rPr>
          <w:lang w:val="en-GB"/>
        </w:rPr>
        <w:t xml:space="preserve"> DNAP mutant and 10</w:t>
      </w:r>
      <w:r>
        <w:rPr>
          <w:lang w:val="en-GB"/>
        </w:rPr>
        <w:t xml:space="preserve"> </w:t>
      </w:r>
      <w:proofErr w:type="spellStart"/>
      <w:r w:rsidRPr="001E7166">
        <w:rPr>
          <w:lang w:val="en-GB"/>
        </w:rPr>
        <w:t>pmol</w:t>
      </w:r>
      <w:proofErr w:type="spellEnd"/>
      <w:r w:rsidRPr="001E7166">
        <w:rPr>
          <w:lang w:val="en-GB"/>
        </w:rPr>
        <w:t xml:space="preserve"> of single stranded DNA template</w:t>
      </w:r>
      <w:r>
        <w:rPr>
          <w:lang w:val="en-GB"/>
        </w:rPr>
        <w:t xml:space="preserve">, </w:t>
      </w:r>
      <w:bookmarkStart w:id="46" w:name="_Hlk103845148"/>
      <w:proofErr w:type="spellStart"/>
      <w:r w:rsidRPr="001E7166">
        <w:rPr>
          <w:lang w:val="en-GB"/>
        </w:rPr>
        <w:t>TempN-exoR</w:t>
      </w:r>
      <w:proofErr w:type="spellEnd"/>
      <w:r>
        <w:rPr>
          <w:lang w:val="en-GB"/>
        </w:rPr>
        <w:t xml:space="preserve"> </w:t>
      </w:r>
      <w:bookmarkEnd w:id="46"/>
      <w:r>
        <w:rPr>
          <w:lang w:val="en-GB"/>
        </w:rPr>
        <w:t>(</w:t>
      </w:r>
      <w:r w:rsidRPr="00805AC0">
        <w:rPr>
          <w:b/>
          <w:lang w:val="en-GB"/>
        </w:rPr>
        <w:t>Table S2</w:t>
      </w:r>
      <w:r>
        <w:rPr>
          <w:lang w:val="en-GB"/>
        </w:rPr>
        <w:t>)</w:t>
      </w:r>
      <w:r w:rsidRPr="001E7166">
        <w:rPr>
          <w:lang w:val="en-GB"/>
        </w:rPr>
        <w:t xml:space="preserve"> pre-annealed to 1</w:t>
      </w:r>
      <w:r>
        <w:rPr>
          <w:lang w:val="en-GB"/>
        </w:rPr>
        <w:t xml:space="preserve"> </w:t>
      </w:r>
      <w:proofErr w:type="spellStart"/>
      <w:r w:rsidRPr="001E7166">
        <w:rPr>
          <w:lang w:val="en-GB"/>
        </w:rPr>
        <w:t>pmol</w:t>
      </w:r>
      <w:proofErr w:type="spellEnd"/>
      <w:r w:rsidRPr="001E7166">
        <w:rPr>
          <w:lang w:val="en-GB"/>
        </w:rPr>
        <w:t xml:space="preserve"> of fluorescently labelled </w:t>
      </w:r>
      <w:r w:rsidRPr="001E7166">
        <w:rPr>
          <w:lang w:val="en-GB"/>
        </w:rPr>
        <w:lastRenderedPageBreak/>
        <w:t>DNA primer</w:t>
      </w:r>
      <w:r>
        <w:rPr>
          <w:lang w:val="en-GB"/>
        </w:rPr>
        <w:t xml:space="preserve">, </w:t>
      </w:r>
      <w:r w:rsidRPr="001E7166">
        <w:rPr>
          <w:lang w:val="en-GB"/>
        </w:rPr>
        <w:t>Tag01F3-exoR</w:t>
      </w:r>
      <w:r>
        <w:rPr>
          <w:lang w:val="en-GB"/>
        </w:rPr>
        <w:t xml:space="preserve"> (</w:t>
      </w:r>
      <w:r w:rsidRPr="00805AC0">
        <w:rPr>
          <w:b/>
          <w:lang w:val="en-GB"/>
        </w:rPr>
        <w:t>Table S2</w:t>
      </w:r>
      <w:r w:rsidRPr="001E7166">
        <w:rPr>
          <w:lang w:val="en-GB"/>
        </w:rPr>
        <w:t xml:space="preserve">). Pre-annealing was carried out by incubating primer and template at 95°C for 5 min and cooling them down to 4°C at a rate of 0.1°C/sec in a thermocycler. The primer extension assays were incubated at 30°C </w:t>
      </w:r>
      <w:r>
        <w:rPr>
          <w:lang w:val="en-GB"/>
        </w:rPr>
        <w:t>from</w:t>
      </w:r>
      <w:r w:rsidRPr="001E7166">
        <w:rPr>
          <w:lang w:val="en-GB"/>
        </w:rPr>
        <w:t xml:space="preserve"> 1 min </w:t>
      </w:r>
      <w:r>
        <w:rPr>
          <w:lang w:val="en-GB"/>
        </w:rPr>
        <w:t>to</w:t>
      </w:r>
      <w:r w:rsidRPr="001E7166">
        <w:rPr>
          <w:lang w:val="en-GB"/>
        </w:rPr>
        <w:t xml:space="preserve"> 16 h</w:t>
      </w:r>
      <w:r>
        <w:rPr>
          <w:lang w:val="en-GB"/>
        </w:rPr>
        <w:t xml:space="preserve"> (depending on the experiment)</w:t>
      </w:r>
      <w:r w:rsidRPr="001E7166">
        <w:rPr>
          <w:lang w:val="en-GB"/>
        </w:rPr>
        <w:t xml:space="preserve"> </w:t>
      </w:r>
      <w:r>
        <w:rPr>
          <w:lang w:val="en-GB"/>
        </w:rPr>
        <w:t>but always</w:t>
      </w:r>
      <w:r w:rsidRPr="001E7166">
        <w:rPr>
          <w:lang w:val="en-GB"/>
        </w:rPr>
        <w:t xml:space="preserve"> inactivated </w:t>
      </w:r>
      <w:r>
        <w:rPr>
          <w:lang w:val="en-GB"/>
        </w:rPr>
        <w:t xml:space="preserve">by incubating it </w:t>
      </w:r>
      <w:r w:rsidRPr="001E7166">
        <w:rPr>
          <w:lang w:val="en-GB"/>
        </w:rPr>
        <w:t xml:space="preserve">at 65°C for 20 min. Samples were diluted in an equal volume of 2x loading buffer (98% (v/v) formamide, 10 mM </w:t>
      </w:r>
      <w:r>
        <w:rPr>
          <w:lang w:val="en-GB"/>
        </w:rPr>
        <w:t>e</w:t>
      </w:r>
      <w:r w:rsidRPr="001E7166">
        <w:rPr>
          <w:lang w:val="en-GB"/>
        </w:rPr>
        <w:t xml:space="preserve">thylenediaminetetraacetic acid (EDTA), 0.02% (w/v) Orange G) and boiled at 95°C for 5 min. Samples were loaded on 20% TBE-Urea polyacrylamide gels and run in 1X TBE buffer at 25 </w:t>
      </w:r>
      <w:r>
        <w:rPr>
          <w:lang w:val="en-GB"/>
        </w:rPr>
        <w:t>W</w:t>
      </w:r>
      <w:r w:rsidRPr="001E7166">
        <w:rPr>
          <w:lang w:val="en-GB"/>
        </w:rPr>
        <w:t xml:space="preserve"> for 2 hours. Gels were imaged using </w:t>
      </w:r>
      <w:r>
        <w:rPr>
          <w:lang w:val="en-GB"/>
        </w:rPr>
        <w:t xml:space="preserve">a </w:t>
      </w:r>
      <w:proofErr w:type="spellStart"/>
      <w:r>
        <w:rPr>
          <w:lang w:val="en-GB"/>
        </w:rPr>
        <w:t>Typhoon</w:t>
      </w:r>
      <w:r>
        <w:rPr>
          <w:vertAlign w:val="superscript"/>
          <w:lang w:val="en-GB"/>
        </w:rPr>
        <w:t>TM</w:t>
      </w:r>
      <w:proofErr w:type="spellEnd"/>
      <w:r>
        <w:rPr>
          <w:lang w:val="en-GB"/>
        </w:rPr>
        <w:t xml:space="preserve"> FLA 9500 biomolecular imager (GE Healthcare) using recommended filter and detector settings based on the fluorophore being used</w:t>
      </w:r>
      <w:r w:rsidRPr="001E7166">
        <w:rPr>
          <w:lang w:val="en-GB"/>
        </w:rPr>
        <w:t xml:space="preserve"> and analysed with ImageJ</w:t>
      </w:r>
      <w:sdt>
        <w:sdtPr>
          <w:rPr>
            <w:color w:val="000000"/>
            <w:vertAlign w:val="superscript"/>
            <w:lang w:val="en-GB"/>
          </w:rPr>
          <w:tag w:val="MENDELEY_CITATION_v3_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"/>
          <w:id w:val="1431398566"/>
          <w:placeholder>
            <w:docPart w:val="79E3D45DEC2042ECBAACC73C9DCC146C"/>
          </w:placeholder>
        </w:sdtPr>
        <w:sdtContent>
          <w:r w:rsidRPr="009E4B3F">
            <w:rPr>
              <w:color w:val="000000"/>
              <w:vertAlign w:val="superscript"/>
              <w:lang w:val="en-GB"/>
            </w:rPr>
            <w:t>46</w:t>
          </w:r>
        </w:sdtContent>
      </w:sdt>
      <w:r w:rsidRPr="001E7166">
        <w:rPr>
          <w:lang w:val="en-GB"/>
        </w:rPr>
        <w:t>.</w:t>
      </w:r>
      <w:r>
        <w:rPr>
          <w:lang w:val="en-GB"/>
        </w:rPr>
        <w:t xml:space="preserve"> Three</w:t>
      </w:r>
      <w:r w:rsidRPr="002C5D3C">
        <w:rPr>
          <w:lang w:val="en-GB"/>
        </w:rPr>
        <w:t xml:space="preserve"> independent experiments </w:t>
      </w:r>
      <w:bookmarkStart w:id="47" w:name="OLE_LINK5"/>
      <w:r w:rsidRPr="002C5D3C">
        <w:rPr>
          <w:lang w:val="en-GB"/>
        </w:rPr>
        <w:t xml:space="preserve">(biological replicates, n = </w:t>
      </w:r>
      <w:r>
        <w:rPr>
          <w:lang w:val="en-GB"/>
        </w:rPr>
        <w:t>3</w:t>
      </w:r>
      <w:r w:rsidRPr="002C5D3C">
        <w:rPr>
          <w:lang w:val="en-GB"/>
        </w:rPr>
        <w:t>)</w:t>
      </w:r>
      <w:bookmarkEnd w:id="47"/>
      <w:r>
        <w:rPr>
          <w:lang w:val="en-GB"/>
        </w:rPr>
        <w:t xml:space="preserve"> were carried out for the quantification of the primer extension assays</w:t>
      </w:r>
      <w:r w:rsidRPr="002C5D3C">
        <w:rPr>
          <w:lang w:val="en-GB"/>
        </w:rPr>
        <w:t>.</w:t>
      </w:r>
    </w:p>
    <w:p w14:paraId="042693FA" w14:textId="77777777" w:rsidR="009E4B3F" w:rsidRDefault="009E4B3F" w:rsidP="00551C5C">
      <w:pPr>
        <w:spacing w:line="480" w:lineRule="auto"/>
        <w:jc w:val="both"/>
        <w:rPr>
          <w:lang w:val="en-GB"/>
        </w:rPr>
      </w:pPr>
      <w:r w:rsidRPr="00936F61">
        <w:rPr>
          <w:b/>
          <w:bCs/>
          <w:lang w:val="en-GB"/>
        </w:rPr>
        <w:t>DNA Binding Assay – Electrophoretic mobility shift assay (EMSA).</w:t>
      </w:r>
      <w:r>
        <w:rPr>
          <w:lang w:val="en-GB"/>
        </w:rPr>
        <w:t xml:space="preserve"> The </w:t>
      </w:r>
      <w:r w:rsidRPr="00936F61">
        <w:rPr>
          <w:lang w:val="en-GB"/>
        </w:rPr>
        <w:t>EMSA</w:t>
      </w:r>
      <w:r>
        <w:rPr>
          <w:lang w:val="en-GB"/>
        </w:rPr>
        <w:t xml:space="preserve"> protocol was</w:t>
      </w:r>
      <w:r w:rsidRPr="00936F61">
        <w:rPr>
          <w:lang w:val="en-GB"/>
        </w:rPr>
        <w:t xml:space="preserve"> adapted </w:t>
      </w:r>
      <w:r w:rsidRPr="00390573">
        <w:rPr>
          <w:lang w:val="en-GB"/>
        </w:rPr>
        <w:t>from</w:t>
      </w:r>
      <w:r>
        <w:rPr>
          <w:lang w:val="en-GB"/>
        </w:rPr>
        <w:t xml:space="preserve"> Povilaitis </w:t>
      </w:r>
      <w:r>
        <w:rPr>
          <w:i/>
          <w:iCs/>
          <w:lang w:val="en-GB"/>
        </w:rPr>
        <w:t>et al.</w:t>
      </w:r>
      <w:sdt>
        <w:sdtPr>
          <w:rPr>
            <w:color w:val="000000"/>
            <w:vertAlign w:val="superscript"/>
            <w:lang w:val="en-GB"/>
          </w:rPr>
          <w:tag w:val="MENDELEY_CITATION_v3_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"/>
          <w:id w:val="45728495"/>
          <w:placeholder>
            <w:docPart w:val="FCFF6C80A6EF4110B15CCBD5FD0F842B"/>
          </w:placeholder>
        </w:sdtPr>
        <w:sdtContent>
          <w:r w:rsidRPr="009E4B3F">
            <w:rPr>
              <w:color w:val="000000"/>
              <w:vertAlign w:val="superscript"/>
            </w:rPr>
            <w:t>15</w:t>
          </w:r>
        </w:sdtContent>
      </w:sdt>
      <w:r w:rsidRPr="00390573">
        <w:rPr>
          <w:lang w:val="en-GB"/>
        </w:rPr>
        <w:t>.</w:t>
      </w:r>
      <w:r w:rsidRPr="00936F61">
        <w:rPr>
          <w:lang w:val="en-GB"/>
        </w:rPr>
        <w:t xml:space="preserve"> Oligonucleotide Tag01F_ExoR </w:t>
      </w:r>
      <w:r>
        <w:rPr>
          <w:lang w:val="en-GB"/>
        </w:rPr>
        <w:t>(</w:t>
      </w:r>
      <w:r w:rsidRPr="00805AC0">
        <w:rPr>
          <w:b/>
          <w:lang w:val="en-GB"/>
        </w:rPr>
        <w:t>Table S2</w:t>
      </w:r>
      <w:r>
        <w:rPr>
          <w:lang w:val="en-GB"/>
        </w:rPr>
        <w:t>)</w:t>
      </w:r>
      <w:r w:rsidRPr="001E7166">
        <w:rPr>
          <w:lang w:val="en-GB"/>
        </w:rPr>
        <w:t xml:space="preserve"> </w:t>
      </w:r>
      <w:r w:rsidRPr="00936F61">
        <w:rPr>
          <w:lang w:val="en-GB"/>
        </w:rPr>
        <w:t xml:space="preserve">was annealed to </w:t>
      </w:r>
      <w:proofErr w:type="spellStart"/>
      <w:r w:rsidRPr="00936F61">
        <w:rPr>
          <w:lang w:val="en-GB"/>
        </w:rPr>
        <w:t>TemN-ExoR</w:t>
      </w:r>
      <w:proofErr w:type="spellEnd"/>
      <w:r w:rsidRPr="00936F61">
        <w:rPr>
          <w:lang w:val="en-GB"/>
        </w:rPr>
        <w:t xml:space="preserve"> </w:t>
      </w:r>
      <w:r>
        <w:rPr>
          <w:lang w:val="en-GB"/>
        </w:rPr>
        <w:t>(</w:t>
      </w:r>
      <w:r w:rsidRPr="00805AC0">
        <w:rPr>
          <w:b/>
          <w:lang w:val="en-GB"/>
        </w:rPr>
        <w:t>Table S2</w:t>
      </w:r>
      <w:r>
        <w:rPr>
          <w:lang w:val="en-GB"/>
        </w:rPr>
        <w:t>)</w:t>
      </w:r>
      <w:r w:rsidRPr="001E7166">
        <w:rPr>
          <w:lang w:val="en-GB"/>
        </w:rPr>
        <w:t xml:space="preserve"> </w:t>
      </w:r>
      <w:r w:rsidRPr="00936F61">
        <w:rPr>
          <w:lang w:val="en-GB"/>
        </w:rPr>
        <w:t>at a 1:1.2 molar ratio in the presence of 0.2</w:t>
      </w:r>
      <w:r>
        <w:rPr>
          <w:lang w:val="en-GB"/>
        </w:rPr>
        <w:t xml:space="preserve"> </w:t>
      </w:r>
      <w:r w:rsidRPr="00936F61">
        <w:rPr>
          <w:lang w:val="en-GB"/>
        </w:rPr>
        <w:t>M NaCl and 60</w:t>
      </w:r>
      <w:r>
        <w:rPr>
          <w:lang w:val="en-GB"/>
        </w:rPr>
        <w:t xml:space="preserve"> </w:t>
      </w:r>
      <w:r w:rsidRPr="00936F61">
        <w:rPr>
          <w:lang w:val="en-GB"/>
        </w:rPr>
        <w:t>mM Tris–HCl, pH 7.5 by incubating at 95°C for 5 min and cooling down to 4°C at a rate of 0.1°C/sec in a thermocycler. A 50</w:t>
      </w:r>
      <w:r>
        <w:rPr>
          <w:lang w:val="en-GB"/>
        </w:rPr>
        <w:t xml:space="preserve"> </w:t>
      </w:r>
      <w:r>
        <w:rPr>
          <w:lang w:val="en-GB"/>
        </w:rPr>
        <w:sym w:font="Symbol" w:char="F06D"/>
      </w:r>
      <w:r>
        <w:rPr>
          <w:lang w:val="en-GB"/>
        </w:rPr>
        <w:t>L</w:t>
      </w:r>
      <w:r w:rsidRPr="00936F61">
        <w:rPr>
          <w:lang w:val="en-GB"/>
        </w:rPr>
        <w:t xml:space="preserve"> complex</w:t>
      </w:r>
      <w:r>
        <w:rPr>
          <w:lang w:val="en-GB"/>
        </w:rPr>
        <w:t>-</w:t>
      </w:r>
      <w:r w:rsidRPr="00936F61">
        <w:rPr>
          <w:lang w:val="en-GB"/>
        </w:rPr>
        <w:t>forming reaction was prepared by mixing 33 mM Tris-acetate pH 7.9, 66</w:t>
      </w:r>
      <w:r>
        <w:rPr>
          <w:lang w:val="en-GB"/>
        </w:rPr>
        <w:t xml:space="preserve"> </w:t>
      </w:r>
      <w:r w:rsidRPr="00936F61">
        <w:rPr>
          <w:lang w:val="en-GB"/>
        </w:rPr>
        <w:t xml:space="preserve">mM potassium acetate, 10% glycerol, 0.1 mg/ml BSA with the 2 </w:t>
      </w:r>
      <w:proofErr w:type="spellStart"/>
      <w:r w:rsidRPr="00936F61">
        <w:rPr>
          <w:lang w:val="en-GB"/>
        </w:rPr>
        <w:t>pmol</w:t>
      </w:r>
      <w:proofErr w:type="spellEnd"/>
      <w:r w:rsidRPr="00936F61">
        <w:rPr>
          <w:lang w:val="en-GB"/>
        </w:rPr>
        <w:t xml:space="preserve"> pre-annealed primer/template substrate</w:t>
      </w:r>
      <w:r>
        <w:rPr>
          <w:lang w:val="en-GB"/>
        </w:rPr>
        <w:t xml:space="preserve"> (40 </w:t>
      </w:r>
      <w:proofErr w:type="spellStart"/>
      <w:r>
        <w:rPr>
          <w:lang w:val="en-GB"/>
        </w:rPr>
        <w:t>nM</w:t>
      </w:r>
      <w:proofErr w:type="spellEnd"/>
      <w:r>
        <w:rPr>
          <w:lang w:val="en-GB"/>
        </w:rPr>
        <w:t xml:space="preserve"> in the reaction conditions)</w:t>
      </w:r>
      <w:r w:rsidRPr="00936F61">
        <w:rPr>
          <w:lang w:val="en-GB"/>
        </w:rPr>
        <w:t xml:space="preserve"> and </w:t>
      </w:r>
      <w:r>
        <w:rPr>
          <w:lang w:val="en-GB"/>
        </w:rPr>
        <w:t xml:space="preserve">1 - </w:t>
      </w:r>
      <w:commentRangeStart w:id="48"/>
      <w:r w:rsidRPr="00936F61">
        <w:rPr>
          <w:lang w:val="en-GB"/>
        </w:rPr>
        <w:t xml:space="preserve">60 </w:t>
      </w:r>
      <w:proofErr w:type="spellStart"/>
      <w:r>
        <w:rPr>
          <w:lang w:val="en-GB"/>
        </w:rPr>
        <w:t>n</w:t>
      </w:r>
      <w:r w:rsidRPr="00936F61">
        <w:rPr>
          <w:lang w:val="en-GB"/>
        </w:rPr>
        <w:t>M</w:t>
      </w:r>
      <w:commentRangeEnd w:id="48"/>
      <w:proofErr w:type="spellEnd"/>
      <w:r>
        <w:rPr>
          <w:rStyle w:val="CommentReference"/>
        </w:rPr>
        <w:commentReference w:id="48"/>
      </w:r>
      <w:r w:rsidRPr="00936F61">
        <w:rPr>
          <w:lang w:val="en-GB"/>
        </w:rPr>
        <w:t xml:space="preserve"> </w:t>
      </w:r>
      <w:r>
        <w:rPr>
          <w:lang w:val="en-GB"/>
        </w:rPr>
        <w:t xml:space="preserve">of each </w:t>
      </w:r>
      <w:r w:rsidRPr="00936F61">
        <w:rPr>
          <w:lang w:val="en-GB"/>
        </w:rPr>
        <w:t>corresponding enzyme. Reactions were incubated at 30°C for different time intervals (0</w:t>
      </w:r>
      <w:r>
        <w:rPr>
          <w:lang w:val="en-GB"/>
        </w:rPr>
        <w:t>,</w:t>
      </w:r>
      <w:r w:rsidRPr="00936F61">
        <w:rPr>
          <w:lang w:val="en-GB"/>
        </w:rPr>
        <w:t xml:space="preserve"> 15, 30</w:t>
      </w:r>
      <w:r>
        <w:rPr>
          <w:lang w:val="en-GB"/>
        </w:rPr>
        <w:t xml:space="preserve"> or</w:t>
      </w:r>
      <w:r w:rsidRPr="00936F61">
        <w:rPr>
          <w:lang w:val="en-GB"/>
        </w:rPr>
        <w:t xml:space="preserve"> 60 min). After incubation, samples were mixed with loading dye (10% glycerol and 0.03% orange G) and analysed by electrophoresis in 0.8% (w/v) agarose gel in 0.25x TBE buffer (22.25</w:t>
      </w:r>
      <w:r>
        <w:rPr>
          <w:lang w:val="en-GB"/>
        </w:rPr>
        <w:t xml:space="preserve"> </w:t>
      </w:r>
      <w:r w:rsidRPr="00936F61">
        <w:rPr>
          <w:lang w:val="en-GB"/>
        </w:rPr>
        <w:t>mM Tris, 22.25</w:t>
      </w:r>
      <w:r>
        <w:rPr>
          <w:lang w:val="en-GB"/>
        </w:rPr>
        <w:t xml:space="preserve"> </w:t>
      </w:r>
      <w:r w:rsidRPr="00936F61">
        <w:rPr>
          <w:lang w:val="en-GB"/>
        </w:rPr>
        <w:lastRenderedPageBreak/>
        <w:t>mM boric acid, and 0.5</w:t>
      </w:r>
      <w:r>
        <w:rPr>
          <w:lang w:val="en-GB"/>
        </w:rPr>
        <w:t xml:space="preserve"> </w:t>
      </w:r>
      <w:r w:rsidRPr="00936F61">
        <w:rPr>
          <w:lang w:val="en-GB"/>
        </w:rPr>
        <w:t>mM EDTA pH 8.3). Electrophoresis was performed in 0.25x TBE buffer at room temperature for 2 h at 100</w:t>
      </w:r>
      <w:r>
        <w:rPr>
          <w:lang w:val="en-GB"/>
        </w:rPr>
        <w:t xml:space="preserve"> </w:t>
      </w:r>
      <w:r w:rsidRPr="00936F61">
        <w:rPr>
          <w:lang w:val="en-GB"/>
        </w:rPr>
        <w:t xml:space="preserve">V. Gels were imaged using </w:t>
      </w:r>
      <w:r>
        <w:rPr>
          <w:lang w:val="en-GB"/>
        </w:rPr>
        <w:t xml:space="preserve">the </w:t>
      </w:r>
      <w:proofErr w:type="spellStart"/>
      <w:r w:rsidRPr="00936F61">
        <w:rPr>
          <w:lang w:val="en-GB"/>
        </w:rPr>
        <w:t>Typhoon</w:t>
      </w:r>
      <w:r>
        <w:rPr>
          <w:vertAlign w:val="superscript"/>
          <w:lang w:val="en-GB"/>
        </w:rPr>
        <w:t>TM</w:t>
      </w:r>
      <w:proofErr w:type="spellEnd"/>
      <w:r w:rsidRPr="00936F61">
        <w:rPr>
          <w:lang w:val="en-GB"/>
        </w:rPr>
        <w:t xml:space="preserve"> </w:t>
      </w:r>
      <w:r>
        <w:rPr>
          <w:lang w:val="en-GB"/>
        </w:rPr>
        <w:t>bioimager</w:t>
      </w:r>
      <w:r w:rsidRPr="00936F61">
        <w:rPr>
          <w:lang w:val="en-GB"/>
        </w:rPr>
        <w:t xml:space="preserve"> and quantified using </w:t>
      </w:r>
      <w:proofErr w:type="spellStart"/>
      <w:r w:rsidRPr="00936F61">
        <w:rPr>
          <w:lang w:val="en-GB"/>
        </w:rPr>
        <w:t>ImageQuant</w:t>
      </w:r>
      <w:proofErr w:type="spellEnd"/>
      <w:r w:rsidRPr="00936F61">
        <w:rPr>
          <w:lang w:val="en-GB"/>
        </w:rPr>
        <w:t xml:space="preserve"> TL 8.2 (</w:t>
      </w:r>
      <w:proofErr w:type="spellStart"/>
      <w:r w:rsidRPr="00936F61">
        <w:rPr>
          <w:lang w:val="en-GB"/>
        </w:rPr>
        <w:t>Cytiva</w:t>
      </w:r>
      <w:proofErr w:type="spellEnd"/>
      <w:r w:rsidRPr="00936F61">
        <w:rPr>
          <w:lang w:val="en-GB"/>
        </w:rPr>
        <w:t>)</w:t>
      </w:r>
      <w:r>
        <w:rPr>
          <w:lang w:val="en-GB"/>
        </w:rPr>
        <w:t xml:space="preserve">. Four </w:t>
      </w:r>
      <w:r w:rsidRPr="002C5D3C">
        <w:rPr>
          <w:lang w:val="en-GB"/>
        </w:rPr>
        <w:t xml:space="preserve">independent experiments (biological replicates, n = </w:t>
      </w:r>
      <w:r>
        <w:rPr>
          <w:lang w:val="en-GB"/>
        </w:rPr>
        <w:t>2</w:t>
      </w:r>
      <w:r w:rsidRPr="002C5D3C">
        <w:rPr>
          <w:lang w:val="en-GB"/>
        </w:rPr>
        <w:t>)</w:t>
      </w:r>
      <w:r>
        <w:rPr>
          <w:lang w:val="en-GB"/>
        </w:rPr>
        <w:t xml:space="preserve"> were carried out for the quantification of the EMSA assays</w:t>
      </w:r>
      <w:r w:rsidRPr="002C5D3C">
        <w:rPr>
          <w:lang w:val="en-GB"/>
        </w:rPr>
        <w:t>.</w:t>
      </w:r>
    </w:p>
    <w:p w14:paraId="5707A021" w14:textId="77777777" w:rsidR="009E4B3F" w:rsidRDefault="009E4B3F" w:rsidP="00551C5C">
      <w:pPr>
        <w:spacing w:line="480" w:lineRule="auto"/>
        <w:jc w:val="both"/>
        <w:rPr>
          <w:lang w:val="en-GB"/>
        </w:rPr>
      </w:pPr>
      <w:r w:rsidRPr="004F0ED7">
        <w:rPr>
          <w:b/>
          <w:bCs/>
          <w:lang w:val="en-GB"/>
        </w:rPr>
        <w:t>Rolling Circle Amplification (RCA).</w:t>
      </w:r>
      <w:r>
        <w:rPr>
          <w:lang w:val="en-GB"/>
        </w:rPr>
        <w:t xml:space="preserve"> </w:t>
      </w:r>
      <w:r w:rsidRPr="004F0ED7">
        <w:rPr>
          <w:lang w:val="en-GB"/>
        </w:rPr>
        <w:t xml:space="preserve">100 </w:t>
      </w:r>
      <w:proofErr w:type="spellStart"/>
      <w:r w:rsidRPr="004F0ED7">
        <w:rPr>
          <w:lang w:val="en-GB"/>
        </w:rPr>
        <w:t>pmol</w:t>
      </w:r>
      <w:proofErr w:type="spellEnd"/>
      <w:r w:rsidRPr="004F0ED7">
        <w:rPr>
          <w:lang w:val="en-GB"/>
        </w:rPr>
        <w:t xml:space="preserve"> of </w:t>
      </w:r>
      <w:bookmarkStart w:id="50" w:name="_Hlk103845386"/>
      <w:r w:rsidRPr="004F0ED7">
        <w:rPr>
          <w:lang w:val="en-GB"/>
        </w:rPr>
        <w:t>P2_RCA_N8_ExoR (5’-NNNNNN*N*N-3’</w:t>
      </w:r>
      <w:r>
        <w:rPr>
          <w:lang w:val="en-GB"/>
        </w:rPr>
        <w:t xml:space="preserve">, </w:t>
      </w:r>
      <w:r w:rsidRPr="00805AC0">
        <w:rPr>
          <w:b/>
          <w:lang w:val="en-GB"/>
        </w:rPr>
        <w:t>Table S2</w:t>
      </w:r>
      <w:r w:rsidRPr="004F0ED7">
        <w:rPr>
          <w:lang w:val="en-GB"/>
        </w:rPr>
        <w:t xml:space="preserve">) </w:t>
      </w:r>
      <w:bookmarkEnd w:id="50"/>
      <w:r w:rsidRPr="004F0ED7">
        <w:rPr>
          <w:lang w:val="en-GB"/>
        </w:rPr>
        <w:t>with two phosphorothioate</w:t>
      </w:r>
      <w:r>
        <w:rPr>
          <w:lang w:val="en-GB"/>
        </w:rPr>
        <w:t>-linked</w:t>
      </w:r>
      <w:r w:rsidRPr="004F0ED7">
        <w:rPr>
          <w:lang w:val="en-GB"/>
        </w:rPr>
        <w:t xml:space="preserve"> DNA bases at the 3’ end for exonuclease resistance w</w:t>
      </w:r>
      <w:r>
        <w:rPr>
          <w:lang w:val="en-GB"/>
        </w:rPr>
        <w:t>as</w:t>
      </w:r>
      <w:r w:rsidRPr="004F0ED7">
        <w:rPr>
          <w:lang w:val="en-GB"/>
        </w:rPr>
        <w:t xml:space="preserve"> pre-annealed to 10 ng of pET23_P2_D12A_THR</w:t>
      </w:r>
      <w:r>
        <w:rPr>
          <w:lang w:val="en-GB"/>
        </w:rPr>
        <w:t xml:space="preserve"> (</w:t>
      </w:r>
      <w:r w:rsidRPr="00805AC0">
        <w:rPr>
          <w:b/>
          <w:lang w:val="en-GB"/>
        </w:rPr>
        <w:t>Table S1</w:t>
      </w:r>
      <w:r>
        <w:rPr>
          <w:lang w:val="en-GB"/>
        </w:rPr>
        <w:t>)</w:t>
      </w:r>
      <w:r w:rsidRPr="004F0ED7">
        <w:rPr>
          <w:lang w:val="en-GB"/>
        </w:rPr>
        <w:t xml:space="preserve"> plasmid in 1x NEB 10X Phi29 DNAP buffer</w:t>
      </w:r>
      <w:r>
        <w:rPr>
          <w:lang w:val="en-GB"/>
        </w:rPr>
        <w:t>,</w:t>
      </w:r>
      <w:r w:rsidRPr="004F0ED7">
        <w:rPr>
          <w:lang w:val="en-GB"/>
        </w:rPr>
        <w:t xml:space="preserve"> per 100 µ</w:t>
      </w:r>
      <w:r>
        <w:rPr>
          <w:lang w:val="en-GB"/>
        </w:rPr>
        <w:t>L</w:t>
      </w:r>
      <w:r w:rsidRPr="004F0ED7">
        <w:rPr>
          <w:lang w:val="en-GB"/>
        </w:rPr>
        <w:t xml:space="preserve"> RCA reaction</w:t>
      </w:r>
      <w:r>
        <w:rPr>
          <w:lang w:val="en-GB"/>
        </w:rPr>
        <w:t>,</w:t>
      </w:r>
      <w:r w:rsidRPr="004F0ED7">
        <w:rPr>
          <w:lang w:val="en-GB"/>
        </w:rPr>
        <w:t xml:space="preserve"> by incubating them at 95°C for 5 min and cooling them down to 4°C at a rate of 0.1°C/sec in a thermocycler. The pre-annealed template mix was supplemented with 0.2</w:t>
      </w:r>
      <w:r>
        <w:rPr>
          <w:lang w:val="en-GB"/>
        </w:rPr>
        <w:t xml:space="preserve"> </w:t>
      </w:r>
      <w:r w:rsidRPr="004F0ED7">
        <w:rPr>
          <w:lang w:val="en-GB"/>
        </w:rPr>
        <w:t>mM dNTPs, 0.2</w:t>
      </w:r>
      <w:r>
        <w:rPr>
          <w:lang w:val="en-GB"/>
        </w:rPr>
        <w:t xml:space="preserve"> </w:t>
      </w:r>
      <w:r w:rsidRPr="004F0ED7">
        <w:rPr>
          <w:lang w:val="en-GB"/>
        </w:rPr>
        <w:t>mg/m</w:t>
      </w:r>
      <w:r w:rsidRPr="004F0ED7" w:rsidDel="0060231E">
        <w:rPr>
          <w:lang w:val="en-GB"/>
        </w:rPr>
        <w:t>L</w:t>
      </w:r>
      <w:r w:rsidRPr="004F0ED7">
        <w:rPr>
          <w:lang w:val="en-GB"/>
        </w:rPr>
        <w:t xml:space="preserve"> BSA, 5</w:t>
      </w:r>
      <w:r>
        <w:rPr>
          <w:lang w:val="en-GB"/>
        </w:rPr>
        <w:t xml:space="preserve"> </w:t>
      </w:r>
      <w:r w:rsidRPr="004F0ED7">
        <w:rPr>
          <w:lang w:val="en-GB"/>
        </w:rPr>
        <w:t xml:space="preserve">ng ETSSB (NEB), </w:t>
      </w:r>
      <w:commentRangeStart w:id="51"/>
      <w:r w:rsidRPr="004F0ED7">
        <w:rPr>
          <w:lang w:val="en-GB"/>
        </w:rPr>
        <w:t xml:space="preserve">4 </w:t>
      </w:r>
      <w:proofErr w:type="spellStart"/>
      <w:r w:rsidRPr="004F0ED7">
        <w:rPr>
          <w:lang w:val="en-GB"/>
        </w:rPr>
        <w:t>nM</w:t>
      </w:r>
      <w:commentRangeEnd w:id="51"/>
      <w:proofErr w:type="spellEnd"/>
      <w:r>
        <w:rPr>
          <w:rStyle w:val="CommentReference"/>
        </w:rPr>
        <w:commentReference w:id="51"/>
      </w:r>
      <w:r w:rsidRPr="004F0ED7">
        <w:rPr>
          <w:lang w:val="en-GB"/>
        </w:rPr>
        <w:t xml:space="preserve"> </w:t>
      </w:r>
      <w:r>
        <w:rPr>
          <w:lang w:val="en-GB"/>
        </w:rPr>
        <w:t>of each Phi29</w:t>
      </w:r>
      <w:r w:rsidRPr="004F0ED7">
        <w:rPr>
          <w:lang w:val="en-GB"/>
        </w:rPr>
        <w:t xml:space="preserve"> DNAP </w:t>
      </w:r>
      <w:r>
        <w:rPr>
          <w:lang w:val="en-GB"/>
        </w:rPr>
        <w:t xml:space="preserve">mutant </w:t>
      </w:r>
      <w:r w:rsidRPr="004F0ED7">
        <w:rPr>
          <w:lang w:val="en-GB"/>
        </w:rPr>
        <w:t>in a 100 µ</w:t>
      </w:r>
      <w:r>
        <w:rPr>
          <w:lang w:val="en-GB"/>
        </w:rPr>
        <w:t>L</w:t>
      </w:r>
      <w:r w:rsidRPr="004F0ED7">
        <w:rPr>
          <w:lang w:val="en-GB"/>
        </w:rPr>
        <w:t xml:space="preserve"> reaction and incubated for 3 h at 30°C. The RCA products were digested with 10U of NotI </w:t>
      </w:r>
      <w:r>
        <w:rPr>
          <w:lang w:val="en-GB"/>
        </w:rPr>
        <w:t>in</w:t>
      </w:r>
      <w:r w:rsidRPr="004F0ED7">
        <w:rPr>
          <w:lang w:val="en-GB"/>
        </w:rPr>
        <w:t xml:space="preserve"> 1x Cutsmart buffer for 1</w:t>
      </w:r>
      <w:r>
        <w:rPr>
          <w:lang w:val="en-GB"/>
        </w:rPr>
        <w:t xml:space="preserve"> </w:t>
      </w:r>
      <w:r w:rsidRPr="004F0ED7">
        <w:rPr>
          <w:lang w:val="en-GB"/>
        </w:rPr>
        <w:t xml:space="preserve">h at 37°C. The digested RCA products were loaded on an agarose gel for visualisation. </w:t>
      </w:r>
    </w:p>
    <w:p w14:paraId="5A9708AC" w14:textId="77777777" w:rsidR="009E4B3F" w:rsidRDefault="009E4B3F" w:rsidP="00551C5C">
      <w:pPr>
        <w:spacing w:line="480" w:lineRule="auto"/>
        <w:jc w:val="both"/>
        <w:rPr>
          <w:szCs w:val="24"/>
        </w:rPr>
      </w:pPr>
      <w:r w:rsidRPr="004F0ED7">
        <w:rPr>
          <w:b/>
          <w:bCs/>
          <w:lang w:val="en-GB"/>
        </w:rPr>
        <w:t>Isothermal polymerase fidelity assay.</w:t>
      </w:r>
      <w:r>
        <w:rPr>
          <w:lang w:val="en-GB"/>
        </w:rPr>
        <w:t xml:space="preserve"> </w:t>
      </w:r>
      <w:bookmarkStart w:id="52" w:name="_Hlk82330130"/>
      <w:r w:rsidRPr="004F0ED7">
        <w:rPr>
          <w:lang w:val="en-GB"/>
        </w:rPr>
        <w:t>Single</w:t>
      </w:r>
      <w:r>
        <w:rPr>
          <w:lang w:val="en-GB"/>
        </w:rPr>
        <w:t>-</w:t>
      </w:r>
      <w:r w:rsidRPr="004F0ED7">
        <w:rPr>
          <w:lang w:val="en-GB"/>
        </w:rPr>
        <w:t>stranded template was generated by mixing 1.8</w:t>
      </w:r>
      <w:r>
        <w:rPr>
          <w:lang w:val="en-GB"/>
        </w:rPr>
        <w:t xml:space="preserve"> </w:t>
      </w:r>
      <w:proofErr w:type="spellStart"/>
      <w:r w:rsidRPr="004F0ED7">
        <w:rPr>
          <w:lang w:val="en-GB"/>
        </w:rPr>
        <w:t>pmol</w:t>
      </w:r>
      <w:proofErr w:type="spellEnd"/>
      <w:r w:rsidRPr="004F0ED7">
        <w:rPr>
          <w:lang w:val="en-GB"/>
        </w:rPr>
        <w:t xml:space="preserve"> of </w:t>
      </w:r>
      <w:bookmarkStart w:id="53" w:name="_Hlk103845463"/>
      <w:r w:rsidRPr="004F0ED7">
        <w:rPr>
          <w:lang w:val="en-GB"/>
        </w:rPr>
        <w:t>pET23_KOD_DA_Mut</w:t>
      </w:r>
      <w:bookmarkEnd w:id="53"/>
      <w:r w:rsidRPr="004F0ED7">
        <w:rPr>
          <w:lang w:val="en-GB"/>
        </w:rPr>
        <w:t xml:space="preserve"> </w:t>
      </w:r>
      <w:r>
        <w:rPr>
          <w:lang w:val="en-GB"/>
        </w:rPr>
        <w:t>(</w:t>
      </w:r>
      <w:r w:rsidRPr="00805AC0">
        <w:rPr>
          <w:b/>
          <w:lang w:val="en-GB"/>
        </w:rPr>
        <w:t>Table S1</w:t>
      </w:r>
      <w:r>
        <w:rPr>
          <w:lang w:val="en-GB"/>
        </w:rPr>
        <w:t xml:space="preserve">) </w:t>
      </w:r>
      <w:r w:rsidRPr="004F0ED7">
        <w:rPr>
          <w:lang w:val="en-GB"/>
        </w:rPr>
        <w:t>with 0.7U/</w:t>
      </w:r>
      <w:r>
        <w:rPr>
          <w:lang w:val="en-GB"/>
        </w:rPr>
        <w:sym w:font="Symbol" w:char="F06D"/>
      </w:r>
      <w:r>
        <w:rPr>
          <w:lang w:val="en-GB"/>
        </w:rPr>
        <w:t>L</w:t>
      </w:r>
      <w:r w:rsidRPr="004F0ED7">
        <w:rPr>
          <w:lang w:val="en-GB"/>
        </w:rPr>
        <w:t xml:space="preserve"> </w:t>
      </w:r>
      <w:proofErr w:type="spellStart"/>
      <w:proofErr w:type="gramStart"/>
      <w:r w:rsidRPr="004F0ED7">
        <w:rPr>
          <w:lang w:val="en-GB"/>
        </w:rPr>
        <w:t>Nb.BbvCI</w:t>
      </w:r>
      <w:proofErr w:type="spellEnd"/>
      <w:proofErr w:type="gramEnd"/>
      <w:r w:rsidRPr="004F0ED7">
        <w:rPr>
          <w:lang w:val="en-GB"/>
        </w:rPr>
        <w:t>, 10U/</w:t>
      </w:r>
      <w:r>
        <w:rPr>
          <w:lang w:val="en-GB"/>
        </w:rPr>
        <w:sym w:font="Symbol" w:char="F06D"/>
      </w:r>
      <w:r>
        <w:rPr>
          <w:lang w:val="en-GB"/>
        </w:rPr>
        <w:t>L</w:t>
      </w:r>
      <w:r w:rsidRPr="004F0ED7">
        <w:rPr>
          <w:lang w:val="en-GB"/>
        </w:rPr>
        <w:t xml:space="preserve"> of </w:t>
      </w:r>
      <w:proofErr w:type="spellStart"/>
      <w:r w:rsidRPr="004F0ED7">
        <w:rPr>
          <w:lang w:val="en-GB"/>
        </w:rPr>
        <w:t>ExoIII</w:t>
      </w:r>
      <w:proofErr w:type="spellEnd"/>
      <w:r w:rsidRPr="004F0ED7">
        <w:rPr>
          <w:lang w:val="en-GB"/>
        </w:rPr>
        <w:t xml:space="preserve"> and 1x </w:t>
      </w:r>
      <w:r>
        <w:rPr>
          <w:lang w:val="en-GB"/>
        </w:rPr>
        <w:t>C</w:t>
      </w:r>
      <w:r w:rsidRPr="004F0ED7">
        <w:rPr>
          <w:lang w:val="en-GB"/>
        </w:rPr>
        <w:t>utsmart buffer in a 30</w:t>
      </w:r>
      <w:r>
        <w:rPr>
          <w:lang w:val="en-GB"/>
        </w:rPr>
        <w:t xml:space="preserve"> </w:t>
      </w:r>
      <w:r>
        <w:rPr>
          <w:lang w:val="en-GB"/>
        </w:rPr>
        <w:sym w:font="Symbol" w:char="F06D"/>
      </w:r>
      <w:r>
        <w:rPr>
          <w:lang w:val="en-GB"/>
        </w:rPr>
        <w:t>L</w:t>
      </w:r>
      <w:r w:rsidRPr="004F0ED7">
        <w:rPr>
          <w:lang w:val="en-GB"/>
        </w:rPr>
        <w:t xml:space="preserve"> reaction. 10</w:t>
      </w:r>
      <w:r>
        <w:rPr>
          <w:lang w:val="en-GB"/>
        </w:rPr>
        <w:t xml:space="preserve"> </w:t>
      </w:r>
      <w:proofErr w:type="spellStart"/>
      <w:r w:rsidRPr="004F0ED7">
        <w:rPr>
          <w:lang w:val="en-GB"/>
        </w:rPr>
        <w:t>pmol</w:t>
      </w:r>
      <w:proofErr w:type="spellEnd"/>
      <w:r w:rsidRPr="004F0ED7">
        <w:rPr>
          <w:lang w:val="en-GB"/>
        </w:rPr>
        <w:t xml:space="preserve"> of </w:t>
      </w:r>
      <w:bookmarkStart w:id="54" w:name="_Hlk103845531"/>
      <w:r w:rsidRPr="004F0ED7">
        <w:rPr>
          <w:lang w:val="en-GB"/>
        </w:rPr>
        <w:t>PH_pET23_DA_Biotin3</w:t>
      </w:r>
      <w:r>
        <w:rPr>
          <w:lang w:val="en-GB"/>
        </w:rPr>
        <w:t xml:space="preserve"> </w:t>
      </w:r>
      <w:bookmarkEnd w:id="54"/>
      <w:r>
        <w:rPr>
          <w:lang w:val="en-GB"/>
        </w:rPr>
        <w:t>(</w:t>
      </w:r>
      <w:r w:rsidRPr="00805AC0">
        <w:rPr>
          <w:b/>
          <w:lang w:val="en-GB"/>
        </w:rPr>
        <w:t>Table S2</w:t>
      </w:r>
      <w:r>
        <w:rPr>
          <w:lang w:val="en-GB"/>
        </w:rPr>
        <w:t>)</w:t>
      </w:r>
      <w:r w:rsidRPr="004F0ED7">
        <w:rPr>
          <w:lang w:val="en-GB"/>
        </w:rPr>
        <w:t xml:space="preserve"> biotinylated oligonucleotide (4.9</w:t>
      </w:r>
      <w:r>
        <w:rPr>
          <w:lang w:val="en-GB"/>
        </w:rPr>
        <w:t xml:space="preserve"> </w:t>
      </w:r>
      <w:r>
        <w:rPr>
          <w:lang w:val="en-GB"/>
        </w:rPr>
        <w:sym w:font="Symbol" w:char="F06D"/>
      </w:r>
      <w:r>
        <w:rPr>
          <w:lang w:val="en-GB"/>
        </w:rPr>
        <w:t>L</w:t>
      </w:r>
      <w:r w:rsidRPr="004F0ED7">
        <w:rPr>
          <w:lang w:val="en-GB"/>
        </w:rPr>
        <w:t>) was pre-annealed to 0.2</w:t>
      </w:r>
      <w:r>
        <w:rPr>
          <w:lang w:val="en-GB"/>
        </w:rPr>
        <w:t xml:space="preserve"> </w:t>
      </w:r>
      <w:proofErr w:type="spellStart"/>
      <w:r w:rsidRPr="004F0ED7">
        <w:rPr>
          <w:lang w:val="en-GB"/>
        </w:rPr>
        <w:t>pmol</w:t>
      </w:r>
      <w:proofErr w:type="spellEnd"/>
      <w:r w:rsidRPr="004F0ED7">
        <w:rPr>
          <w:lang w:val="en-GB"/>
        </w:rPr>
        <w:t xml:space="preserve"> of single stranded template </w:t>
      </w:r>
      <w:r>
        <w:rPr>
          <w:lang w:val="en-GB"/>
        </w:rPr>
        <w:t xml:space="preserve">by incubating the mixture at </w:t>
      </w:r>
      <w:r w:rsidRPr="004F0ED7">
        <w:rPr>
          <w:lang w:val="en-GB"/>
        </w:rPr>
        <w:t xml:space="preserve">95°C for 5 min and cooling them down to 4°C at a rate of 0.1°C/sec in a thermocycler. The annealed </w:t>
      </w:r>
      <w:r>
        <w:rPr>
          <w:lang w:val="en-GB"/>
        </w:rPr>
        <w:t>primer-</w:t>
      </w:r>
      <w:r w:rsidRPr="004F0ED7">
        <w:rPr>
          <w:lang w:val="en-GB"/>
        </w:rPr>
        <w:t xml:space="preserve">template </w:t>
      </w:r>
      <w:r>
        <w:rPr>
          <w:lang w:val="en-GB"/>
        </w:rPr>
        <w:t>was</w:t>
      </w:r>
      <w:r w:rsidRPr="004F0ED7">
        <w:rPr>
          <w:lang w:val="en-GB"/>
        </w:rPr>
        <w:t xml:space="preserve"> made up to 50</w:t>
      </w:r>
      <w:r>
        <w:rPr>
          <w:lang w:val="en-GB"/>
        </w:rPr>
        <w:t xml:space="preserve"> </w:t>
      </w:r>
      <w:r>
        <w:rPr>
          <w:lang w:val="en-GB"/>
        </w:rPr>
        <w:sym w:font="Symbol" w:char="F06D"/>
      </w:r>
      <w:r>
        <w:rPr>
          <w:lang w:val="en-GB"/>
        </w:rPr>
        <w:t>L</w:t>
      </w:r>
      <w:r w:rsidRPr="004F0ED7">
        <w:rPr>
          <w:lang w:val="en-GB"/>
        </w:rPr>
        <w:t xml:space="preserve"> with </w:t>
      </w:r>
      <w:r>
        <w:rPr>
          <w:lang w:val="en-GB"/>
        </w:rPr>
        <w:t>deionized distilled water (ddH</w:t>
      </w:r>
      <w:r>
        <w:rPr>
          <w:vertAlign w:val="subscript"/>
          <w:lang w:val="en-GB"/>
        </w:rPr>
        <w:t>2</w:t>
      </w:r>
      <w:r>
        <w:rPr>
          <w:lang w:val="en-GB"/>
        </w:rPr>
        <w:t>O)</w:t>
      </w:r>
      <w:r w:rsidRPr="004F0ED7">
        <w:rPr>
          <w:lang w:val="en-GB"/>
        </w:rPr>
        <w:t>. 5</w:t>
      </w:r>
      <w:r>
        <w:rPr>
          <w:lang w:val="en-GB"/>
        </w:rPr>
        <w:t xml:space="preserve"> </w:t>
      </w:r>
      <w:r>
        <w:rPr>
          <w:lang w:val="en-GB"/>
        </w:rPr>
        <w:sym w:font="Symbol" w:char="F06D"/>
      </w:r>
      <w:r>
        <w:rPr>
          <w:lang w:val="en-GB"/>
        </w:rPr>
        <w:t>L</w:t>
      </w:r>
      <w:r w:rsidRPr="004F0ED7">
        <w:rPr>
          <w:lang w:val="en-GB"/>
        </w:rPr>
        <w:t xml:space="preserve"> of </w:t>
      </w:r>
      <w:proofErr w:type="spellStart"/>
      <w:r w:rsidRPr="004F0ED7">
        <w:rPr>
          <w:lang w:val="en-GB"/>
        </w:rPr>
        <w:t>Dyanabeads</w:t>
      </w:r>
      <w:proofErr w:type="spellEnd"/>
      <w:r w:rsidRPr="004F0ED7">
        <w:rPr>
          <w:lang w:val="en-GB"/>
        </w:rPr>
        <w:t xml:space="preserve"> </w:t>
      </w:r>
      <w:proofErr w:type="spellStart"/>
      <w:r w:rsidRPr="004F0ED7">
        <w:rPr>
          <w:lang w:val="en-GB"/>
        </w:rPr>
        <w:t>MyOne</w:t>
      </w:r>
      <w:proofErr w:type="spellEnd"/>
      <w:r w:rsidRPr="004F0ED7">
        <w:rPr>
          <w:lang w:val="en-GB"/>
        </w:rPr>
        <w:t xml:space="preserve"> C1 </w:t>
      </w:r>
      <w:r>
        <w:rPr>
          <w:lang w:val="en-GB"/>
        </w:rPr>
        <w:lastRenderedPageBreak/>
        <w:t>(</w:t>
      </w:r>
      <w:proofErr w:type="spellStart"/>
      <w:r>
        <w:rPr>
          <w:lang w:val="en-GB"/>
        </w:rPr>
        <w:t>ThermoFisher</w:t>
      </w:r>
      <w:proofErr w:type="spellEnd"/>
      <w:r>
        <w:rPr>
          <w:lang w:val="en-GB"/>
        </w:rPr>
        <w:t>),</w:t>
      </w:r>
      <w:r w:rsidRPr="004F0ED7">
        <w:rPr>
          <w:lang w:val="en-GB"/>
        </w:rPr>
        <w:t xml:space="preserve"> per reaction</w:t>
      </w:r>
      <w:r>
        <w:rPr>
          <w:lang w:val="en-GB"/>
        </w:rPr>
        <w:t>,</w:t>
      </w:r>
      <w:r w:rsidRPr="004F0ED7">
        <w:rPr>
          <w:lang w:val="en-GB"/>
        </w:rPr>
        <w:t xml:space="preserve"> were washed twice with 100</w:t>
      </w:r>
      <w:r>
        <w:rPr>
          <w:lang w:val="en-GB"/>
        </w:rPr>
        <w:t xml:space="preserve"> </w:t>
      </w:r>
      <w:r>
        <w:rPr>
          <w:lang w:val="en-GB"/>
        </w:rPr>
        <w:sym w:font="Symbol" w:char="F06D"/>
      </w:r>
      <w:r>
        <w:rPr>
          <w:lang w:val="en-GB"/>
        </w:rPr>
        <w:t>L of</w:t>
      </w:r>
      <w:r w:rsidRPr="004F0ED7">
        <w:rPr>
          <w:lang w:val="en-GB"/>
        </w:rPr>
        <w:t xml:space="preserve"> 2x BWBS-T (20 mM Tris-HCl pH 7.4, 2 M NaCl, 0.2% v/v Tween20, 2 mM</w:t>
      </w:r>
      <w:r>
        <w:rPr>
          <w:lang w:val="en-GB"/>
        </w:rPr>
        <w:t xml:space="preserve"> EDTA</w:t>
      </w:r>
      <w:r w:rsidRPr="004F0ED7">
        <w:rPr>
          <w:lang w:val="en-GB"/>
        </w:rPr>
        <w:t>) and blocked in 1</w:t>
      </w:r>
      <w:r>
        <w:rPr>
          <w:lang w:val="en-GB"/>
        </w:rPr>
        <w:t xml:space="preserve"> </w:t>
      </w:r>
      <w:r w:rsidRPr="004F0ED7">
        <w:rPr>
          <w:lang w:val="en-GB"/>
        </w:rPr>
        <w:t xml:space="preserve">mL 2x BWBS-T on a rotator for 1 h at room temperature. Beads were </w:t>
      </w:r>
      <w:r>
        <w:rPr>
          <w:lang w:val="en-GB"/>
        </w:rPr>
        <w:t>captured,</w:t>
      </w:r>
      <w:r w:rsidRPr="004F0ED7">
        <w:rPr>
          <w:lang w:val="en-GB"/>
        </w:rPr>
        <w:t xml:space="preserve"> resuspended in 50</w:t>
      </w:r>
      <w:r>
        <w:rPr>
          <w:lang w:val="en-GB"/>
        </w:rPr>
        <w:t xml:space="preserve"> </w:t>
      </w:r>
      <w:r>
        <w:rPr>
          <w:lang w:val="en-GB"/>
        </w:rPr>
        <w:sym w:font="Symbol" w:char="F06D"/>
      </w:r>
      <w:r>
        <w:rPr>
          <w:lang w:val="en-GB"/>
        </w:rPr>
        <w:t>L</w:t>
      </w:r>
      <w:r w:rsidRPr="004F0ED7">
        <w:rPr>
          <w:lang w:val="en-GB"/>
        </w:rPr>
        <w:t xml:space="preserve"> 2x BWBS-T</w:t>
      </w:r>
      <w:r>
        <w:rPr>
          <w:lang w:val="en-GB"/>
        </w:rPr>
        <w:t>,</w:t>
      </w:r>
      <w:r w:rsidRPr="004F0ED7">
        <w:rPr>
          <w:lang w:val="en-GB"/>
        </w:rPr>
        <w:t xml:space="preserve"> and mixed with the 50</w:t>
      </w:r>
      <w:r>
        <w:rPr>
          <w:lang w:val="en-GB"/>
        </w:rPr>
        <w:t xml:space="preserve"> </w:t>
      </w:r>
      <w:r>
        <w:rPr>
          <w:lang w:val="en-GB"/>
        </w:rPr>
        <w:sym w:font="Symbol" w:char="F06D"/>
      </w:r>
      <w:r>
        <w:rPr>
          <w:lang w:val="en-GB"/>
        </w:rPr>
        <w:t>L</w:t>
      </w:r>
      <w:r w:rsidRPr="004F0ED7">
        <w:rPr>
          <w:lang w:val="en-GB"/>
        </w:rPr>
        <w:t xml:space="preserve"> reaction </w:t>
      </w:r>
      <w:r>
        <w:rPr>
          <w:lang w:val="en-GB"/>
        </w:rPr>
        <w:t>prior to being</w:t>
      </w:r>
      <w:r w:rsidRPr="004F0ED7">
        <w:rPr>
          <w:lang w:val="en-GB"/>
        </w:rPr>
        <w:t xml:space="preserve"> incubated for 3</w:t>
      </w:r>
      <w:r>
        <w:rPr>
          <w:lang w:val="en-GB"/>
        </w:rPr>
        <w:t xml:space="preserve"> </w:t>
      </w:r>
      <w:r w:rsidRPr="004F0ED7">
        <w:rPr>
          <w:lang w:val="en-GB"/>
        </w:rPr>
        <w:t>h on a rotator</w:t>
      </w:r>
      <w:r>
        <w:rPr>
          <w:lang w:val="en-GB"/>
        </w:rPr>
        <w:t xml:space="preserve"> at room temperature</w:t>
      </w:r>
      <w:r w:rsidRPr="004F0ED7">
        <w:rPr>
          <w:lang w:val="en-GB"/>
        </w:rPr>
        <w:t>. Beads were washed twice with 200</w:t>
      </w:r>
      <w:r>
        <w:rPr>
          <w:lang w:val="en-GB"/>
        </w:rPr>
        <w:t xml:space="preserve"> </w:t>
      </w:r>
      <w:r>
        <w:rPr>
          <w:lang w:val="en-GB"/>
        </w:rPr>
        <w:sym w:font="Symbol" w:char="F06D"/>
      </w:r>
      <w:r>
        <w:rPr>
          <w:lang w:val="en-GB"/>
        </w:rPr>
        <w:t>L</w:t>
      </w:r>
      <w:r w:rsidRPr="004F0ED7">
        <w:rPr>
          <w:lang w:val="en-GB"/>
        </w:rPr>
        <w:t xml:space="preserve"> 30</w:t>
      </w:r>
      <w:r>
        <w:rPr>
          <w:lang w:val="en-GB"/>
        </w:rPr>
        <w:t xml:space="preserve"> </w:t>
      </w:r>
      <w:r w:rsidRPr="004F0ED7">
        <w:rPr>
          <w:lang w:val="en-GB"/>
        </w:rPr>
        <w:t>mM NaOH at 37</w:t>
      </w:r>
      <w:r>
        <w:rPr>
          <w:rFonts w:cs="Arial"/>
          <w:lang w:val="en-GB"/>
        </w:rPr>
        <w:t>°</w:t>
      </w:r>
      <w:r w:rsidRPr="004F0ED7">
        <w:rPr>
          <w:lang w:val="en-GB"/>
        </w:rPr>
        <w:t>C, then with 200</w:t>
      </w:r>
      <w:r>
        <w:rPr>
          <w:lang w:val="en-GB"/>
        </w:rPr>
        <w:t xml:space="preserve"> </w:t>
      </w:r>
      <w:r>
        <w:rPr>
          <w:lang w:val="en-GB"/>
        </w:rPr>
        <w:sym w:font="Symbol" w:char="F06D"/>
      </w:r>
      <w:r w:rsidRPr="004F0ED7">
        <w:rPr>
          <w:lang w:val="en-GB"/>
        </w:rPr>
        <w:t>l EB-T (10 mM Tris-</w:t>
      </w:r>
      <w:r>
        <w:rPr>
          <w:lang w:val="en-GB"/>
        </w:rPr>
        <w:t>H</w:t>
      </w:r>
      <w:r w:rsidRPr="004F0ED7">
        <w:rPr>
          <w:lang w:val="en-GB"/>
        </w:rPr>
        <w:t>Cl pH 8.8, 0.1 mM EDTA, 0.01% Tween20). Beads were resuspended in 10</w:t>
      </w:r>
      <w:r>
        <w:rPr>
          <w:lang w:val="en-GB"/>
        </w:rPr>
        <w:t xml:space="preserve"> </w:t>
      </w:r>
      <w:r>
        <w:rPr>
          <w:lang w:val="en-GB"/>
        </w:rPr>
        <w:sym w:font="Symbol" w:char="F06D"/>
      </w:r>
      <w:r>
        <w:rPr>
          <w:lang w:val="en-GB"/>
        </w:rPr>
        <w:t>L</w:t>
      </w:r>
      <w:r w:rsidRPr="004F0ED7">
        <w:rPr>
          <w:lang w:val="en-GB"/>
        </w:rPr>
        <w:t xml:space="preserve"> elution buffer (10 mM Tris-</w:t>
      </w:r>
      <w:r>
        <w:rPr>
          <w:lang w:val="en-GB"/>
        </w:rPr>
        <w:t>H</w:t>
      </w:r>
      <w:r w:rsidRPr="004F0ED7">
        <w:rPr>
          <w:lang w:val="en-GB"/>
        </w:rPr>
        <w:t>Cl, pH 8.5)</w:t>
      </w:r>
      <w:r>
        <w:rPr>
          <w:lang w:val="en-GB"/>
        </w:rPr>
        <w:t>.</w:t>
      </w:r>
      <w:r w:rsidRPr="004F0ED7">
        <w:rPr>
          <w:lang w:val="en-GB"/>
        </w:rPr>
        <w:t xml:space="preserve"> </w:t>
      </w:r>
      <w:r w:rsidRPr="00194766">
        <w:rPr>
          <w:szCs w:val="24"/>
        </w:rPr>
        <w:t xml:space="preserve">Amplicons for deep sequencing were generated </w:t>
      </w:r>
      <w:r>
        <w:rPr>
          <w:szCs w:val="24"/>
        </w:rPr>
        <w:t xml:space="preserve">using </w:t>
      </w:r>
      <w:r w:rsidRPr="00FF596E">
        <w:rPr>
          <w:szCs w:val="24"/>
          <w:lang w:val="en-GB"/>
        </w:rPr>
        <w:t>KOD Xtreme™ Hot Start DNA Polymerase</w:t>
      </w:r>
      <w:r>
        <w:rPr>
          <w:szCs w:val="24"/>
          <w:lang w:val="en-GB"/>
        </w:rPr>
        <w:t xml:space="preserve"> (EMD Millipore) </w:t>
      </w:r>
      <w:r>
        <w:rPr>
          <w:szCs w:val="24"/>
        </w:rPr>
        <w:t xml:space="preserve">following the manufacturer’s instructions in </w:t>
      </w:r>
      <w:r w:rsidRPr="00194766">
        <w:rPr>
          <w:szCs w:val="24"/>
        </w:rPr>
        <w:t>50</w:t>
      </w:r>
      <w:r>
        <w:rPr>
          <w:szCs w:val="24"/>
        </w:rPr>
        <w:t xml:space="preserve"> </w:t>
      </w:r>
      <w:r>
        <w:rPr>
          <w:szCs w:val="24"/>
        </w:rPr>
        <w:sym w:font="Symbol" w:char="F06D"/>
      </w:r>
      <w:r>
        <w:rPr>
          <w:szCs w:val="24"/>
        </w:rPr>
        <w:t>L</w:t>
      </w:r>
      <w:r w:rsidRPr="00194766">
        <w:rPr>
          <w:szCs w:val="24"/>
        </w:rPr>
        <w:t xml:space="preserve"> </w:t>
      </w:r>
      <w:r>
        <w:rPr>
          <w:szCs w:val="24"/>
        </w:rPr>
        <w:t xml:space="preserve">reactions with 1 </w:t>
      </w:r>
      <w:r w:rsidRPr="00194766">
        <w:rPr>
          <w:szCs w:val="24"/>
        </w:rPr>
        <w:t>µ</w:t>
      </w:r>
      <w:r>
        <w:rPr>
          <w:szCs w:val="24"/>
        </w:rPr>
        <w:t xml:space="preserve">L of the resuspended beads as template, and </w:t>
      </w:r>
      <w:bookmarkStart w:id="55" w:name="_Hlk103846104"/>
      <w:r w:rsidRPr="00194766">
        <w:rPr>
          <w:szCs w:val="24"/>
        </w:rPr>
        <w:t>outnest_1</w:t>
      </w:r>
      <w:r>
        <w:rPr>
          <w:szCs w:val="24"/>
        </w:rPr>
        <w:t xml:space="preserve"> (</w:t>
      </w:r>
      <w:r w:rsidRPr="00805AC0">
        <w:rPr>
          <w:b/>
          <w:szCs w:val="24"/>
        </w:rPr>
        <w:t>Table S2</w:t>
      </w:r>
      <w:r>
        <w:rPr>
          <w:szCs w:val="24"/>
        </w:rPr>
        <w:t>)</w:t>
      </w:r>
      <w:r w:rsidRPr="00194766">
        <w:rPr>
          <w:szCs w:val="24"/>
        </w:rPr>
        <w:t xml:space="preserve"> </w:t>
      </w:r>
      <w:r>
        <w:rPr>
          <w:szCs w:val="24"/>
        </w:rPr>
        <w:t>and</w:t>
      </w:r>
      <w:r w:rsidRPr="00194766">
        <w:rPr>
          <w:szCs w:val="24"/>
        </w:rPr>
        <w:t xml:space="preserve"> P2_fidelity_inestR1</w:t>
      </w:r>
      <w:r>
        <w:rPr>
          <w:szCs w:val="24"/>
        </w:rPr>
        <w:t xml:space="preserve"> (</w:t>
      </w:r>
      <w:r w:rsidRPr="00805AC0">
        <w:rPr>
          <w:b/>
          <w:szCs w:val="24"/>
        </w:rPr>
        <w:t>Table S2</w:t>
      </w:r>
      <w:bookmarkEnd w:id="55"/>
      <w:r>
        <w:rPr>
          <w:szCs w:val="24"/>
        </w:rPr>
        <w:t xml:space="preserve">) as primers. </w:t>
      </w:r>
      <w:r w:rsidRPr="00194766">
        <w:rPr>
          <w:szCs w:val="24"/>
        </w:rPr>
        <w:t xml:space="preserve">The cycling parameters used were 2 min </w:t>
      </w:r>
      <w:r>
        <w:rPr>
          <w:szCs w:val="24"/>
        </w:rPr>
        <w:t>at</w:t>
      </w:r>
      <w:r w:rsidRPr="00194766">
        <w:rPr>
          <w:szCs w:val="24"/>
        </w:rPr>
        <w:t xml:space="preserve"> 95˚C, followed by 20 cycles of 15 s at 98˚C, 15 s at 65˚C and 10 s at 68˚C, with a final polishing step of 2 min at 72˚C. Primers were degraded by adding 0.8U/</w:t>
      </w:r>
      <w:proofErr w:type="spellStart"/>
      <w:r w:rsidRPr="00194766">
        <w:rPr>
          <w:szCs w:val="24"/>
        </w:rPr>
        <w:t>u</w:t>
      </w:r>
      <w:r>
        <w:rPr>
          <w:szCs w:val="24"/>
        </w:rPr>
        <w:t>L</w:t>
      </w:r>
      <w:proofErr w:type="spellEnd"/>
      <w:r w:rsidRPr="00194766">
        <w:rPr>
          <w:szCs w:val="24"/>
        </w:rPr>
        <w:t xml:space="preserve"> Exonuclease I to each 50</w:t>
      </w:r>
      <w:r>
        <w:rPr>
          <w:szCs w:val="24"/>
        </w:rPr>
        <w:t xml:space="preserve"> </w:t>
      </w:r>
      <w:r>
        <w:rPr>
          <w:szCs w:val="24"/>
        </w:rPr>
        <w:sym w:font="Symbol" w:char="F06D"/>
      </w:r>
      <w:r>
        <w:rPr>
          <w:szCs w:val="24"/>
        </w:rPr>
        <w:t>L</w:t>
      </w:r>
      <w:r w:rsidRPr="00194766">
        <w:rPr>
          <w:szCs w:val="24"/>
        </w:rPr>
        <w:t xml:space="preserve"> PCR reaction.</w:t>
      </w:r>
    </w:p>
    <w:p w14:paraId="6F34A3E5" w14:textId="77777777" w:rsidR="009E4B3F" w:rsidRDefault="009E4B3F" w:rsidP="00551C5C">
      <w:pPr>
        <w:spacing w:line="480" w:lineRule="auto"/>
        <w:jc w:val="both"/>
      </w:pPr>
      <w:r w:rsidRPr="00FD421C">
        <w:rPr>
          <w:b/>
          <w:bCs/>
          <w:szCs w:val="24"/>
        </w:rPr>
        <w:t>Next Generation Sequencing of fidelity assay data</w:t>
      </w:r>
      <w:r>
        <w:rPr>
          <w:b/>
          <w:bCs/>
          <w:szCs w:val="24"/>
        </w:rPr>
        <w:t xml:space="preserve"> and analysis</w:t>
      </w:r>
      <w:r w:rsidRPr="00FD421C">
        <w:rPr>
          <w:b/>
          <w:bCs/>
          <w:szCs w:val="24"/>
        </w:rPr>
        <w:t>.</w:t>
      </w:r>
      <w:r>
        <w:rPr>
          <w:szCs w:val="24"/>
        </w:rPr>
        <w:t xml:space="preserve"> The a</w:t>
      </w:r>
      <w:r w:rsidRPr="00194766">
        <w:rPr>
          <w:szCs w:val="24"/>
        </w:rPr>
        <w:t>mplicons</w:t>
      </w:r>
      <w:r>
        <w:rPr>
          <w:szCs w:val="24"/>
        </w:rPr>
        <w:t xml:space="preserve"> described above</w:t>
      </w:r>
      <w:r w:rsidRPr="00194766">
        <w:rPr>
          <w:szCs w:val="24"/>
        </w:rPr>
        <w:t xml:space="preserve"> were purified with the Monarch PCR and DNA purification kit </w:t>
      </w:r>
      <w:r>
        <w:rPr>
          <w:szCs w:val="24"/>
        </w:rPr>
        <w:t>(New England Biolabs)</w:t>
      </w:r>
      <w:r w:rsidRPr="00194766">
        <w:rPr>
          <w:szCs w:val="24"/>
        </w:rPr>
        <w:t xml:space="preserve"> and sent for NGS EZ Amplicon Sequencing </w:t>
      </w:r>
      <w:r>
        <w:rPr>
          <w:szCs w:val="24"/>
        </w:rPr>
        <w:t>by</w:t>
      </w:r>
      <w:r w:rsidRPr="00194766">
        <w:rPr>
          <w:szCs w:val="24"/>
        </w:rPr>
        <w:t xml:space="preserve"> </w:t>
      </w:r>
      <w:proofErr w:type="spellStart"/>
      <w:r w:rsidRPr="00194766">
        <w:rPr>
          <w:szCs w:val="24"/>
        </w:rPr>
        <w:t>Genewiz</w:t>
      </w:r>
      <w:proofErr w:type="spellEnd"/>
      <w:r w:rsidRPr="00194766">
        <w:rPr>
          <w:szCs w:val="24"/>
        </w:rPr>
        <w:t>.</w:t>
      </w:r>
      <w:r>
        <w:rPr>
          <w:szCs w:val="24"/>
        </w:rPr>
        <w:t xml:space="preserve"> NGS data was pre-processed in the </w:t>
      </w:r>
      <w:r w:rsidRPr="00F571F8">
        <w:rPr>
          <w:lang w:val="en-GB"/>
        </w:rPr>
        <w:t>Galaxy public server (usegalaxy.org)</w:t>
      </w:r>
      <w:r>
        <w:rPr>
          <w:lang w:val="en-GB"/>
        </w:rPr>
        <w:t xml:space="preserve"> using the </w:t>
      </w:r>
      <w:r w:rsidRPr="00805AC0">
        <w:rPr>
          <w:i/>
          <w:lang w:val="en-GB"/>
        </w:rPr>
        <w:t>NGS_preprocessing.ga</w:t>
      </w:r>
      <w:r w:rsidRPr="0004192B">
        <w:rPr>
          <w:lang w:val="en-GB"/>
        </w:rPr>
        <w:t xml:space="preserve"> script (</w:t>
      </w:r>
      <w:r w:rsidRPr="00805AC0">
        <w:rPr>
          <w:b/>
          <w:bCs/>
          <w:lang w:val="en-GB"/>
        </w:rPr>
        <w:t xml:space="preserve">Supplementary information </w:t>
      </w:r>
      <w:r w:rsidRPr="00805AC0">
        <w:rPr>
          <w:b/>
          <w:lang w:val="en-GB"/>
        </w:rPr>
        <w:t>S2</w:t>
      </w:r>
      <w:r w:rsidRPr="0004192B">
        <w:rPr>
          <w:lang w:val="en-GB"/>
        </w:rPr>
        <w:t xml:space="preserve">) and </w:t>
      </w:r>
      <w:r w:rsidRPr="0004192B">
        <w:rPr>
          <w:szCs w:val="24"/>
        </w:rPr>
        <w:t xml:space="preserve">trimmed using part 1 of the </w:t>
      </w:r>
      <w:bookmarkStart w:id="56" w:name="_Hlk103846358"/>
      <w:r>
        <w:rPr>
          <w:szCs w:val="24"/>
        </w:rPr>
        <w:t xml:space="preserve">Julia (v1.7) </w:t>
      </w:r>
      <w:proofErr w:type="spellStart"/>
      <w:r w:rsidRPr="00805AC0">
        <w:rPr>
          <w:i/>
          <w:szCs w:val="24"/>
        </w:rPr>
        <w:t>Fidelity_Quantification.jl</w:t>
      </w:r>
      <w:proofErr w:type="spellEnd"/>
      <w:r w:rsidRPr="0004192B">
        <w:rPr>
          <w:szCs w:val="24"/>
        </w:rPr>
        <w:t xml:space="preserve"> script</w:t>
      </w:r>
      <w:bookmarkEnd w:id="56"/>
      <w:r w:rsidRPr="0004192B">
        <w:rPr>
          <w:szCs w:val="24"/>
        </w:rPr>
        <w:t xml:space="preserve"> (</w:t>
      </w:r>
      <w:r w:rsidRPr="00805AC0">
        <w:rPr>
          <w:b/>
          <w:bCs/>
          <w:szCs w:val="24"/>
        </w:rPr>
        <w:t>Supplementary Information S5</w:t>
      </w:r>
      <w:r w:rsidRPr="0004192B">
        <w:rPr>
          <w:szCs w:val="24"/>
        </w:rPr>
        <w:t>).</w:t>
      </w:r>
      <w:r>
        <w:rPr>
          <w:color w:val="FF0000"/>
          <w:szCs w:val="24"/>
        </w:rPr>
        <w:t xml:space="preserve"> </w:t>
      </w:r>
      <w:r w:rsidRPr="00BA467D">
        <w:rPr>
          <w:szCs w:val="24"/>
        </w:rPr>
        <w:t xml:space="preserve">The reference sequence, </w:t>
      </w:r>
      <w:r>
        <w:rPr>
          <w:szCs w:val="24"/>
        </w:rPr>
        <w:t>‘</w:t>
      </w:r>
      <w:proofErr w:type="spellStart"/>
      <w:r>
        <w:rPr>
          <w:szCs w:val="24"/>
        </w:rPr>
        <w:t>Fidelity_</w:t>
      </w:r>
      <w:r w:rsidRPr="00BA467D">
        <w:rPr>
          <w:szCs w:val="24"/>
        </w:rPr>
        <w:t>ref</w:t>
      </w:r>
      <w:proofErr w:type="spellEnd"/>
      <w:r>
        <w:rPr>
          <w:szCs w:val="24"/>
        </w:rPr>
        <w:t>’</w:t>
      </w:r>
      <w:r w:rsidRPr="00BA467D">
        <w:rPr>
          <w:szCs w:val="24"/>
        </w:rPr>
        <w:t xml:space="preserve"> (</w:t>
      </w:r>
      <w:r w:rsidRPr="00805AC0">
        <w:rPr>
          <w:b/>
          <w:szCs w:val="24"/>
        </w:rPr>
        <w:t>Table S2</w:t>
      </w:r>
      <w:r w:rsidRPr="00BA467D">
        <w:rPr>
          <w:szCs w:val="24"/>
        </w:rPr>
        <w:t xml:space="preserve">), was added to the trimmed reads and </w:t>
      </w:r>
      <w:r>
        <w:rPr>
          <w:szCs w:val="24"/>
        </w:rPr>
        <w:t>the reads were then</w:t>
      </w:r>
      <w:r w:rsidRPr="00BA467D">
        <w:rPr>
          <w:szCs w:val="24"/>
        </w:rPr>
        <w:t xml:space="preserve"> aligned using the</w:t>
      </w:r>
      <w:r>
        <w:rPr>
          <w:szCs w:val="24"/>
        </w:rPr>
        <w:t xml:space="preserve"> random chain algorithm of </w:t>
      </w:r>
      <w:r w:rsidRPr="00B071FE">
        <w:rPr>
          <w:szCs w:val="24"/>
        </w:rPr>
        <w:t>MAFFT version 7</w:t>
      </w:r>
      <w:sdt>
        <w:sdtPr>
          <w:rPr>
            <w:color w:val="000000"/>
            <w:szCs w:val="24"/>
            <w:vertAlign w:val="superscript"/>
          </w:rPr>
          <w:tag w:val="MENDELEY_CITATION_v3_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"/>
          <w:id w:val="-671876120"/>
          <w:placeholder>
            <w:docPart w:val="79E3D45DEC2042ECBAACC73C9DCC146C"/>
          </w:placeholder>
        </w:sdtPr>
        <w:sdtContent>
          <w:r w:rsidRPr="009E4B3F">
            <w:rPr>
              <w:color w:val="000000"/>
              <w:vertAlign w:val="superscript"/>
            </w:rPr>
            <w:t>47</w:t>
          </w:r>
        </w:sdtContent>
      </w:sdt>
      <w:r>
        <w:rPr>
          <w:szCs w:val="24"/>
        </w:rPr>
        <w:t xml:space="preserve"> on the MAFFT server (</w:t>
      </w:r>
      <w:r w:rsidRPr="00112A85">
        <w:rPr>
          <w:szCs w:val="24"/>
        </w:rPr>
        <w:t>mafft.cbrc.jp/alignment/server/large.html</w:t>
      </w:r>
      <w:r>
        <w:rPr>
          <w:szCs w:val="24"/>
        </w:rPr>
        <w:t>)</w:t>
      </w:r>
      <w:r w:rsidRPr="00B071FE">
        <w:rPr>
          <w:szCs w:val="24"/>
        </w:rPr>
        <w:t xml:space="preserve"> </w:t>
      </w:r>
      <w:r>
        <w:rPr>
          <w:szCs w:val="24"/>
        </w:rPr>
        <w:t xml:space="preserve">with the following </w:t>
      </w:r>
      <w:r>
        <w:rPr>
          <w:szCs w:val="24"/>
        </w:rPr>
        <w:lastRenderedPageBreak/>
        <w:t xml:space="preserve">parameters: </w:t>
      </w:r>
      <w:proofErr w:type="spellStart"/>
      <w:r w:rsidRPr="00805AC0">
        <w:rPr>
          <w:i/>
          <w:szCs w:val="24"/>
        </w:rPr>
        <w:t>mafft</w:t>
      </w:r>
      <w:proofErr w:type="spellEnd"/>
      <w:r w:rsidRPr="00805AC0">
        <w:rPr>
          <w:i/>
          <w:szCs w:val="24"/>
        </w:rPr>
        <w:t xml:space="preserve"> --thread 8 --</w:t>
      </w:r>
      <w:proofErr w:type="spellStart"/>
      <w:r w:rsidRPr="00805AC0">
        <w:rPr>
          <w:i/>
          <w:szCs w:val="24"/>
        </w:rPr>
        <w:t>threadtb</w:t>
      </w:r>
      <w:proofErr w:type="spellEnd"/>
      <w:r w:rsidRPr="00805AC0">
        <w:rPr>
          <w:i/>
          <w:szCs w:val="24"/>
        </w:rPr>
        <w:t xml:space="preserve"> 5 --</w:t>
      </w:r>
      <w:proofErr w:type="spellStart"/>
      <w:r w:rsidRPr="00805AC0">
        <w:rPr>
          <w:i/>
          <w:szCs w:val="24"/>
        </w:rPr>
        <w:t>threadit</w:t>
      </w:r>
      <w:proofErr w:type="spellEnd"/>
      <w:r w:rsidRPr="00805AC0">
        <w:rPr>
          <w:i/>
          <w:szCs w:val="24"/>
        </w:rPr>
        <w:t xml:space="preserve"> 0 --</w:t>
      </w:r>
      <w:proofErr w:type="spellStart"/>
      <w:r w:rsidRPr="00805AC0">
        <w:rPr>
          <w:i/>
          <w:szCs w:val="24"/>
        </w:rPr>
        <w:t>inputorder</w:t>
      </w:r>
      <w:proofErr w:type="spellEnd"/>
      <w:r w:rsidRPr="00805AC0">
        <w:rPr>
          <w:i/>
          <w:szCs w:val="24"/>
        </w:rPr>
        <w:t xml:space="preserve"> --</w:t>
      </w:r>
      <w:proofErr w:type="spellStart"/>
      <w:r w:rsidRPr="00805AC0">
        <w:rPr>
          <w:i/>
          <w:szCs w:val="24"/>
        </w:rPr>
        <w:t>randomchain</w:t>
      </w:r>
      <w:proofErr w:type="spellEnd"/>
      <w:r w:rsidRPr="00805AC0">
        <w:rPr>
          <w:i/>
          <w:szCs w:val="24"/>
        </w:rPr>
        <w:t xml:space="preserve"> input &gt; output</w:t>
      </w:r>
      <w:r>
        <w:rPr>
          <w:szCs w:val="24"/>
        </w:rPr>
        <w:t>. The number of insertions, deletions, and substitutions as well as the number of individual error types were calculated by comparing in a per-base manner the aligned reads to the reference ‘</w:t>
      </w:r>
      <w:proofErr w:type="spellStart"/>
      <w:r>
        <w:rPr>
          <w:szCs w:val="24"/>
        </w:rPr>
        <w:t>Fidelity_ref</w:t>
      </w:r>
      <w:proofErr w:type="spellEnd"/>
      <w:r>
        <w:rPr>
          <w:szCs w:val="24"/>
        </w:rPr>
        <w:t>’ (</w:t>
      </w:r>
      <w:r w:rsidRPr="00805AC0">
        <w:rPr>
          <w:b/>
          <w:szCs w:val="24"/>
        </w:rPr>
        <w:t>Table S2</w:t>
      </w:r>
      <w:r>
        <w:rPr>
          <w:szCs w:val="24"/>
        </w:rPr>
        <w:t xml:space="preserve">) sequence within the alignment using part 2 of the </w:t>
      </w:r>
      <w:proofErr w:type="spellStart"/>
      <w:r w:rsidRPr="00805AC0">
        <w:rPr>
          <w:i/>
          <w:szCs w:val="24"/>
        </w:rPr>
        <w:t>Fidelity_Quantification.jl</w:t>
      </w:r>
      <w:proofErr w:type="spellEnd"/>
      <w:r w:rsidRPr="0004192B">
        <w:rPr>
          <w:szCs w:val="24"/>
        </w:rPr>
        <w:t xml:space="preserve"> script (</w:t>
      </w:r>
      <w:bookmarkEnd w:id="52"/>
      <w:r w:rsidRPr="00805AC0">
        <w:rPr>
          <w:b/>
          <w:bCs/>
          <w:szCs w:val="24"/>
        </w:rPr>
        <w:t>Supplementary Information S5</w:t>
      </w:r>
      <w:r w:rsidRPr="0004192B">
        <w:rPr>
          <w:szCs w:val="24"/>
        </w:rPr>
        <w:t xml:space="preserve">). </w:t>
      </w:r>
      <w:r>
        <w:t>Raw error rates were obtained by dividing the sum of the errors by the total number of bases sequenced. The PCR and NGS error (R) estimate for Exo+THR was obtained by</w:t>
      </w:r>
      <w:r w:rsidRPr="00F16092">
        <w:t xml:space="preserve"> </w:t>
      </w:r>
      <w:r>
        <w:t>subtracting the expected number of errors of the commercial Phi29 DNAP (using the published error rate 9.5x10</w:t>
      </w:r>
      <w:r>
        <w:rPr>
          <w:vertAlign w:val="superscript"/>
        </w:rPr>
        <w:t>-6</w:t>
      </w:r>
      <w:r>
        <w:t>) from the observed number of errors by Exo+THR as follows:</w:t>
      </w:r>
    </w:p>
    <w:p w14:paraId="51807A3B" w14:textId="77777777" w:rsidR="009E4B3F" w:rsidRPr="00767394" w:rsidRDefault="009E4B3F" w:rsidP="00551C5C">
      <w:pPr>
        <w:spacing w:line="480" w:lineRule="auto"/>
      </w:pPr>
      <m:oMathPara>
        <m:oMathParaPr>
          <m:jc m:val="center"/>
        </m:oMathParaPr>
        <m:oMath>
          <m:sSub>
            <m:sSubPr>
              <m:ctrlPr>
                <w:rPr>
                  <w:rFonts w:ascii="Cambria Math" w:hAnsi="Cambria Math"/>
                  <w:i/>
                </w:rPr>
              </m:ctrlPr>
            </m:sSubPr>
            <m:e>
              <m:r>
                <w:rPr>
                  <w:rFonts w:ascii="Cambria Math" w:hAnsi="Cambria Math"/>
                </w:rPr>
                <m:t>R</m:t>
              </m:r>
            </m:e>
            <m:sub>
              <m:r>
                <w:rPr>
                  <w:rFonts w:ascii="Cambria Math" w:hAnsi="Cambria Math"/>
                </w:rPr>
                <m:t>Exo+THR</m:t>
              </m:r>
            </m:sub>
          </m:sSub>
          <m:r>
            <m:rPr>
              <m:sty m:val="p"/>
            </m:rPr>
            <w:rPr>
              <w:rFonts w:ascii="Cambria Math" w:hAnsi="Cambria Math"/>
            </w:rPr>
            <m:t xml:space="preserve"> </m:t>
          </m:r>
          <m:r>
            <w:rPr>
              <w:rFonts w:ascii="Cambria Math" w:hAnsi="Cambria Math"/>
            </w:rPr>
            <m:t>=</m:t>
          </m:r>
          <m:sSub>
            <m:sSubPr>
              <m:ctrlPr>
                <w:rPr>
                  <w:rFonts w:ascii="Cambria Math" w:hAnsi="Cambria Math"/>
                  <w:i/>
                </w:rPr>
              </m:ctrlPr>
            </m:sSubPr>
            <m:e>
              <m:r>
                <w:rPr>
                  <w:rFonts w:ascii="Cambria Math" w:hAnsi="Cambria Math"/>
                </w:rPr>
                <m:t>(Error rate</m:t>
              </m:r>
            </m:e>
            <m:sub>
              <m:r>
                <w:rPr>
                  <w:rFonts w:ascii="Cambria Math" w:hAnsi="Cambria Math"/>
                </w:rPr>
                <m:t>Exo+THR</m:t>
              </m:r>
            </m:sub>
          </m:sSub>
          <m:r>
            <w:rPr>
              <w:rFonts w:ascii="Cambria Math" w:hAnsi="Cambria Math"/>
            </w:rPr>
            <m:t>×</m:t>
          </m:r>
          <m:sSub>
            <m:sSubPr>
              <m:ctrlPr>
                <w:rPr>
                  <w:rFonts w:ascii="Cambria Math" w:hAnsi="Cambria Math"/>
                  <w:i/>
                </w:rPr>
              </m:ctrlPr>
            </m:sSubPr>
            <m:e>
              <m:r>
                <w:rPr>
                  <w:rFonts w:ascii="Cambria Math" w:hAnsi="Cambria Math"/>
                </w:rPr>
                <m:t>Total bases</m:t>
              </m:r>
            </m:e>
            <m:sub>
              <m:r>
                <w:rPr>
                  <w:rFonts w:ascii="Cambria Math" w:hAnsi="Cambria Math"/>
                </w:rPr>
                <m:t>Exo+THR)</m:t>
              </m:r>
            </m:sub>
          </m:sSub>
          <m:r>
            <w:rPr>
              <w:rFonts w:ascii="Cambria Math" w:hAnsi="Cambria Math"/>
            </w:rPr>
            <m:t>-(</m:t>
          </m:r>
          <m:sSub>
            <m:sSubPr>
              <m:ctrlPr>
                <w:rPr>
                  <w:rFonts w:ascii="Cambria Math" w:hAnsi="Cambria Math"/>
                  <w:i/>
                </w:rPr>
              </m:ctrlPr>
            </m:sSubPr>
            <m:e>
              <m:r>
                <w:rPr>
                  <w:rFonts w:ascii="Cambria Math" w:hAnsi="Cambria Math"/>
                </w:rPr>
                <m:t>Error rate</m:t>
              </m:r>
            </m:e>
            <m:sub>
              <m:r>
                <w:rPr>
                  <w:rFonts w:ascii="Cambria Math" w:hAnsi="Cambria Math"/>
                </w:rPr>
                <m:t>phi29</m:t>
              </m:r>
            </m:sub>
          </m:sSub>
          <m:r>
            <w:rPr>
              <w:rFonts w:ascii="Cambria Math" w:hAnsi="Cambria Math"/>
            </w:rPr>
            <m:t>×</m:t>
          </m:r>
          <m:sSub>
            <m:sSubPr>
              <m:ctrlPr>
                <w:rPr>
                  <w:rFonts w:ascii="Cambria Math" w:hAnsi="Cambria Math"/>
                  <w:i/>
                </w:rPr>
              </m:ctrlPr>
            </m:sSubPr>
            <m:e>
              <m:r>
                <w:rPr>
                  <w:rFonts w:ascii="Cambria Math" w:hAnsi="Cambria Math"/>
                </w:rPr>
                <m:t>Total bases</m:t>
              </m:r>
            </m:e>
            <m:sub>
              <m:r>
                <w:rPr>
                  <w:rFonts w:ascii="Cambria Math" w:hAnsi="Cambria Math"/>
                </w:rPr>
                <m:t>Exo+THR</m:t>
              </m:r>
            </m:sub>
          </m:sSub>
          <m:r>
            <w:rPr>
              <w:rFonts w:ascii="Cambria Math" w:hAnsi="Cambria Math"/>
            </w:rPr>
            <m:t>)</m:t>
          </m:r>
          <m:r>
            <m:rPr>
              <m:sty m:val="p"/>
            </m:rPr>
            <w:rPr>
              <w:rFonts w:ascii="Cambria Math" w:hAnsi="Cambria Math"/>
            </w:rPr>
            <w:br/>
          </m:r>
        </m:oMath>
      </m:oMathPara>
      <w:r>
        <w:t>(2)</w:t>
      </w:r>
    </w:p>
    <w:p w14:paraId="48DE14F5" w14:textId="77777777" w:rsidR="009E4B3F" w:rsidRPr="00F16092" w:rsidRDefault="009E4B3F" w:rsidP="00551C5C">
      <w:pPr>
        <w:spacing w:line="480" w:lineRule="auto"/>
        <w:jc w:val="both"/>
      </w:pPr>
      <w:r>
        <w:t xml:space="preserve">The </w:t>
      </w:r>
      <m:oMath>
        <m:sSub>
          <m:sSubPr>
            <m:ctrlPr>
              <w:rPr>
                <w:rFonts w:ascii="Cambria Math" w:hAnsi="Cambria Math"/>
                <w:i/>
              </w:rPr>
            </m:ctrlPr>
          </m:sSubPr>
          <m:e>
            <m:r>
              <w:rPr>
                <w:rFonts w:ascii="Cambria Math" w:hAnsi="Cambria Math"/>
              </w:rPr>
              <m:t>Err</m:t>
            </m:r>
          </m:e>
          <m:sub>
            <m:r>
              <w:rPr>
                <w:rFonts w:ascii="Cambria Math" w:hAnsi="Cambria Math"/>
              </w:rPr>
              <m:t>Exo+THR</m:t>
            </m:r>
          </m:sub>
        </m:sSub>
      </m:oMath>
      <w:r>
        <w:t xml:space="preserve"> score was then used to calculate the PCR and NGS error of the D12A-THR and p562del mutants as follows:</w:t>
      </w:r>
    </w:p>
    <w:p w14:paraId="0AD6C796" w14:textId="77777777" w:rsidR="009E4B3F" w:rsidRPr="00A5240F" w:rsidRDefault="009E4B3F" w:rsidP="00551C5C">
      <w:pPr>
        <w:spacing w:line="480" w:lineRule="auto"/>
        <w:jc w:val="center"/>
      </w:pPr>
      <m:oMath>
        <m:sSub>
          <m:sSubPr>
            <m:ctrlPr>
              <w:rPr>
                <w:rFonts w:ascii="Cambria Math" w:hAnsi="Cambria Math"/>
                <w:i/>
              </w:rPr>
            </m:ctrlPr>
          </m:sSubPr>
          <m:e>
            <m:r>
              <w:rPr>
                <w:rFonts w:ascii="Cambria Math" w:hAnsi="Cambria Math"/>
              </w:rPr>
              <m:t>R</m:t>
            </m:r>
          </m:e>
          <m:sub>
            <m:r>
              <w:rPr>
                <w:rFonts w:ascii="Cambria Math" w:hAnsi="Cambria Math"/>
              </w:rPr>
              <m:t>mutant</m:t>
            </m:r>
          </m:sub>
        </m:sSub>
        <m:r>
          <m:rPr>
            <m:sty m:val="p"/>
          </m:rPr>
          <w:rPr>
            <w:rFonts w:ascii="Cambria Math" w:hAnsi="Cambria Math"/>
          </w:rPr>
          <m:t xml:space="preserve"> </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Exo+THR</m:t>
                </m:r>
              </m:sub>
            </m:sSub>
          </m:num>
          <m:den>
            <m:sSub>
              <m:sSubPr>
                <m:ctrlPr>
                  <w:rPr>
                    <w:rFonts w:ascii="Cambria Math" w:hAnsi="Cambria Math"/>
                    <w:i/>
                  </w:rPr>
                </m:ctrlPr>
              </m:sSubPr>
              <m:e>
                <m:r>
                  <w:rPr>
                    <w:rFonts w:ascii="Cambria Math" w:hAnsi="Cambria Math"/>
                  </w:rPr>
                  <m:t>Total bases</m:t>
                </m:r>
              </m:e>
              <m:sub>
                <m:r>
                  <w:rPr>
                    <w:rFonts w:ascii="Cambria Math" w:hAnsi="Cambria Math"/>
                  </w:rPr>
                  <m:t>Exo+THR</m:t>
                </m:r>
              </m:sub>
            </m:sSub>
            <m:r>
              <w:rPr>
                <w:rFonts w:ascii="Cambria Math" w:hAnsi="Cambria Math"/>
              </w:rPr>
              <m:t xml:space="preserve">× </m:t>
            </m:r>
            <m:sSub>
              <m:sSubPr>
                <m:ctrlPr>
                  <w:rPr>
                    <w:rFonts w:ascii="Cambria Math" w:hAnsi="Cambria Math"/>
                    <w:i/>
                  </w:rPr>
                </m:ctrlPr>
              </m:sSubPr>
              <m:e>
                <m:r>
                  <w:rPr>
                    <w:rFonts w:ascii="Cambria Math" w:hAnsi="Cambria Math"/>
                  </w:rPr>
                  <m:t>Total bases</m:t>
                </m:r>
              </m:e>
              <m:sub>
                <m:r>
                  <w:rPr>
                    <w:rFonts w:ascii="Cambria Math" w:hAnsi="Cambria Math"/>
                  </w:rPr>
                  <m:t>mutant</m:t>
                </m:r>
              </m:sub>
            </m:sSub>
          </m:den>
        </m:f>
      </m:oMath>
      <w:r>
        <w:t xml:space="preserve">                               (3)</w:t>
      </w:r>
    </w:p>
    <w:p w14:paraId="6CB36B07" w14:textId="77777777" w:rsidR="009E4B3F" w:rsidRDefault="009E4B3F" w:rsidP="00551C5C">
      <w:pPr>
        <w:spacing w:line="480" w:lineRule="auto"/>
        <w:jc w:val="both"/>
        <w:rPr>
          <w:color w:val="FF0000"/>
          <w:szCs w:val="24"/>
        </w:rPr>
      </w:pPr>
      <w:r>
        <w:t xml:space="preserve">The corrected total error rates were then calculated by dividing the corrected error number over the total bases sequenced from each variant. </w:t>
      </w:r>
    </w:p>
    <w:p w14:paraId="3A1DEBD2" w14:textId="77777777" w:rsidR="009E4B3F" w:rsidRDefault="009E4B3F" w:rsidP="00551C5C">
      <w:pPr>
        <w:spacing w:line="480" w:lineRule="auto"/>
        <w:jc w:val="both"/>
        <w:rPr>
          <w:iCs/>
        </w:rPr>
      </w:pPr>
      <w:r>
        <w:rPr>
          <w:szCs w:val="24"/>
        </w:rPr>
        <w:t xml:space="preserve">The location (start position, end position and length) and frequency of each Indel across the MSA were obtained using part2 of the </w:t>
      </w:r>
      <w:proofErr w:type="spellStart"/>
      <w:r w:rsidRPr="00805AC0">
        <w:rPr>
          <w:i/>
          <w:szCs w:val="24"/>
        </w:rPr>
        <w:t>Fidelity_Quantification.jl</w:t>
      </w:r>
      <w:proofErr w:type="spellEnd"/>
      <w:r w:rsidRPr="001B5EB1">
        <w:rPr>
          <w:szCs w:val="24"/>
        </w:rPr>
        <w:t xml:space="preserve"> script (</w:t>
      </w:r>
      <w:r w:rsidRPr="00805AC0">
        <w:rPr>
          <w:b/>
          <w:bCs/>
          <w:szCs w:val="24"/>
        </w:rPr>
        <w:t xml:space="preserve">Supplementary Information </w:t>
      </w:r>
      <w:r w:rsidRPr="00805AC0">
        <w:rPr>
          <w:b/>
          <w:szCs w:val="24"/>
        </w:rPr>
        <w:t>S5</w:t>
      </w:r>
      <w:r w:rsidRPr="001B5EB1">
        <w:rPr>
          <w:szCs w:val="24"/>
        </w:rPr>
        <w:t xml:space="preserve">), by comparing each sequence to the </w:t>
      </w:r>
      <w:r>
        <w:rPr>
          <w:szCs w:val="24"/>
        </w:rPr>
        <w:t>‘</w:t>
      </w:r>
      <w:proofErr w:type="spellStart"/>
      <w:r w:rsidRPr="001B5EB1">
        <w:rPr>
          <w:szCs w:val="24"/>
        </w:rPr>
        <w:t>Fidelity_ref</w:t>
      </w:r>
      <w:proofErr w:type="spellEnd"/>
      <w:r>
        <w:rPr>
          <w:szCs w:val="24"/>
        </w:rPr>
        <w:t>’</w:t>
      </w:r>
      <w:r w:rsidRPr="001B5EB1">
        <w:rPr>
          <w:szCs w:val="24"/>
        </w:rPr>
        <w:t xml:space="preserve"> sequence within the alignment. The frequency values were divided by the total number </w:t>
      </w:r>
      <w:r w:rsidRPr="001B5EB1">
        <w:rPr>
          <w:szCs w:val="24"/>
        </w:rPr>
        <w:lastRenderedPageBreak/>
        <w:t>of insertions or deletions and multiplied by 100 to obtain a relative frequency distribution. Only sequences &gt;</w:t>
      </w:r>
      <w:r>
        <w:rPr>
          <w:szCs w:val="24"/>
        </w:rPr>
        <w:t>5</w:t>
      </w:r>
      <w:r w:rsidRPr="001B5EB1">
        <w:rPr>
          <w:szCs w:val="24"/>
        </w:rPr>
        <w:t>% relative frequency were plotted.</w:t>
      </w:r>
      <w:r>
        <w:rPr>
          <w:color w:val="FF0000"/>
          <w:szCs w:val="24"/>
        </w:rPr>
        <w:t xml:space="preserve"> </w:t>
      </w:r>
    </w:p>
    <w:p w14:paraId="28ECAFEE" w14:textId="77777777" w:rsidR="009E4B3F" w:rsidRPr="00F26590" w:rsidRDefault="009E4B3F" w:rsidP="00551C5C">
      <w:pPr>
        <w:spacing w:line="480" w:lineRule="auto"/>
        <w:rPr>
          <w:szCs w:val="24"/>
        </w:rPr>
      </w:pPr>
    </w:p>
    <w:p w14:paraId="1B2612BB" w14:textId="77777777" w:rsidR="009E4B3F" w:rsidRPr="00805AC0" w:rsidRDefault="009E4B3F" w:rsidP="00551C5C">
      <w:pPr>
        <w:spacing w:line="480" w:lineRule="auto"/>
        <w:rPr>
          <w:b/>
          <w:bCs/>
          <w:szCs w:val="24"/>
        </w:rPr>
      </w:pPr>
      <w:r w:rsidRPr="00805AC0">
        <w:rPr>
          <w:b/>
          <w:bCs/>
          <w:szCs w:val="24"/>
        </w:rPr>
        <w:t>AVAILABILITY</w:t>
      </w:r>
    </w:p>
    <w:p w14:paraId="1EA95E89" w14:textId="77777777" w:rsidR="009E4B3F" w:rsidRPr="00805AC0" w:rsidRDefault="009E4B3F" w:rsidP="00551C5C">
      <w:pPr>
        <w:spacing w:line="480" w:lineRule="auto"/>
        <w:rPr>
          <w:bCs/>
          <w:szCs w:val="24"/>
        </w:rPr>
      </w:pPr>
      <w:r w:rsidRPr="00805AC0">
        <w:rPr>
          <w:bCs/>
          <w:szCs w:val="24"/>
        </w:rPr>
        <w:t>All raw and processed data used in this manuscript are available in our GitHub repository (</w:t>
      </w:r>
      <w:hyperlink r:id="rId17" w:history="1">
        <w:r w:rsidRPr="00805AC0">
          <w:rPr>
            <w:rStyle w:val="Hyperlink"/>
            <w:bCs/>
            <w:color w:val="auto"/>
            <w:szCs w:val="24"/>
          </w:rPr>
          <w:t>https://github.com/PinheiroLab/</w:t>
        </w:r>
      </w:hyperlink>
      <w:r w:rsidRPr="00C62877">
        <w:rPr>
          <w:bCs/>
          <w:szCs w:val="24"/>
        </w:rPr>
        <w:t xml:space="preserve"> </w:t>
      </w:r>
      <w:r w:rsidRPr="00805AC0">
        <w:rPr>
          <w:bCs/>
          <w:szCs w:val="24"/>
        </w:rPr>
        <w:t xml:space="preserve">). </w:t>
      </w:r>
    </w:p>
    <w:p w14:paraId="629C7600" w14:textId="77777777" w:rsidR="009E4B3F" w:rsidRPr="00805AC0" w:rsidRDefault="009E4B3F" w:rsidP="00551C5C">
      <w:pPr>
        <w:spacing w:line="480" w:lineRule="auto"/>
        <w:rPr>
          <w:b/>
          <w:bCs/>
          <w:szCs w:val="24"/>
        </w:rPr>
      </w:pPr>
      <w:r w:rsidRPr="00805AC0">
        <w:rPr>
          <w:b/>
          <w:bCs/>
          <w:szCs w:val="24"/>
        </w:rPr>
        <w:t>ACCESSION NUMBERS</w:t>
      </w:r>
    </w:p>
    <w:p w14:paraId="2767BBBD" w14:textId="77777777" w:rsidR="009E4B3F" w:rsidRDefault="009E4B3F" w:rsidP="00551C5C">
      <w:pPr>
        <w:spacing w:line="480" w:lineRule="auto"/>
        <w:jc w:val="both"/>
        <w:rPr>
          <w:bCs/>
          <w:szCs w:val="24"/>
        </w:rPr>
      </w:pPr>
      <w:r w:rsidRPr="00805AC0">
        <w:rPr>
          <w:bCs/>
          <w:szCs w:val="24"/>
        </w:rPr>
        <w:t xml:space="preserve">Next generation sequencing data has been deposited on NCBI SRA under the following accession number: </w:t>
      </w:r>
      <w:r w:rsidRPr="00C62877">
        <w:rPr>
          <w:lang w:val="en-GB"/>
        </w:rPr>
        <w:t>PRJNA883233</w:t>
      </w:r>
      <w:r w:rsidRPr="00805AC0">
        <w:rPr>
          <w:bCs/>
          <w:szCs w:val="24"/>
        </w:rPr>
        <w:t>.</w:t>
      </w:r>
    </w:p>
    <w:p w14:paraId="5199FE0D" w14:textId="77777777" w:rsidR="009E4B3F" w:rsidRPr="00F26590" w:rsidRDefault="009E4B3F" w:rsidP="00551C5C">
      <w:pPr>
        <w:spacing w:line="480" w:lineRule="auto"/>
        <w:jc w:val="both"/>
        <w:rPr>
          <w:b/>
          <w:bCs/>
          <w:szCs w:val="24"/>
        </w:rPr>
      </w:pPr>
      <w:r w:rsidRPr="00F26590">
        <w:rPr>
          <w:b/>
          <w:bCs/>
          <w:szCs w:val="24"/>
        </w:rPr>
        <w:t>ACKNOWLEDGEMENTS</w:t>
      </w:r>
    </w:p>
    <w:p w14:paraId="1BB42200" w14:textId="77777777" w:rsidR="009E4B3F" w:rsidRDefault="009E4B3F" w:rsidP="00551C5C">
      <w:pPr>
        <w:spacing w:line="480" w:lineRule="auto"/>
        <w:jc w:val="both"/>
        <w:rPr>
          <w:szCs w:val="24"/>
        </w:rPr>
      </w:pPr>
      <w:r w:rsidRPr="00F26590">
        <w:rPr>
          <w:szCs w:val="24"/>
        </w:rPr>
        <w:t>VBP</w:t>
      </w:r>
      <w:r>
        <w:rPr>
          <w:szCs w:val="24"/>
        </w:rPr>
        <w:t>,</w:t>
      </w:r>
      <w:r w:rsidRPr="00F26590">
        <w:rPr>
          <w:szCs w:val="24"/>
        </w:rPr>
        <w:t xml:space="preserve"> L</w:t>
      </w:r>
      <w:r>
        <w:rPr>
          <w:szCs w:val="24"/>
        </w:rPr>
        <w:t>L</w:t>
      </w:r>
      <w:r w:rsidRPr="00F26590">
        <w:rPr>
          <w:szCs w:val="24"/>
        </w:rPr>
        <w:t xml:space="preserve">T and </w:t>
      </w:r>
      <w:r>
        <w:rPr>
          <w:szCs w:val="24"/>
        </w:rPr>
        <w:t>PHM</w:t>
      </w:r>
      <w:r w:rsidRPr="00F26590">
        <w:rPr>
          <w:szCs w:val="24"/>
        </w:rPr>
        <w:t xml:space="preserve"> thank </w:t>
      </w:r>
      <w:proofErr w:type="spellStart"/>
      <w:r w:rsidRPr="00F26590">
        <w:rPr>
          <w:szCs w:val="24"/>
        </w:rPr>
        <w:t>ERASynBio</w:t>
      </w:r>
      <w:proofErr w:type="spellEnd"/>
      <w:r w:rsidRPr="00F26590">
        <w:rPr>
          <w:szCs w:val="24"/>
        </w:rPr>
        <w:t xml:space="preserve"> (grant BB/N01023X/1; </w:t>
      </w:r>
      <w:proofErr w:type="spellStart"/>
      <w:r w:rsidRPr="00F26590">
        <w:rPr>
          <w:i/>
          <w:iCs/>
          <w:szCs w:val="24"/>
        </w:rPr>
        <w:t>invivo</w:t>
      </w:r>
      <w:r w:rsidRPr="00F26590">
        <w:rPr>
          <w:szCs w:val="24"/>
        </w:rPr>
        <w:t>XNA</w:t>
      </w:r>
      <w:proofErr w:type="spellEnd"/>
      <w:r w:rsidRPr="00F26590">
        <w:rPr>
          <w:szCs w:val="24"/>
        </w:rPr>
        <w:t>). VBP</w:t>
      </w:r>
      <w:r>
        <w:rPr>
          <w:szCs w:val="24"/>
        </w:rPr>
        <w:t xml:space="preserve"> and PHM thank FWO (grant G0H7618N). PHM thanks FWO (studentship </w:t>
      </w:r>
      <w:r w:rsidRPr="0052749F">
        <w:rPr>
          <w:szCs w:val="24"/>
        </w:rPr>
        <w:t>3M180645</w:t>
      </w:r>
      <w:r>
        <w:rPr>
          <w:szCs w:val="24"/>
        </w:rPr>
        <w:t>).</w:t>
      </w:r>
    </w:p>
    <w:p w14:paraId="68891557" w14:textId="77777777" w:rsidR="009E4B3F" w:rsidRPr="00B0746B" w:rsidRDefault="009E4B3F" w:rsidP="00551C5C">
      <w:pPr>
        <w:spacing w:line="480" w:lineRule="auto"/>
        <w:jc w:val="both"/>
        <w:rPr>
          <w:b/>
          <w:bCs/>
          <w:szCs w:val="24"/>
          <w:lang w:val="en-GB"/>
        </w:rPr>
      </w:pPr>
      <w:r w:rsidRPr="00B0746B">
        <w:rPr>
          <w:b/>
          <w:bCs/>
          <w:szCs w:val="24"/>
          <w:lang w:val="en-GB"/>
        </w:rPr>
        <w:t>CONTRIBUTIONS</w:t>
      </w:r>
    </w:p>
    <w:p w14:paraId="6E04A569" w14:textId="77777777" w:rsidR="009E4B3F" w:rsidRPr="00B0746B" w:rsidRDefault="009E4B3F" w:rsidP="00551C5C">
      <w:pPr>
        <w:spacing w:line="480" w:lineRule="auto"/>
        <w:jc w:val="both"/>
        <w:rPr>
          <w:szCs w:val="24"/>
          <w:lang w:val="en-GB"/>
        </w:rPr>
      </w:pPr>
      <w:r w:rsidRPr="00B0746B">
        <w:rPr>
          <w:b/>
          <w:bCs/>
          <w:szCs w:val="24"/>
          <w:lang w:val="en-GB"/>
        </w:rPr>
        <w:t>Paola Handal-Marquez:</w:t>
      </w:r>
      <w:r w:rsidRPr="00B0746B">
        <w:rPr>
          <w:szCs w:val="24"/>
          <w:lang w:val="en-GB"/>
        </w:rPr>
        <w:t xml:space="preserve"> conceptualization, </w:t>
      </w:r>
      <w:r>
        <w:rPr>
          <w:szCs w:val="24"/>
          <w:lang w:val="en-GB"/>
        </w:rPr>
        <w:t xml:space="preserve">methodology, </w:t>
      </w:r>
      <w:r w:rsidRPr="00B0746B">
        <w:rPr>
          <w:szCs w:val="24"/>
          <w:lang w:val="en-GB"/>
        </w:rPr>
        <w:t>investigation, formal analysis, data curation</w:t>
      </w:r>
      <w:r>
        <w:rPr>
          <w:szCs w:val="24"/>
          <w:lang w:val="en-GB"/>
        </w:rPr>
        <w:t>,</w:t>
      </w:r>
      <w:r w:rsidRPr="00B0746B">
        <w:rPr>
          <w:szCs w:val="24"/>
          <w:lang w:val="en-GB"/>
        </w:rPr>
        <w:t xml:space="preserve"> writing</w:t>
      </w:r>
      <w:r>
        <w:rPr>
          <w:szCs w:val="24"/>
          <w:lang w:val="en-GB"/>
        </w:rPr>
        <w:t>, visualization and funding acquisition</w:t>
      </w:r>
      <w:r w:rsidRPr="00B0746B">
        <w:rPr>
          <w:szCs w:val="24"/>
          <w:lang w:val="en-GB"/>
        </w:rPr>
        <w:t xml:space="preserve">. </w:t>
      </w:r>
      <w:r w:rsidRPr="00B0746B">
        <w:rPr>
          <w:b/>
          <w:bCs/>
          <w:szCs w:val="24"/>
          <w:lang w:val="en-GB"/>
        </w:rPr>
        <w:t>Leticia L. Torres:</w:t>
      </w:r>
      <w:r>
        <w:rPr>
          <w:szCs w:val="24"/>
          <w:lang w:val="en-GB"/>
        </w:rPr>
        <w:t xml:space="preserve"> conceptualization, methodology, supervision. </w:t>
      </w:r>
      <w:r w:rsidRPr="00753757">
        <w:rPr>
          <w:b/>
          <w:bCs/>
          <w:szCs w:val="24"/>
          <w:lang w:val="en-GB"/>
        </w:rPr>
        <w:t>Vitor B. Pinheiro:</w:t>
      </w:r>
      <w:r>
        <w:rPr>
          <w:szCs w:val="24"/>
          <w:lang w:val="en-GB"/>
        </w:rPr>
        <w:t xml:space="preserve"> conceptualization, methodology, formal analysis, writing, visualization, supervision, project administration and funding acquisition.</w:t>
      </w:r>
    </w:p>
    <w:p w14:paraId="434AA22F" w14:textId="77777777" w:rsidR="009E4B3F" w:rsidRDefault="009E4B3F" w:rsidP="00551C5C">
      <w:pPr>
        <w:spacing w:line="480" w:lineRule="auto"/>
        <w:rPr>
          <w:ins w:id="57" w:author="Paola Handal" w:date="2023-04-07T19:50:00Z"/>
          <w:b/>
          <w:bCs/>
        </w:rPr>
      </w:pPr>
      <w:r w:rsidRPr="00585EDC">
        <w:rPr>
          <w:b/>
          <w:bCs/>
        </w:rPr>
        <w:t>REFERENCES</w:t>
      </w:r>
    </w:p>
    <w:sdt>
      <w:sdtPr>
        <w:tag w:val="MENDELEY_BIBLIOGRAPHY"/>
        <w:id w:val="-484317362"/>
        <w:placeholder>
          <w:docPart w:val="DefaultPlaceholder_-1854013440"/>
        </w:placeholder>
      </w:sdtPr>
      <w:sdtContent>
        <w:p w14:paraId="213CB46D" w14:textId="61DB7D31" w:rsidR="009E4B3F" w:rsidRDefault="00F720A9">
          <w:r>
            <w:t>MENDELEY BIBLIOGRAPHY PLACEHOLDER #1</w:t>
          </w:r>
        </w:p>
      </w:sdtContent>
    </w:sdt>
    <w:sdt>
      <w:sdtPr>
        <w:tag w:val="MENDELEY_BIBLIOGRAPHY"/>
        <w:id w:val="133604818"/>
        <w:placeholder>
          <w:docPart w:val="F97D77B00141411D86945F4E8C8D63C9"/>
        </w:placeholder>
      </w:sdtPr>
      <w:sdtEndPr>
        <w:rPr>
          <w:sz w:val="22"/>
          <w:szCs w:val="22"/>
        </w:rPr>
      </w:sdtEndPr>
      <w:sdtContent>
        <w:p w14:paraId="30E27AC9" w14:textId="77777777" w:rsidR="009E4B3F" w:rsidRDefault="009E4B3F">
          <w:pPr>
            <w:autoSpaceDE w:val="0"/>
            <w:autoSpaceDN w:val="0"/>
            <w:ind w:hanging="640"/>
            <w:divId w:val="1281914127"/>
            <w:rPr>
              <w:szCs w:val="24"/>
            </w:rPr>
          </w:pPr>
          <w:r>
            <w:t>(1)</w:t>
          </w:r>
          <w:r>
            <w:tab/>
            <w:t xml:space="preserve">Wang, W.; Wu, E. Y.; Hellinga, H. W.; Beese, L. S. Structural Factors That Determine Selectivity of a </w:t>
          </w:r>
          <w:proofErr w:type="gramStart"/>
          <w:r>
            <w:t>High Fidelity DNA</w:t>
          </w:r>
          <w:proofErr w:type="gramEnd"/>
          <w:r>
            <w:t xml:space="preserve"> Polymerase for Deoxy-, Dideoxy-, and Ribonucleotides. </w:t>
          </w:r>
          <w:r>
            <w:rPr>
              <w:i/>
              <w:iCs/>
            </w:rPr>
            <w:t>Journal of Biological Chemistry</w:t>
          </w:r>
          <w:r>
            <w:t xml:space="preserve"> </w:t>
          </w:r>
          <w:r>
            <w:rPr>
              <w:b/>
              <w:bCs/>
            </w:rPr>
            <w:t>2012</w:t>
          </w:r>
          <w:r>
            <w:t xml:space="preserve">, </w:t>
          </w:r>
          <w:r>
            <w:rPr>
              <w:i/>
              <w:iCs/>
            </w:rPr>
            <w:t>287</w:t>
          </w:r>
          <w:r>
            <w:t xml:space="preserve"> (34), 28215–28226. https://doi.org/10.1074/jbc.M112.366609.</w:t>
          </w:r>
        </w:p>
        <w:p w14:paraId="7B8D4BE7" w14:textId="77777777" w:rsidR="009E4B3F" w:rsidRDefault="009E4B3F">
          <w:pPr>
            <w:autoSpaceDE w:val="0"/>
            <w:autoSpaceDN w:val="0"/>
            <w:ind w:hanging="640"/>
            <w:divId w:val="1723672850"/>
          </w:pPr>
          <w:r>
            <w:t>(2)</w:t>
          </w:r>
          <w:r>
            <w:tab/>
            <w:t xml:space="preserve">Tsai, Y. C.; Johnson, K. A. A New Paradigm for DNA Polymerase Specificity. </w:t>
          </w:r>
          <w:r>
            <w:rPr>
              <w:i/>
              <w:iCs/>
            </w:rPr>
            <w:t>Biochemistry</w:t>
          </w:r>
          <w:r>
            <w:t xml:space="preserve"> </w:t>
          </w:r>
          <w:r>
            <w:rPr>
              <w:b/>
              <w:bCs/>
            </w:rPr>
            <w:t>2006</w:t>
          </w:r>
          <w:r>
            <w:t xml:space="preserve">, </w:t>
          </w:r>
          <w:r>
            <w:rPr>
              <w:i/>
              <w:iCs/>
            </w:rPr>
            <w:t>45</w:t>
          </w:r>
          <w:r>
            <w:t xml:space="preserve"> (32), 9675–9687. https://doi.org/10.1021/bi060993z.</w:t>
          </w:r>
        </w:p>
        <w:p w14:paraId="76A5E9C8" w14:textId="77777777" w:rsidR="009E4B3F" w:rsidRDefault="009E4B3F">
          <w:pPr>
            <w:autoSpaceDE w:val="0"/>
            <w:autoSpaceDN w:val="0"/>
            <w:ind w:hanging="640"/>
            <w:divId w:val="452285468"/>
          </w:pPr>
          <w:r>
            <w:t>(3)</w:t>
          </w:r>
          <w:r>
            <w:tab/>
            <w:t xml:space="preserve">Khare, V.; Eckert, K. A. The Proofreading 3′ → 5′ Exonuclease Activity of DNA Polymerases: A Kinetic Barrier to </w:t>
          </w:r>
          <w:proofErr w:type="spellStart"/>
          <w:r>
            <w:t>Translesion</w:t>
          </w:r>
          <w:proofErr w:type="spellEnd"/>
          <w:r>
            <w:t xml:space="preserve"> DNA Synthesis. </w:t>
          </w:r>
          <w:r>
            <w:rPr>
              <w:i/>
              <w:iCs/>
            </w:rPr>
            <w:t>Mutation Research - Fundamental and Molecular Mechanisms of Mutagenesis</w:t>
          </w:r>
          <w:r>
            <w:t xml:space="preserve"> </w:t>
          </w:r>
          <w:r>
            <w:rPr>
              <w:b/>
              <w:bCs/>
            </w:rPr>
            <w:t>2002</w:t>
          </w:r>
          <w:r>
            <w:t xml:space="preserve">, </w:t>
          </w:r>
          <w:r>
            <w:rPr>
              <w:i/>
              <w:iCs/>
            </w:rPr>
            <w:t>510</w:t>
          </w:r>
          <w:r>
            <w:t xml:space="preserve"> (1–2), 45–54. https://doi.org/10.1016/S0027-5107(02)00251-8.</w:t>
          </w:r>
        </w:p>
        <w:p w14:paraId="56068A14" w14:textId="77777777" w:rsidR="009E4B3F" w:rsidRDefault="009E4B3F">
          <w:pPr>
            <w:autoSpaceDE w:val="0"/>
            <w:autoSpaceDN w:val="0"/>
            <w:ind w:hanging="640"/>
            <w:divId w:val="1225720222"/>
          </w:pPr>
          <w:r>
            <w:t>(4)</w:t>
          </w:r>
          <w:r>
            <w:tab/>
            <w:t xml:space="preserve">Freund, N.; Taylor, A. I.; </w:t>
          </w:r>
          <w:proofErr w:type="spellStart"/>
          <w:r>
            <w:t>Arangundy</w:t>
          </w:r>
          <w:proofErr w:type="spellEnd"/>
          <w:r>
            <w:t xml:space="preserve">-Franklin, S.; Subramanian, N.; Peak-Chew, S. Y.; Whitaker, A. M.; Freudenthal, B. D.; Abramov, M.; </w:t>
          </w:r>
          <w:proofErr w:type="spellStart"/>
          <w:r>
            <w:t>Herdewijn</w:t>
          </w:r>
          <w:proofErr w:type="spellEnd"/>
          <w:r>
            <w:t xml:space="preserve">, P.; Holliger, P. A Two-Residue Nascent-Strand Steric Gate Controls Synthesis of 2′-O-Methyl- and 2′-O-(2-Methoxyethyl)-RNA. </w:t>
          </w:r>
          <w:r>
            <w:rPr>
              <w:i/>
              <w:iCs/>
            </w:rPr>
            <w:t>Nat Chem</w:t>
          </w:r>
          <w:r>
            <w:t xml:space="preserve"> </w:t>
          </w:r>
          <w:r>
            <w:rPr>
              <w:b/>
              <w:bCs/>
            </w:rPr>
            <w:t>2022</w:t>
          </w:r>
          <w:r>
            <w:t>. https://doi.org/10.1038/s41557-022-01050-8.</w:t>
          </w:r>
        </w:p>
        <w:p w14:paraId="53EBF4CF" w14:textId="77777777" w:rsidR="009E4B3F" w:rsidRDefault="009E4B3F">
          <w:pPr>
            <w:autoSpaceDE w:val="0"/>
            <w:autoSpaceDN w:val="0"/>
            <w:ind w:hanging="640"/>
            <w:divId w:val="488713919"/>
          </w:pPr>
          <w:r>
            <w:t>(5)</w:t>
          </w:r>
          <w:r>
            <w:tab/>
            <w:t xml:space="preserve">Frey, M. W.; Nossal, N. G.; Capson, T. L.; Benkovic, S. J. Construction and Characterization of a Bacteriophage T4 DNA Polymerase Deficient in 3’ → 5’ Exonuclease Activity. </w:t>
          </w:r>
          <w:r>
            <w:rPr>
              <w:i/>
              <w:iCs/>
            </w:rPr>
            <w:t xml:space="preserve">Proc Natl </w:t>
          </w:r>
          <w:proofErr w:type="spellStart"/>
          <w:r>
            <w:rPr>
              <w:i/>
              <w:iCs/>
            </w:rPr>
            <w:t>Acad</w:t>
          </w:r>
          <w:proofErr w:type="spellEnd"/>
          <w:r>
            <w:rPr>
              <w:i/>
              <w:iCs/>
            </w:rPr>
            <w:t xml:space="preserve"> Sci U S A</w:t>
          </w:r>
          <w:r>
            <w:t xml:space="preserve"> </w:t>
          </w:r>
          <w:r>
            <w:rPr>
              <w:b/>
              <w:bCs/>
            </w:rPr>
            <w:t>1993</w:t>
          </w:r>
          <w:r>
            <w:t xml:space="preserve">, </w:t>
          </w:r>
          <w:r>
            <w:rPr>
              <w:i/>
              <w:iCs/>
            </w:rPr>
            <w:t>90</w:t>
          </w:r>
          <w:r>
            <w:t xml:space="preserve"> (7), 2579–2583. https://doi.org/10.1073/PNAS.90.7.2579.</w:t>
          </w:r>
        </w:p>
        <w:p w14:paraId="1E1B9759" w14:textId="77777777" w:rsidR="009E4B3F" w:rsidRDefault="009E4B3F">
          <w:pPr>
            <w:autoSpaceDE w:val="0"/>
            <w:autoSpaceDN w:val="0"/>
            <w:ind w:hanging="640"/>
            <w:divId w:val="1883975276"/>
          </w:pPr>
          <w:r>
            <w:t>(6)</w:t>
          </w:r>
          <w:r>
            <w:tab/>
          </w:r>
          <w:proofErr w:type="spellStart"/>
          <w:r>
            <w:t>Bebenek</w:t>
          </w:r>
          <w:proofErr w:type="spellEnd"/>
          <w:r>
            <w:t xml:space="preserve">, A.; Dressman, H. K.; Carver, G. T.; Ng, S. S.; Petrov, V.; Yang, G.; Konigsberg, W. H.; Karam, J. D.; Drake, J. W. Interacting Fidelity Defects in the Replicative DNA Polymerase of Bacteriophage RB69. </w:t>
          </w:r>
          <w:r>
            <w:rPr>
              <w:i/>
              <w:iCs/>
            </w:rPr>
            <w:t>Journal of Biological Chemistry</w:t>
          </w:r>
          <w:r>
            <w:t xml:space="preserve"> </w:t>
          </w:r>
          <w:r>
            <w:rPr>
              <w:b/>
              <w:bCs/>
            </w:rPr>
            <w:t>2001</w:t>
          </w:r>
          <w:r>
            <w:t xml:space="preserve">, </w:t>
          </w:r>
          <w:r>
            <w:rPr>
              <w:i/>
              <w:iCs/>
            </w:rPr>
            <w:t>276</w:t>
          </w:r>
          <w:r>
            <w:t xml:space="preserve"> (13), 10387–10397. https://doi.org/10.1074/JBC.M007707200.</w:t>
          </w:r>
        </w:p>
        <w:p w14:paraId="2389E542" w14:textId="77777777" w:rsidR="009E4B3F" w:rsidRDefault="009E4B3F">
          <w:pPr>
            <w:autoSpaceDE w:val="0"/>
            <w:autoSpaceDN w:val="0"/>
            <w:ind w:hanging="640"/>
            <w:divId w:val="2118089302"/>
          </w:pPr>
          <w:r>
            <w:t>(7)</w:t>
          </w:r>
          <w:r>
            <w:tab/>
            <w:t xml:space="preserve">Laos, R.; Thomson, J. M.; Benner, S. A. DNA Polymerases Engineered by Directed Evolution to Incorporate Nonstandard Nucleotides. </w:t>
          </w:r>
          <w:r>
            <w:rPr>
              <w:i/>
              <w:iCs/>
            </w:rPr>
            <w:t xml:space="preserve">Front </w:t>
          </w:r>
          <w:proofErr w:type="spellStart"/>
          <w:r>
            <w:rPr>
              <w:i/>
              <w:iCs/>
            </w:rPr>
            <w:t>Microbiol</w:t>
          </w:r>
          <w:proofErr w:type="spellEnd"/>
          <w:r>
            <w:t xml:space="preserve"> </w:t>
          </w:r>
          <w:r>
            <w:rPr>
              <w:b/>
              <w:bCs/>
            </w:rPr>
            <w:t>2014</w:t>
          </w:r>
          <w:r>
            <w:t xml:space="preserve">, </w:t>
          </w:r>
          <w:r>
            <w:rPr>
              <w:i/>
              <w:iCs/>
            </w:rPr>
            <w:t>5</w:t>
          </w:r>
          <w:r>
            <w:t xml:space="preserve"> (OCT), 1–14. https://doi.org/10.3389/fmicb.2014.00565.</w:t>
          </w:r>
        </w:p>
        <w:p w14:paraId="7C2CEA17" w14:textId="77777777" w:rsidR="009E4B3F" w:rsidRDefault="009E4B3F">
          <w:pPr>
            <w:autoSpaceDE w:val="0"/>
            <w:autoSpaceDN w:val="0"/>
            <w:ind w:hanging="640"/>
            <w:divId w:val="1678380932"/>
          </w:pPr>
          <w:r>
            <w:lastRenderedPageBreak/>
            <w:t>(8)</w:t>
          </w:r>
          <w:r>
            <w:tab/>
            <w:t xml:space="preserve">Pinheiro, V. B. Engineering-Driven Biological Insights into DNA Polymerase Mechanism. </w:t>
          </w:r>
          <w:proofErr w:type="spellStart"/>
          <w:r>
            <w:rPr>
              <w:i/>
              <w:iCs/>
            </w:rPr>
            <w:t>Curr</w:t>
          </w:r>
          <w:proofErr w:type="spellEnd"/>
          <w:r>
            <w:rPr>
              <w:i/>
              <w:iCs/>
            </w:rPr>
            <w:t xml:space="preserve"> </w:t>
          </w:r>
          <w:proofErr w:type="spellStart"/>
          <w:r>
            <w:rPr>
              <w:i/>
              <w:iCs/>
            </w:rPr>
            <w:t>Opin</w:t>
          </w:r>
          <w:proofErr w:type="spellEnd"/>
          <w:r>
            <w:rPr>
              <w:i/>
              <w:iCs/>
            </w:rPr>
            <w:t xml:space="preserve"> </w:t>
          </w:r>
          <w:proofErr w:type="spellStart"/>
          <w:r>
            <w:rPr>
              <w:i/>
              <w:iCs/>
            </w:rPr>
            <w:t>Biotechnol</w:t>
          </w:r>
          <w:proofErr w:type="spellEnd"/>
          <w:r>
            <w:t xml:space="preserve"> </w:t>
          </w:r>
          <w:r>
            <w:rPr>
              <w:b/>
              <w:bCs/>
            </w:rPr>
            <w:t>2019</w:t>
          </w:r>
          <w:r>
            <w:t xml:space="preserve">, </w:t>
          </w:r>
          <w:r>
            <w:rPr>
              <w:i/>
              <w:iCs/>
            </w:rPr>
            <w:t>60</w:t>
          </w:r>
          <w:r>
            <w:t>, 9–16. https://doi.org/10.1016/j.copbio.2018.11.008.</w:t>
          </w:r>
        </w:p>
        <w:p w14:paraId="621D81BE" w14:textId="77777777" w:rsidR="009E4B3F" w:rsidRDefault="009E4B3F">
          <w:pPr>
            <w:autoSpaceDE w:val="0"/>
            <w:autoSpaceDN w:val="0"/>
            <w:ind w:hanging="640"/>
            <w:divId w:val="1268927147"/>
          </w:pPr>
          <w:r>
            <w:t>(9)</w:t>
          </w:r>
          <w:r>
            <w:tab/>
            <w:t xml:space="preserve">Pinheiro, V. B.; Taylor, A. I.; Cozens, C.; Abramov, M.; Renders, M.; Zhang, S.; Chaput, J. C.; Wengel, J.; Peak-Chew, S. Y.; McLaughlin, S. H.; </w:t>
          </w:r>
          <w:proofErr w:type="spellStart"/>
          <w:r>
            <w:t>Herdewijn</w:t>
          </w:r>
          <w:proofErr w:type="spellEnd"/>
          <w:r>
            <w:t xml:space="preserve">, P.; Holliger, P. Synthetic Genetic Polymers Capable of Heredity and Evolution. </w:t>
          </w:r>
          <w:r>
            <w:rPr>
              <w:i/>
              <w:iCs/>
            </w:rPr>
            <w:t>Science (1979)</w:t>
          </w:r>
          <w:r>
            <w:t xml:space="preserve"> </w:t>
          </w:r>
          <w:r>
            <w:rPr>
              <w:b/>
              <w:bCs/>
            </w:rPr>
            <w:t>2012</w:t>
          </w:r>
          <w:r>
            <w:t xml:space="preserve">, </w:t>
          </w:r>
          <w:r>
            <w:rPr>
              <w:i/>
              <w:iCs/>
            </w:rPr>
            <w:t>336</w:t>
          </w:r>
          <w:r>
            <w:t xml:space="preserve"> (6079), 341–344. https://doi.org/10.1126/science.1217622.</w:t>
          </w:r>
        </w:p>
        <w:p w14:paraId="21074CF0" w14:textId="77777777" w:rsidR="009E4B3F" w:rsidRDefault="009E4B3F">
          <w:pPr>
            <w:autoSpaceDE w:val="0"/>
            <w:autoSpaceDN w:val="0"/>
            <w:ind w:hanging="640"/>
            <w:divId w:val="409884672"/>
          </w:pPr>
          <w:r>
            <w:t>(10)</w:t>
          </w:r>
          <w:r>
            <w:tab/>
            <w:t xml:space="preserve">Cozens, C.; Pinheiro, V. B.; Vaisman, A.; Woodgate, R.; Holliger, P. A Short Adaptive Path from DNA to RNA Polymerases. </w:t>
          </w:r>
          <w:r>
            <w:rPr>
              <w:i/>
              <w:iCs/>
            </w:rPr>
            <w:t>Proceedings of the National Academy of Sciences</w:t>
          </w:r>
          <w:r>
            <w:t xml:space="preserve"> </w:t>
          </w:r>
          <w:r>
            <w:rPr>
              <w:b/>
              <w:bCs/>
            </w:rPr>
            <w:t>2012</w:t>
          </w:r>
          <w:r>
            <w:t xml:space="preserve">, </w:t>
          </w:r>
          <w:r>
            <w:rPr>
              <w:i/>
              <w:iCs/>
            </w:rPr>
            <w:t>109</w:t>
          </w:r>
          <w:r>
            <w:t xml:space="preserve"> (21), 8067–8072. https://doi.org/10.1073/pnas.1120964109.</w:t>
          </w:r>
        </w:p>
        <w:p w14:paraId="301F50C8" w14:textId="77777777" w:rsidR="009E4B3F" w:rsidRDefault="009E4B3F">
          <w:pPr>
            <w:autoSpaceDE w:val="0"/>
            <w:autoSpaceDN w:val="0"/>
            <w:ind w:hanging="640"/>
            <w:divId w:val="282154946"/>
          </w:pPr>
          <w:r>
            <w:t>(11)</w:t>
          </w:r>
          <w:r>
            <w:tab/>
            <w:t xml:space="preserve">Lieberman, K. R.; Cherf, G. M.; Doody, M. J.; </w:t>
          </w:r>
          <w:proofErr w:type="spellStart"/>
          <w:r>
            <w:t>Olasagasti</w:t>
          </w:r>
          <w:proofErr w:type="spellEnd"/>
          <w:r>
            <w:t xml:space="preserve">, F.; </w:t>
          </w:r>
          <w:proofErr w:type="spellStart"/>
          <w:r>
            <w:t>Kolodji</w:t>
          </w:r>
          <w:proofErr w:type="spellEnd"/>
          <w:r>
            <w:t xml:space="preserve">, Y.; Akeson, M. Processive Replication of Single DNA Molecules in a Nanopore Catalyzed by Phi29 DNA Polymerase. </w:t>
          </w:r>
          <w:r>
            <w:rPr>
              <w:i/>
              <w:iCs/>
            </w:rPr>
            <w:t>J Am Chem Soc</w:t>
          </w:r>
          <w:r>
            <w:t xml:space="preserve"> </w:t>
          </w:r>
          <w:r>
            <w:rPr>
              <w:b/>
              <w:bCs/>
            </w:rPr>
            <w:t>2010</w:t>
          </w:r>
          <w:r>
            <w:t xml:space="preserve">, </w:t>
          </w:r>
          <w:r>
            <w:rPr>
              <w:i/>
              <w:iCs/>
            </w:rPr>
            <w:t>132</w:t>
          </w:r>
          <w:r>
            <w:t xml:space="preserve"> (50), 17961–17972. https://doi.org/10.1021/ja1087612.</w:t>
          </w:r>
        </w:p>
        <w:p w14:paraId="3C6AC7F9" w14:textId="77777777" w:rsidR="009E4B3F" w:rsidRDefault="009E4B3F">
          <w:pPr>
            <w:autoSpaceDE w:val="0"/>
            <w:autoSpaceDN w:val="0"/>
            <w:ind w:hanging="640"/>
            <w:divId w:val="1089541768"/>
          </w:pPr>
          <w:r>
            <w:t>(12)</w:t>
          </w:r>
          <w:r>
            <w:tab/>
            <w:t xml:space="preserve">Rodriguez, I.; Lazaro, J. M.; Blanco, L.; Kamtekar, S.; Berman, A. J.; Wang, J.; Steitz, T. A.; Salas, M.; Vega, M. de. A Specific Subdomain in Φ29 DNA Polymerase Confers Both Processivity and Strand-Displacement Capacity. </w:t>
          </w:r>
          <w:r>
            <w:rPr>
              <w:i/>
              <w:iCs/>
            </w:rPr>
            <w:t>Proceedings of the National Academy of Sciences</w:t>
          </w:r>
          <w:r>
            <w:t xml:space="preserve"> </w:t>
          </w:r>
          <w:r>
            <w:rPr>
              <w:b/>
              <w:bCs/>
            </w:rPr>
            <w:t>2005</w:t>
          </w:r>
          <w:r>
            <w:t xml:space="preserve">, </w:t>
          </w:r>
          <w:r>
            <w:rPr>
              <w:i/>
              <w:iCs/>
            </w:rPr>
            <w:t>102</w:t>
          </w:r>
          <w:r>
            <w:t xml:space="preserve"> (18), 6407–6412.</w:t>
          </w:r>
        </w:p>
        <w:p w14:paraId="67866196" w14:textId="77777777" w:rsidR="009E4B3F" w:rsidRDefault="009E4B3F">
          <w:pPr>
            <w:autoSpaceDE w:val="0"/>
            <w:autoSpaceDN w:val="0"/>
            <w:ind w:hanging="640"/>
            <w:divId w:val="2070028243"/>
          </w:pPr>
          <w:r>
            <w:t>(13)</w:t>
          </w:r>
          <w:r>
            <w:tab/>
            <w:t xml:space="preserve">Tran, N. Q.; Lee, S. J.; </w:t>
          </w:r>
          <w:proofErr w:type="spellStart"/>
          <w:r>
            <w:t>Akabayov</w:t>
          </w:r>
          <w:proofErr w:type="spellEnd"/>
          <w:r>
            <w:t xml:space="preserve">, B.; Johnson, D. E.; Richardson, C. C. Thioredoxin, the Processivity Factor, Sequesters an Exposed Cysteine in the Thumb Domain of Bacteriophage T7 DNA Polymerase. </w:t>
          </w:r>
          <w:r>
            <w:rPr>
              <w:i/>
              <w:iCs/>
            </w:rPr>
            <w:t>Journal of Biological Chemistry</w:t>
          </w:r>
          <w:r>
            <w:t xml:space="preserve"> </w:t>
          </w:r>
          <w:r>
            <w:rPr>
              <w:b/>
              <w:bCs/>
            </w:rPr>
            <w:t>2012</w:t>
          </w:r>
          <w:r>
            <w:t xml:space="preserve">, </w:t>
          </w:r>
          <w:r>
            <w:rPr>
              <w:i/>
              <w:iCs/>
            </w:rPr>
            <w:t>287</w:t>
          </w:r>
          <w:r>
            <w:t xml:space="preserve"> (47), 39732–39741. https://doi.org/10.1074/jbc.M112.409235.</w:t>
          </w:r>
        </w:p>
        <w:p w14:paraId="295AB84C" w14:textId="77777777" w:rsidR="009E4B3F" w:rsidRDefault="009E4B3F">
          <w:pPr>
            <w:autoSpaceDE w:val="0"/>
            <w:autoSpaceDN w:val="0"/>
            <w:ind w:hanging="640"/>
            <w:divId w:val="1744402397"/>
          </w:pPr>
          <w:r>
            <w:t>(14)</w:t>
          </w:r>
          <w:r>
            <w:tab/>
          </w:r>
          <w:proofErr w:type="spellStart"/>
          <w:r>
            <w:t>Vanmeert</w:t>
          </w:r>
          <w:proofErr w:type="spellEnd"/>
          <w:r>
            <w:t xml:space="preserve">, M.; </w:t>
          </w:r>
          <w:proofErr w:type="spellStart"/>
          <w:r>
            <w:t>Razzokov</w:t>
          </w:r>
          <w:proofErr w:type="spellEnd"/>
          <w:r>
            <w:t xml:space="preserve">, J.; Mirza, M. U.; Weeks, S. D.; Schepers, G.; Bogaerts, A.; Rozenski, J.; </w:t>
          </w:r>
          <w:proofErr w:type="spellStart"/>
          <w:r>
            <w:t>Froeyen</w:t>
          </w:r>
          <w:proofErr w:type="spellEnd"/>
          <w:r>
            <w:t xml:space="preserve">, M.; </w:t>
          </w:r>
          <w:proofErr w:type="spellStart"/>
          <w:r>
            <w:t>Herdewijn</w:t>
          </w:r>
          <w:proofErr w:type="spellEnd"/>
          <w:r>
            <w:t xml:space="preserve">, P.; Pinheiro, V. B.; </w:t>
          </w:r>
          <w:proofErr w:type="spellStart"/>
          <w:r>
            <w:t>Lescrinier</w:t>
          </w:r>
          <w:proofErr w:type="spellEnd"/>
          <w:r>
            <w:t xml:space="preserve">, E. Rational Design of an XNA Ligase through Docking of Unbound Nucleic Acids to </w:t>
          </w:r>
          <w:r>
            <w:lastRenderedPageBreak/>
            <w:t xml:space="preserve">Toroidal Proteins. </w:t>
          </w:r>
          <w:r>
            <w:rPr>
              <w:i/>
              <w:iCs/>
            </w:rPr>
            <w:t>Nucleic Acids Res</w:t>
          </w:r>
          <w:r>
            <w:t xml:space="preserve"> </w:t>
          </w:r>
          <w:r>
            <w:rPr>
              <w:b/>
              <w:bCs/>
            </w:rPr>
            <w:t>2019</w:t>
          </w:r>
          <w:r>
            <w:t xml:space="preserve">, </w:t>
          </w:r>
          <w:r>
            <w:rPr>
              <w:i/>
              <w:iCs/>
            </w:rPr>
            <w:t>47</w:t>
          </w:r>
          <w:r>
            <w:t xml:space="preserve"> (13), 7130–7142. https://doi.org/10.1093/nar/gkz551.</w:t>
          </w:r>
        </w:p>
        <w:p w14:paraId="185CF84E" w14:textId="77777777" w:rsidR="009E4B3F" w:rsidRDefault="009E4B3F">
          <w:pPr>
            <w:autoSpaceDE w:val="0"/>
            <w:autoSpaceDN w:val="0"/>
            <w:ind w:hanging="640"/>
            <w:divId w:val="2092852860"/>
          </w:pPr>
          <w:r>
            <w:t>(15)</w:t>
          </w:r>
          <w:r>
            <w:tab/>
            <w:t xml:space="preserve">Povilaitis, T.; </w:t>
          </w:r>
          <w:proofErr w:type="spellStart"/>
          <w:r>
            <w:t>Alzbutas</w:t>
          </w:r>
          <w:proofErr w:type="spellEnd"/>
          <w:r>
            <w:t xml:space="preserve">, G.; </w:t>
          </w:r>
          <w:proofErr w:type="spellStart"/>
          <w:r>
            <w:t>Sukackaite</w:t>
          </w:r>
          <w:proofErr w:type="spellEnd"/>
          <w:r>
            <w:t xml:space="preserve">, R.; </w:t>
          </w:r>
          <w:proofErr w:type="spellStart"/>
          <w:r>
            <w:t>Siurkus</w:t>
          </w:r>
          <w:proofErr w:type="spellEnd"/>
          <w:r>
            <w:t xml:space="preserve">, J.; </w:t>
          </w:r>
          <w:proofErr w:type="spellStart"/>
          <w:r>
            <w:t>Skirgaila</w:t>
          </w:r>
          <w:proofErr w:type="spellEnd"/>
          <w:r>
            <w:t xml:space="preserve">, R. In Vitro Evolution of Phi29 DNA Polymerase Using Isothermal Compartmentalized Self Replication Technique. </w:t>
          </w:r>
          <w:r>
            <w:rPr>
              <w:i/>
              <w:iCs/>
            </w:rPr>
            <w:t>Protein Engineering, Design and Selection</w:t>
          </w:r>
          <w:r>
            <w:t xml:space="preserve"> </w:t>
          </w:r>
          <w:r>
            <w:rPr>
              <w:b/>
              <w:bCs/>
            </w:rPr>
            <w:t>2016</w:t>
          </w:r>
          <w:r>
            <w:t xml:space="preserve">, </w:t>
          </w:r>
          <w:r>
            <w:rPr>
              <w:i/>
              <w:iCs/>
            </w:rPr>
            <w:t>29</w:t>
          </w:r>
          <w:r>
            <w:t xml:space="preserve"> (12), 617–628. https://doi.org/10.1093/protein/gzw052.</w:t>
          </w:r>
        </w:p>
        <w:p w14:paraId="41AE80C2" w14:textId="77777777" w:rsidR="009E4B3F" w:rsidRDefault="009E4B3F">
          <w:pPr>
            <w:autoSpaceDE w:val="0"/>
            <w:autoSpaceDN w:val="0"/>
            <w:ind w:hanging="640"/>
            <w:divId w:val="1108352053"/>
          </w:pPr>
          <w:r>
            <w:t>(16)</w:t>
          </w:r>
          <w:r>
            <w:tab/>
            <w:t xml:space="preserve">Lutz, S. Beyond Directed Evolution - Semi-Rational Protein Engineering and Design. </w:t>
          </w:r>
          <w:r>
            <w:rPr>
              <w:b/>
              <w:bCs/>
            </w:rPr>
            <w:t>2011</w:t>
          </w:r>
          <w:r>
            <w:t xml:space="preserve">, </w:t>
          </w:r>
          <w:r>
            <w:rPr>
              <w:i/>
              <w:iCs/>
            </w:rPr>
            <w:t>21</w:t>
          </w:r>
          <w:r>
            <w:t xml:space="preserve"> (6), 734–743. https://doi.org/10.1016/j.copbio.2010.08.011.Beyond.</w:t>
          </w:r>
        </w:p>
        <w:p w14:paraId="5E8E63B3" w14:textId="77777777" w:rsidR="009E4B3F" w:rsidRDefault="009E4B3F">
          <w:pPr>
            <w:autoSpaceDE w:val="0"/>
            <w:autoSpaceDN w:val="0"/>
            <w:ind w:hanging="640"/>
            <w:divId w:val="447505858"/>
          </w:pPr>
          <w:r>
            <w:t>(17)</w:t>
          </w:r>
          <w:r>
            <w:tab/>
            <w:t xml:space="preserve">Chica, R. A.; Doucet, N.; Pelletier, J. N. Semi-Rational Approaches to Engineering Enzyme </w:t>
          </w:r>
          <w:proofErr w:type="gramStart"/>
          <w:r>
            <w:t>Activity :</w:t>
          </w:r>
          <w:proofErr w:type="gramEnd"/>
          <w:r>
            <w:t xml:space="preserve"> Combining the Benefits of Directed Evolution and Rational Design. </w:t>
          </w:r>
          <w:proofErr w:type="spellStart"/>
          <w:r>
            <w:rPr>
              <w:i/>
              <w:iCs/>
            </w:rPr>
            <w:t>Curr</w:t>
          </w:r>
          <w:proofErr w:type="spellEnd"/>
          <w:r>
            <w:rPr>
              <w:i/>
              <w:iCs/>
            </w:rPr>
            <w:t xml:space="preserve"> </w:t>
          </w:r>
          <w:proofErr w:type="spellStart"/>
          <w:r>
            <w:rPr>
              <w:i/>
              <w:iCs/>
            </w:rPr>
            <w:t>Opin</w:t>
          </w:r>
          <w:proofErr w:type="spellEnd"/>
          <w:r>
            <w:rPr>
              <w:i/>
              <w:iCs/>
            </w:rPr>
            <w:t xml:space="preserve"> </w:t>
          </w:r>
          <w:proofErr w:type="spellStart"/>
          <w:r>
            <w:rPr>
              <w:i/>
              <w:iCs/>
            </w:rPr>
            <w:t>Biotechnol</w:t>
          </w:r>
          <w:proofErr w:type="spellEnd"/>
          <w:r>
            <w:t xml:space="preserve"> </w:t>
          </w:r>
          <w:r>
            <w:rPr>
              <w:b/>
              <w:bCs/>
            </w:rPr>
            <w:t>2005</w:t>
          </w:r>
          <w:r>
            <w:t>, No. 16, 378–384. https://doi.org/10.1016/j.copbio.2005.06.004.</w:t>
          </w:r>
        </w:p>
        <w:p w14:paraId="17939FF9" w14:textId="77777777" w:rsidR="009E4B3F" w:rsidRDefault="009E4B3F">
          <w:pPr>
            <w:autoSpaceDE w:val="0"/>
            <w:autoSpaceDN w:val="0"/>
            <w:ind w:hanging="640"/>
            <w:divId w:val="1549491364"/>
          </w:pPr>
          <w:r>
            <w:t>(18)</w:t>
          </w:r>
          <w:r>
            <w:tab/>
            <w:t xml:space="preserve">Rodríguez, I.; Lázaro, J. M.; Salas, M.; de Vega, M. Involvement of the TPR2 Subdomain Movement in the Activities of Φ29 DNA Polymerase. </w:t>
          </w:r>
          <w:r>
            <w:rPr>
              <w:i/>
              <w:iCs/>
            </w:rPr>
            <w:t>Nucleic Acids Res</w:t>
          </w:r>
          <w:r>
            <w:t xml:space="preserve"> </w:t>
          </w:r>
          <w:r>
            <w:rPr>
              <w:b/>
              <w:bCs/>
            </w:rPr>
            <w:t>2009</w:t>
          </w:r>
          <w:r>
            <w:t xml:space="preserve">, </w:t>
          </w:r>
          <w:r>
            <w:rPr>
              <w:i/>
              <w:iCs/>
            </w:rPr>
            <w:t>37</w:t>
          </w:r>
          <w:r>
            <w:t xml:space="preserve"> (1), 193–203. https://doi.org/10.1093/nar/gkn928.</w:t>
          </w:r>
        </w:p>
        <w:p w14:paraId="156CD40C" w14:textId="77777777" w:rsidR="009E4B3F" w:rsidRDefault="009E4B3F">
          <w:pPr>
            <w:autoSpaceDE w:val="0"/>
            <w:autoSpaceDN w:val="0"/>
            <w:ind w:hanging="640"/>
            <w:divId w:val="763913539"/>
          </w:pPr>
          <w:r>
            <w:t>(19)</w:t>
          </w:r>
          <w:r>
            <w:tab/>
            <w:t xml:space="preserve">Kamtekar, S.; Berman, A. J.; Wang, J.; Lázaro, J. M.; de Vega, M.; Blanco, L.; Salas, M.; Steitz, T. A. Insights into Strand Displacement and Processivity from the Crystal Structure of the Protein-Primed DNA Polymerase of Bacteriophage Φ29. </w:t>
          </w:r>
          <w:r>
            <w:rPr>
              <w:i/>
              <w:iCs/>
            </w:rPr>
            <w:t>Mol Cell</w:t>
          </w:r>
          <w:r>
            <w:t xml:space="preserve"> </w:t>
          </w:r>
          <w:r>
            <w:rPr>
              <w:b/>
              <w:bCs/>
            </w:rPr>
            <w:t>2004</w:t>
          </w:r>
          <w:r>
            <w:t xml:space="preserve">, </w:t>
          </w:r>
          <w:r>
            <w:rPr>
              <w:i/>
              <w:iCs/>
            </w:rPr>
            <w:t>16</w:t>
          </w:r>
          <w:r>
            <w:t xml:space="preserve"> (4), 609–618. https://doi.org/10.1016/j.molcel.2004.10.019.</w:t>
          </w:r>
        </w:p>
        <w:p w14:paraId="0B0F99DE" w14:textId="77777777" w:rsidR="009E4B3F" w:rsidRDefault="009E4B3F">
          <w:pPr>
            <w:autoSpaceDE w:val="0"/>
            <w:autoSpaceDN w:val="0"/>
            <w:ind w:hanging="640"/>
            <w:divId w:val="1488279914"/>
          </w:pPr>
          <w:r>
            <w:t>(20)</w:t>
          </w:r>
          <w:r>
            <w:tab/>
          </w:r>
          <w:proofErr w:type="spellStart"/>
          <w:r>
            <w:t>Truniger</w:t>
          </w:r>
          <w:proofErr w:type="spellEnd"/>
          <w:r>
            <w:t xml:space="preserve">, V.; Lazaro, J. M.; Salas, M. Function of the C-Terminus of Phi29 DNA Polymerase in DNA and Terminal Protein Binding. </w:t>
          </w:r>
          <w:r>
            <w:rPr>
              <w:i/>
              <w:iCs/>
            </w:rPr>
            <w:t>Nucleic Acid Ther</w:t>
          </w:r>
          <w:r>
            <w:t xml:space="preserve"> </w:t>
          </w:r>
          <w:r>
            <w:rPr>
              <w:b/>
              <w:bCs/>
            </w:rPr>
            <w:t>2004</w:t>
          </w:r>
          <w:r>
            <w:t xml:space="preserve">, </w:t>
          </w:r>
          <w:r>
            <w:rPr>
              <w:i/>
              <w:iCs/>
            </w:rPr>
            <w:t>32</w:t>
          </w:r>
          <w:r>
            <w:t xml:space="preserve"> (1), 361–370. https://doi.org/10.1093/nar/gkh184.</w:t>
          </w:r>
        </w:p>
        <w:p w14:paraId="708E9464" w14:textId="77777777" w:rsidR="009E4B3F" w:rsidRDefault="009E4B3F">
          <w:pPr>
            <w:autoSpaceDE w:val="0"/>
            <w:autoSpaceDN w:val="0"/>
            <w:ind w:hanging="640"/>
            <w:divId w:val="1617130161"/>
          </w:pPr>
          <w:r>
            <w:t>(21)</w:t>
          </w:r>
          <w:r>
            <w:tab/>
            <w:t xml:space="preserve">Patel, P. H.; Loeb, L. A. Multiple Amino Acid Substitutions Allow DNA Polymerases to Synthesize RNA. </w:t>
          </w:r>
          <w:r>
            <w:rPr>
              <w:i/>
              <w:iCs/>
            </w:rPr>
            <w:t>Journal of Biological Chemistry</w:t>
          </w:r>
          <w:r>
            <w:t xml:space="preserve"> </w:t>
          </w:r>
          <w:r>
            <w:rPr>
              <w:b/>
              <w:bCs/>
            </w:rPr>
            <w:t>2000</w:t>
          </w:r>
          <w:r>
            <w:t xml:space="preserve">, </w:t>
          </w:r>
          <w:r>
            <w:rPr>
              <w:i/>
              <w:iCs/>
            </w:rPr>
            <w:t>275</w:t>
          </w:r>
          <w:r>
            <w:t xml:space="preserve"> (51), 40266–40272. https://doi.org/10.1074/jbc.M005757200.</w:t>
          </w:r>
        </w:p>
        <w:p w14:paraId="28DFA9C1" w14:textId="77777777" w:rsidR="009E4B3F" w:rsidRDefault="009E4B3F">
          <w:pPr>
            <w:autoSpaceDE w:val="0"/>
            <w:autoSpaceDN w:val="0"/>
            <w:ind w:hanging="640"/>
            <w:divId w:val="720905290"/>
          </w:pPr>
          <w:r>
            <w:lastRenderedPageBreak/>
            <w:t>(22)</w:t>
          </w:r>
          <w:r>
            <w:tab/>
            <w:t xml:space="preserve">Xia, G.; Chen, L.; Sera, T.; Fa, M.; Schultz, P. G.; Romesberg, F. E. Directed Evolution of Novel Polymerase Activities: Mutation of a DNA Polymerase into an Efficient RNA Polymerase. </w:t>
          </w:r>
          <w:r>
            <w:rPr>
              <w:i/>
              <w:iCs/>
            </w:rPr>
            <w:t xml:space="preserve">Proc Natl </w:t>
          </w:r>
          <w:proofErr w:type="spellStart"/>
          <w:r>
            <w:rPr>
              <w:i/>
              <w:iCs/>
            </w:rPr>
            <w:t>Acad</w:t>
          </w:r>
          <w:proofErr w:type="spellEnd"/>
          <w:r>
            <w:rPr>
              <w:i/>
              <w:iCs/>
            </w:rPr>
            <w:t xml:space="preserve"> Sci U S A</w:t>
          </w:r>
          <w:r>
            <w:t xml:space="preserve"> </w:t>
          </w:r>
          <w:r>
            <w:rPr>
              <w:b/>
              <w:bCs/>
            </w:rPr>
            <w:t>2002</w:t>
          </w:r>
          <w:r>
            <w:t xml:space="preserve">, </w:t>
          </w:r>
          <w:r>
            <w:rPr>
              <w:i/>
              <w:iCs/>
            </w:rPr>
            <w:t>99</w:t>
          </w:r>
          <w:r>
            <w:t xml:space="preserve"> (10), 6597–6602. https://doi.org/10.1073/pnas.102577799.</w:t>
          </w:r>
        </w:p>
        <w:p w14:paraId="27801A78" w14:textId="77777777" w:rsidR="009E4B3F" w:rsidRDefault="009E4B3F">
          <w:pPr>
            <w:autoSpaceDE w:val="0"/>
            <w:autoSpaceDN w:val="0"/>
            <w:ind w:hanging="640"/>
            <w:divId w:val="913198669"/>
          </w:pPr>
          <w:r>
            <w:t>(23)</w:t>
          </w:r>
          <w:r>
            <w:tab/>
          </w:r>
          <w:proofErr w:type="spellStart"/>
          <w:r>
            <w:t>Ghadessy</w:t>
          </w:r>
          <w:proofErr w:type="spellEnd"/>
          <w:r>
            <w:t xml:space="preserve">, F. J.; Ong, J. L.; Holliger, P. Directed Evolution of Polymerase Function by Compartmentalized Self-Replication. </w:t>
          </w:r>
          <w:r>
            <w:rPr>
              <w:i/>
              <w:iCs/>
            </w:rPr>
            <w:t>Proceedings of the National Academy of Sciences</w:t>
          </w:r>
          <w:r>
            <w:t xml:space="preserve"> </w:t>
          </w:r>
          <w:r>
            <w:rPr>
              <w:b/>
              <w:bCs/>
            </w:rPr>
            <w:t>2001</w:t>
          </w:r>
          <w:r>
            <w:t xml:space="preserve">, </w:t>
          </w:r>
          <w:r>
            <w:rPr>
              <w:i/>
              <w:iCs/>
            </w:rPr>
            <w:t>98</w:t>
          </w:r>
          <w:r>
            <w:t xml:space="preserve"> (8), 4552–4557. https://doi.org/10.1073/pnas.071052198.</w:t>
          </w:r>
        </w:p>
        <w:p w14:paraId="788440C3" w14:textId="77777777" w:rsidR="009E4B3F" w:rsidRDefault="009E4B3F">
          <w:pPr>
            <w:autoSpaceDE w:val="0"/>
            <w:autoSpaceDN w:val="0"/>
            <w:ind w:hanging="640"/>
            <w:divId w:val="286855609"/>
          </w:pPr>
          <w:r>
            <w:t>(24)</w:t>
          </w:r>
          <w:r>
            <w:tab/>
            <w:t xml:space="preserve">Pinheiro, V. B.; </w:t>
          </w:r>
          <w:proofErr w:type="spellStart"/>
          <w:r>
            <w:t>Arangundy</w:t>
          </w:r>
          <w:proofErr w:type="spellEnd"/>
          <w:r>
            <w:t xml:space="preserve">-franklin, S.; Holliger, P. Compartmentalized Self-Tagging for In Vitro-Directed Evolution of XNA Polymerases. </w:t>
          </w:r>
          <w:proofErr w:type="spellStart"/>
          <w:r>
            <w:rPr>
              <w:i/>
              <w:iCs/>
            </w:rPr>
            <w:t>Curr</w:t>
          </w:r>
          <w:proofErr w:type="spellEnd"/>
          <w:r>
            <w:rPr>
              <w:i/>
              <w:iCs/>
            </w:rPr>
            <w:t xml:space="preserve"> </w:t>
          </w:r>
          <w:proofErr w:type="spellStart"/>
          <w:r>
            <w:rPr>
              <w:i/>
              <w:iCs/>
            </w:rPr>
            <w:t>Protoc</w:t>
          </w:r>
          <w:proofErr w:type="spellEnd"/>
          <w:r>
            <w:rPr>
              <w:i/>
              <w:iCs/>
            </w:rPr>
            <w:t xml:space="preserve"> Nucleic Acid Chem</w:t>
          </w:r>
          <w:r>
            <w:t xml:space="preserve"> </w:t>
          </w:r>
          <w:r>
            <w:rPr>
              <w:b/>
              <w:bCs/>
            </w:rPr>
            <w:t>2014</w:t>
          </w:r>
          <w:r>
            <w:t xml:space="preserve">, </w:t>
          </w:r>
          <w:r>
            <w:rPr>
              <w:i/>
              <w:iCs/>
            </w:rPr>
            <w:t>57</w:t>
          </w:r>
          <w:r>
            <w:t>, 9.9.1-9.9.18. https://doi.org/10.1002/0471142700.nc0909s57.</w:t>
          </w:r>
        </w:p>
        <w:p w14:paraId="04B56A83" w14:textId="77777777" w:rsidR="009E4B3F" w:rsidRDefault="009E4B3F">
          <w:pPr>
            <w:autoSpaceDE w:val="0"/>
            <w:autoSpaceDN w:val="0"/>
            <w:ind w:hanging="640"/>
            <w:divId w:val="2111848270"/>
          </w:pPr>
          <w:r>
            <w:t>(25)</w:t>
          </w:r>
          <w:r>
            <w:tab/>
            <w:t xml:space="preserve">Houlihan, G.; </w:t>
          </w:r>
          <w:proofErr w:type="spellStart"/>
          <w:r>
            <w:t>Arangundy</w:t>
          </w:r>
          <w:proofErr w:type="spellEnd"/>
          <w:r>
            <w:t xml:space="preserve">-Franklin, S.; Porebski, B. T.; Subramanian, N.; Taylor, A. I.; Holliger, P. Discovery and Evolution of RNA and XNA Reverse Transcriptase Function and Fidelity. </w:t>
          </w:r>
          <w:r>
            <w:rPr>
              <w:i/>
              <w:iCs/>
            </w:rPr>
            <w:t>Nat Chem</w:t>
          </w:r>
          <w:r>
            <w:t xml:space="preserve"> </w:t>
          </w:r>
          <w:r>
            <w:rPr>
              <w:b/>
              <w:bCs/>
            </w:rPr>
            <w:t>2020</w:t>
          </w:r>
          <w:r>
            <w:t xml:space="preserve">, </w:t>
          </w:r>
          <w:r>
            <w:rPr>
              <w:i/>
              <w:iCs/>
            </w:rPr>
            <w:t>12</w:t>
          </w:r>
          <w:r>
            <w:t xml:space="preserve"> (August), 1–8. https://doi.org/10.1038/s41557-020-0502-8.</w:t>
          </w:r>
        </w:p>
        <w:p w14:paraId="3EC3C5D5" w14:textId="77777777" w:rsidR="009E4B3F" w:rsidRDefault="009E4B3F">
          <w:pPr>
            <w:autoSpaceDE w:val="0"/>
            <w:autoSpaceDN w:val="0"/>
            <w:ind w:hanging="640"/>
            <w:divId w:val="498666482"/>
          </w:pPr>
          <w:r>
            <w:t>(26)</w:t>
          </w:r>
          <w:r>
            <w:tab/>
            <w:t xml:space="preserve">Lázaro, J. M.; Blanco, L.; Salas, M. Purification of Bacteriophage Φ29 DNA Polymerase. </w:t>
          </w:r>
          <w:r>
            <w:rPr>
              <w:i/>
              <w:iCs/>
            </w:rPr>
            <w:t xml:space="preserve">Methods </w:t>
          </w:r>
          <w:proofErr w:type="spellStart"/>
          <w:r>
            <w:rPr>
              <w:i/>
              <w:iCs/>
            </w:rPr>
            <w:t>Enzymol</w:t>
          </w:r>
          <w:proofErr w:type="spellEnd"/>
          <w:r>
            <w:t xml:space="preserve"> </w:t>
          </w:r>
          <w:r>
            <w:rPr>
              <w:b/>
              <w:bCs/>
            </w:rPr>
            <w:t>1995</w:t>
          </w:r>
          <w:r>
            <w:t xml:space="preserve">, </w:t>
          </w:r>
          <w:r>
            <w:rPr>
              <w:i/>
              <w:iCs/>
            </w:rPr>
            <w:t>262</w:t>
          </w:r>
          <w:r>
            <w:t xml:space="preserve"> (C), 42–49. https://doi.org/10.1016/0076-6879(95)62007-9.</w:t>
          </w:r>
        </w:p>
        <w:p w14:paraId="77895697" w14:textId="77777777" w:rsidR="009E4B3F" w:rsidRDefault="009E4B3F">
          <w:pPr>
            <w:autoSpaceDE w:val="0"/>
            <w:autoSpaceDN w:val="0"/>
            <w:ind w:hanging="640"/>
            <w:divId w:val="1163546387"/>
          </w:pPr>
          <w:r>
            <w:t>(27)</w:t>
          </w:r>
          <w:r>
            <w:tab/>
          </w:r>
          <w:proofErr w:type="spellStart"/>
          <w:r>
            <w:t>Wrenbeck</w:t>
          </w:r>
          <w:proofErr w:type="spellEnd"/>
          <w:r>
            <w:t xml:space="preserve">, E. E.; Faber, M. S.; Whitehead, T. A. Deep Sequencing Methods for Protein Engineering and Design. </w:t>
          </w:r>
          <w:proofErr w:type="spellStart"/>
          <w:r>
            <w:rPr>
              <w:i/>
              <w:iCs/>
            </w:rPr>
            <w:t>Curr</w:t>
          </w:r>
          <w:proofErr w:type="spellEnd"/>
          <w:r>
            <w:rPr>
              <w:i/>
              <w:iCs/>
            </w:rPr>
            <w:t xml:space="preserve"> </w:t>
          </w:r>
          <w:proofErr w:type="spellStart"/>
          <w:r>
            <w:rPr>
              <w:i/>
              <w:iCs/>
            </w:rPr>
            <w:t>Opin</w:t>
          </w:r>
          <w:proofErr w:type="spellEnd"/>
          <w:r>
            <w:rPr>
              <w:i/>
              <w:iCs/>
            </w:rPr>
            <w:t xml:space="preserve"> Struct Biol</w:t>
          </w:r>
          <w:r>
            <w:t xml:space="preserve"> </w:t>
          </w:r>
          <w:r>
            <w:rPr>
              <w:b/>
              <w:bCs/>
            </w:rPr>
            <w:t>2017</w:t>
          </w:r>
          <w:r>
            <w:t xml:space="preserve">, </w:t>
          </w:r>
          <w:r>
            <w:rPr>
              <w:i/>
              <w:iCs/>
            </w:rPr>
            <w:t>45</w:t>
          </w:r>
          <w:r>
            <w:t>, 36–44. https://doi.org/10.1016/j.sbi.2016.11.001.</w:t>
          </w:r>
        </w:p>
        <w:p w14:paraId="6ACBD35E" w14:textId="77777777" w:rsidR="009E4B3F" w:rsidRDefault="009E4B3F">
          <w:pPr>
            <w:autoSpaceDE w:val="0"/>
            <w:autoSpaceDN w:val="0"/>
            <w:ind w:hanging="640"/>
            <w:divId w:val="579482939"/>
          </w:pPr>
          <w:r>
            <w:t>(28)</w:t>
          </w:r>
          <w:r>
            <w:tab/>
            <w:t xml:space="preserve">Krishnamoorthy, K.; Thomson, J. A More Powerful Test for Comparing Two Poisson Means. </w:t>
          </w:r>
          <w:r>
            <w:rPr>
              <w:i/>
              <w:iCs/>
            </w:rPr>
            <w:t>J Stat Plan Inference</w:t>
          </w:r>
          <w:r>
            <w:t xml:space="preserve"> </w:t>
          </w:r>
          <w:r>
            <w:rPr>
              <w:b/>
              <w:bCs/>
            </w:rPr>
            <w:t>2004</w:t>
          </w:r>
          <w:r>
            <w:t xml:space="preserve">, </w:t>
          </w:r>
          <w:r>
            <w:rPr>
              <w:i/>
              <w:iCs/>
            </w:rPr>
            <w:t>119</w:t>
          </w:r>
          <w:r>
            <w:t xml:space="preserve"> (1), 23–35. https://doi.org/10.1016/S0378-3758(02)00408-1.</w:t>
          </w:r>
        </w:p>
        <w:p w14:paraId="2878A85F" w14:textId="77777777" w:rsidR="009E4B3F" w:rsidRDefault="009E4B3F">
          <w:pPr>
            <w:autoSpaceDE w:val="0"/>
            <w:autoSpaceDN w:val="0"/>
            <w:ind w:hanging="640"/>
            <w:divId w:val="494146764"/>
          </w:pPr>
          <w:r>
            <w:t>(29)</w:t>
          </w:r>
          <w:r>
            <w:tab/>
            <w:t xml:space="preserve">Lutz, S.; Burgstaller, P.; Benner, S. A. An in Vitro Screening Technique for DNA Polymerases That Can Incorporate Modified Nucleotides. </w:t>
          </w:r>
          <w:proofErr w:type="spellStart"/>
          <w:r>
            <w:t>Pseudothymidine</w:t>
          </w:r>
          <w:proofErr w:type="spellEnd"/>
          <w:r>
            <w:t xml:space="preserve"> as a </w:t>
          </w:r>
          <w:r>
            <w:lastRenderedPageBreak/>
            <w:t xml:space="preserve">Substrate for Thermostable Polymerases. </w:t>
          </w:r>
          <w:r>
            <w:rPr>
              <w:i/>
              <w:iCs/>
            </w:rPr>
            <w:t>Nucleic Acids Res</w:t>
          </w:r>
          <w:r>
            <w:t xml:space="preserve"> </w:t>
          </w:r>
          <w:r>
            <w:rPr>
              <w:b/>
              <w:bCs/>
            </w:rPr>
            <w:t>1999</w:t>
          </w:r>
          <w:r>
            <w:t xml:space="preserve">, </w:t>
          </w:r>
          <w:r>
            <w:rPr>
              <w:i/>
              <w:iCs/>
            </w:rPr>
            <w:t>27</w:t>
          </w:r>
          <w:r>
            <w:t xml:space="preserve"> (13), 2792–2798. https://doi.org/10.1093/nar/27.13.2792.</w:t>
          </w:r>
        </w:p>
        <w:p w14:paraId="37E01BA7" w14:textId="77777777" w:rsidR="009E4B3F" w:rsidRDefault="009E4B3F">
          <w:pPr>
            <w:autoSpaceDE w:val="0"/>
            <w:autoSpaceDN w:val="0"/>
            <w:ind w:hanging="640"/>
            <w:divId w:val="1621303608"/>
          </w:pPr>
          <w:r>
            <w:t>(30)</w:t>
          </w:r>
          <w:r>
            <w:tab/>
          </w:r>
          <w:proofErr w:type="spellStart"/>
          <w:r>
            <w:t>Vastmans</w:t>
          </w:r>
          <w:proofErr w:type="spellEnd"/>
          <w:r>
            <w:t xml:space="preserve">, K.; Pochet, S.; </w:t>
          </w:r>
          <w:proofErr w:type="spellStart"/>
          <w:r>
            <w:t>Peys</w:t>
          </w:r>
          <w:proofErr w:type="spellEnd"/>
          <w:r>
            <w:t xml:space="preserve">, A.; </w:t>
          </w:r>
          <w:proofErr w:type="spellStart"/>
          <w:r>
            <w:t>Kerremans</w:t>
          </w:r>
          <w:proofErr w:type="spellEnd"/>
          <w:r>
            <w:t xml:space="preserve">, L.; van </w:t>
          </w:r>
          <w:proofErr w:type="spellStart"/>
          <w:r>
            <w:t>Aerschot</w:t>
          </w:r>
          <w:proofErr w:type="spellEnd"/>
          <w:r>
            <w:t xml:space="preserve">, A.; Hendrix, C.; </w:t>
          </w:r>
          <w:proofErr w:type="spellStart"/>
          <w:r>
            <w:t>Marliere</w:t>
          </w:r>
          <w:proofErr w:type="spellEnd"/>
          <w:r>
            <w:t xml:space="preserve">, P.; </w:t>
          </w:r>
          <w:proofErr w:type="spellStart"/>
          <w:r>
            <w:t>Herdewijn</w:t>
          </w:r>
          <w:proofErr w:type="spellEnd"/>
          <w:r>
            <w:t xml:space="preserve">, P. Enzymatic Incorporation in DNA of 1,5-Anhydrohexitol Nucleotides. </w:t>
          </w:r>
          <w:r>
            <w:rPr>
              <w:i/>
              <w:iCs/>
            </w:rPr>
            <w:t>Biochemistry</w:t>
          </w:r>
          <w:r>
            <w:t xml:space="preserve"> </w:t>
          </w:r>
          <w:r>
            <w:rPr>
              <w:b/>
              <w:bCs/>
            </w:rPr>
            <w:t>2000</w:t>
          </w:r>
          <w:r>
            <w:t xml:space="preserve">, </w:t>
          </w:r>
          <w:r>
            <w:rPr>
              <w:i/>
              <w:iCs/>
            </w:rPr>
            <w:t>39</w:t>
          </w:r>
          <w:r>
            <w:t xml:space="preserve"> (42), 12757–12765. https://doi.org/10.1021/bi001297g.</w:t>
          </w:r>
        </w:p>
        <w:p w14:paraId="2B91B906" w14:textId="77777777" w:rsidR="009E4B3F" w:rsidRDefault="009E4B3F">
          <w:pPr>
            <w:autoSpaceDE w:val="0"/>
            <w:autoSpaceDN w:val="0"/>
            <w:ind w:hanging="640"/>
            <w:divId w:val="1932930806"/>
          </w:pPr>
          <w:r>
            <w:t>(31)</w:t>
          </w:r>
          <w:r>
            <w:tab/>
            <w:t xml:space="preserve">Bernad, A.; Blanco, L.; Lázaro, J. M.; Martín, G.; Salas, M. A Conserved 3′→5′ Exonuclease Active Site in Prokaryotic and Eukaryotic DNA Polymerases. </w:t>
          </w:r>
          <w:r>
            <w:rPr>
              <w:i/>
              <w:iCs/>
            </w:rPr>
            <w:t>Cell</w:t>
          </w:r>
          <w:r>
            <w:t xml:space="preserve"> </w:t>
          </w:r>
          <w:r>
            <w:rPr>
              <w:b/>
              <w:bCs/>
            </w:rPr>
            <w:t>1989</w:t>
          </w:r>
          <w:r>
            <w:t xml:space="preserve">, </w:t>
          </w:r>
          <w:r>
            <w:rPr>
              <w:i/>
              <w:iCs/>
            </w:rPr>
            <w:t>59</w:t>
          </w:r>
          <w:r>
            <w:t xml:space="preserve"> (1), 219–228. https://doi.org/10.1016/0092-8674(89)90883-0.</w:t>
          </w:r>
        </w:p>
        <w:p w14:paraId="1073EF7A" w14:textId="77777777" w:rsidR="009E4B3F" w:rsidRDefault="009E4B3F">
          <w:pPr>
            <w:autoSpaceDE w:val="0"/>
            <w:autoSpaceDN w:val="0"/>
            <w:ind w:hanging="640"/>
            <w:divId w:val="476383295"/>
          </w:pPr>
          <w:r>
            <w:t>(32)</w:t>
          </w:r>
          <w:r>
            <w:tab/>
            <w:t xml:space="preserve">Paez, J. G.; Lin, M.; </w:t>
          </w:r>
          <w:proofErr w:type="spellStart"/>
          <w:r>
            <w:t>Beroukhim</w:t>
          </w:r>
          <w:proofErr w:type="spellEnd"/>
          <w:r>
            <w:t xml:space="preserve">, R.; Lee, J. C.; Zhao, X.; Richter, D. J.; Gabriel, S.; Herman, P.; Sasaki, H.; Altshuler, D.; Li, C.; Meyerson, M.; Sellers, W. R. Genome Coverage and Sequence Fidelity of Phi29 Polymerase-Based Multiple Strand Displacement Whole Genome Amplification. </w:t>
          </w:r>
          <w:r>
            <w:rPr>
              <w:i/>
              <w:iCs/>
            </w:rPr>
            <w:t>Nucleic Acids Res</w:t>
          </w:r>
          <w:r>
            <w:t xml:space="preserve"> </w:t>
          </w:r>
          <w:r>
            <w:rPr>
              <w:b/>
              <w:bCs/>
            </w:rPr>
            <w:t>2004</w:t>
          </w:r>
          <w:r>
            <w:t xml:space="preserve">, </w:t>
          </w:r>
          <w:r>
            <w:rPr>
              <w:i/>
              <w:iCs/>
            </w:rPr>
            <w:t>32</w:t>
          </w:r>
          <w:r>
            <w:t xml:space="preserve"> (9), 1–11. https://doi.org/10.1093/nar/gnh069.</w:t>
          </w:r>
        </w:p>
        <w:p w14:paraId="4AB6DC0F" w14:textId="77777777" w:rsidR="009E4B3F" w:rsidRDefault="009E4B3F">
          <w:pPr>
            <w:autoSpaceDE w:val="0"/>
            <w:autoSpaceDN w:val="0"/>
            <w:ind w:hanging="640"/>
            <w:divId w:val="1934043919"/>
          </w:pPr>
          <w:r>
            <w:t>(33)</w:t>
          </w:r>
          <w:r>
            <w:tab/>
            <w:t xml:space="preserve">Stoler, N.; </w:t>
          </w:r>
          <w:proofErr w:type="spellStart"/>
          <w:r>
            <w:t>Nekrutenko</w:t>
          </w:r>
          <w:proofErr w:type="spellEnd"/>
          <w:r>
            <w:t xml:space="preserve">, A. Sequencing Error Profiles of Illumina Sequencing Instruments. </w:t>
          </w:r>
          <w:r>
            <w:rPr>
              <w:i/>
              <w:iCs/>
            </w:rPr>
            <w:t xml:space="preserve">NAR Genom </w:t>
          </w:r>
          <w:proofErr w:type="spellStart"/>
          <w:r>
            <w:rPr>
              <w:i/>
              <w:iCs/>
            </w:rPr>
            <w:t>Bioinform</w:t>
          </w:r>
          <w:proofErr w:type="spellEnd"/>
          <w:r>
            <w:t xml:space="preserve"> </w:t>
          </w:r>
          <w:r>
            <w:rPr>
              <w:b/>
              <w:bCs/>
            </w:rPr>
            <w:t>2021</w:t>
          </w:r>
          <w:r>
            <w:t xml:space="preserve">, </w:t>
          </w:r>
          <w:r>
            <w:rPr>
              <w:i/>
              <w:iCs/>
            </w:rPr>
            <w:t>3</w:t>
          </w:r>
          <w:r>
            <w:t xml:space="preserve"> (1), 1–9. https://doi.org/10.1093/NARGAB/LQAB019.</w:t>
          </w:r>
        </w:p>
        <w:p w14:paraId="642502E3" w14:textId="77777777" w:rsidR="009E4B3F" w:rsidRDefault="009E4B3F">
          <w:pPr>
            <w:autoSpaceDE w:val="0"/>
            <w:autoSpaceDN w:val="0"/>
            <w:ind w:hanging="640"/>
            <w:divId w:val="1640499751"/>
          </w:pPr>
          <w:r>
            <w:t>(34)</w:t>
          </w:r>
          <w:r>
            <w:tab/>
            <w:t xml:space="preserve">Myers, T. W.; Gelfand, D. H. Reverse Transcription and DNA Amplification by a Thermus Thermophilus DNA Polymerase. </w:t>
          </w:r>
          <w:r>
            <w:rPr>
              <w:i/>
              <w:iCs/>
            </w:rPr>
            <w:t>Biochemistry</w:t>
          </w:r>
          <w:r>
            <w:t xml:space="preserve"> </w:t>
          </w:r>
          <w:r>
            <w:rPr>
              <w:b/>
              <w:bCs/>
            </w:rPr>
            <w:t>1991</w:t>
          </w:r>
          <w:r>
            <w:t xml:space="preserve">, </w:t>
          </w:r>
          <w:r>
            <w:rPr>
              <w:i/>
              <w:iCs/>
            </w:rPr>
            <w:t>30</w:t>
          </w:r>
          <w:r>
            <w:t xml:space="preserve"> (31), 7661–7666. https://doi.org/10.1021/bi00245a001.</w:t>
          </w:r>
        </w:p>
        <w:p w14:paraId="7AECBDB1" w14:textId="77777777" w:rsidR="009E4B3F" w:rsidRDefault="009E4B3F">
          <w:pPr>
            <w:autoSpaceDE w:val="0"/>
            <w:autoSpaceDN w:val="0"/>
            <w:ind w:hanging="640"/>
            <w:divId w:val="209193821"/>
          </w:pPr>
          <w:r>
            <w:t>(35)</w:t>
          </w:r>
          <w:r>
            <w:tab/>
            <w:t xml:space="preserve">Jackson, L. N.; Chim, N.; Shi, C.; Chaput, J. C. Crystal Structures of a Natural DNA Polymerase That Functions as an XNA Reverse Transcriptase. </w:t>
          </w:r>
          <w:r>
            <w:rPr>
              <w:i/>
              <w:iCs/>
            </w:rPr>
            <w:t>Nucleic Acids Res</w:t>
          </w:r>
          <w:r>
            <w:t xml:space="preserve"> </w:t>
          </w:r>
          <w:r>
            <w:rPr>
              <w:b/>
              <w:bCs/>
            </w:rPr>
            <w:t>2019</w:t>
          </w:r>
          <w:r>
            <w:t xml:space="preserve">, </w:t>
          </w:r>
          <w:r>
            <w:rPr>
              <w:i/>
              <w:iCs/>
            </w:rPr>
            <w:t>47</w:t>
          </w:r>
          <w:r>
            <w:t xml:space="preserve"> (13), 6973–6983. https://doi.org/10.1093/nar/gkz513.</w:t>
          </w:r>
        </w:p>
        <w:p w14:paraId="67361979" w14:textId="77777777" w:rsidR="009E4B3F" w:rsidRDefault="009E4B3F">
          <w:pPr>
            <w:autoSpaceDE w:val="0"/>
            <w:autoSpaceDN w:val="0"/>
            <w:ind w:hanging="640"/>
            <w:divId w:val="152334224"/>
          </w:pPr>
          <w:r>
            <w:t>(36)</w:t>
          </w:r>
          <w:r>
            <w:tab/>
          </w:r>
          <w:proofErr w:type="spellStart"/>
          <w:r>
            <w:t>Nikoomanzar</w:t>
          </w:r>
          <w:proofErr w:type="spellEnd"/>
          <w:r>
            <w:t xml:space="preserve">, A.; Vallejo, D.; Chaput, J. C. Elucidating the Determinants of Polymerase Specificity by Microfluidic-Based Deep Mutational Scanning. </w:t>
          </w:r>
          <w:r>
            <w:rPr>
              <w:i/>
              <w:iCs/>
            </w:rPr>
            <w:t>ACS Synth Biol</w:t>
          </w:r>
          <w:r>
            <w:t xml:space="preserve"> </w:t>
          </w:r>
          <w:r>
            <w:rPr>
              <w:b/>
              <w:bCs/>
            </w:rPr>
            <w:t>2019</w:t>
          </w:r>
          <w:r>
            <w:t xml:space="preserve">, </w:t>
          </w:r>
          <w:r>
            <w:rPr>
              <w:i/>
              <w:iCs/>
            </w:rPr>
            <w:t>8</w:t>
          </w:r>
          <w:r>
            <w:t xml:space="preserve"> (6), 1421–1429. https://doi.org/10.1021/acssynbio.9b00104.</w:t>
          </w:r>
        </w:p>
        <w:p w14:paraId="217C1FA2" w14:textId="77777777" w:rsidR="009E4B3F" w:rsidRDefault="009E4B3F">
          <w:pPr>
            <w:autoSpaceDE w:val="0"/>
            <w:autoSpaceDN w:val="0"/>
            <w:ind w:hanging="640"/>
            <w:divId w:val="506212092"/>
          </w:pPr>
          <w:r>
            <w:lastRenderedPageBreak/>
            <w:t>(37)</w:t>
          </w:r>
          <w:r>
            <w:tab/>
          </w:r>
          <w:proofErr w:type="spellStart"/>
          <w:r>
            <w:t>Nikoomanzar</w:t>
          </w:r>
          <w:proofErr w:type="spellEnd"/>
          <w:r>
            <w:t xml:space="preserve">, A.; Dunn, M. R.; Chaput, J. C. Evaluating the Rate and Substrate Specificity of Laboratory Evolved XNA Polymerases. </w:t>
          </w:r>
          <w:r>
            <w:rPr>
              <w:i/>
              <w:iCs/>
            </w:rPr>
            <w:t>Anal Chem</w:t>
          </w:r>
          <w:r>
            <w:t xml:space="preserve"> </w:t>
          </w:r>
          <w:r>
            <w:rPr>
              <w:b/>
              <w:bCs/>
            </w:rPr>
            <w:t>2017</w:t>
          </w:r>
          <w:r>
            <w:t xml:space="preserve">, </w:t>
          </w:r>
          <w:r>
            <w:rPr>
              <w:i/>
              <w:iCs/>
            </w:rPr>
            <w:t>89</w:t>
          </w:r>
          <w:r>
            <w:t xml:space="preserve"> (23), 12622–12625. https://doi.org/10.1021/acs.analchem.7b03807.</w:t>
          </w:r>
        </w:p>
        <w:p w14:paraId="31D65A2D" w14:textId="77777777" w:rsidR="009E4B3F" w:rsidRDefault="009E4B3F">
          <w:pPr>
            <w:autoSpaceDE w:val="0"/>
            <w:autoSpaceDN w:val="0"/>
            <w:ind w:hanging="640"/>
            <w:divId w:val="355231242"/>
          </w:pPr>
          <w:r>
            <w:t>(38)</w:t>
          </w:r>
          <w:r>
            <w:tab/>
            <w:t xml:space="preserve">Li, V.; Hogg, M.; J, R.-K. L. Identification of a New Motif in Family B DNA Polymerases by Mutational Analyses of the Bacteriophage T4 DNA Polymerase. </w:t>
          </w:r>
          <w:r>
            <w:rPr>
              <w:i/>
              <w:iCs/>
            </w:rPr>
            <w:t>J Mol Biol</w:t>
          </w:r>
          <w:r>
            <w:t xml:space="preserve"> </w:t>
          </w:r>
          <w:r>
            <w:rPr>
              <w:b/>
              <w:bCs/>
            </w:rPr>
            <w:t>2010</w:t>
          </w:r>
          <w:r>
            <w:t xml:space="preserve">, </w:t>
          </w:r>
          <w:r>
            <w:rPr>
              <w:i/>
              <w:iCs/>
            </w:rPr>
            <w:t>400</w:t>
          </w:r>
          <w:r>
            <w:t xml:space="preserve"> (3), 295–308. https://doi.org/10.1016/j.jmb.2010.05.030.Identification.</w:t>
          </w:r>
        </w:p>
        <w:p w14:paraId="074E3F67" w14:textId="77777777" w:rsidR="009E4B3F" w:rsidRPr="009E4B3F" w:rsidRDefault="009E4B3F">
          <w:pPr>
            <w:autoSpaceDE w:val="0"/>
            <w:autoSpaceDN w:val="0"/>
            <w:ind w:hanging="640"/>
            <w:divId w:val="654603668"/>
            <w:rPr>
              <w:lang w:val="es-MX"/>
            </w:rPr>
          </w:pPr>
          <w:r>
            <w:t>(39)</w:t>
          </w:r>
          <w:r>
            <w:tab/>
            <w:t xml:space="preserve">Gielen, F.; Hours, R.; Emond, S.; </w:t>
          </w:r>
          <w:proofErr w:type="spellStart"/>
          <w:r>
            <w:t>Fischlechner</w:t>
          </w:r>
          <w:proofErr w:type="spellEnd"/>
          <w:r>
            <w:t xml:space="preserve">, M.; Schell, U.; Hollfelder, F. Ultrahigh-Throughput-Directed Enzyme Evolution by Absorbance-Activated Droplet Sorting (AADS). </w:t>
          </w:r>
          <w:proofErr w:type="spellStart"/>
          <w:r w:rsidRPr="009E4B3F">
            <w:rPr>
              <w:i/>
              <w:iCs/>
              <w:lang w:val="es-MX"/>
            </w:rPr>
            <w:t>Proc</w:t>
          </w:r>
          <w:proofErr w:type="spellEnd"/>
          <w:r w:rsidRPr="009E4B3F">
            <w:rPr>
              <w:i/>
              <w:iCs/>
              <w:lang w:val="es-MX"/>
            </w:rPr>
            <w:t xml:space="preserve"> </w:t>
          </w:r>
          <w:proofErr w:type="spellStart"/>
          <w:r w:rsidRPr="009E4B3F">
            <w:rPr>
              <w:i/>
              <w:iCs/>
              <w:lang w:val="es-MX"/>
            </w:rPr>
            <w:t>Natl</w:t>
          </w:r>
          <w:proofErr w:type="spellEnd"/>
          <w:r w:rsidRPr="009E4B3F">
            <w:rPr>
              <w:i/>
              <w:iCs/>
              <w:lang w:val="es-MX"/>
            </w:rPr>
            <w:t xml:space="preserve"> Acad </w:t>
          </w:r>
          <w:proofErr w:type="spellStart"/>
          <w:r w:rsidRPr="009E4B3F">
            <w:rPr>
              <w:i/>
              <w:iCs/>
              <w:lang w:val="es-MX"/>
            </w:rPr>
            <w:t>Sci</w:t>
          </w:r>
          <w:proofErr w:type="spellEnd"/>
          <w:r w:rsidRPr="009E4B3F">
            <w:rPr>
              <w:i/>
              <w:iCs/>
              <w:lang w:val="es-MX"/>
            </w:rPr>
            <w:t xml:space="preserve"> U S A</w:t>
          </w:r>
          <w:r w:rsidRPr="009E4B3F">
            <w:rPr>
              <w:lang w:val="es-MX"/>
            </w:rPr>
            <w:t xml:space="preserve"> </w:t>
          </w:r>
          <w:r w:rsidRPr="009E4B3F">
            <w:rPr>
              <w:b/>
              <w:bCs/>
              <w:lang w:val="es-MX"/>
            </w:rPr>
            <w:t>2016</w:t>
          </w:r>
          <w:r w:rsidRPr="009E4B3F">
            <w:rPr>
              <w:lang w:val="es-MX"/>
            </w:rPr>
            <w:t xml:space="preserve">, </w:t>
          </w:r>
          <w:r w:rsidRPr="009E4B3F">
            <w:rPr>
              <w:i/>
              <w:iCs/>
              <w:lang w:val="es-MX"/>
            </w:rPr>
            <w:t>113</w:t>
          </w:r>
          <w:r w:rsidRPr="009E4B3F">
            <w:rPr>
              <w:lang w:val="es-MX"/>
            </w:rPr>
            <w:t xml:space="preserve"> (47), E7383–E7389. https://doi.org/10.1073/pnas.1606927113.</w:t>
          </w:r>
        </w:p>
        <w:p w14:paraId="5FE2F7BB" w14:textId="77777777" w:rsidR="009E4B3F" w:rsidRDefault="009E4B3F">
          <w:pPr>
            <w:autoSpaceDE w:val="0"/>
            <w:autoSpaceDN w:val="0"/>
            <w:ind w:hanging="640"/>
            <w:divId w:val="1395857926"/>
          </w:pPr>
          <w:r>
            <w:t>(40)</w:t>
          </w:r>
          <w:r>
            <w:tab/>
          </w:r>
          <w:proofErr w:type="spellStart"/>
          <w:r>
            <w:t>Hoinka</w:t>
          </w:r>
          <w:proofErr w:type="spellEnd"/>
          <w:r>
            <w:t xml:space="preserve">, J.; Berezhnoy, A.; Dao, P.; Sauna, Z. E.; Gilboa, E.; </w:t>
          </w:r>
          <w:proofErr w:type="spellStart"/>
          <w:r>
            <w:t>Przytycka</w:t>
          </w:r>
          <w:proofErr w:type="spellEnd"/>
          <w:r>
            <w:t xml:space="preserve">, T. M. Large Scale Analysis of the Mutational Landscape in HT-SELEX Improves Aptamer Discovery. </w:t>
          </w:r>
          <w:r>
            <w:rPr>
              <w:i/>
              <w:iCs/>
            </w:rPr>
            <w:t>Nucleic Acids Res</w:t>
          </w:r>
          <w:r>
            <w:t xml:space="preserve"> </w:t>
          </w:r>
          <w:r>
            <w:rPr>
              <w:b/>
              <w:bCs/>
            </w:rPr>
            <w:t>2015</w:t>
          </w:r>
          <w:r>
            <w:t xml:space="preserve">, </w:t>
          </w:r>
          <w:r>
            <w:rPr>
              <w:i/>
              <w:iCs/>
            </w:rPr>
            <w:t>43</w:t>
          </w:r>
          <w:r>
            <w:t xml:space="preserve"> (12), 5699–5707. https://doi.org/10.1093/nar/gkv308.</w:t>
          </w:r>
        </w:p>
        <w:p w14:paraId="2146AC4F" w14:textId="77777777" w:rsidR="009E4B3F" w:rsidRDefault="009E4B3F">
          <w:pPr>
            <w:autoSpaceDE w:val="0"/>
            <w:autoSpaceDN w:val="0"/>
            <w:ind w:hanging="640"/>
            <w:divId w:val="1825463787"/>
          </w:pPr>
          <w:r>
            <w:t>(41)</w:t>
          </w:r>
          <w:r>
            <w:tab/>
            <w:t xml:space="preserve">Salinas, V. H.; Ranganathan, R. Coevolution-Based Inference of Amino Acid Interactions Underlying Protein Function. </w:t>
          </w:r>
          <w:r>
            <w:rPr>
              <w:i/>
              <w:iCs/>
            </w:rPr>
            <w:t>Elife</w:t>
          </w:r>
          <w:r>
            <w:t xml:space="preserve"> </w:t>
          </w:r>
          <w:r>
            <w:rPr>
              <w:b/>
              <w:bCs/>
            </w:rPr>
            <w:t>2018</w:t>
          </w:r>
          <w:r>
            <w:t xml:space="preserve">, </w:t>
          </w:r>
          <w:r>
            <w:rPr>
              <w:i/>
              <w:iCs/>
            </w:rPr>
            <w:t>7</w:t>
          </w:r>
          <w:r>
            <w:t>, 1–20.</w:t>
          </w:r>
        </w:p>
        <w:p w14:paraId="2F4D1157" w14:textId="77777777" w:rsidR="009E4B3F" w:rsidRDefault="009E4B3F">
          <w:pPr>
            <w:autoSpaceDE w:val="0"/>
            <w:autoSpaceDN w:val="0"/>
            <w:ind w:hanging="640"/>
            <w:divId w:val="588195182"/>
          </w:pPr>
          <w:r>
            <w:t>(42)</w:t>
          </w:r>
          <w:r>
            <w:tab/>
            <w:t xml:space="preserve">Tóth-Petróczy, Á.; Tawfik, D. S. Protein Insertions and Deletions Enabled by Neutral Roaming in Sequence Space. </w:t>
          </w:r>
          <w:r>
            <w:rPr>
              <w:i/>
              <w:iCs/>
            </w:rPr>
            <w:t xml:space="preserve">Mol Biol </w:t>
          </w:r>
          <w:proofErr w:type="spellStart"/>
          <w:r>
            <w:rPr>
              <w:i/>
              <w:iCs/>
            </w:rPr>
            <w:t>Evol</w:t>
          </w:r>
          <w:proofErr w:type="spellEnd"/>
          <w:r>
            <w:t xml:space="preserve"> </w:t>
          </w:r>
          <w:r>
            <w:rPr>
              <w:b/>
              <w:bCs/>
            </w:rPr>
            <w:t>2013</w:t>
          </w:r>
          <w:r>
            <w:t xml:space="preserve">, </w:t>
          </w:r>
          <w:r>
            <w:rPr>
              <w:i/>
              <w:iCs/>
            </w:rPr>
            <w:t>30</w:t>
          </w:r>
          <w:r>
            <w:t xml:space="preserve"> (4), 761–771. https://doi.org/10.1093/molbev/mst003.</w:t>
          </w:r>
        </w:p>
        <w:p w14:paraId="3A9F0AC0" w14:textId="77777777" w:rsidR="009E4B3F" w:rsidRDefault="009E4B3F">
          <w:pPr>
            <w:autoSpaceDE w:val="0"/>
            <w:autoSpaceDN w:val="0"/>
            <w:ind w:hanging="640"/>
            <w:divId w:val="227961277"/>
          </w:pPr>
          <w:r>
            <w:t>(43)</w:t>
          </w:r>
          <w:r>
            <w:tab/>
          </w:r>
          <w:proofErr w:type="spellStart"/>
          <w:r>
            <w:t>Tizei</w:t>
          </w:r>
          <w:proofErr w:type="spellEnd"/>
          <w:r>
            <w:t xml:space="preserve">, P. A. G.; Harris, E.; Withanage, S.; Renders, M.; Pinheiro, V. B. A Novel Framework for Engineering Protein Loops Exploring Length and Compositional Variation. </w:t>
          </w:r>
          <w:r>
            <w:rPr>
              <w:i/>
              <w:iCs/>
            </w:rPr>
            <w:t>Sci Rep</w:t>
          </w:r>
          <w:r>
            <w:t xml:space="preserve"> </w:t>
          </w:r>
          <w:r>
            <w:rPr>
              <w:b/>
              <w:bCs/>
            </w:rPr>
            <w:t>2021</w:t>
          </w:r>
          <w:r>
            <w:t xml:space="preserve">, </w:t>
          </w:r>
          <w:r>
            <w:rPr>
              <w:i/>
              <w:iCs/>
            </w:rPr>
            <w:t>11</w:t>
          </w:r>
          <w:r>
            <w:t xml:space="preserve"> (1), 1–13. https://doi.org/10.1038/s41598-021-88708-4.</w:t>
          </w:r>
        </w:p>
        <w:p w14:paraId="026C40EB" w14:textId="77777777" w:rsidR="009E4B3F" w:rsidRDefault="009E4B3F">
          <w:pPr>
            <w:autoSpaceDE w:val="0"/>
            <w:autoSpaceDN w:val="0"/>
            <w:ind w:hanging="640"/>
            <w:divId w:val="245727170"/>
          </w:pPr>
          <w:r>
            <w:t>(44)</w:t>
          </w:r>
          <w:r>
            <w:tab/>
            <w:t xml:space="preserve">Handal Marquez, P. Sampling the Functional Sequence </w:t>
          </w:r>
          <w:proofErr w:type="spellStart"/>
          <w:r>
            <w:t>Neighbourhood</w:t>
          </w:r>
          <w:proofErr w:type="spellEnd"/>
          <w:r>
            <w:t xml:space="preserve"> of Phi29 DNA Polymerase for XNA Synthesis. </w:t>
          </w:r>
          <w:r>
            <w:rPr>
              <w:i/>
              <w:iCs/>
            </w:rPr>
            <w:t>(MPhil) UCL (University College London).</w:t>
          </w:r>
          <w:r>
            <w:t xml:space="preserve"> </w:t>
          </w:r>
          <w:r>
            <w:rPr>
              <w:b/>
              <w:bCs/>
            </w:rPr>
            <w:t>2019</w:t>
          </w:r>
          <w:r>
            <w:t>.</w:t>
          </w:r>
        </w:p>
        <w:p w14:paraId="0E0330B2" w14:textId="77777777" w:rsidR="009E4B3F" w:rsidRDefault="009E4B3F">
          <w:pPr>
            <w:autoSpaceDE w:val="0"/>
            <w:autoSpaceDN w:val="0"/>
            <w:ind w:hanging="640"/>
            <w:divId w:val="1794858242"/>
          </w:pPr>
          <w:r>
            <w:lastRenderedPageBreak/>
            <w:t>(45)</w:t>
          </w:r>
          <w:r>
            <w:tab/>
          </w:r>
          <w:proofErr w:type="spellStart"/>
          <w:r>
            <w:t>Afgan</w:t>
          </w:r>
          <w:proofErr w:type="spellEnd"/>
          <w:r>
            <w:t xml:space="preserve">, E.; Baker, D.; van den Beek, M.; Blankenberg, D.; Bouvier, D.; Čech, M.; Chilton, J.; Clements, D.; </w:t>
          </w:r>
          <w:proofErr w:type="spellStart"/>
          <w:r>
            <w:t>Coraor</w:t>
          </w:r>
          <w:proofErr w:type="spellEnd"/>
          <w:r>
            <w:t xml:space="preserve">, N.; Eberhard, C.; </w:t>
          </w:r>
          <w:proofErr w:type="spellStart"/>
          <w:r>
            <w:t>Grüning</w:t>
          </w:r>
          <w:proofErr w:type="spellEnd"/>
          <w:r>
            <w:t xml:space="preserve">, B.; </w:t>
          </w:r>
          <w:proofErr w:type="spellStart"/>
          <w:r>
            <w:t>Guerler</w:t>
          </w:r>
          <w:proofErr w:type="spellEnd"/>
          <w:r>
            <w:t xml:space="preserve">, A.; Hillman-Jackson, J.; Kuster, G. von; Rasche, E.; </w:t>
          </w:r>
          <w:proofErr w:type="spellStart"/>
          <w:r>
            <w:t>Soranzo</w:t>
          </w:r>
          <w:proofErr w:type="spellEnd"/>
          <w:r>
            <w:t xml:space="preserve">, N.; Turaga, N.; Taylor, J.; </w:t>
          </w:r>
          <w:proofErr w:type="spellStart"/>
          <w:r>
            <w:t>Nekrutenko</w:t>
          </w:r>
          <w:proofErr w:type="spellEnd"/>
          <w:r>
            <w:t xml:space="preserve">, A.; Goecks, J. The Galaxy Platform for Accessible, Reproducible and Collaborative Biomedical Analyses: 2016 Update. </w:t>
          </w:r>
          <w:r>
            <w:rPr>
              <w:i/>
              <w:iCs/>
            </w:rPr>
            <w:t>Nucleic Acids Res</w:t>
          </w:r>
          <w:r>
            <w:t xml:space="preserve"> </w:t>
          </w:r>
          <w:r>
            <w:rPr>
              <w:b/>
              <w:bCs/>
            </w:rPr>
            <w:t>2016</w:t>
          </w:r>
          <w:r>
            <w:t xml:space="preserve">, </w:t>
          </w:r>
          <w:r>
            <w:rPr>
              <w:i/>
              <w:iCs/>
            </w:rPr>
            <w:t>44</w:t>
          </w:r>
          <w:r>
            <w:t xml:space="preserve"> (W1), W3–W10. https://doi.org/10.1093/nar/gkw343.</w:t>
          </w:r>
        </w:p>
        <w:p w14:paraId="2B6FCE6C" w14:textId="77777777" w:rsidR="009E4B3F" w:rsidRDefault="009E4B3F">
          <w:pPr>
            <w:autoSpaceDE w:val="0"/>
            <w:autoSpaceDN w:val="0"/>
            <w:ind w:hanging="640"/>
            <w:divId w:val="1209804106"/>
          </w:pPr>
          <w:r>
            <w:t>(46)</w:t>
          </w:r>
          <w:r>
            <w:tab/>
            <w:t xml:space="preserve">Schneider, C. A.; Rasband, W. S.; </w:t>
          </w:r>
          <w:proofErr w:type="spellStart"/>
          <w:r>
            <w:t>Eliceiri</w:t>
          </w:r>
          <w:proofErr w:type="spellEnd"/>
          <w:r>
            <w:t xml:space="preserve">, K. W. NIH Image to ImageJ: 25 Years of Image Analysis. </w:t>
          </w:r>
          <w:r>
            <w:rPr>
              <w:i/>
              <w:iCs/>
            </w:rPr>
            <w:t>Nat Methods</w:t>
          </w:r>
          <w:r>
            <w:t xml:space="preserve"> </w:t>
          </w:r>
          <w:r>
            <w:rPr>
              <w:b/>
              <w:bCs/>
            </w:rPr>
            <w:t>2012</w:t>
          </w:r>
          <w:r>
            <w:t xml:space="preserve">, </w:t>
          </w:r>
          <w:r>
            <w:rPr>
              <w:i/>
              <w:iCs/>
            </w:rPr>
            <w:t>9</w:t>
          </w:r>
          <w:r>
            <w:t xml:space="preserve"> (7), 671–675. https://doi.org/10.1038/nmeth.2089.</w:t>
          </w:r>
        </w:p>
        <w:p w14:paraId="7B4EC0B9" w14:textId="77777777" w:rsidR="009E4B3F" w:rsidRDefault="009E4B3F">
          <w:pPr>
            <w:autoSpaceDE w:val="0"/>
            <w:autoSpaceDN w:val="0"/>
            <w:ind w:hanging="640"/>
            <w:divId w:val="637761543"/>
          </w:pPr>
          <w:r>
            <w:t>(47)</w:t>
          </w:r>
          <w:r>
            <w:tab/>
            <w:t xml:space="preserve">Katoh, K.; </w:t>
          </w:r>
          <w:proofErr w:type="spellStart"/>
          <w:r>
            <w:t>Standley</w:t>
          </w:r>
          <w:proofErr w:type="spellEnd"/>
          <w:r>
            <w:t xml:space="preserve">, D. M. MAFFT Multiple Sequence Alignment Software Version 7: Improvements in Performance and Usability. </w:t>
          </w:r>
          <w:r>
            <w:rPr>
              <w:i/>
              <w:iCs/>
            </w:rPr>
            <w:t xml:space="preserve">Mol Biol </w:t>
          </w:r>
          <w:proofErr w:type="spellStart"/>
          <w:r>
            <w:rPr>
              <w:i/>
              <w:iCs/>
            </w:rPr>
            <w:t>Evol</w:t>
          </w:r>
          <w:proofErr w:type="spellEnd"/>
          <w:r>
            <w:t xml:space="preserve"> </w:t>
          </w:r>
          <w:r>
            <w:rPr>
              <w:b/>
              <w:bCs/>
            </w:rPr>
            <w:t>2013</w:t>
          </w:r>
          <w:r>
            <w:t xml:space="preserve">, </w:t>
          </w:r>
          <w:r>
            <w:rPr>
              <w:i/>
              <w:iCs/>
            </w:rPr>
            <w:t>30</w:t>
          </w:r>
          <w:r>
            <w:t xml:space="preserve"> (4), 772–780. https://doi.org/10.1093/molbev/mst010.</w:t>
          </w:r>
        </w:p>
        <w:p w14:paraId="174481F4" w14:textId="77777777" w:rsidR="009E4B3F" w:rsidRPr="00CD7847" w:rsidRDefault="009E4B3F" w:rsidP="00551C5C">
          <w:pPr>
            <w:spacing w:line="480" w:lineRule="auto"/>
            <w:rPr>
              <w:sz w:val="22"/>
              <w:szCs w:val="22"/>
            </w:rPr>
          </w:pPr>
          <w:r>
            <w:t> </w:t>
          </w:r>
        </w:p>
      </w:sdtContent>
    </w:sdt>
    <w:p w14:paraId="3A3A3426" w14:textId="77777777" w:rsidR="009E4B3F" w:rsidRDefault="009E4B3F" w:rsidP="00551C5C">
      <w:pPr>
        <w:spacing w:line="480" w:lineRule="auto"/>
      </w:pPr>
    </w:p>
    <w:sectPr w:rsidR="009E4B3F" w:rsidSect="00355E98">
      <w:footerReference w:type="even" r:id="rId18"/>
      <w:footerReference w:type="default" r:id="rId19"/>
      <w:headerReference w:type="first" r:id="rId20"/>
      <w:pgSz w:w="12240" w:h="15840"/>
      <w:pgMar w:top="1440" w:right="1440" w:bottom="1440" w:left="1440" w:header="0" w:footer="0" w:gutter="0"/>
      <w:cols w:space="475"/>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aola Handal" w:date="2023-03-29T21:15:00Z" w:initials="PH">
    <w:p w14:paraId="3D97FCA4" w14:textId="77777777" w:rsidR="009E4B3F" w:rsidRDefault="009E4B3F">
      <w:pPr>
        <w:pStyle w:val="CommentText"/>
      </w:pPr>
      <w:r>
        <w:rPr>
          <w:rStyle w:val="CommentReference"/>
        </w:rPr>
        <w:annotationRef/>
      </w:r>
      <w:r>
        <w:t xml:space="preserve">For instance, DNA polymerases can often discriminate between their natural substrate (deoxyribose nucleotide triphosphates) and other natural analogues present in the cellular milieu (ribonucleotides, partially phosphorylated nucleotides, and damaged nucleobases), even though the analogues are present at a higher concentration than the substrates </w:t>
      </w:r>
      <w:r>
        <w:rPr>
          <w:color w:val="000000"/>
        </w:rPr>
        <w:t>3</w:t>
      </w:r>
      <w:r>
        <w:t>. This is done not only at incorporation in the active site of the enzyme</w:t>
      </w:r>
      <w:r>
        <w:rPr>
          <w:color w:val="000000"/>
        </w:rPr>
        <w:t>3,4</w:t>
      </w:r>
      <w:r>
        <w:t>, but also at multiple points during the elongation process</w:t>
      </w:r>
      <w:r>
        <w:rPr>
          <w:color w:val="000000"/>
        </w:rPr>
        <w:t>5,6</w:t>
      </w:r>
      <w:r>
        <w:t xml:space="preserve">. </w:t>
      </w:r>
    </w:p>
  </w:comment>
  <w:comment w:id="1" w:author="Vitor Bernardes Pinheiro" w:date="2023-04-06T10:53:00Z" w:initials="VP">
    <w:p w14:paraId="0AC404CF" w14:textId="77777777" w:rsidR="009E4B3F" w:rsidRDefault="009E4B3F">
      <w:pPr>
        <w:pStyle w:val="CommentText"/>
      </w:pPr>
      <w:r>
        <w:rPr>
          <w:rStyle w:val="CommentReference"/>
        </w:rPr>
        <w:annotationRef/>
      </w:r>
      <w:r>
        <w:t xml:space="preserve">I am inclined to keep that. The reviewer that complained about how the intro was complex actually only asked questions on the rationale of the work. </w:t>
      </w:r>
    </w:p>
  </w:comment>
  <w:comment w:id="2" w:author="Vitor Bernardes Pinheiro" w:date="2023-04-06T12:04:00Z" w:initials="VP">
    <w:p w14:paraId="1CF93BE3" w14:textId="77777777" w:rsidR="009E4B3F" w:rsidRDefault="009E4B3F">
      <w:pPr>
        <w:pStyle w:val="CommentText"/>
      </w:pPr>
      <w:r>
        <w:rPr>
          <w:rStyle w:val="CommentReference"/>
        </w:rPr>
        <w:annotationRef/>
      </w:r>
      <w:r>
        <w:t>Deep mutational scanning, a technique used to assess the function of a large number of protein mutants in parallel, has been successfully applied [refs] to engineer mutants with desired novel properties – while bypassing gaps in our understanding of their respective sequence-structure-function relationships. This approach uses techniques that couple the unique genotype of protein variants within a library to a selectable phenotype decreases [ref, 2014 Fowler DMS new style of protein science]. Selection for a desired function is imposed on the library and the frequency of variants with high activity increases whereas that of mutants with low or no activity decreases [ref, 2014 Fowler DMS new style of protein science]. High-throughput DNA sequencing of the library pre- and post-selection is then used to identify highly enriched mutants for further characterization.</w:t>
      </w:r>
    </w:p>
  </w:comment>
  <w:comment w:id="4" w:author="Vitor Bernardes Pinheiro" w:date="2023-04-07T18:21:00Z" w:initials="VP">
    <w:p w14:paraId="207B4045" w14:textId="77777777" w:rsidR="009E4B3F" w:rsidRDefault="009E4B3F">
      <w:pPr>
        <w:pStyle w:val="CommentText"/>
      </w:pPr>
      <w:r>
        <w:rPr>
          <w:rStyle w:val="CommentReference"/>
        </w:rPr>
        <w:annotationRef/>
      </w:r>
      <w:hyperlink r:id="rId1" w:history="1">
        <w:r w:rsidRPr="00015316">
          <w:rPr>
            <w:rStyle w:val="Hyperlink"/>
          </w:rPr>
          <w:t>10.1016/j.tibtech.2014.03.010</w:t>
        </w:r>
      </w:hyperlink>
      <w:r>
        <w:t xml:space="preserve"> </w:t>
      </w:r>
    </w:p>
  </w:comment>
  <w:comment w:id="6" w:author="Vitor Bernardes Pinheiro" w:date="2023-04-07T18:21:00Z" w:initials="VP">
    <w:p w14:paraId="335D5183" w14:textId="77777777" w:rsidR="009E4B3F" w:rsidRDefault="009E4B3F">
      <w:pPr>
        <w:pStyle w:val="CommentText"/>
      </w:pPr>
      <w:r>
        <w:rPr>
          <w:rStyle w:val="CommentReference"/>
        </w:rPr>
        <w:annotationRef/>
      </w:r>
      <w:r>
        <w:t>Science 2012</w:t>
      </w:r>
    </w:p>
  </w:comment>
  <w:comment w:id="10" w:author="Vitor Bernardes Pinheiro" w:date="2023-04-07T18:22:00Z" w:initials="VP">
    <w:p w14:paraId="1E0CDC25" w14:textId="77777777" w:rsidR="009E4B3F" w:rsidRDefault="009E4B3F">
      <w:pPr>
        <w:pStyle w:val="CommentText"/>
      </w:pPr>
      <w:r>
        <w:rPr>
          <w:rStyle w:val="CommentReference"/>
        </w:rPr>
        <w:annotationRef/>
      </w:r>
      <w:hyperlink r:id="rId2" w:history="1">
        <w:r w:rsidRPr="00830227">
          <w:rPr>
            <w:rStyle w:val="Hyperlink"/>
          </w:rPr>
          <w:t>10.1042/EBC20160013</w:t>
        </w:r>
      </w:hyperlink>
      <w:r>
        <w:t xml:space="preserve"> </w:t>
      </w:r>
    </w:p>
  </w:comment>
  <w:comment w:id="15" w:author="Vitor Bernardes Pinheiro" w:date="2023-04-07T18:23:00Z" w:initials="VP">
    <w:p w14:paraId="6E662AD7" w14:textId="77777777" w:rsidR="009E4B3F" w:rsidRDefault="009E4B3F">
      <w:pPr>
        <w:pStyle w:val="CommentText"/>
        <w:numPr>
          <w:ilvl w:val="0"/>
          <w:numId w:val="15"/>
        </w:numPr>
        <w:ind w:left="360"/>
      </w:pPr>
      <w:r>
        <w:rPr>
          <w:rStyle w:val="CommentReference"/>
        </w:rPr>
        <w:annotationRef/>
      </w:r>
      <w:hyperlink r:id="rId3" w:history="1">
        <w:r w:rsidRPr="007C3A1E">
          <w:rPr>
            <w:rStyle w:val="Hyperlink"/>
            <w:highlight w:val="white"/>
          </w:rPr>
          <w:t>10.1002/cpch.41</w:t>
        </w:r>
      </w:hyperlink>
    </w:p>
  </w:comment>
  <w:comment w:id="16" w:author="Paola Handal" w:date="2023-03-29T20:36:00Z" w:initials="PH">
    <w:p w14:paraId="60866B2C" w14:textId="77777777" w:rsidR="009E4B3F" w:rsidRDefault="009E4B3F" w:rsidP="00B90CEF">
      <w:pPr>
        <w:pStyle w:val="CommentText"/>
      </w:pPr>
      <w:r>
        <w:rPr>
          <w:rStyle w:val="CommentReference"/>
        </w:rPr>
        <w:annotationRef/>
      </w:r>
      <w:r>
        <w:t>The approach relies on an integrated approach to library design, selection and data analysis (</w:t>
      </w:r>
      <w:r>
        <w:rPr>
          <w:b/>
          <w:bCs/>
        </w:rPr>
        <w:t>Figure 2</w:t>
      </w:r>
      <w:r>
        <w:t xml:space="preserve">), so that relevant enzyme variants can be identified and further characterised. </w:t>
      </w:r>
    </w:p>
  </w:comment>
  <w:comment w:id="17" w:author="Paola Handal" w:date="2023-03-29T21:17:00Z" w:initials="PH">
    <w:p w14:paraId="1FCA5492" w14:textId="77777777" w:rsidR="009E4B3F" w:rsidRDefault="009E4B3F">
      <w:pPr>
        <w:pStyle w:val="CommentText"/>
      </w:pPr>
      <w:r>
        <w:rPr>
          <w:rStyle w:val="CommentReference"/>
        </w:rPr>
        <w:annotationRef/>
      </w:r>
      <w:r>
        <w:t xml:space="preserve">Libraries can be designed with minimal assumptions, selection conditions can be tailored towards investigating specific parameters, and deep sequencing analysis of the selection output rapidly identifies variants of interest: enzymes enriched by the selection conditions. </w:t>
      </w:r>
    </w:p>
  </w:comment>
  <w:comment w:id="20" w:author="Vitor Bernardes Pinheiro" w:date="2023-04-07T18:28:00Z" w:initials="VP">
    <w:p w14:paraId="301B39DC" w14:textId="77777777" w:rsidR="009E4B3F" w:rsidRDefault="009E4B3F">
      <w:pPr>
        <w:pStyle w:val="CommentText"/>
      </w:pPr>
      <w:r>
        <w:rPr>
          <w:rStyle w:val="CommentReference"/>
        </w:rPr>
        <w:annotationRef/>
      </w:r>
      <w:hyperlink r:id="rId4" w:history="1">
        <w:r w:rsidRPr="009D2491">
          <w:rPr>
            <w:rStyle w:val="Hyperlink"/>
          </w:rPr>
          <w:t>https://pubs.acs.org/doi/full/10.1021/acs.biochem.2c00188</w:t>
        </w:r>
      </w:hyperlink>
    </w:p>
  </w:comment>
  <w:comment w:id="23" w:author="Paola Handal" w:date="2023-03-29T21:12:00Z" w:initials="PH">
    <w:p w14:paraId="1F877814" w14:textId="77777777" w:rsidR="009E4B3F" w:rsidRDefault="009E4B3F">
      <w:pPr>
        <w:pStyle w:val="CommentText"/>
      </w:pPr>
      <w:r>
        <w:rPr>
          <w:rStyle w:val="CommentReference"/>
        </w:rPr>
        <w:annotationRef/>
      </w:r>
      <w:r>
        <w:t>Highlight EC , threshold, E-test</w:t>
      </w:r>
    </w:p>
  </w:comment>
  <w:comment w:id="26" w:author="Paola Handal" w:date="2023-04-06T02:43:00Z" w:initials="PH">
    <w:p w14:paraId="2B1651DC" w14:textId="77777777" w:rsidR="009E4B3F" w:rsidRDefault="009E4B3F">
      <w:pPr>
        <w:pStyle w:val="CommentText"/>
      </w:pPr>
      <w:r>
        <w:rPr>
          <w:rStyle w:val="CommentReference"/>
        </w:rPr>
        <w:annotationRef/>
      </w:r>
      <w:r>
        <w:t>Change concentrations to pM</w:t>
      </w:r>
    </w:p>
  </w:comment>
  <w:comment w:id="27" w:author="Vitor Bernardes Pinheiro" w:date="2023-04-06T16:42:00Z" w:initials="VP">
    <w:p w14:paraId="124F406A" w14:textId="77777777" w:rsidR="009E4B3F" w:rsidRDefault="009E4B3F">
      <w:pPr>
        <w:pStyle w:val="CommentText"/>
      </w:pPr>
      <w:r>
        <w:rPr>
          <w:rStyle w:val="CommentReference"/>
        </w:rPr>
        <w:annotationRef/>
      </w:r>
      <w:r>
        <w:fldChar w:fldCharType="begin"/>
      </w:r>
      <w:r>
        <w:instrText xml:space="preserve"> HYPERLINK "mailto:paola.handal@kuleuven.be" </w:instrText>
      </w:r>
      <w:bookmarkStart w:id="28" w:name="_@_E2EF8300C44E428E96B1DA2961EC1DB0Z"/>
      <w:r>
        <w:fldChar w:fldCharType="separate"/>
      </w:r>
      <w:bookmarkEnd w:id="28"/>
      <w:r w:rsidRPr="002E1E7E">
        <w:rPr>
          <w:rStyle w:val="Mention"/>
          <w:noProof/>
        </w:rPr>
        <w:t>@Paola Handal</w:t>
      </w:r>
      <w:r>
        <w:fldChar w:fldCharType="end"/>
      </w:r>
      <w:r>
        <w:t xml:space="preserve"> I think this value is wrong (or the one in M&amp;M)</w:t>
      </w:r>
    </w:p>
  </w:comment>
  <w:comment w:id="30" w:author="Paola Handal" w:date="2023-04-06T02:56:00Z" w:initials="PH">
    <w:p w14:paraId="0566CDAC" w14:textId="77777777" w:rsidR="009E4B3F" w:rsidRDefault="009E4B3F">
      <w:pPr>
        <w:pStyle w:val="CommentText"/>
      </w:pPr>
      <w:r>
        <w:rPr>
          <w:rStyle w:val="CommentReference"/>
        </w:rPr>
        <w:annotationRef/>
      </w:r>
      <w:r>
        <w:t>More details here</w:t>
      </w:r>
    </w:p>
  </w:comment>
  <w:comment w:id="35" w:author="Paola Handal" w:date="2023-04-06T02:57:00Z" w:initials="PH">
    <w:p w14:paraId="53ECE493" w14:textId="77777777" w:rsidR="009E4B3F" w:rsidRDefault="009E4B3F">
      <w:pPr>
        <w:pStyle w:val="CommentText"/>
      </w:pPr>
      <w:r>
        <w:rPr>
          <w:rStyle w:val="CommentReference"/>
        </w:rPr>
        <w:annotationRef/>
      </w:r>
      <w:r>
        <w:t>More on selection conditions</w:t>
      </w:r>
    </w:p>
  </w:comment>
  <w:comment w:id="36" w:author="Vitor Bernardes Pinheiro" w:date="2023-04-06T16:29:00Z" w:initials="VP">
    <w:p w14:paraId="4209B1DF" w14:textId="77777777" w:rsidR="009E4B3F" w:rsidRDefault="009E4B3F">
      <w:pPr>
        <w:pStyle w:val="CommentText"/>
      </w:pPr>
      <w:r>
        <w:rPr>
          <w:rStyle w:val="CommentReference"/>
        </w:rPr>
        <w:annotationRef/>
      </w:r>
      <w:r>
        <w:t>Nah, I think it is OK as is. Just need to add a couple of references to the work from Ranganathan.</w:t>
      </w:r>
    </w:p>
  </w:comment>
  <w:comment w:id="38" w:author="Vitor Bernardes Pinheiro" w:date="2023-04-06T16:34:00Z" w:initials="VP">
    <w:p w14:paraId="08F98305" w14:textId="77777777" w:rsidR="009E4B3F" w:rsidRDefault="009E4B3F">
      <w:pPr>
        <w:pStyle w:val="CommentText"/>
      </w:pPr>
      <w:r>
        <w:rPr>
          <w:rStyle w:val="CommentReference"/>
        </w:rPr>
        <w:annotationRef/>
      </w:r>
      <w:r>
        <w:t>Primers are missing</w:t>
      </w:r>
    </w:p>
  </w:comment>
  <w:comment w:id="48" w:author="Vitor Bernardes Pinheiro" w:date="2023-04-06T16:43:00Z" w:initials="VP">
    <w:p w14:paraId="67240379" w14:textId="77777777" w:rsidR="009E4B3F" w:rsidRDefault="009E4B3F" w:rsidP="00CB47E9">
      <w:pPr>
        <w:pStyle w:val="CommentText"/>
      </w:pPr>
      <w:r>
        <w:rPr>
          <w:rStyle w:val="CommentReference"/>
        </w:rPr>
        <w:annotationRef/>
      </w:r>
      <w:r>
        <w:fldChar w:fldCharType="begin"/>
      </w:r>
      <w:r>
        <w:instrText xml:space="preserve"> HYPERLINK "mailto:paola.handal@kuleuven.be" </w:instrText>
      </w:r>
      <w:bookmarkStart w:id="49" w:name="_@_2980FFB0896E4EC0A6B81B1FF7D9C4ACZ"/>
      <w:r>
        <w:fldChar w:fldCharType="separate"/>
      </w:r>
      <w:bookmarkEnd w:id="49"/>
      <w:r w:rsidRPr="002E1E7E">
        <w:rPr>
          <w:rStyle w:val="Mention"/>
          <w:noProof/>
        </w:rPr>
        <w:t>@Paola Handal</w:t>
      </w:r>
      <w:r>
        <w:fldChar w:fldCharType="end"/>
      </w:r>
      <w:r>
        <w:t xml:space="preserve"> Maybe the previous one is correct and this is the wrong one.</w:t>
      </w:r>
    </w:p>
  </w:comment>
  <w:comment w:id="51" w:author="Vitor Bernardes Pinheiro" w:date="2023-04-06T16:49:00Z" w:initials="VP">
    <w:p w14:paraId="6BA61CAF" w14:textId="77777777" w:rsidR="009E4B3F" w:rsidRDefault="009E4B3F">
      <w:pPr>
        <w:pStyle w:val="CommentText"/>
      </w:pPr>
      <w:r>
        <w:rPr>
          <w:rStyle w:val="CommentReference"/>
        </w:rPr>
        <w:annotationRef/>
      </w:r>
      <w:r>
        <w:t>Is this the correct concentration?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D97FCA4" w15:done="1"/>
  <w15:commentEx w15:paraId="0AC404CF" w15:paraIdParent="3D97FCA4" w15:done="1"/>
  <w15:commentEx w15:paraId="1CF93BE3" w15:done="1"/>
  <w15:commentEx w15:paraId="207B4045" w15:done="1"/>
  <w15:commentEx w15:paraId="335D5183" w15:done="1"/>
  <w15:commentEx w15:paraId="1E0CDC25" w15:done="1"/>
  <w15:commentEx w15:paraId="6E662AD7" w15:done="1"/>
  <w15:commentEx w15:paraId="60866B2C" w15:done="1"/>
  <w15:commentEx w15:paraId="1FCA5492" w15:done="1"/>
  <w15:commentEx w15:paraId="301B39DC" w15:done="1"/>
  <w15:commentEx w15:paraId="1F877814" w15:done="0"/>
  <w15:commentEx w15:paraId="2B1651DC" w15:done="1"/>
  <w15:commentEx w15:paraId="124F406A" w15:done="1"/>
  <w15:commentEx w15:paraId="0566CDAC" w15:done="1"/>
  <w15:commentEx w15:paraId="53ECE493" w15:done="1"/>
  <w15:commentEx w15:paraId="4209B1DF" w15:paraIdParent="53ECE493" w15:done="1"/>
  <w15:commentEx w15:paraId="08F98305" w15:done="1"/>
  <w15:commentEx w15:paraId="67240379" w15:done="1"/>
  <w15:commentEx w15:paraId="6BA61CAF"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CF28DC" w16cex:dateUtc="2023-03-29T19:15:00Z"/>
  <w16cex:commentExtensible w16cex:durableId="27D92345" w16cex:dateUtc="2023-04-06T08:53:00Z"/>
  <w16cex:commentExtensible w16cex:durableId="27D933B5" w16cex:dateUtc="2023-04-06T10:04:00Z"/>
  <w16cex:commentExtensible w16cex:durableId="27DADDAB" w16cex:dateUtc="2023-04-07T16:21:00Z"/>
  <w16cex:commentExtensible w16cex:durableId="27DADDB6" w16cex:dateUtc="2023-04-07T16:21:00Z"/>
  <w16cex:commentExtensible w16cex:durableId="27DADDF3" w16cex:dateUtc="2023-04-07T16:22:00Z"/>
  <w16cex:commentExtensible w16cex:durableId="27DADE34" w16cex:dateUtc="2023-04-07T16:23:00Z"/>
  <w16cex:commentExtensible w16cex:durableId="27D95084" w16cex:dateUtc="2023-03-29T18:36:00Z"/>
  <w16cex:commentExtensible w16cex:durableId="27CF294D" w16cex:dateUtc="2023-03-29T19:17:00Z"/>
  <w16cex:commentExtensible w16cex:durableId="27DADF3B" w16cex:dateUtc="2023-04-07T16:28:00Z"/>
  <w16cex:commentExtensible w16cex:durableId="27CF283F" w16cex:dateUtc="2023-03-29T19:12:00Z"/>
  <w16cex:commentExtensible w16cex:durableId="27D8B03D" w16cex:dateUtc="2023-04-06T00:43:00Z"/>
  <w16cex:commentExtensible w16cex:durableId="27D9750D" w16cex:dateUtc="2023-04-06T14:42:00Z"/>
  <w16cex:commentExtensible w16cex:durableId="27D8B365" w16cex:dateUtc="2023-04-06T00:56:00Z"/>
  <w16cex:commentExtensible w16cex:durableId="27D8B3B2" w16cex:dateUtc="2023-04-06T00:57:00Z"/>
  <w16cex:commentExtensible w16cex:durableId="27D97203" w16cex:dateUtc="2023-04-06T14:29:00Z"/>
  <w16cex:commentExtensible w16cex:durableId="27D972F8" w16cex:dateUtc="2023-04-06T14:34:00Z"/>
  <w16cex:commentExtensible w16cex:durableId="27D97542" w16cex:dateUtc="2023-04-06T14:43:00Z"/>
  <w16cex:commentExtensible w16cex:durableId="27D97699" w16cex:dateUtc="2023-04-06T14: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D97FCA4" w16cid:durableId="27CF28DC"/>
  <w16cid:commentId w16cid:paraId="0AC404CF" w16cid:durableId="27D92345"/>
  <w16cid:commentId w16cid:paraId="1CF93BE3" w16cid:durableId="27D933B5"/>
  <w16cid:commentId w16cid:paraId="207B4045" w16cid:durableId="27DADDAB"/>
  <w16cid:commentId w16cid:paraId="335D5183" w16cid:durableId="27DADDB6"/>
  <w16cid:commentId w16cid:paraId="1E0CDC25" w16cid:durableId="27DADDF3"/>
  <w16cid:commentId w16cid:paraId="6E662AD7" w16cid:durableId="27DADE34"/>
  <w16cid:commentId w16cid:paraId="60866B2C" w16cid:durableId="27D95084"/>
  <w16cid:commentId w16cid:paraId="1FCA5492" w16cid:durableId="27CF294D"/>
  <w16cid:commentId w16cid:paraId="301B39DC" w16cid:durableId="27DADF3B"/>
  <w16cid:commentId w16cid:paraId="1F877814" w16cid:durableId="27CF283F"/>
  <w16cid:commentId w16cid:paraId="2B1651DC" w16cid:durableId="27D8B03D"/>
  <w16cid:commentId w16cid:paraId="124F406A" w16cid:durableId="27D9750D"/>
  <w16cid:commentId w16cid:paraId="0566CDAC" w16cid:durableId="27D8B365"/>
  <w16cid:commentId w16cid:paraId="53ECE493" w16cid:durableId="27D8B3B2"/>
  <w16cid:commentId w16cid:paraId="4209B1DF" w16cid:durableId="27D97203"/>
  <w16cid:commentId w16cid:paraId="08F98305" w16cid:durableId="27D972F8"/>
  <w16cid:commentId w16cid:paraId="67240379" w16cid:durableId="27D97542"/>
  <w16cid:commentId w16cid:paraId="6BA61CAF" w16cid:durableId="27D9769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D61DA3" w14:textId="77777777" w:rsidR="00DD5031" w:rsidRDefault="00DD5031" w:rsidP="009E54F2">
      <w:pPr>
        <w:spacing w:after="0" w:line="240" w:lineRule="auto"/>
      </w:pPr>
      <w:r>
        <w:separator/>
      </w:r>
    </w:p>
  </w:endnote>
  <w:endnote w:type="continuationSeparator" w:id="0">
    <w:p w14:paraId="793C6B2E" w14:textId="77777777" w:rsidR="00DD5031" w:rsidRDefault="00DD5031" w:rsidP="009E54F2">
      <w:pPr>
        <w:spacing w:after="0" w:line="240" w:lineRule="auto"/>
      </w:pPr>
      <w:r>
        <w:continuationSeparator/>
      </w:r>
    </w:p>
  </w:endnote>
  <w:endnote w:type="continuationNotice" w:id="1">
    <w:p w14:paraId="03945212" w14:textId="77777777" w:rsidR="00DD5031" w:rsidRDefault="00DD503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no Pro">
    <w:altName w:val="Times New Roman"/>
    <w:panose1 w:val="00000000000000000000"/>
    <w:charset w:val="00"/>
    <w:family w:val="roman"/>
    <w:notTrueType/>
    <w:pitch w:val="variable"/>
    <w:sig w:usb0="60000287" w:usb1="00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Neue">
    <w:altName w:val="Arial"/>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81C33" w14:textId="77777777" w:rsidR="000A79B4" w:rsidRDefault="00A236F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2A4ECD22" w14:textId="77777777" w:rsidR="000A79B4" w:rsidRDefault="000A79B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2483D0" w14:textId="77777777" w:rsidR="000A79B4" w:rsidRDefault="00A236F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AE1C769" w14:textId="77777777" w:rsidR="000A79B4" w:rsidRDefault="000A79B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9091CD" w14:textId="77777777" w:rsidR="00DD5031" w:rsidRDefault="00DD5031" w:rsidP="009E54F2">
      <w:pPr>
        <w:spacing w:after="0" w:line="240" w:lineRule="auto"/>
      </w:pPr>
      <w:r>
        <w:separator/>
      </w:r>
    </w:p>
  </w:footnote>
  <w:footnote w:type="continuationSeparator" w:id="0">
    <w:p w14:paraId="20726E60" w14:textId="77777777" w:rsidR="00DD5031" w:rsidRDefault="00DD5031" w:rsidP="009E54F2">
      <w:pPr>
        <w:spacing w:after="0" w:line="240" w:lineRule="auto"/>
      </w:pPr>
      <w:r>
        <w:continuationSeparator/>
      </w:r>
    </w:p>
  </w:footnote>
  <w:footnote w:type="continuationNotice" w:id="1">
    <w:p w14:paraId="01631D70" w14:textId="77777777" w:rsidR="00DD5031" w:rsidRDefault="00DD503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BAE4B7" w14:textId="77777777" w:rsidR="00355E98" w:rsidRDefault="00355E98" w:rsidP="00355E98">
    <w:pPr>
      <w:pStyle w:val="Header"/>
      <w:jc w:val="right"/>
      <w:rPr>
        <w:lang w:val="en-GB"/>
      </w:rPr>
    </w:pPr>
  </w:p>
  <w:p w14:paraId="25E527D8" w14:textId="77777777" w:rsidR="00355E98" w:rsidRDefault="00355E98" w:rsidP="00355E98">
    <w:pPr>
      <w:pStyle w:val="Header"/>
      <w:jc w:val="right"/>
      <w:rPr>
        <w:lang w:val="en-GB"/>
      </w:rPr>
    </w:pPr>
  </w:p>
  <w:p w14:paraId="37FCE5D7" w14:textId="77777777" w:rsidR="00355E98" w:rsidRDefault="00355E98" w:rsidP="00355E98">
    <w:pPr>
      <w:pStyle w:val="Header"/>
      <w:jc w:val="right"/>
      <w:rPr>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57587"/>
    <w:multiLevelType w:val="multilevel"/>
    <w:tmpl w:val="FEEA08C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243ECC"/>
    <w:multiLevelType w:val="hybridMultilevel"/>
    <w:tmpl w:val="BB8C6B6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4647C33"/>
    <w:multiLevelType w:val="hybridMultilevel"/>
    <w:tmpl w:val="2CEA800E"/>
    <w:lvl w:ilvl="0" w:tplc="37367B38">
      <w:start w:val="1"/>
      <w:numFmt w:val="decimal"/>
      <w:lvlText w:val="(%1)"/>
      <w:lvlJc w:val="left"/>
      <w:pPr>
        <w:ind w:left="720" w:hanging="360"/>
      </w:pPr>
      <w:rPr>
        <w:rFonts w:ascii="Times" w:eastAsia="Times New Roman" w:hAnsi="Times" w:cs="Time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814596"/>
    <w:multiLevelType w:val="hybridMultilevel"/>
    <w:tmpl w:val="A26A43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B0D4588"/>
    <w:multiLevelType w:val="hybridMultilevel"/>
    <w:tmpl w:val="56DCB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01202A"/>
    <w:multiLevelType w:val="hybridMultilevel"/>
    <w:tmpl w:val="2CEA800E"/>
    <w:lvl w:ilvl="0" w:tplc="37367B38">
      <w:start w:val="1"/>
      <w:numFmt w:val="decimal"/>
      <w:lvlText w:val="(%1)"/>
      <w:lvlJc w:val="left"/>
      <w:pPr>
        <w:ind w:left="720" w:hanging="360"/>
      </w:pPr>
      <w:rPr>
        <w:rFonts w:ascii="Times" w:eastAsia="Times New Roman" w:hAnsi="Times" w:cs="Time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C86632"/>
    <w:multiLevelType w:val="hybridMultilevel"/>
    <w:tmpl w:val="2CEA800E"/>
    <w:lvl w:ilvl="0" w:tplc="37367B38">
      <w:start w:val="1"/>
      <w:numFmt w:val="decimal"/>
      <w:lvlText w:val="(%1)"/>
      <w:lvlJc w:val="left"/>
      <w:pPr>
        <w:ind w:left="720" w:hanging="360"/>
      </w:pPr>
      <w:rPr>
        <w:rFonts w:ascii="Times" w:eastAsia="Times New Roman" w:hAnsi="Times" w:cs="Time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6D3F9A"/>
    <w:multiLevelType w:val="singleLevel"/>
    <w:tmpl w:val="8BC469AA"/>
    <w:lvl w:ilvl="0">
      <w:start w:val="1"/>
      <w:numFmt w:val="lowerLetter"/>
      <w:lvlText w:val="%1."/>
      <w:lvlJc w:val="left"/>
      <w:pPr>
        <w:tabs>
          <w:tab w:val="num" w:pos="720"/>
        </w:tabs>
        <w:ind w:left="720" w:hanging="360"/>
      </w:pPr>
      <w:rPr>
        <w:rFonts w:hint="default"/>
      </w:rPr>
    </w:lvl>
  </w:abstractNum>
  <w:abstractNum w:abstractNumId="8" w15:restartNumberingAfterBreak="0">
    <w:nsid w:val="34FD0C72"/>
    <w:multiLevelType w:val="singleLevel"/>
    <w:tmpl w:val="0409000F"/>
    <w:lvl w:ilvl="0">
      <w:start w:val="1"/>
      <w:numFmt w:val="decimal"/>
      <w:lvlText w:val="%1."/>
      <w:lvlJc w:val="left"/>
      <w:pPr>
        <w:tabs>
          <w:tab w:val="num" w:pos="360"/>
        </w:tabs>
        <w:ind w:left="360" w:hanging="360"/>
      </w:pPr>
      <w:rPr>
        <w:rFonts w:hint="default"/>
      </w:rPr>
    </w:lvl>
  </w:abstractNum>
  <w:abstractNum w:abstractNumId="9" w15:restartNumberingAfterBreak="0">
    <w:nsid w:val="3762623B"/>
    <w:multiLevelType w:val="singleLevel"/>
    <w:tmpl w:val="0409000F"/>
    <w:lvl w:ilvl="0">
      <w:start w:val="1"/>
      <w:numFmt w:val="decimal"/>
      <w:lvlText w:val="%1."/>
      <w:lvlJc w:val="left"/>
      <w:pPr>
        <w:tabs>
          <w:tab w:val="num" w:pos="360"/>
        </w:tabs>
        <w:ind w:left="360" w:hanging="360"/>
      </w:pPr>
      <w:rPr>
        <w:rFonts w:hint="default"/>
      </w:rPr>
    </w:lvl>
  </w:abstractNum>
  <w:abstractNum w:abstractNumId="10" w15:restartNumberingAfterBreak="0">
    <w:nsid w:val="384622AB"/>
    <w:multiLevelType w:val="singleLevel"/>
    <w:tmpl w:val="6FF0DD10"/>
    <w:lvl w:ilvl="0">
      <w:start w:val="1"/>
      <w:numFmt w:val="lowerLetter"/>
      <w:lvlText w:val="%1."/>
      <w:lvlJc w:val="left"/>
      <w:pPr>
        <w:tabs>
          <w:tab w:val="num" w:pos="922"/>
        </w:tabs>
        <w:ind w:left="922" w:hanging="360"/>
      </w:pPr>
      <w:rPr>
        <w:rFonts w:hint="default"/>
      </w:rPr>
    </w:lvl>
  </w:abstractNum>
  <w:abstractNum w:abstractNumId="11" w15:restartNumberingAfterBreak="0">
    <w:nsid w:val="3E7A7E0C"/>
    <w:multiLevelType w:val="singleLevel"/>
    <w:tmpl w:val="E32C900E"/>
    <w:lvl w:ilvl="0">
      <w:start w:val="1"/>
      <w:numFmt w:val="decimal"/>
      <w:lvlText w:val="%1."/>
      <w:lvlJc w:val="left"/>
      <w:pPr>
        <w:tabs>
          <w:tab w:val="num" w:pos="562"/>
        </w:tabs>
        <w:ind w:left="562" w:hanging="360"/>
      </w:pPr>
      <w:rPr>
        <w:rFonts w:hint="default"/>
      </w:rPr>
    </w:lvl>
  </w:abstractNum>
  <w:abstractNum w:abstractNumId="12" w15:restartNumberingAfterBreak="0">
    <w:nsid w:val="41DB2E3C"/>
    <w:multiLevelType w:val="singleLevel"/>
    <w:tmpl w:val="E5E28CB0"/>
    <w:lvl w:ilvl="0">
      <w:start w:val="1"/>
      <w:numFmt w:val="lowerLetter"/>
      <w:lvlText w:val="%1."/>
      <w:lvlJc w:val="left"/>
      <w:pPr>
        <w:tabs>
          <w:tab w:val="num" w:pos="1080"/>
        </w:tabs>
        <w:ind w:left="1080" w:hanging="360"/>
      </w:pPr>
      <w:rPr>
        <w:rFonts w:hint="default"/>
      </w:rPr>
    </w:lvl>
  </w:abstractNum>
  <w:abstractNum w:abstractNumId="13" w15:restartNumberingAfterBreak="0">
    <w:nsid w:val="48F22B0E"/>
    <w:multiLevelType w:val="hybridMultilevel"/>
    <w:tmpl w:val="C6F090D6"/>
    <w:lvl w:ilvl="0" w:tplc="D7AC9C06">
      <w:start w:val="1"/>
      <w:numFmt w:val="decimal"/>
      <w:lvlText w:val="%1)"/>
      <w:lvlJc w:val="left"/>
      <w:pPr>
        <w:ind w:left="1080" w:hanging="360"/>
      </w:pPr>
    </w:lvl>
    <w:lvl w:ilvl="1" w:tplc="2850084E">
      <w:start w:val="1"/>
      <w:numFmt w:val="decimal"/>
      <w:lvlText w:val="%2)"/>
      <w:lvlJc w:val="left"/>
      <w:pPr>
        <w:ind w:left="1080" w:hanging="360"/>
      </w:pPr>
    </w:lvl>
    <w:lvl w:ilvl="2" w:tplc="F06C0812">
      <w:start w:val="1"/>
      <w:numFmt w:val="decimal"/>
      <w:lvlText w:val="%3)"/>
      <w:lvlJc w:val="left"/>
      <w:pPr>
        <w:ind w:left="1080" w:hanging="360"/>
      </w:pPr>
    </w:lvl>
    <w:lvl w:ilvl="3" w:tplc="E026A1CA">
      <w:start w:val="1"/>
      <w:numFmt w:val="decimal"/>
      <w:lvlText w:val="%4)"/>
      <w:lvlJc w:val="left"/>
      <w:pPr>
        <w:ind w:left="1080" w:hanging="360"/>
      </w:pPr>
    </w:lvl>
    <w:lvl w:ilvl="4" w:tplc="6ACC9DE2">
      <w:start w:val="1"/>
      <w:numFmt w:val="decimal"/>
      <w:lvlText w:val="%5)"/>
      <w:lvlJc w:val="left"/>
      <w:pPr>
        <w:ind w:left="1080" w:hanging="360"/>
      </w:pPr>
    </w:lvl>
    <w:lvl w:ilvl="5" w:tplc="8DC071EE">
      <w:start w:val="1"/>
      <w:numFmt w:val="decimal"/>
      <w:lvlText w:val="%6)"/>
      <w:lvlJc w:val="left"/>
      <w:pPr>
        <w:ind w:left="1080" w:hanging="360"/>
      </w:pPr>
    </w:lvl>
    <w:lvl w:ilvl="6" w:tplc="2AF66A96">
      <w:start w:val="1"/>
      <w:numFmt w:val="decimal"/>
      <w:lvlText w:val="%7)"/>
      <w:lvlJc w:val="left"/>
      <w:pPr>
        <w:ind w:left="1080" w:hanging="360"/>
      </w:pPr>
    </w:lvl>
    <w:lvl w:ilvl="7" w:tplc="5C104FFE">
      <w:start w:val="1"/>
      <w:numFmt w:val="decimal"/>
      <w:lvlText w:val="%8)"/>
      <w:lvlJc w:val="left"/>
      <w:pPr>
        <w:ind w:left="1080" w:hanging="360"/>
      </w:pPr>
    </w:lvl>
    <w:lvl w:ilvl="8" w:tplc="523AFA86">
      <w:start w:val="1"/>
      <w:numFmt w:val="decimal"/>
      <w:lvlText w:val="%9)"/>
      <w:lvlJc w:val="left"/>
      <w:pPr>
        <w:ind w:left="1080" w:hanging="360"/>
      </w:pPr>
    </w:lvl>
  </w:abstractNum>
  <w:abstractNum w:abstractNumId="14" w15:restartNumberingAfterBreak="0">
    <w:nsid w:val="5DD20E0A"/>
    <w:multiLevelType w:val="hybridMultilevel"/>
    <w:tmpl w:val="983CD2E4"/>
    <w:lvl w:ilvl="0" w:tplc="DAD01248">
      <w:start w:val="2"/>
      <w:numFmt w:val="bullet"/>
      <w:lvlText w:val=""/>
      <w:lvlJc w:val="left"/>
      <w:pPr>
        <w:ind w:left="562" w:hanging="360"/>
      </w:pPr>
      <w:rPr>
        <w:rFonts w:ascii="Symbol" w:eastAsia="Times New Roman" w:hAnsi="Symbol" w:cs="Times New Roman" w:hint="default"/>
      </w:rPr>
    </w:lvl>
    <w:lvl w:ilvl="1" w:tplc="08090003" w:tentative="1">
      <w:start w:val="1"/>
      <w:numFmt w:val="bullet"/>
      <w:lvlText w:val="o"/>
      <w:lvlJc w:val="left"/>
      <w:pPr>
        <w:ind w:left="1282" w:hanging="360"/>
      </w:pPr>
      <w:rPr>
        <w:rFonts w:ascii="Courier New" w:hAnsi="Courier New" w:cs="Courier New" w:hint="default"/>
      </w:rPr>
    </w:lvl>
    <w:lvl w:ilvl="2" w:tplc="08090005" w:tentative="1">
      <w:start w:val="1"/>
      <w:numFmt w:val="bullet"/>
      <w:lvlText w:val=""/>
      <w:lvlJc w:val="left"/>
      <w:pPr>
        <w:ind w:left="2002" w:hanging="360"/>
      </w:pPr>
      <w:rPr>
        <w:rFonts w:ascii="Wingdings" w:hAnsi="Wingdings" w:hint="default"/>
      </w:rPr>
    </w:lvl>
    <w:lvl w:ilvl="3" w:tplc="08090001" w:tentative="1">
      <w:start w:val="1"/>
      <w:numFmt w:val="bullet"/>
      <w:lvlText w:val=""/>
      <w:lvlJc w:val="left"/>
      <w:pPr>
        <w:ind w:left="2722" w:hanging="360"/>
      </w:pPr>
      <w:rPr>
        <w:rFonts w:ascii="Symbol" w:hAnsi="Symbol" w:hint="default"/>
      </w:rPr>
    </w:lvl>
    <w:lvl w:ilvl="4" w:tplc="08090003" w:tentative="1">
      <w:start w:val="1"/>
      <w:numFmt w:val="bullet"/>
      <w:lvlText w:val="o"/>
      <w:lvlJc w:val="left"/>
      <w:pPr>
        <w:ind w:left="3442" w:hanging="360"/>
      </w:pPr>
      <w:rPr>
        <w:rFonts w:ascii="Courier New" w:hAnsi="Courier New" w:cs="Courier New" w:hint="default"/>
      </w:rPr>
    </w:lvl>
    <w:lvl w:ilvl="5" w:tplc="08090005" w:tentative="1">
      <w:start w:val="1"/>
      <w:numFmt w:val="bullet"/>
      <w:lvlText w:val=""/>
      <w:lvlJc w:val="left"/>
      <w:pPr>
        <w:ind w:left="4162" w:hanging="360"/>
      </w:pPr>
      <w:rPr>
        <w:rFonts w:ascii="Wingdings" w:hAnsi="Wingdings" w:hint="default"/>
      </w:rPr>
    </w:lvl>
    <w:lvl w:ilvl="6" w:tplc="08090001" w:tentative="1">
      <w:start w:val="1"/>
      <w:numFmt w:val="bullet"/>
      <w:lvlText w:val=""/>
      <w:lvlJc w:val="left"/>
      <w:pPr>
        <w:ind w:left="4882" w:hanging="360"/>
      </w:pPr>
      <w:rPr>
        <w:rFonts w:ascii="Symbol" w:hAnsi="Symbol" w:hint="default"/>
      </w:rPr>
    </w:lvl>
    <w:lvl w:ilvl="7" w:tplc="08090003" w:tentative="1">
      <w:start w:val="1"/>
      <w:numFmt w:val="bullet"/>
      <w:lvlText w:val="o"/>
      <w:lvlJc w:val="left"/>
      <w:pPr>
        <w:ind w:left="5602" w:hanging="360"/>
      </w:pPr>
      <w:rPr>
        <w:rFonts w:ascii="Courier New" w:hAnsi="Courier New" w:cs="Courier New" w:hint="default"/>
      </w:rPr>
    </w:lvl>
    <w:lvl w:ilvl="8" w:tplc="08090005" w:tentative="1">
      <w:start w:val="1"/>
      <w:numFmt w:val="bullet"/>
      <w:lvlText w:val=""/>
      <w:lvlJc w:val="left"/>
      <w:pPr>
        <w:ind w:left="6322" w:hanging="360"/>
      </w:pPr>
      <w:rPr>
        <w:rFonts w:ascii="Wingdings" w:hAnsi="Wingdings" w:hint="default"/>
      </w:rPr>
    </w:lvl>
  </w:abstractNum>
  <w:num w:numId="1" w16cid:durableId="106435446">
    <w:abstractNumId w:val="11"/>
  </w:num>
  <w:num w:numId="2" w16cid:durableId="1222061064">
    <w:abstractNumId w:val="9"/>
  </w:num>
  <w:num w:numId="3" w16cid:durableId="1912344179">
    <w:abstractNumId w:val="12"/>
  </w:num>
  <w:num w:numId="4" w16cid:durableId="1919633577">
    <w:abstractNumId w:val="10"/>
  </w:num>
  <w:num w:numId="5" w16cid:durableId="1065681751">
    <w:abstractNumId w:val="8"/>
  </w:num>
  <w:num w:numId="6" w16cid:durableId="1154370193">
    <w:abstractNumId w:val="7"/>
  </w:num>
  <w:num w:numId="7" w16cid:durableId="1766027470">
    <w:abstractNumId w:val="6"/>
  </w:num>
  <w:num w:numId="8" w16cid:durableId="1692413025">
    <w:abstractNumId w:val="4"/>
  </w:num>
  <w:num w:numId="9" w16cid:durableId="1269119704">
    <w:abstractNumId w:val="2"/>
  </w:num>
  <w:num w:numId="10" w16cid:durableId="783891286">
    <w:abstractNumId w:val="5"/>
  </w:num>
  <w:num w:numId="11" w16cid:durableId="561330171">
    <w:abstractNumId w:val="14"/>
  </w:num>
  <w:num w:numId="12" w16cid:durableId="1498157383">
    <w:abstractNumId w:val="1"/>
  </w:num>
  <w:num w:numId="13" w16cid:durableId="219945476">
    <w:abstractNumId w:val="0"/>
  </w:num>
  <w:num w:numId="14" w16cid:durableId="1625886858">
    <w:abstractNumId w:val="3"/>
  </w:num>
  <w:num w:numId="15" w16cid:durableId="477183750">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ola Handal">
    <w15:presenceInfo w15:providerId="AD" w15:userId="S::paola.handal@kuleuven.be::bf083219-ece1-47da-aa2d-060071042e9c"/>
  </w15:person>
  <w15:person w15:author="Vitor Bernardes Pinheiro">
    <w15:presenceInfo w15:providerId="AD" w15:userId="S::vitor.pinheiro@kuleuven.be::df1bbbb1-f58b-4701-9ec9-4978f024f7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050F"/>
    <w:rsid w:val="00000764"/>
    <w:rsid w:val="00000FA7"/>
    <w:rsid w:val="00002E7D"/>
    <w:rsid w:val="000047AA"/>
    <w:rsid w:val="00004C9D"/>
    <w:rsid w:val="00004DF8"/>
    <w:rsid w:val="00006395"/>
    <w:rsid w:val="00006948"/>
    <w:rsid w:val="00007FB7"/>
    <w:rsid w:val="00010EFD"/>
    <w:rsid w:val="000110F5"/>
    <w:rsid w:val="000117F2"/>
    <w:rsid w:val="000129C6"/>
    <w:rsid w:val="00012BEC"/>
    <w:rsid w:val="00012BED"/>
    <w:rsid w:val="00012DB7"/>
    <w:rsid w:val="000135DC"/>
    <w:rsid w:val="000139C4"/>
    <w:rsid w:val="0001421F"/>
    <w:rsid w:val="000142C3"/>
    <w:rsid w:val="00014F7E"/>
    <w:rsid w:val="000159F2"/>
    <w:rsid w:val="0001608C"/>
    <w:rsid w:val="00016AD3"/>
    <w:rsid w:val="00016E9B"/>
    <w:rsid w:val="000170EE"/>
    <w:rsid w:val="00017AA0"/>
    <w:rsid w:val="000208F1"/>
    <w:rsid w:val="00020A1C"/>
    <w:rsid w:val="0002141C"/>
    <w:rsid w:val="00021908"/>
    <w:rsid w:val="00022624"/>
    <w:rsid w:val="00022F83"/>
    <w:rsid w:val="00023B71"/>
    <w:rsid w:val="0002447B"/>
    <w:rsid w:val="00026050"/>
    <w:rsid w:val="000264E1"/>
    <w:rsid w:val="00026AEA"/>
    <w:rsid w:val="00027004"/>
    <w:rsid w:val="00027397"/>
    <w:rsid w:val="00030021"/>
    <w:rsid w:val="00030468"/>
    <w:rsid w:val="00030C84"/>
    <w:rsid w:val="0003114A"/>
    <w:rsid w:val="0003124A"/>
    <w:rsid w:val="000317A9"/>
    <w:rsid w:val="00031DC0"/>
    <w:rsid w:val="00031F26"/>
    <w:rsid w:val="00032451"/>
    <w:rsid w:val="0003264A"/>
    <w:rsid w:val="00032682"/>
    <w:rsid w:val="0003336B"/>
    <w:rsid w:val="000335D0"/>
    <w:rsid w:val="0003461A"/>
    <w:rsid w:val="00034CA8"/>
    <w:rsid w:val="00035374"/>
    <w:rsid w:val="00035400"/>
    <w:rsid w:val="00035525"/>
    <w:rsid w:val="00035794"/>
    <w:rsid w:val="0003608D"/>
    <w:rsid w:val="0003689F"/>
    <w:rsid w:val="0003718F"/>
    <w:rsid w:val="00037314"/>
    <w:rsid w:val="00037EF6"/>
    <w:rsid w:val="00041952"/>
    <w:rsid w:val="00042A66"/>
    <w:rsid w:val="00043407"/>
    <w:rsid w:val="00043931"/>
    <w:rsid w:val="00044625"/>
    <w:rsid w:val="000450CD"/>
    <w:rsid w:val="0004511B"/>
    <w:rsid w:val="00045863"/>
    <w:rsid w:val="00045A12"/>
    <w:rsid w:val="00045AD4"/>
    <w:rsid w:val="00045CB0"/>
    <w:rsid w:val="00045E45"/>
    <w:rsid w:val="0004609F"/>
    <w:rsid w:val="00047567"/>
    <w:rsid w:val="0004761A"/>
    <w:rsid w:val="000516C8"/>
    <w:rsid w:val="00051A97"/>
    <w:rsid w:val="00053426"/>
    <w:rsid w:val="00053B35"/>
    <w:rsid w:val="00053F91"/>
    <w:rsid w:val="0005450D"/>
    <w:rsid w:val="00055037"/>
    <w:rsid w:val="00055052"/>
    <w:rsid w:val="000561B2"/>
    <w:rsid w:val="00056299"/>
    <w:rsid w:val="0005677B"/>
    <w:rsid w:val="00056B56"/>
    <w:rsid w:val="000572C5"/>
    <w:rsid w:val="00057A88"/>
    <w:rsid w:val="00062758"/>
    <w:rsid w:val="000629DD"/>
    <w:rsid w:val="00062F11"/>
    <w:rsid w:val="000631D6"/>
    <w:rsid w:val="00063D80"/>
    <w:rsid w:val="00063FA3"/>
    <w:rsid w:val="00065CC1"/>
    <w:rsid w:val="00065D47"/>
    <w:rsid w:val="00066014"/>
    <w:rsid w:val="00066922"/>
    <w:rsid w:val="000670BB"/>
    <w:rsid w:val="0006761C"/>
    <w:rsid w:val="000679F6"/>
    <w:rsid w:val="00067D4C"/>
    <w:rsid w:val="00070A0A"/>
    <w:rsid w:val="00070BE2"/>
    <w:rsid w:val="00070DDA"/>
    <w:rsid w:val="00070EF7"/>
    <w:rsid w:val="000714EC"/>
    <w:rsid w:val="00071554"/>
    <w:rsid w:val="00071E36"/>
    <w:rsid w:val="00071E70"/>
    <w:rsid w:val="00071FC4"/>
    <w:rsid w:val="000730AF"/>
    <w:rsid w:val="0007357D"/>
    <w:rsid w:val="0007379F"/>
    <w:rsid w:val="00073BF9"/>
    <w:rsid w:val="0007463A"/>
    <w:rsid w:val="00074957"/>
    <w:rsid w:val="00074AD4"/>
    <w:rsid w:val="00074E9C"/>
    <w:rsid w:val="00076783"/>
    <w:rsid w:val="00076F9B"/>
    <w:rsid w:val="00077129"/>
    <w:rsid w:val="00077A18"/>
    <w:rsid w:val="00077CA0"/>
    <w:rsid w:val="0008033E"/>
    <w:rsid w:val="000803EA"/>
    <w:rsid w:val="00080612"/>
    <w:rsid w:val="00080E8F"/>
    <w:rsid w:val="00080FE1"/>
    <w:rsid w:val="000820E0"/>
    <w:rsid w:val="00082FC6"/>
    <w:rsid w:val="00084849"/>
    <w:rsid w:val="00084F68"/>
    <w:rsid w:val="00085BA1"/>
    <w:rsid w:val="00085F3F"/>
    <w:rsid w:val="000865FB"/>
    <w:rsid w:val="00087809"/>
    <w:rsid w:val="00091765"/>
    <w:rsid w:val="00091871"/>
    <w:rsid w:val="0009224E"/>
    <w:rsid w:val="0009263C"/>
    <w:rsid w:val="00093061"/>
    <w:rsid w:val="0009388D"/>
    <w:rsid w:val="000945C4"/>
    <w:rsid w:val="00094616"/>
    <w:rsid w:val="00094B87"/>
    <w:rsid w:val="00094CA6"/>
    <w:rsid w:val="000953A7"/>
    <w:rsid w:val="00095AAF"/>
    <w:rsid w:val="000961F4"/>
    <w:rsid w:val="00096341"/>
    <w:rsid w:val="000970B0"/>
    <w:rsid w:val="00097573"/>
    <w:rsid w:val="00097693"/>
    <w:rsid w:val="00097F36"/>
    <w:rsid w:val="00097F4F"/>
    <w:rsid w:val="000A04CB"/>
    <w:rsid w:val="000A10F9"/>
    <w:rsid w:val="000A2A7E"/>
    <w:rsid w:val="000A2DAE"/>
    <w:rsid w:val="000A354E"/>
    <w:rsid w:val="000A3DEE"/>
    <w:rsid w:val="000A414E"/>
    <w:rsid w:val="000A4997"/>
    <w:rsid w:val="000A567F"/>
    <w:rsid w:val="000A591F"/>
    <w:rsid w:val="000A5C76"/>
    <w:rsid w:val="000A61BC"/>
    <w:rsid w:val="000A6507"/>
    <w:rsid w:val="000A6F1B"/>
    <w:rsid w:val="000A7156"/>
    <w:rsid w:val="000A762B"/>
    <w:rsid w:val="000A790E"/>
    <w:rsid w:val="000A79B4"/>
    <w:rsid w:val="000B0602"/>
    <w:rsid w:val="000B0EBD"/>
    <w:rsid w:val="000B191F"/>
    <w:rsid w:val="000B2AC4"/>
    <w:rsid w:val="000B3325"/>
    <w:rsid w:val="000B3988"/>
    <w:rsid w:val="000B39B3"/>
    <w:rsid w:val="000B3E10"/>
    <w:rsid w:val="000B5726"/>
    <w:rsid w:val="000B5B1A"/>
    <w:rsid w:val="000B5F0A"/>
    <w:rsid w:val="000B62E0"/>
    <w:rsid w:val="000B6C77"/>
    <w:rsid w:val="000B6FD9"/>
    <w:rsid w:val="000B7092"/>
    <w:rsid w:val="000B734C"/>
    <w:rsid w:val="000B7398"/>
    <w:rsid w:val="000B747C"/>
    <w:rsid w:val="000C0094"/>
    <w:rsid w:val="000C04BD"/>
    <w:rsid w:val="000C0567"/>
    <w:rsid w:val="000C0E26"/>
    <w:rsid w:val="000C1AF3"/>
    <w:rsid w:val="000C25B9"/>
    <w:rsid w:val="000C33B7"/>
    <w:rsid w:val="000C3DF1"/>
    <w:rsid w:val="000C4A78"/>
    <w:rsid w:val="000C5095"/>
    <w:rsid w:val="000C5D17"/>
    <w:rsid w:val="000C6375"/>
    <w:rsid w:val="000C660B"/>
    <w:rsid w:val="000C6E24"/>
    <w:rsid w:val="000C7CE5"/>
    <w:rsid w:val="000C7FC4"/>
    <w:rsid w:val="000D0087"/>
    <w:rsid w:val="000D01A1"/>
    <w:rsid w:val="000D0E89"/>
    <w:rsid w:val="000D101B"/>
    <w:rsid w:val="000D14E6"/>
    <w:rsid w:val="000D1F20"/>
    <w:rsid w:val="000D21E1"/>
    <w:rsid w:val="000D22BE"/>
    <w:rsid w:val="000D2E59"/>
    <w:rsid w:val="000D34FD"/>
    <w:rsid w:val="000D3C57"/>
    <w:rsid w:val="000D44AA"/>
    <w:rsid w:val="000D677C"/>
    <w:rsid w:val="000D6AA7"/>
    <w:rsid w:val="000D70A4"/>
    <w:rsid w:val="000D72FE"/>
    <w:rsid w:val="000D7883"/>
    <w:rsid w:val="000D7925"/>
    <w:rsid w:val="000D7C4A"/>
    <w:rsid w:val="000E01E4"/>
    <w:rsid w:val="000E05DB"/>
    <w:rsid w:val="000E0666"/>
    <w:rsid w:val="000E14D8"/>
    <w:rsid w:val="000E1B08"/>
    <w:rsid w:val="000E1C20"/>
    <w:rsid w:val="000E1DE0"/>
    <w:rsid w:val="000E225E"/>
    <w:rsid w:val="000E2862"/>
    <w:rsid w:val="000E2BB8"/>
    <w:rsid w:val="000E3F8E"/>
    <w:rsid w:val="000E4CEA"/>
    <w:rsid w:val="000E5460"/>
    <w:rsid w:val="000E5E84"/>
    <w:rsid w:val="000E6E7C"/>
    <w:rsid w:val="000E73C3"/>
    <w:rsid w:val="000E7D77"/>
    <w:rsid w:val="000F028D"/>
    <w:rsid w:val="000F03D3"/>
    <w:rsid w:val="000F05B9"/>
    <w:rsid w:val="000F0AFD"/>
    <w:rsid w:val="000F0E41"/>
    <w:rsid w:val="000F2118"/>
    <w:rsid w:val="000F2620"/>
    <w:rsid w:val="000F4E4F"/>
    <w:rsid w:val="000F555A"/>
    <w:rsid w:val="000F655C"/>
    <w:rsid w:val="000F65CE"/>
    <w:rsid w:val="000F783D"/>
    <w:rsid w:val="000F7BB0"/>
    <w:rsid w:val="00100232"/>
    <w:rsid w:val="00101CFC"/>
    <w:rsid w:val="00101DFD"/>
    <w:rsid w:val="00102330"/>
    <w:rsid w:val="00103368"/>
    <w:rsid w:val="0010632E"/>
    <w:rsid w:val="00107685"/>
    <w:rsid w:val="00107AB3"/>
    <w:rsid w:val="0011009C"/>
    <w:rsid w:val="00110335"/>
    <w:rsid w:val="0011089B"/>
    <w:rsid w:val="001115CE"/>
    <w:rsid w:val="00111899"/>
    <w:rsid w:val="00111B4F"/>
    <w:rsid w:val="0011273A"/>
    <w:rsid w:val="001127F8"/>
    <w:rsid w:val="0011282E"/>
    <w:rsid w:val="00113633"/>
    <w:rsid w:val="001138EC"/>
    <w:rsid w:val="001138F3"/>
    <w:rsid w:val="00113A50"/>
    <w:rsid w:val="00113D7C"/>
    <w:rsid w:val="00115C72"/>
    <w:rsid w:val="00117031"/>
    <w:rsid w:val="001171B8"/>
    <w:rsid w:val="00120300"/>
    <w:rsid w:val="00120594"/>
    <w:rsid w:val="00120816"/>
    <w:rsid w:val="0012093F"/>
    <w:rsid w:val="001214AC"/>
    <w:rsid w:val="00121E34"/>
    <w:rsid w:val="0012288E"/>
    <w:rsid w:val="0012408D"/>
    <w:rsid w:val="001243E9"/>
    <w:rsid w:val="00124802"/>
    <w:rsid w:val="001251D6"/>
    <w:rsid w:val="001252BD"/>
    <w:rsid w:val="00126130"/>
    <w:rsid w:val="001262E1"/>
    <w:rsid w:val="00126585"/>
    <w:rsid w:val="001266B2"/>
    <w:rsid w:val="00126D2E"/>
    <w:rsid w:val="0012755A"/>
    <w:rsid w:val="0012765A"/>
    <w:rsid w:val="00130471"/>
    <w:rsid w:val="00130D5B"/>
    <w:rsid w:val="001318A4"/>
    <w:rsid w:val="0013266E"/>
    <w:rsid w:val="00133E27"/>
    <w:rsid w:val="0013453C"/>
    <w:rsid w:val="0013550A"/>
    <w:rsid w:val="00135833"/>
    <w:rsid w:val="0013689E"/>
    <w:rsid w:val="001368B0"/>
    <w:rsid w:val="00136E33"/>
    <w:rsid w:val="00137271"/>
    <w:rsid w:val="00137D12"/>
    <w:rsid w:val="001405DA"/>
    <w:rsid w:val="00140A8F"/>
    <w:rsid w:val="0014110A"/>
    <w:rsid w:val="001419DF"/>
    <w:rsid w:val="00141E7A"/>
    <w:rsid w:val="001433C8"/>
    <w:rsid w:val="00143B91"/>
    <w:rsid w:val="00144A5B"/>
    <w:rsid w:val="00145253"/>
    <w:rsid w:val="00145ECD"/>
    <w:rsid w:val="00150369"/>
    <w:rsid w:val="0015060B"/>
    <w:rsid w:val="0015161F"/>
    <w:rsid w:val="0015184D"/>
    <w:rsid w:val="00151D4D"/>
    <w:rsid w:val="00152CF7"/>
    <w:rsid w:val="001532FD"/>
    <w:rsid w:val="001537FA"/>
    <w:rsid w:val="00153F9F"/>
    <w:rsid w:val="0015478B"/>
    <w:rsid w:val="00155487"/>
    <w:rsid w:val="00155963"/>
    <w:rsid w:val="001561C9"/>
    <w:rsid w:val="0016010B"/>
    <w:rsid w:val="0016031D"/>
    <w:rsid w:val="00160CE8"/>
    <w:rsid w:val="001617D7"/>
    <w:rsid w:val="00161824"/>
    <w:rsid w:val="00161972"/>
    <w:rsid w:val="00161B13"/>
    <w:rsid w:val="00161FA1"/>
    <w:rsid w:val="00162D70"/>
    <w:rsid w:val="00162EED"/>
    <w:rsid w:val="0016358B"/>
    <w:rsid w:val="00163EE5"/>
    <w:rsid w:val="00164CC8"/>
    <w:rsid w:val="00165749"/>
    <w:rsid w:val="00165922"/>
    <w:rsid w:val="00167DB6"/>
    <w:rsid w:val="0017038F"/>
    <w:rsid w:val="001705D6"/>
    <w:rsid w:val="0017134E"/>
    <w:rsid w:val="001713A4"/>
    <w:rsid w:val="001714FE"/>
    <w:rsid w:val="00171525"/>
    <w:rsid w:val="001725F9"/>
    <w:rsid w:val="00172E59"/>
    <w:rsid w:val="00173F1A"/>
    <w:rsid w:val="0017521D"/>
    <w:rsid w:val="00175A31"/>
    <w:rsid w:val="00175F25"/>
    <w:rsid w:val="0017625C"/>
    <w:rsid w:val="00177FBC"/>
    <w:rsid w:val="00180468"/>
    <w:rsid w:val="001805FE"/>
    <w:rsid w:val="00180A12"/>
    <w:rsid w:val="00181EC2"/>
    <w:rsid w:val="00181EE7"/>
    <w:rsid w:val="00182776"/>
    <w:rsid w:val="00183904"/>
    <w:rsid w:val="00183917"/>
    <w:rsid w:val="00186A48"/>
    <w:rsid w:val="00187622"/>
    <w:rsid w:val="00187BD6"/>
    <w:rsid w:val="0019098E"/>
    <w:rsid w:val="001915C1"/>
    <w:rsid w:val="00192BB2"/>
    <w:rsid w:val="001932BA"/>
    <w:rsid w:val="0019371C"/>
    <w:rsid w:val="001937C4"/>
    <w:rsid w:val="00194232"/>
    <w:rsid w:val="00194317"/>
    <w:rsid w:val="0019509C"/>
    <w:rsid w:val="001954B6"/>
    <w:rsid w:val="001957C2"/>
    <w:rsid w:val="001960E8"/>
    <w:rsid w:val="00196241"/>
    <w:rsid w:val="00196244"/>
    <w:rsid w:val="001964CC"/>
    <w:rsid w:val="00196985"/>
    <w:rsid w:val="00196CAC"/>
    <w:rsid w:val="00197C95"/>
    <w:rsid w:val="00197D2B"/>
    <w:rsid w:val="001A04D6"/>
    <w:rsid w:val="001A1098"/>
    <w:rsid w:val="001A13B0"/>
    <w:rsid w:val="001A1769"/>
    <w:rsid w:val="001A1B6F"/>
    <w:rsid w:val="001A1BCA"/>
    <w:rsid w:val="001A1C60"/>
    <w:rsid w:val="001A210F"/>
    <w:rsid w:val="001A2262"/>
    <w:rsid w:val="001A22D8"/>
    <w:rsid w:val="001A30FD"/>
    <w:rsid w:val="001A3984"/>
    <w:rsid w:val="001A3EB0"/>
    <w:rsid w:val="001A4042"/>
    <w:rsid w:val="001A410D"/>
    <w:rsid w:val="001A45A3"/>
    <w:rsid w:val="001A4BD2"/>
    <w:rsid w:val="001A528A"/>
    <w:rsid w:val="001A5450"/>
    <w:rsid w:val="001A580F"/>
    <w:rsid w:val="001A5A3E"/>
    <w:rsid w:val="001A6061"/>
    <w:rsid w:val="001A6CF7"/>
    <w:rsid w:val="001A6DB3"/>
    <w:rsid w:val="001A7C5C"/>
    <w:rsid w:val="001B05E4"/>
    <w:rsid w:val="001B074C"/>
    <w:rsid w:val="001B0BF6"/>
    <w:rsid w:val="001B1807"/>
    <w:rsid w:val="001B3813"/>
    <w:rsid w:val="001B4261"/>
    <w:rsid w:val="001B494F"/>
    <w:rsid w:val="001B4BC6"/>
    <w:rsid w:val="001B4CA1"/>
    <w:rsid w:val="001B55EA"/>
    <w:rsid w:val="001B5C6A"/>
    <w:rsid w:val="001B5D9B"/>
    <w:rsid w:val="001B6004"/>
    <w:rsid w:val="001B6467"/>
    <w:rsid w:val="001B693A"/>
    <w:rsid w:val="001B7F94"/>
    <w:rsid w:val="001C0554"/>
    <w:rsid w:val="001C0624"/>
    <w:rsid w:val="001C0691"/>
    <w:rsid w:val="001C0C0E"/>
    <w:rsid w:val="001C0CCB"/>
    <w:rsid w:val="001C0D53"/>
    <w:rsid w:val="001C14ED"/>
    <w:rsid w:val="001C31B4"/>
    <w:rsid w:val="001C3335"/>
    <w:rsid w:val="001C34CA"/>
    <w:rsid w:val="001C3BC1"/>
    <w:rsid w:val="001C3D7E"/>
    <w:rsid w:val="001C3F10"/>
    <w:rsid w:val="001C460B"/>
    <w:rsid w:val="001C46B6"/>
    <w:rsid w:val="001C5936"/>
    <w:rsid w:val="001C60B2"/>
    <w:rsid w:val="001C686C"/>
    <w:rsid w:val="001C708C"/>
    <w:rsid w:val="001C773D"/>
    <w:rsid w:val="001C7AE5"/>
    <w:rsid w:val="001D00F2"/>
    <w:rsid w:val="001D0CE5"/>
    <w:rsid w:val="001D0E17"/>
    <w:rsid w:val="001D29CC"/>
    <w:rsid w:val="001D342F"/>
    <w:rsid w:val="001D368A"/>
    <w:rsid w:val="001D3770"/>
    <w:rsid w:val="001D37FB"/>
    <w:rsid w:val="001D3BB8"/>
    <w:rsid w:val="001D3F0C"/>
    <w:rsid w:val="001D44AA"/>
    <w:rsid w:val="001D4A3C"/>
    <w:rsid w:val="001D4E2A"/>
    <w:rsid w:val="001D5505"/>
    <w:rsid w:val="001D5902"/>
    <w:rsid w:val="001D6077"/>
    <w:rsid w:val="001D6239"/>
    <w:rsid w:val="001D6C37"/>
    <w:rsid w:val="001D71C1"/>
    <w:rsid w:val="001E00B8"/>
    <w:rsid w:val="001E0640"/>
    <w:rsid w:val="001E0C68"/>
    <w:rsid w:val="001E15EC"/>
    <w:rsid w:val="001E177C"/>
    <w:rsid w:val="001E290F"/>
    <w:rsid w:val="001E2AE4"/>
    <w:rsid w:val="001E2E08"/>
    <w:rsid w:val="001E314B"/>
    <w:rsid w:val="001E3264"/>
    <w:rsid w:val="001E359A"/>
    <w:rsid w:val="001E3791"/>
    <w:rsid w:val="001E3949"/>
    <w:rsid w:val="001E4099"/>
    <w:rsid w:val="001E4A48"/>
    <w:rsid w:val="001E4DA2"/>
    <w:rsid w:val="001E5089"/>
    <w:rsid w:val="001E679A"/>
    <w:rsid w:val="001E6F1B"/>
    <w:rsid w:val="001E700C"/>
    <w:rsid w:val="001E71D4"/>
    <w:rsid w:val="001E755D"/>
    <w:rsid w:val="001E7DEA"/>
    <w:rsid w:val="001F0946"/>
    <w:rsid w:val="001F12D0"/>
    <w:rsid w:val="001F13F8"/>
    <w:rsid w:val="001F2F43"/>
    <w:rsid w:val="001F31FD"/>
    <w:rsid w:val="001F3A05"/>
    <w:rsid w:val="001F5558"/>
    <w:rsid w:val="001F7004"/>
    <w:rsid w:val="001F721F"/>
    <w:rsid w:val="00200BEB"/>
    <w:rsid w:val="002012B2"/>
    <w:rsid w:val="00201C07"/>
    <w:rsid w:val="00201F92"/>
    <w:rsid w:val="002024F6"/>
    <w:rsid w:val="00202A02"/>
    <w:rsid w:val="00203490"/>
    <w:rsid w:val="00203ACD"/>
    <w:rsid w:val="00203C3D"/>
    <w:rsid w:val="002040D9"/>
    <w:rsid w:val="00205A3B"/>
    <w:rsid w:val="00205C72"/>
    <w:rsid w:val="002066F7"/>
    <w:rsid w:val="00206FC6"/>
    <w:rsid w:val="00207CD7"/>
    <w:rsid w:val="00210235"/>
    <w:rsid w:val="00210AA2"/>
    <w:rsid w:val="002119D4"/>
    <w:rsid w:val="00211A9F"/>
    <w:rsid w:val="002124B0"/>
    <w:rsid w:val="00212F08"/>
    <w:rsid w:val="00213C4E"/>
    <w:rsid w:val="002145FE"/>
    <w:rsid w:val="00215620"/>
    <w:rsid w:val="00215964"/>
    <w:rsid w:val="00216359"/>
    <w:rsid w:val="00217EDF"/>
    <w:rsid w:val="00220401"/>
    <w:rsid w:val="002204BB"/>
    <w:rsid w:val="00220B7C"/>
    <w:rsid w:val="00221BF2"/>
    <w:rsid w:val="002231E9"/>
    <w:rsid w:val="002237F1"/>
    <w:rsid w:val="00223C15"/>
    <w:rsid w:val="002240E5"/>
    <w:rsid w:val="002269E2"/>
    <w:rsid w:val="00227132"/>
    <w:rsid w:val="0022721D"/>
    <w:rsid w:val="002275FC"/>
    <w:rsid w:val="0023128C"/>
    <w:rsid w:val="00232B5E"/>
    <w:rsid w:val="0023427A"/>
    <w:rsid w:val="00235967"/>
    <w:rsid w:val="00235B06"/>
    <w:rsid w:val="00236319"/>
    <w:rsid w:val="00236506"/>
    <w:rsid w:val="00236C6B"/>
    <w:rsid w:val="00237DD0"/>
    <w:rsid w:val="00237FF1"/>
    <w:rsid w:val="0024019E"/>
    <w:rsid w:val="002413CF"/>
    <w:rsid w:val="00241C40"/>
    <w:rsid w:val="0024308B"/>
    <w:rsid w:val="00243D9A"/>
    <w:rsid w:val="002447F3"/>
    <w:rsid w:val="002454B3"/>
    <w:rsid w:val="00245A55"/>
    <w:rsid w:val="00245CA2"/>
    <w:rsid w:val="00245F6A"/>
    <w:rsid w:val="002460E6"/>
    <w:rsid w:val="00246803"/>
    <w:rsid w:val="00246A7E"/>
    <w:rsid w:val="0024776A"/>
    <w:rsid w:val="00247A5E"/>
    <w:rsid w:val="00250185"/>
    <w:rsid w:val="00250362"/>
    <w:rsid w:val="0025141F"/>
    <w:rsid w:val="00251667"/>
    <w:rsid w:val="00251B51"/>
    <w:rsid w:val="00251CFE"/>
    <w:rsid w:val="002528EE"/>
    <w:rsid w:val="00253038"/>
    <w:rsid w:val="00253997"/>
    <w:rsid w:val="00253AAC"/>
    <w:rsid w:val="00254534"/>
    <w:rsid w:val="0025487B"/>
    <w:rsid w:val="0025494E"/>
    <w:rsid w:val="00255004"/>
    <w:rsid w:val="002554BD"/>
    <w:rsid w:val="00256F3A"/>
    <w:rsid w:val="002616D2"/>
    <w:rsid w:val="002617B3"/>
    <w:rsid w:val="00261A29"/>
    <w:rsid w:val="00261E22"/>
    <w:rsid w:val="00262AE1"/>
    <w:rsid w:val="00263CED"/>
    <w:rsid w:val="00264186"/>
    <w:rsid w:val="002658E2"/>
    <w:rsid w:val="002659B8"/>
    <w:rsid w:val="00265BD0"/>
    <w:rsid w:val="0026612C"/>
    <w:rsid w:val="00266368"/>
    <w:rsid w:val="0026642A"/>
    <w:rsid w:val="0026706C"/>
    <w:rsid w:val="0027034A"/>
    <w:rsid w:val="0027179B"/>
    <w:rsid w:val="00271A2C"/>
    <w:rsid w:val="00271BE9"/>
    <w:rsid w:val="0027205E"/>
    <w:rsid w:val="0027299F"/>
    <w:rsid w:val="002730F8"/>
    <w:rsid w:val="00273447"/>
    <w:rsid w:val="0027434B"/>
    <w:rsid w:val="00274ADD"/>
    <w:rsid w:val="00275750"/>
    <w:rsid w:val="002757C3"/>
    <w:rsid w:val="00275902"/>
    <w:rsid w:val="00275F8D"/>
    <w:rsid w:val="00277632"/>
    <w:rsid w:val="0028079F"/>
    <w:rsid w:val="00280B6C"/>
    <w:rsid w:val="00281904"/>
    <w:rsid w:val="002820F4"/>
    <w:rsid w:val="00282AC3"/>
    <w:rsid w:val="00282CD6"/>
    <w:rsid w:val="002830F6"/>
    <w:rsid w:val="00283B3B"/>
    <w:rsid w:val="00283E74"/>
    <w:rsid w:val="002842A0"/>
    <w:rsid w:val="0028549D"/>
    <w:rsid w:val="0028630B"/>
    <w:rsid w:val="002865E9"/>
    <w:rsid w:val="0028661A"/>
    <w:rsid w:val="00286C3D"/>
    <w:rsid w:val="00287109"/>
    <w:rsid w:val="0028772F"/>
    <w:rsid w:val="00287744"/>
    <w:rsid w:val="002879E3"/>
    <w:rsid w:val="00287E53"/>
    <w:rsid w:val="0029078F"/>
    <w:rsid w:val="00291351"/>
    <w:rsid w:val="002915C0"/>
    <w:rsid w:val="00291762"/>
    <w:rsid w:val="002930D1"/>
    <w:rsid w:val="00293B73"/>
    <w:rsid w:val="0029430F"/>
    <w:rsid w:val="0029490C"/>
    <w:rsid w:val="00294D61"/>
    <w:rsid w:val="00295D48"/>
    <w:rsid w:val="00295E3C"/>
    <w:rsid w:val="00296212"/>
    <w:rsid w:val="00296986"/>
    <w:rsid w:val="00297220"/>
    <w:rsid w:val="00297A16"/>
    <w:rsid w:val="00297D26"/>
    <w:rsid w:val="002A1607"/>
    <w:rsid w:val="002A218A"/>
    <w:rsid w:val="002A33A9"/>
    <w:rsid w:val="002A3D57"/>
    <w:rsid w:val="002A4312"/>
    <w:rsid w:val="002A4ACF"/>
    <w:rsid w:val="002A4B75"/>
    <w:rsid w:val="002A50DC"/>
    <w:rsid w:val="002A5CF9"/>
    <w:rsid w:val="002A6A3F"/>
    <w:rsid w:val="002A7EEE"/>
    <w:rsid w:val="002B023A"/>
    <w:rsid w:val="002B10C9"/>
    <w:rsid w:val="002B15EF"/>
    <w:rsid w:val="002B1832"/>
    <w:rsid w:val="002B1C9B"/>
    <w:rsid w:val="002B29F5"/>
    <w:rsid w:val="002B2C42"/>
    <w:rsid w:val="002B30DD"/>
    <w:rsid w:val="002B33A2"/>
    <w:rsid w:val="002B3BB8"/>
    <w:rsid w:val="002B3C74"/>
    <w:rsid w:val="002B3FDF"/>
    <w:rsid w:val="002B606A"/>
    <w:rsid w:val="002B6144"/>
    <w:rsid w:val="002B6219"/>
    <w:rsid w:val="002B6822"/>
    <w:rsid w:val="002B693F"/>
    <w:rsid w:val="002B6D5F"/>
    <w:rsid w:val="002B76CA"/>
    <w:rsid w:val="002B77F1"/>
    <w:rsid w:val="002B7C21"/>
    <w:rsid w:val="002C0248"/>
    <w:rsid w:val="002C1190"/>
    <w:rsid w:val="002C165A"/>
    <w:rsid w:val="002C1A47"/>
    <w:rsid w:val="002C1D64"/>
    <w:rsid w:val="002C242E"/>
    <w:rsid w:val="002C2953"/>
    <w:rsid w:val="002C2968"/>
    <w:rsid w:val="002C38AF"/>
    <w:rsid w:val="002C3E21"/>
    <w:rsid w:val="002C4006"/>
    <w:rsid w:val="002C4198"/>
    <w:rsid w:val="002C474C"/>
    <w:rsid w:val="002C48E8"/>
    <w:rsid w:val="002C4E72"/>
    <w:rsid w:val="002C5FC0"/>
    <w:rsid w:val="002C678D"/>
    <w:rsid w:val="002C6A63"/>
    <w:rsid w:val="002C6CD0"/>
    <w:rsid w:val="002C6F42"/>
    <w:rsid w:val="002C705B"/>
    <w:rsid w:val="002C7C6E"/>
    <w:rsid w:val="002D00EC"/>
    <w:rsid w:val="002D0559"/>
    <w:rsid w:val="002D1279"/>
    <w:rsid w:val="002D17F4"/>
    <w:rsid w:val="002D2008"/>
    <w:rsid w:val="002D334E"/>
    <w:rsid w:val="002D39D8"/>
    <w:rsid w:val="002D4C91"/>
    <w:rsid w:val="002D506E"/>
    <w:rsid w:val="002D532C"/>
    <w:rsid w:val="002D5688"/>
    <w:rsid w:val="002D6500"/>
    <w:rsid w:val="002D66C2"/>
    <w:rsid w:val="002D6B99"/>
    <w:rsid w:val="002D6DC0"/>
    <w:rsid w:val="002D6E57"/>
    <w:rsid w:val="002E0105"/>
    <w:rsid w:val="002E040B"/>
    <w:rsid w:val="002E0810"/>
    <w:rsid w:val="002E0922"/>
    <w:rsid w:val="002E092E"/>
    <w:rsid w:val="002E1614"/>
    <w:rsid w:val="002E1E7E"/>
    <w:rsid w:val="002E25D1"/>
    <w:rsid w:val="002E2D82"/>
    <w:rsid w:val="002E35CA"/>
    <w:rsid w:val="002E4CB2"/>
    <w:rsid w:val="002E50F3"/>
    <w:rsid w:val="002E5E34"/>
    <w:rsid w:val="002E5F97"/>
    <w:rsid w:val="002E73A0"/>
    <w:rsid w:val="002F0197"/>
    <w:rsid w:val="002F03FC"/>
    <w:rsid w:val="002F1CD7"/>
    <w:rsid w:val="002F1F14"/>
    <w:rsid w:val="002F25DD"/>
    <w:rsid w:val="002F2677"/>
    <w:rsid w:val="002F3274"/>
    <w:rsid w:val="002F3511"/>
    <w:rsid w:val="002F36B6"/>
    <w:rsid w:val="002F431B"/>
    <w:rsid w:val="002F52F5"/>
    <w:rsid w:val="002F5B86"/>
    <w:rsid w:val="002F643A"/>
    <w:rsid w:val="002F66EF"/>
    <w:rsid w:val="002F67FF"/>
    <w:rsid w:val="002F6B89"/>
    <w:rsid w:val="002F70B8"/>
    <w:rsid w:val="002F7DD9"/>
    <w:rsid w:val="003000D0"/>
    <w:rsid w:val="003002D0"/>
    <w:rsid w:val="00300AC1"/>
    <w:rsid w:val="00300CF7"/>
    <w:rsid w:val="0030116A"/>
    <w:rsid w:val="00301481"/>
    <w:rsid w:val="003014C8"/>
    <w:rsid w:val="003016E3"/>
    <w:rsid w:val="00301C23"/>
    <w:rsid w:val="00302D17"/>
    <w:rsid w:val="003032CE"/>
    <w:rsid w:val="0030367E"/>
    <w:rsid w:val="0030468B"/>
    <w:rsid w:val="003049A0"/>
    <w:rsid w:val="00304A22"/>
    <w:rsid w:val="003067D4"/>
    <w:rsid w:val="00306F09"/>
    <w:rsid w:val="00306F4C"/>
    <w:rsid w:val="00307864"/>
    <w:rsid w:val="00307B37"/>
    <w:rsid w:val="00311307"/>
    <w:rsid w:val="003114D8"/>
    <w:rsid w:val="00311A04"/>
    <w:rsid w:val="00311B75"/>
    <w:rsid w:val="00312390"/>
    <w:rsid w:val="003123E0"/>
    <w:rsid w:val="003126B1"/>
    <w:rsid w:val="00312AC4"/>
    <w:rsid w:val="003132FD"/>
    <w:rsid w:val="00313764"/>
    <w:rsid w:val="003139D3"/>
    <w:rsid w:val="003148FF"/>
    <w:rsid w:val="00315C66"/>
    <w:rsid w:val="00315D3A"/>
    <w:rsid w:val="00316278"/>
    <w:rsid w:val="0031762A"/>
    <w:rsid w:val="00317FCC"/>
    <w:rsid w:val="00320066"/>
    <w:rsid w:val="0032053A"/>
    <w:rsid w:val="00322E38"/>
    <w:rsid w:val="00323391"/>
    <w:rsid w:val="00323921"/>
    <w:rsid w:val="00323AB9"/>
    <w:rsid w:val="00323E9F"/>
    <w:rsid w:val="003240A8"/>
    <w:rsid w:val="0032435B"/>
    <w:rsid w:val="0032486A"/>
    <w:rsid w:val="00324BB9"/>
    <w:rsid w:val="00324BCF"/>
    <w:rsid w:val="00324C1A"/>
    <w:rsid w:val="00325523"/>
    <w:rsid w:val="00325E02"/>
    <w:rsid w:val="00325F4D"/>
    <w:rsid w:val="003261ED"/>
    <w:rsid w:val="00326B7B"/>
    <w:rsid w:val="00327534"/>
    <w:rsid w:val="00327B8D"/>
    <w:rsid w:val="00330854"/>
    <w:rsid w:val="003308B3"/>
    <w:rsid w:val="00330A25"/>
    <w:rsid w:val="00330FC1"/>
    <w:rsid w:val="00331060"/>
    <w:rsid w:val="00331284"/>
    <w:rsid w:val="003313E4"/>
    <w:rsid w:val="0033156C"/>
    <w:rsid w:val="00331597"/>
    <w:rsid w:val="00331767"/>
    <w:rsid w:val="00331F33"/>
    <w:rsid w:val="00332F70"/>
    <w:rsid w:val="003332D7"/>
    <w:rsid w:val="003338CA"/>
    <w:rsid w:val="00333FA1"/>
    <w:rsid w:val="00334423"/>
    <w:rsid w:val="00334929"/>
    <w:rsid w:val="00334A1F"/>
    <w:rsid w:val="00335113"/>
    <w:rsid w:val="0033655D"/>
    <w:rsid w:val="00336938"/>
    <w:rsid w:val="00336FAA"/>
    <w:rsid w:val="003374D6"/>
    <w:rsid w:val="00337676"/>
    <w:rsid w:val="00337FFA"/>
    <w:rsid w:val="003409C8"/>
    <w:rsid w:val="0034148F"/>
    <w:rsid w:val="0034191E"/>
    <w:rsid w:val="00342892"/>
    <w:rsid w:val="00343F71"/>
    <w:rsid w:val="00344883"/>
    <w:rsid w:val="00346009"/>
    <w:rsid w:val="00346109"/>
    <w:rsid w:val="003473B7"/>
    <w:rsid w:val="0034780E"/>
    <w:rsid w:val="00347838"/>
    <w:rsid w:val="003500E2"/>
    <w:rsid w:val="003511C8"/>
    <w:rsid w:val="0035202E"/>
    <w:rsid w:val="00352A60"/>
    <w:rsid w:val="00353C59"/>
    <w:rsid w:val="003546A3"/>
    <w:rsid w:val="00354E1E"/>
    <w:rsid w:val="00354E74"/>
    <w:rsid w:val="003551DB"/>
    <w:rsid w:val="00355D48"/>
    <w:rsid w:val="00355E98"/>
    <w:rsid w:val="00356BA1"/>
    <w:rsid w:val="00356D1D"/>
    <w:rsid w:val="00357C1E"/>
    <w:rsid w:val="00357C4B"/>
    <w:rsid w:val="00361998"/>
    <w:rsid w:val="00361A69"/>
    <w:rsid w:val="00361A73"/>
    <w:rsid w:val="00362702"/>
    <w:rsid w:val="00362C17"/>
    <w:rsid w:val="00363069"/>
    <w:rsid w:val="0036369E"/>
    <w:rsid w:val="00364619"/>
    <w:rsid w:val="00364A97"/>
    <w:rsid w:val="00364EFB"/>
    <w:rsid w:val="00364F6E"/>
    <w:rsid w:val="003657AA"/>
    <w:rsid w:val="003663DC"/>
    <w:rsid w:val="003664D6"/>
    <w:rsid w:val="00366B65"/>
    <w:rsid w:val="0037024A"/>
    <w:rsid w:val="00370EA0"/>
    <w:rsid w:val="00371121"/>
    <w:rsid w:val="003717F2"/>
    <w:rsid w:val="003728DC"/>
    <w:rsid w:val="00372ED1"/>
    <w:rsid w:val="0037482C"/>
    <w:rsid w:val="00377FB4"/>
    <w:rsid w:val="00380A4E"/>
    <w:rsid w:val="00381A4E"/>
    <w:rsid w:val="00382C19"/>
    <w:rsid w:val="00382C3D"/>
    <w:rsid w:val="00384186"/>
    <w:rsid w:val="00384238"/>
    <w:rsid w:val="00385932"/>
    <w:rsid w:val="00385C62"/>
    <w:rsid w:val="00386245"/>
    <w:rsid w:val="00387B74"/>
    <w:rsid w:val="00387C0B"/>
    <w:rsid w:val="003902DC"/>
    <w:rsid w:val="00391FBC"/>
    <w:rsid w:val="00392A47"/>
    <w:rsid w:val="00394071"/>
    <w:rsid w:val="003946B5"/>
    <w:rsid w:val="00394C4E"/>
    <w:rsid w:val="00394E6A"/>
    <w:rsid w:val="00396507"/>
    <w:rsid w:val="00396552"/>
    <w:rsid w:val="003968D3"/>
    <w:rsid w:val="00396D3E"/>
    <w:rsid w:val="0039742F"/>
    <w:rsid w:val="003A0975"/>
    <w:rsid w:val="003A1BD2"/>
    <w:rsid w:val="003A22F6"/>
    <w:rsid w:val="003A271F"/>
    <w:rsid w:val="003A2EE4"/>
    <w:rsid w:val="003A3691"/>
    <w:rsid w:val="003A3EC4"/>
    <w:rsid w:val="003A48BB"/>
    <w:rsid w:val="003A4918"/>
    <w:rsid w:val="003A4FD9"/>
    <w:rsid w:val="003A5D46"/>
    <w:rsid w:val="003A76C4"/>
    <w:rsid w:val="003A7F8B"/>
    <w:rsid w:val="003B0053"/>
    <w:rsid w:val="003B06E0"/>
    <w:rsid w:val="003B0814"/>
    <w:rsid w:val="003B1D17"/>
    <w:rsid w:val="003B246B"/>
    <w:rsid w:val="003B252E"/>
    <w:rsid w:val="003B28C2"/>
    <w:rsid w:val="003B2CC1"/>
    <w:rsid w:val="003B2F1C"/>
    <w:rsid w:val="003B3574"/>
    <w:rsid w:val="003B3640"/>
    <w:rsid w:val="003B398C"/>
    <w:rsid w:val="003B4AE9"/>
    <w:rsid w:val="003B4EF0"/>
    <w:rsid w:val="003B5052"/>
    <w:rsid w:val="003B5E12"/>
    <w:rsid w:val="003B600F"/>
    <w:rsid w:val="003B6919"/>
    <w:rsid w:val="003B697E"/>
    <w:rsid w:val="003B6A71"/>
    <w:rsid w:val="003B6E7E"/>
    <w:rsid w:val="003B7601"/>
    <w:rsid w:val="003B789C"/>
    <w:rsid w:val="003C0B4E"/>
    <w:rsid w:val="003C0D6A"/>
    <w:rsid w:val="003C13C5"/>
    <w:rsid w:val="003C190C"/>
    <w:rsid w:val="003C1C41"/>
    <w:rsid w:val="003C3163"/>
    <w:rsid w:val="003C355C"/>
    <w:rsid w:val="003C3A2F"/>
    <w:rsid w:val="003C3BDA"/>
    <w:rsid w:val="003C4880"/>
    <w:rsid w:val="003C679B"/>
    <w:rsid w:val="003C6B87"/>
    <w:rsid w:val="003D034A"/>
    <w:rsid w:val="003D04B7"/>
    <w:rsid w:val="003D0966"/>
    <w:rsid w:val="003D13C6"/>
    <w:rsid w:val="003D19F3"/>
    <w:rsid w:val="003D1E36"/>
    <w:rsid w:val="003D23D4"/>
    <w:rsid w:val="003D2B31"/>
    <w:rsid w:val="003D2BAF"/>
    <w:rsid w:val="003D3D28"/>
    <w:rsid w:val="003D3D98"/>
    <w:rsid w:val="003D3F85"/>
    <w:rsid w:val="003D433B"/>
    <w:rsid w:val="003D4D9B"/>
    <w:rsid w:val="003D5D53"/>
    <w:rsid w:val="003D5F4E"/>
    <w:rsid w:val="003D6062"/>
    <w:rsid w:val="003D6633"/>
    <w:rsid w:val="003D6849"/>
    <w:rsid w:val="003D7256"/>
    <w:rsid w:val="003D739C"/>
    <w:rsid w:val="003E0DC2"/>
    <w:rsid w:val="003E1684"/>
    <w:rsid w:val="003E217B"/>
    <w:rsid w:val="003E3667"/>
    <w:rsid w:val="003E38A9"/>
    <w:rsid w:val="003E3932"/>
    <w:rsid w:val="003E4006"/>
    <w:rsid w:val="003E4EF7"/>
    <w:rsid w:val="003E5519"/>
    <w:rsid w:val="003E6577"/>
    <w:rsid w:val="003E6D52"/>
    <w:rsid w:val="003E6E96"/>
    <w:rsid w:val="003E7585"/>
    <w:rsid w:val="003E7597"/>
    <w:rsid w:val="003E7DB4"/>
    <w:rsid w:val="003F00CC"/>
    <w:rsid w:val="003F0205"/>
    <w:rsid w:val="003F1FA0"/>
    <w:rsid w:val="003F1FF8"/>
    <w:rsid w:val="003F2330"/>
    <w:rsid w:val="003F28E9"/>
    <w:rsid w:val="003F320D"/>
    <w:rsid w:val="003F3C25"/>
    <w:rsid w:val="003F4D0E"/>
    <w:rsid w:val="003F61A2"/>
    <w:rsid w:val="003F6506"/>
    <w:rsid w:val="003F6FEC"/>
    <w:rsid w:val="004009A9"/>
    <w:rsid w:val="00401473"/>
    <w:rsid w:val="0040192A"/>
    <w:rsid w:val="004023FA"/>
    <w:rsid w:val="00402A43"/>
    <w:rsid w:val="00403A32"/>
    <w:rsid w:val="00403C7A"/>
    <w:rsid w:val="00403F54"/>
    <w:rsid w:val="00403FDE"/>
    <w:rsid w:val="0040461E"/>
    <w:rsid w:val="00405B6B"/>
    <w:rsid w:val="0040703C"/>
    <w:rsid w:val="00407054"/>
    <w:rsid w:val="004076A8"/>
    <w:rsid w:val="00407F3A"/>
    <w:rsid w:val="00410039"/>
    <w:rsid w:val="004102CA"/>
    <w:rsid w:val="0041047A"/>
    <w:rsid w:val="004110F4"/>
    <w:rsid w:val="00411F4C"/>
    <w:rsid w:val="004125BF"/>
    <w:rsid w:val="004128EC"/>
    <w:rsid w:val="00412937"/>
    <w:rsid w:val="004134F0"/>
    <w:rsid w:val="004136C3"/>
    <w:rsid w:val="00413A35"/>
    <w:rsid w:val="00413CCD"/>
    <w:rsid w:val="00413DE1"/>
    <w:rsid w:val="00414247"/>
    <w:rsid w:val="00414549"/>
    <w:rsid w:val="00415F5F"/>
    <w:rsid w:val="00416E92"/>
    <w:rsid w:val="004202E1"/>
    <w:rsid w:val="00420543"/>
    <w:rsid w:val="00420968"/>
    <w:rsid w:val="004217E1"/>
    <w:rsid w:val="00421AA9"/>
    <w:rsid w:val="004225C2"/>
    <w:rsid w:val="00422636"/>
    <w:rsid w:val="004232C4"/>
    <w:rsid w:val="0042470F"/>
    <w:rsid w:val="00424B48"/>
    <w:rsid w:val="004257D1"/>
    <w:rsid w:val="00425A3F"/>
    <w:rsid w:val="00425A61"/>
    <w:rsid w:val="004266E9"/>
    <w:rsid w:val="00426A8B"/>
    <w:rsid w:val="00426D0F"/>
    <w:rsid w:val="00426DD4"/>
    <w:rsid w:val="0042788C"/>
    <w:rsid w:val="0043050F"/>
    <w:rsid w:val="00432DF6"/>
    <w:rsid w:val="00434350"/>
    <w:rsid w:val="00434488"/>
    <w:rsid w:val="00434991"/>
    <w:rsid w:val="004355FD"/>
    <w:rsid w:val="00435601"/>
    <w:rsid w:val="0043573E"/>
    <w:rsid w:val="004360DA"/>
    <w:rsid w:val="00436100"/>
    <w:rsid w:val="0043683F"/>
    <w:rsid w:val="00436A83"/>
    <w:rsid w:val="004370DD"/>
    <w:rsid w:val="004374E4"/>
    <w:rsid w:val="0043776D"/>
    <w:rsid w:val="00437E19"/>
    <w:rsid w:val="004407FD"/>
    <w:rsid w:val="004409AE"/>
    <w:rsid w:val="00441003"/>
    <w:rsid w:val="00441E5E"/>
    <w:rsid w:val="00443421"/>
    <w:rsid w:val="004434DD"/>
    <w:rsid w:val="004459CC"/>
    <w:rsid w:val="00445ADE"/>
    <w:rsid w:val="00445D78"/>
    <w:rsid w:val="00446672"/>
    <w:rsid w:val="00446C9D"/>
    <w:rsid w:val="004470D1"/>
    <w:rsid w:val="00447D38"/>
    <w:rsid w:val="00447F59"/>
    <w:rsid w:val="004500DB"/>
    <w:rsid w:val="004504EB"/>
    <w:rsid w:val="00450700"/>
    <w:rsid w:val="004525DB"/>
    <w:rsid w:val="0045280F"/>
    <w:rsid w:val="00453984"/>
    <w:rsid w:val="004546A6"/>
    <w:rsid w:val="00454F32"/>
    <w:rsid w:val="004551A7"/>
    <w:rsid w:val="004559FB"/>
    <w:rsid w:val="00455FE6"/>
    <w:rsid w:val="004562F3"/>
    <w:rsid w:val="004568CE"/>
    <w:rsid w:val="00456A04"/>
    <w:rsid w:val="00457421"/>
    <w:rsid w:val="004577C7"/>
    <w:rsid w:val="0046046D"/>
    <w:rsid w:val="004614F1"/>
    <w:rsid w:val="004622AA"/>
    <w:rsid w:val="0046231C"/>
    <w:rsid w:val="00462D8C"/>
    <w:rsid w:val="00465FFC"/>
    <w:rsid w:val="00466463"/>
    <w:rsid w:val="004668D0"/>
    <w:rsid w:val="00466D2E"/>
    <w:rsid w:val="00466FE9"/>
    <w:rsid w:val="0047007B"/>
    <w:rsid w:val="00470424"/>
    <w:rsid w:val="00470BB0"/>
    <w:rsid w:val="00470D93"/>
    <w:rsid w:val="004718B7"/>
    <w:rsid w:val="004718DC"/>
    <w:rsid w:val="00471B5F"/>
    <w:rsid w:val="00471CAC"/>
    <w:rsid w:val="0047361B"/>
    <w:rsid w:val="00473D25"/>
    <w:rsid w:val="00474503"/>
    <w:rsid w:val="00474D31"/>
    <w:rsid w:val="00475509"/>
    <w:rsid w:val="00475550"/>
    <w:rsid w:val="00475C85"/>
    <w:rsid w:val="004769A8"/>
    <w:rsid w:val="00476B9F"/>
    <w:rsid w:val="00477EFB"/>
    <w:rsid w:val="00481251"/>
    <w:rsid w:val="004814C5"/>
    <w:rsid w:val="004828F6"/>
    <w:rsid w:val="00482D0E"/>
    <w:rsid w:val="004836DA"/>
    <w:rsid w:val="004842CE"/>
    <w:rsid w:val="00484BAA"/>
    <w:rsid w:val="00485FFD"/>
    <w:rsid w:val="00486E3A"/>
    <w:rsid w:val="00487297"/>
    <w:rsid w:val="00487570"/>
    <w:rsid w:val="00487C7E"/>
    <w:rsid w:val="00491288"/>
    <w:rsid w:val="004926FD"/>
    <w:rsid w:val="0049274B"/>
    <w:rsid w:val="00492FC8"/>
    <w:rsid w:val="00493050"/>
    <w:rsid w:val="00493731"/>
    <w:rsid w:val="00494FE8"/>
    <w:rsid w:val="00495D44"/>
    <w:rsid w:val="00497BCD"/>
    <w:rsid w:val="00497E07"/>
    <w:rsid w:val="004A0248"/>
    <w:rsid w:val="004A08A5"/>
    <w:rsid w:val="004A1DA3"/>
    <w:rsid w:val="004A298A"/>
    <w:rsid w:val="004A3167"/>
    <w:rsid w:val="004A3203"/>
    <w:rsid w:val="004A4A6C"/>
    <w:rsid w:val="004A4DCB"/>
    <w:rsid w:val="004A5609"/>
    <w:rsid w:val="004A5750"/>
    <w:rsid w:val="004A5752"/>
    <w:rsid w:val="004A6497"/>
    <w:rsid w:val="004A6996"/>
    <w:rsid w:val="004A70CE"/>
    <w:rsid w:val="004A729A"/>
    <w:rsid w:val="004A73A5"/>
    <w:rsid w:val="004A78F4"/>
    <w:rsid w:val="004B112E"/>
    <w:rsid w:val="004B13F0"/>
    <w:rsid w:val="004B215B"/>
    <w:rsid w:val="004B219E"/>
    <w:rsid w:val="004B253A"/>
    <w:rsid w:val="004B2A7A"/>
    <w:rsid w:val="004B2C3F"/>
    <w:rsid w:val="004B3EB3"/>
    <w:rsid w:val="004B42B6"/>
    <w:rsid w:val="004B4820"/>
    <w:rsid w:val="004B5AEB"/>
    <w:rsid w:val="004B685B"/>
    <w:rsid w:val="004B6B25"/>
    <w:rsid w:val="004B7129"/>
    <w:rsid w:val="004B7817"/>
    <w:rsid w:val="004B792E"/>
    <w:rsid w:val="004C1263"/>
    <w:rsid w:val="004C17FD"/>
    <w:rsid w:val="004C1F53"/>
    <w:rsid w:val="004C20AB"/>
    <w:rsid w:val="004C23F0"/>
    <w:rsid w:val="004C3002"/>
    <w:rsid w:val="004C3602"/>
    <w:rsid w:val="004C68E2"/>
    <w:rsid w:val="004C75AE"/>
    <w:rsid w:val="004C7B75"/>
    <w:rsid w:val="004D0B79"/>
    <w:rsid w:val="004D0F46"/>
    <w:rsid w:val="004D101C"/>
    <w:rsid w:val="004D12BB"/>
    <w:rsid w:val="004D27AE"/>
    <w:rsid w:val="004D3126"/>
    <w:rsid w:val="004D377E"/>
    <w:rsid w:val="004D3C60"/>
    <w:rsid w:val="004D3F57"/>
    <w:rsid w:val="004D46BB"/>
    <w:rsid w:val="004D4B26"/>
    <w:rsid w:val="004D5017"/>
    <w:rsid w:val="004D5116"/>
    <w:rsid w:val="004D54D9"/>
    <w:rsid w:val="004D5B1C"/>
    <w:rsid w:val="004D65F3"/>
    <w:rsid w:val="004D66B8"/>
    <w:rsid w:val="004D680A"/>
    <w:rsid w:val="004D73E3"/>
    <w:rsid w:val="004D75F7"/>
    <w:rsid w:val="004D7AC6"/>
    <w:rsid w:val="004E030B"/>
    <w:rsid w:val="004E0F6F"/>
    <w:rsid w:val="004E1039"/>
    <w:rsid w:val="004E2042"/>
    <w:rsid w:val="004E2483"/>
    <w:rsid w:val="004E295D"/>
    <w:rsid w:val="004E2D1B"/>
    <w:rsid w:val="004E3607"/>
    <w:rsid w:val="004E408E"/>
    <w:rsid w:val="004E4339"/>
    <w:rsid w:val="004E4FEF"/>
    <w:rsid w:val="004E554B"/>
    <w:rsid w:val="004E6135"/>
    <w:rsid w:val="004E6473"/>
    <w:rsid w:val="004E6B3B"/>
    <w:rsid w:val="004E7A9E"/>
    <w:rsid w:val="004E7B0A"/>
    <w:rsid w:val="004F0764"/>
    <w:rsid w:val="004F1559"/>
    <w:rsid w:val="004F27B8"/>
    <w:rsid w:val="004F2AA8"/>
    <w:rsid w:val="004F33E9"/>
    <w:rsid w:val="004F5A8C"/>
    <w:rsid w:val="004F6293"/>
    <w:rsid w:val="004F67C0"/>
    <w:rsid w:val="004F7044"/>
    <w:rsid w:val="004F7ED1"/>
    <w:rsid w:val="00500382"/>
    <w:rsid w:val="005013D0"/>
    <w:rsid w:val="005018A9"/>
    <w:rsid w:val="00501B4F"/>
    <w:rsid w:val="00502555"/>
    <w:rsid w:val="0050261F"/>
    <w:rsid w:val="00502A41"/>
    <w:rsid w:val="00502CBB"/>
    <w:rsid w:val="00502D0A"/>
    <w:rsid w:val="00502E16"/>
    <w:rsid w:val="0050348B"/>
    <w:rsid w:val="00503C8B"/>
    <w:rsid w:val="00503E82"/>
    <w:rsid w:val="00503EA4"/>
    <w:rsid w:val="00504E90"/>
    <w:rsid w:val="00505551"/>
    <w:rsid w:val="005055B8"/>
    <w:rsid w:val="00505EFE"/>
    <w:rsid w:val="00505F50"/>
    <w:rsid w:val="00510A53"/>
    <w:rsid w:val="00510E8D"/>
    <w:rsid w:val="0051127E"/>
    <w:rsid w:val="005113AE"/>
    <w:rsid w:val="005116B8"/>
    <w:rsid w:val="00515242"/>
    <w:rsid w:val="005153C8"/>
    <w:rsid w:val="00515F53"/>
    <w:rsid w:val="00516726"/>
    <w:rsid w:val="00517221"/>
    <w:rsid w:val="0051722D"/>
    <w:rsid w:val="00517F84"/>
    <w:rsid w:val="00520774"/>
    <w:rsid w:val="00522579"/>
    <w:rsid w:val="00522843"/>
    <w:rsid w:val="005228C4"/>
    <w:rsid w:val="00523703"/>
    <w:rsid w:val="00526062"/>
    <w:rsid w:val="0052749F"/>
    <w:rsid w:val="005276DD"/>
    <w:rsid w:val="005277FD"/>
    <w:rsid w:val="00527C73"/>
    <w:rsid w:val="00530807"/>
    <w:rsid w:val="00531015"/>
    <w:rsid w:val="00531470"/>
    <w:rsid w:val="0053151B"/>
    <w:rsid w:val="00532060"/>
    <w:rsid w:val="00532236"/>
    <w:rsid w:val="00532AEC"/>
    <w:rsid w:val="00532C6B"/>
    <w:rsid w:val="00532CEB"/>
    <w:rsid w:val="00532DC9"/>
    <w:rsid w:val="00533BAC"/>
    <w:rsid w:val="005344E1"/>
    <w:rsid w:val="005345D2"/>
    <w:rsid w:val="00535A64"/>
    <w:rsid w:val="00536624"/>
    <w:rsid w:val="005368D8"/>
    <w:rsid w:val="00537A44"/>
    <w:rsid w:val="00537DBC"/>
    <w:rsid w:val="00537EA4"/>
    <w:rsid w:val="00540D2D"/>
    <w:rsid w:val="005413BC"/>
    <w:rsid w:val="00541584"/>
    <w:rsid w:val="00541A48"/>
    <w:rsid w:val="00542AD5"/>
    <w:rsid w:val="00542FD0"/>
    <w:rsid w:val="00543D6A"/>
    <w:rsid w:val="00544911"/>
    <w:rsid w:val="00544A01"/>
    <w:rsid w:val="00544FA7"/>
    <w:rsid w:val="005453C7"/>
    <w:rsid w:val="005461C8"/>
    <w:rsid w:val="005464B3"/>
    <w:rsid w:val="0054693A"/>
    <w:rsid w:val="005501D0"/>
    <w:rsid w:val="0055059D"/>
    <w:rsid w:val="005507DE"/>
    <w:rsid w:val="0055105B"/>
    <w:rsid w:val="005516F0"/>
    <w:rsid w:val="00551C5C"/>
    <w:rsid w:val="00551F13"/>
    <w:rsid w:val="00552154"/>
    <w:rsid w:val="00552827"/>
    <w:rsid w:val="0055450A"/>
    <w:rsid w:val="00555066"/>
    <w:rsid w:val="0055564C"/>
    <w:rsid w:val="0055575A"/>
    <w:rsid w:val="005557FB"/>
    <w:rsid w:val="0055580F"/>
    <w:rsid w:val="005558B4"/>
    <w:rsid w:val="00556745"/>
    <w:rsid w:val="0055682E"/>
    <w:rsid w:val="0055686A"/>
    <w:rsid w:val="00556C45"/>
    <w:rsid w:val="005572A9"/>
    <w:rsid w:val="005579B4"/>
    <w:rsid w:val="00560209"/>
    <w:rsid w:val="00560ACD"/>
    <w:rsid w:val="00560ECF"/>
    <w:rsid w:val="0056138B"/>
    <w:rsid w:val="00561A27"/>
    <w:rsid w:val="00561BF9"/>
    <w:rsid w:val="005620DF"/>
    <w:rsid w:val="005624C7"/>
    <w:rsid w:val="00562E96"/>
    <w:rsid w:val="00563BA0"/>
    <w:rsid w:val="005643C4"/>
    <w:rsid w:val="005644C2"/>
    <w:rsid w:val="00564BEE"/>
    <w:rsid w:val="00564DE4"/>
    <w:rsid w:val="005652EF"/>
    <w:rsid w:val="0056593B"/>
    <w:rsid w:val="00565ED3"/>
    <w:rsid w:val="005667DB"/>
    <w:rsid w:val="00566ED9"/>
    <w:rsid w:val="005671E5"/>
    <w:rsid w:val="00570859"/>
    <w:rsid w:val="00570D99"/>
    <w:rsid w:val="005710F8"/>
    <w:rsid w:val="00571279"/>
    <w:rsid w:val="0057127F"/>
    <w:rsid w:val="00571F80"/>
    <w:rsid w:val="005722CF"/>
    <w:rsid w:val="00572369"/>
    <w:rsid w:val="00573F96"/>
    <w:rsid w:val="00574BAF"/>
    <w:rsid w:val="0057567D"/>
    <w:rsid w:val="00575884"/>
    <w:rsid w:val="00575E26"/>
    <w:rsid w:val="00576113"/>
    <w:rsid w:val="005770F1"/>
    <w:rsid w:val="00577386"/>
    <w:rsid w:val="00577A0E"/>
    <w:rsid w:val="00577D19"/>
    <w:rsid w:val="00580921"/>
    <w:rsid w:val="00581504"/>
    <w:rsid w:val="00581B68"/>
    <w:rsid w:val="00583C9D"/>
    <w:rsid w:val="00583F96"/>
    <w:rsid w:val="00584B76"/>
    <w:rsid w:val="00585337"/>
    <w:rsid w:val="005854F9"/>
    <w:rsid w:val="00585EDC"/>
    <w:rsid w:val="005862A1"/>
    <w:rsid w:val="00586BC2"/>
    <w:rsid w:val="00586E7D"/>
    <w:rsid w:val="005903FA"/>
    <w:rsid w:val="00590701"/>
    <w:rsid w:val="0059177B"/>
    <w:rsid w:val="00591E58"/>
    <w:rsid w:val="0059243D"/>
    <w:rsid w:val="0059318B"/>
    <w:rsid w:val="00593416"/>
    <w:rsid w:val="00593858"/>
    <w:rsid w:val="00594A55"/>
    <w:rsid w:val="0059555B"/>
    <w:rsid w:val="00596067"/>
    <w:rsid w:val="005963DD"/>
    <w:rsid w:val="00596581"/>
    <w:rsid w:val="00597707"/>
    <w:rsid w:val="0059797D"/>
    <w:rsid w:val="005A0591"/>
    <w:rsid w:val="005A0806"/>
    <w:rsid w:val="005A0B94"/>
    <w:rsid w:val="005A214D"/>
    <w:rsid w:val="005A2A3B"/>
    <w:rsid w:val="005A2C63"/>
    <w:rsid w:val="005A2FD8"/>
    <w:rsid w:val="005A3208"/>
    <w:rsid w:val="005A3438"/>
    <w:rsid w:val="005A3CD1"/>
    <w:rsid w:val="005A5ABB"/>
    <w:rsid w:val="005A5D59"/>
    <w:rsid w:val="005A5E51"/>
    <w:rsid w:val="005A6294"/>
    <w:rsid w:val="005A6348"/>
    <w:rsid w:val="005A7947"/>
    <w:rsid w:val="005B0305"/>
    <w:rsid w:val="005B07F9"/>
    <w:rsid w:val="005B2545"/>
    <w:rsid w:val="005B2C6B"/>
    <w:rsid w:val="005B2E06"/>
    <w:rsid w:val="005B3675"/>
    <w:rsid w:val="005B38E6"/>
    <w:rsid w:val="005B3B6B"/>
    <w:rsid w:val="005B417C"/>
    <w:rsid w:val="005B438A"/>
    <w:rsid w:val="005B4A68"/>
    <w:rsid w:val="005B54BD"/>
    <w:rsid w:val="005B5AE8"/>
    <w:rsid w:val="005B6514"/>
    <w:rsid w:val="005B6B81"/>
    <w:rsid w:val="005C0119"/>
    <w:rsid w:val="005C0342"/>
    <w:rsid w:val="005C173E"/>
    <w:rsid w:val="005C3046"/>
    <w:rsid w:val="005C3090"/>
    <w:rsid w:val="005C3E03"/>
    <w:rsid w:val="005C4091"/>
    <w:rsid w:val="005C4A40"/>
    <w:rsid w:val="005C521C"/>
    <w:rsid w:val="005C54E1"/>
    <w:rsid w:val="005C59E3"/>
    <w:rsid w:val="005C61D7"/>
    <w:rsid w:val="005C628A"/>
    <w:rsid w:val="005D099C"/>
    <w:rsid w:val="005D0F2F"/>
    <w:rsid w:val="005D10F4"/>
    <w:rsid w:val="005D1335"/>
    <w:rsid w:val="005D174C"/>
    <w:rsid w:val="005D25A6"/>
    <w:rsid w:val="005D2D96"/>
    <w:rsid w:val="005D373F"/>
    <w:rsid w:val="005D3F59"/>
    <w:rsid w:val="005D4475"/>
    <w:rsid w:val="005D47AB"/>
    <w:rsid w:val="005D4B43"/>
    <w:rsid w:val="005D4E05"/>
    <w:rsid w:val="005D5205"/>
    <w:rsid w:val="005D5C04"/>
    <w:rsid w:val="005D5C99"/>
    <w:rsid w:val="005D6059"/>
    <w:rsid w:val="005D68FB"/>
    <w:rsid w:val="005D6F70"/>
    <w:rsid w:val="005D7369"/>
    <w:rsid w:val="005D78D2"/>
    <w:rsid w:val="005D78DA"/>
    <w:rsid w:val="005E05DC"/>
    <w:rsid w:val="005E2290"/>
    <w:rsid w:val="005E2F7C"/>
    <w:rsid w:val="005E329D"/>
    <w:rsid w:val="005E3789"/>
    <w:rsid w:val="005E3A1A"/>
    <w:rsid w:val="005E45B4"/>
    <w:rsid w:val="005E47D1"/>
    <w:rsid w:val="005E4AD5"/>
    <w:rsid w:val="005E4C8A"/>
    <w:rsid w:val="005E4D2C"/>
    <w:rsid w:val="005E5878"/>
    <w:rsid w:val="005E61F5"/>
    <w:rsid w:val="005E640E"/>
    <w:rsid w:val="005E6796"/>
    <w:rsid w:val="005E6905"/>
    <w:rsid w:val="005E6A96"/>
    <w:rsid w:val="005E6AD3"/>
    <w:rsid w:val="005E6C01"/>
    <w:rsid w:val="005E72FD"/>
    <w:rsid w:val="005E7CA0"/>
    <w:rsid w:val="005F051B"/>
    <w:rsid w:val="005F1DDD"/>
    <w:rsid w:val="005F1F49"/>
    <w:rsid w:val="005F297E"/>
    <w:rsid w:val="005F308F"/>
    <w:rsid w:val="005F5674"/>
    <w:rsid w:val="005F5E7D"/>
    <w:rsid w:val="005F6176"/>
    <w:rsid w:val="005F61B9"/>
    <w:rsid w:val="005F696C"/>
    <w:rsid w:val="005F7956"/>
    <w:rsid w:val="005F7DF9"/>
    <w:rsid w:val="005F7FD1"/>
    <w:rsid w:val="00601096"/>
    <w:rsid w:val="00601DB6"/>
    <w:rsid w:val="0060231E"/>
    <w:rsid w:val="00602F81"/>
    <w:rsid w:val="00603696"/>
    <w:rsid w:val="00603A7E"/>
    <w:rsid w:val="006049F9"/>
    <w:rsid w:val="00605005"/>
    <w:rsid w:val="006056F7"/>
    <w:rsid w:val="00607180"/>
    <w:rsid w:val="006071A2"/>
    <w:rsid w:val="0060795B"/>
    <w:rsid w:val="00607A94"/>
    <w:rsid w:val="0061226C"/>
    <w:rsid w:val="00612342"/>
    <w:rsid w:val="006124F0"/>
    <w:rsid w:val="00612886"/>
    <w:rsid w:val="006139F2"/>
    <w:rsid w:val="006148BF"/>
    <w:rsid w:val="00614C33"/>
    <w:rsid w:val="00614F21"/>
    <w:rsid w:val="00615416"/>
    <w:rsid w:val="006164D1"/>
    <w:rsid w:val="00616653"/>
    <w:rsid w:val="00616BAB"/>
    <w:rsid w:val="006177ED"/>
    <w:rsid w:val="00617DA3"/>
    <w:rsid w:val="006205ED"/>
    <w:rsid w:val="00622092"/>
    <w:rsid w:val="00622C9A"/>
    <w:rsid w:val="00623B4C"/>
    <w:rsid w:val="00623E63"/>
    <w:rsid w:val="00624006"/>
    <w:rsid w:val="00630F8F"/>
    <w:rsid w:val="0063119A"/>
    <w:rsid w:val="00631C80"/>
    <w:rsid w:val="006322E7"/>
    <w:rsid w:val="00632DB3"/>
    <w:rsid w:val="00632FC5"/>
    <w:rsid w:val="0063302D"/>
    <w:rsid w:val="0063542F"/>
    <w:rsid w:val="006365AF"/>
    <w:rsid w:val="00636D9A"/>
    <w:rsid w:val="00636F0B"/>
    <w:rsid w:val="00637320"/>
    <w:rsid w:val="00641450"/>
    <w:rsid w:val="00641B6A"/>
    <w:rsid w:val="00641F2C"/>
    <w:rsid w:val="006420CD"/>
    <w:rsid w:val="0064244C"/>
    <w:rsid w:val="00643578"/>
    <w:rsid w:val="00643891"/>
    <w:rsid w:val="0064471C"/>
    <w:rsid w:val="006449E2"/>
    <w:rsid w:val="006459C9"/>
    <w:rsid w:val="006461C4"/>
    <w:rsid w:val="00646A31"/>
    <w:rsid w:val="00646EE0"/>
    <w:rsid w:val="006474AD"/>
    <w:rsid w:val="0065002C"/>
    <w:rsid w:val="0065193F"/>
    <w:rsid w:val="006524E8"/>
    <w:rsid w:val="00653749"/>
    <w:rsid w:val="00653BD1"/>
    <w:rsid w:val="00654068"/>
    <w:rsid w:val="006553C8"/>
    <w:rsid w:val="00655FEA"/>
    <w:rsid w:val="00656A3C"/>
    <w:rsid w:val="00656E7F"/>
    <w:rsid w:val="00657087"/>
    <w:rsid w:val="00657A55"/>
    <w:rsid w:val="00661747"/>
    <w:rsid w:val="00662328"/>
    <w:rsid w:val="00662779"/>
    <w:rsid w:val="006630F6"/>
    <w:rsid w:val="0066384A"/>
    <w:rsid w:val="00663BAC"/>
    <w:rsid w:val="00663BB1"/>
    <w:rsid w:val="00663CB8"/>
    <w:rsid w:val="006647EB"/>
    <w:rsid w:val="00664B1D"/>
    <w:rsid w:val="006652D2"/>
    <w:rsid w:val="006657CE"/>
    <w:rsid w:val="00665A40"/>
    <w:rsid w:val="0066680F"/>
    <w:rsid w:val="006678CD"/>
    <w:rsid w:val="006700DD"/>
    <w:rsid w:val="006707F1"/>
    <w:rsid w:val="00671348"/>
    <w:rsid w:val="00671EC7"/>
    <w:rsid w:val="00673284"/>
    <w:rsid w:val="00673B26"/>
    <w:rsid w:val="006740B4"/>
    <w:rsid w:val="00674335"/>
    <w:rsid w:val="0067526B"/>
    <w:rsid w:val="00675575"/>
    <w:rsid w:val="006758E4"/>
    <w:rsid w:val="00675A3A"/>
    <w:rsid w:val="00676D02"/>
    <w:rsid w:val="0067719C"/>
    <w:rsid w:val="006774B3"/>
    <w:rsid w:val="00677B98"/>
    <w:rsid w:val="00680A73"/>
    <w:rsid w:val="006815AA"/>
    <w:rsid w:val="0068170A"/>
    <w:rsid w:val="0068299C"/>
    <w:rsid w:val="006841F7"/>
    <w:rsid w:val="006849FB"/>
    <w:rsid w:val="006856C2"/>
    <w:rsid w:val="00685A09"/>
    <w:rsid w:val="00685C59"/>
    <w:rsid w:val="0068609D"/>
    <w:rsid w:val="006877B9"/>
    <w:rsid w:val="00687D08"/>
    <w:rsid w:val="00687D19"/>
    <w:rsid w:val="00687E32"/>
    <w:rsid w:val="00690F56"/>
    <w:rsid w:val="0069106D"/>
    <w:rsid w:val="0069255A"/>
    <w:rsid w:val="00693EE1"/>
    <w:rsid w:val="00695074"/>
    <w:rsid w:val="00695579"/>
    <w:rsid w:val="006958EC"/>
    <w:rsid w:val="00695DF5"/>
    <w:rsid w:val="00696B54"/>
    <w:rsid w:val="00697280"/>
    <w:rsid w:val="00697303"/>
    <w:rsid w:val="006973FF"/>
    <w:rsid w:val="00697EAF"/>
    <w:rsid w:val="006A046A"/>
    <w:rsid w:val="006A0A3F"/>
    <w:rsid w:val="006A10A3"/>
    <w:rsid w:val="006A14C7"/>
    <w:rsid w:val="006A165A"/>
    <w:rsid w:val="006A182E"/>
    <w:rsid w:val="006A1C9A"/>
    <w:rsid w:val="006A1E49"/>
    <w:rsid w:val="006A263B"/>
    <w:rsid w:val="006A4256"/>
    <w:rsid w:val="006A4511"/>
    <w:rsid w:val="006A534A"/>
    <w:rsid w:val="006A54CF"/>
    <w:rsid w:val="006A600E"/>
    <w:rsid w:val="006A6BA9"/>
    <w:rsid w:val="006A7333"/>
    <w:rsid w:val="006A79E7"/>
    <w:rsid w:val="006A7B25"/>
    <w:rsid w:val="006B0375"/>
    <w:rsid w:val="006B04A8"/>
    <w:rsid w:val="006B0E1F"/>
    <w:rsid w:val="006B121A"/>
    <w:rsid w:val="006B164C"/>
    <w:rsid w:val="006B21BC"/>
    <w:rsid w:val="006B2ACA"/>
    <w:rsid w:val="006B2CE6"/>
    <w:rsid w:val="006B2D63"/>
    <w:rsid w:val="006B38C0"/>
    <w:rsid w:val="006B3D93"/>
    <w:rsid w:val="006B470D"/>
    <w:rsid w:val="006B4D8D"/>
    <w:rsid w:val="006B7E84"/>
    <w:rsid w:val="006C04F2"/>
    <w:rsid w:val="006C0A40"/>
    <w:rsid w:val="006C0B75"/>
    <w:rsid w:val="006C1434"/>
    <w:rsid w:val="006C1836"/>
    <w:rsid w:val="006C2A92"/>
    <w:rsid w:val="006C2AD7"/>
    <w:rsid w:val="006C3171"/>
    <w:rsid w:val="006C34FD"/>
    <w:rsid w:val="006C4C3F"/>
    <w:rsid w:val="006C543B"/>
    <w:rsid w:val="006C62CC"/>
    <w:rsid w:val="006C6A93"/>
    <w:rsid w:val="006D0213"/>
    <w:rsid w:val="006D189E"/>
    <w:rsid w:val="006D1FF0"/>
    <w:rsid w:val="006D275F"/>
    <w:rsid w:val="006D2AD0"/>
    <w:rsid w:val="006D2CF9"/>
    <w:rsid w:val="006D397E"/>
    <w:rsid w:val="006D4CF5"/>
    <w:rsid w:val="006D6532"/>
    <w:rsid w:val="006D6709"/>
    <w:rsid w:val="006D7273"/>
    <w:rsid w:val="006D7DA1"/>
    <w:rsid w:val="006E0770"/>
    <w:rsid w:val="006E2459"/>
    <w:rsid w:val="006E3675"/>
    <w:rsid w:val="006E41D5"/>
    <w:rsid w:val="006E4ADF"/>
    <w:rsid w:val="006E4CE3"/>
    <w:rsid w:val="006E54B9"/>
    <w:rsid w:val="006E56AB"/>
    <w:rsid w:val="006E6238"/>
    <w:rsid w:val="006E62F6"/>
    <w:rsid w:val="006E6AA4"/>
    <w:rsid w:val="006E7384"/>
    <w:rsid w:val="006F08BF"/>
    <w:rsid w:val="006F0A3F"/>
    <w:rsid w:val="006F1476"/>
    <w:rsid w:val="006F1BB1"/>
    <w:rsid w:val="006F2020"/>
    <w:rsid w:val="006F25EC"/>
    <w:rsid w:val="006F2BF0"/>
    <w:rsid w:val="006F366C"/>
    <w:rsid w:val="006F4F96"/>
    <w:rsid w:val="006F5359"/>
    <w:rsid w:val="006F5600"/>
    <w:rsid w:val="006F56A8"/>
    <w:rsid w:val="006F5E84"/>
    <w:rsid w:val="006F7911"/>
    <w:rsid w:val="006F7DDE"/>
    <w:rsid w:val="0070280D"/>
    <w:rsid w:val="00702E3F"/>
    <w:rsid w:val="00703017"/>
    <w:rsid w:val="00703127"/>
    <w:rsid w:val="00703913"/>
    <w:rsid w:val="00703BF5"/>
    <w:rsid w:val="0070471D"/>
    <w:rsid w:val="00704E7A"/>
    <w:rsid w:val="00705138"/>
    <w:rsid w:val="007059F8"/>
    <w:rsid w:val="00705CAC"/>
    <w:rsid w:val="007063BD"/>
    <w:rsid w:val="00707168"/>
    <w:rsid w:val="007072C6"/>
    <w:rsid w:val="00707A5D"/>
    <w:rsid w:val="00707B91"/>
    <w:rsid w:val="00707D1E"/>
    <w:rsid w:val="0071114A"/>
    <w:rsid w:val="00711817"/>
    <w:rsid w:val="007119AA"/>
    <w:rsid w:val="007128C9"/>
    <w:rsid w:val="00713FD6"/>
    <w:rsid w:val="00714146"/>
    <w:rsid w:val="00717635"/>
    <w:rsid w:val="00717BF7"/>
    <w:rsid w:val="007200D9"/>
    <w:rsid w:val="007207D5"/>
    <w:rsid w:val="00721642"/>
    <w:rsid w:val="0072177E"/>
    <w:rsid w:val="00722A21"/>
    <w:rsid w:val="00722B29"/>
    <w:rsid w:val="00722DC4"/>
    <w:rsid w:val="00722F9B"/>
    <w:rsid w:val="00723BC0"/>
    <w:rsid w:val="0072428F"/>
    <w:rsid w:val="00724A36"/>
    <w:rsid w:val="00724E6B"/>
    <w:rsid w:val="007253BA"/>
    <w:rsid w:val="007256D9"/>
    <w:rsid w:val="007258E5"/>
    <w:rsid w:val="0072598D"/>
    <w:rsid w:val="00726E20"/>
    <w:rsid w:val="007279C5"/>
    <w:rsid w:val="00727F1C"/>
    <w:rsid w:val="0073120B"/>
    <w:rsid w:val="00731627"/>
    <w:rsid w:val="00731F12"/>
    <w:rsid w:val="00732F8E"/>
    <w:rsid w:val="00733B6E"/>
    <w:rsid w:val="00733BF7"/>
    <w:rsid w:val="00734E53"/>
    <w:rsid w:val="00735096"/>
    <w:rsid w:val="00735AE8"/>
    <w:rsid w:val="00735C53"/>
    <w:rsid w:val="00736013"/>
    <w:rsid w:val="00736C15"/>
    <w:rsid w:val="007372EA"/>
    <w:rsid w:val="00740081"/>
    <w:rsid w:val="007402EE"/>
    <w:rsid w:val="007404C2"/>
    <w:rsid w:val="007407DA"/>
    <w:rsid w:val="00740B6C"/>
    <w:rsid w:val="00740B78"/>
    <w:rsid w:val="00740FC1"/>
    <w:rsid w:val="00741159"/>
    <w:rsid w:val="007413EB"/>
    <w:rsid w:val="00741DA2"/>
    <w:rsid w:val="0074233C"/>
    <w:rsid w:val="00742715"/>
    <w:rsid w:val="00742D84"/>
    <w:rsid w:val="00743879"/>
    <w:rsid w:val="00743D25"/>
    <w:rsid w:val="00744D9E"/>
    <w:rsid w:val="00745641"/>
    <w:rsid w:val="00746624"/>
    <w:rsid w:val="00746C68"/>
    <w:rsid w:val="00746DE3"/>
    <w:rsid w:val="0074741A"/>
    <w:rsid w:val="0074756E"/>
    <w:rsid w:val="007478A3"/>
    <w:rsid w:val="00747937"/>
    <w:rsid w:val="0075019C"/>
    <w:rsid w:val="0075024E"/>
    <w:rsid w:val="007509E3"/>
    <w:rsid w:val="00751394"/>
    <w:rsid w:val="00751444"/>
    <w:rsid w:val="00751EB9"/>
    <w:rsid w:val="00751FDD"/>
    <w:rsid w:val="00753757"/>
    <w:rsid w:val="00754CF8"/>
    <w:rsid w:val="00755B72"/>
    <w:rsid w:val="007561B0"/>
    <w:rsid w:val="0075782F"/>
    <w:rsid w:val="007602BB"/>
    <w:rsid w:val="00761C3B"/>
    <w:rsid w:val="00761C3D"/>
    <w:rsid w:val="00761ECC"/>
    <w:rsid w:val="00761FA1"/>
    <w:rsid w:val="00761FDD"/>
    <w:rsid w:val="007632F0"/>
    <w:rsid w:val="007641B2"/>
    <w:rsid w:val="0076512C"/>
    <w:rsid w:val="0076514F"/>
    <w:rsid w:val="007655DD"/>
    <w:rsid w:val="0076578D"/>
    <w:rsid w:val="0076610A"/>
    <w:rsid w:val="00766707"/>
    <w:rsid w:val="00767A9A"/>
    <w:rsid w:val="0077047C"/>
    <w:rsid w:val="007707B1"/>
    <w:rsid w:val="00771019"/>
    <w:rsid w:val="00771209"/>
    <w:rsid w:val="0077180C"/>
    <w:rsid w:val="00773554"/>
    <w:rsid w:val="00773A39"/>
    <w:rsid w:val="0077468A"/>
    <w:rsid w:val="00774CCC"/>
    <w:rsid w:val="00774CFE"/>
    <w:rsid w:val="00774F42"/>
    <w:rsid w:val="00775E0F"/>
    <w:rsid w:val="00775EE1"/>
    <w:rsid w:val="00775FC5"/>
    <w:rsid w:val="007761F1"/>
    <w:rsid w:val="00776CCD"/>
    <w:rsid w:val="00776DBE"/>
    <w:rsid w:val="007775C4"/>
    <w:rsid w:val="00777CB0"/>
    <w:rsid w:val="00777D8C"/>
    <w:rsid w:val="0078032C"/>
    <w:rsid w:val="00781B2E"/>
    <w:rsid w:val="007822AC"/>
    <w:rsid w:val="00783EF3"/>
    <w:rsid w:val="00784074"/>
    <w:rsid w:val="00785596"/>
    <w:rsid w:val="00785AF1"/>
    <w:rsid w:val="007865E1"/>
    <w:rsid w:val="00786D0D"/>
    <w:rsid w:val="0078780A"/>
    <w:rsid w:val="007878A8"/>
    <w:rsid w:val="007904B6"/>
    <w:rsid w:val="007909FA"/>
    <w:rsid w:val="00790F44"/>
    <w:rsid w:val="007919D7"/>
    <w:rsid w:val="00792888"/>
    <w:rsid w:val="00792B73"/>
    <w:rsid w:val="00792D5C"/>
    <w:rsid w:val="007935FE"/>
    <w:rsid w:val="0079378D"/>
    <w:rsid w:val="007937D0"/>
    <w:rsid w:val="007946A0"/>
    <w:rsid w:val="00795383"/>
    <w:rsid w:val="0079563D"/>
    <w:rsid w:val="00795E16"/>
    <w:rsid w:val="00796182"/>
    <w:rsid w:val="007975DC"/>
    <w:rsid w:val="0079769D"/>
    <w:rsid w:val="00797AB3"/>
    <w:rsid w:val="007A05D8"/>
    <w:rsid w:val="007A0AA1"/>
    <w:rsid w:val="007A0C62"/>
    <w:rsid w:val="007A0E38"/>
    <w:rsid w:val="007A11EB"/>
    <w:rsid w:val="007A1A7C"/>
    <w:rsid w:val="007A1F5B"/>
    <w:rsid w:val="007A22C8"/>
    <w:rsid w:val="007A289F"/>
    <w:rsid w:val="007A2ACA"/>
    <w:rsid w:val="007A3243"/>
    <w:rsid w:val="007A34F8"/>
    <w:rsid w:val="007A3C31"/>
    <w:rsid w:val="007A3FC1"/>
    <w:rsid w:val="007A44D4"/>
    <w:rsid w:val="007A5013"/>
    <w:rsid w:val="007A528E"/>
    <w:rsid w:val="007A55A7"/>
    <w:rsid w:val="007A62F8"/>
    <w:rsid w:val="007A6B3F"/>
    <w:rsid w:val="007A75DA"/>
    <w:rsid w:val="007B08D9"/>
    <w:rsid w:val="007B0E3B"/>
    <w:rsid w:val="007B1210"/>
    <w:rsid w:val="007B19DE"/>
    <w:rsid w:val="007B2609"/>
    <w:rsid w:val="007B2955"/>
    <w:rsid w:val="007B427D"/>
    <w:rsid w:val="007B5D90"/>
    <w:rsid w:val="007B69A3"/>
    <w:rsid w:val="007B766B"/>
    <w:rsid w:val="007B79B2"/>
    <w:rsid w:val="007B7C26"/>
    <w:rsid w:val="007C07DA"/>
    <w:rsid w:val="007C2381"/>
    <w:rsid w:val="007C2ACA"/>
    <w:rsid w:val="007C37BC"/>
    <w:rsid w:val="007C37EA"/>
    <w:rsid w:val="007C3EF9"/>
    <w:rsid w:val="007C5C86"/>
    <w:rsid w:val="007C67A6"/>
    <w:rsid w:val="007C6AE7"/>
    <w:rsid w:val="007C6C12"/>
    <w:rsid w:val="007C6E4B"/>
    <w:rsid w:val="007C7E4E"/>
    <w:rsid w:val="007C7F5B"/>
    <w:rsid w:val="007D04EB"/>
    <w:rsid w:val="007D058D"/>
    <w:rsid w:val="007D0750"/>
    <w:rsid w:val="007D1BEE"/>
    <w:rsid w:val="007D1D9C"/>
    <w:rsid w:val="007D1DED"/>
    <w:rsid w:val="007D317D"/>
    <w:rsid w:val="007D3426"/>
    <w:rsid w:val="007D3821"/>
    <w:rsid w:val="007D3AF6"/>
    <w:rsid w:val="007D4D95"/>
    <w:rsid w:val="007D4EB3"/>
    <w:rsid w:val="007D5939"/>
    <w:rsid w:val="007D5AF0"/>
    <w:rsid w:val="007D626E"/>
    <w:rsid w:val="007D7162"/>
    <w:rsid w:val="007D77DB"/>
    <w:rsid w:val="007D7BA9"/>
    <w:rsid w:val="007E03C4"/>
    <w:rsid w:val="007E0672"/>
    <w:rsid w:val="007E0C4C"/>
    <w:rsid w:val="007E0E58"/>
    <w:rsid w:val="007E0F55"/>
    <w:rsid w:val="007E1332"/>
    <w:rsid w:val="007E13B9"/>
    <w:rsid w:val="007E15E3"/>
    <w:rsid w:val="007E1B8D"/>
    <w:rsid w:val="007E1CB7"/>
    <w:rsid w:val="007E20E2"/>
    <w:rsid w:val="007E211C"/>
    <w:rsid w:val="007E2367"/>
    <w:rsid w:val="007E27E8"/>
    <w:rsid w:val="007E34A6"/>
    <w:rsid w:val="007E3B15"/>
    <w:rsid w:val="007E4951"/>
    <w:rsid w:val="007E4CD7"/>
    <w:rsid w:val="007E4E46"/>
    <w:rsid w:val="007E55E3"/>
    <w:rsid w:val="007E6803"/>
    <w:rsid w:val="007E7B6F"/>
    <w:rsid w:val="007E7C5F"/>
    <w:rsid w:val="007E7DAC"/>
    <w:rsid w:val="007F0BBF"/>
    <w:rsid w:val="007F159D"/>
    <w:rsid w:val="007F2A29"/>
    <w:rsid w:val="007F2DBE"/>
    <w:rsid w:val="007F33E9"/>
    <w:rsid w:val="007F38A6"/>
    <w:rsid w:val="007F5537"/>
    <w:rsid w:val="007F56C8"/>
    <w:rsid w:val="007F5BF5"/>
    <w:rsid w:val="007F63C6"/>
    <w:rsid w:val="007F69D1"/>
    <w:rsid w:val="007F777C"/>
    <w:rsid w:val="007F7B15"/>
    <w:rsid w:val="00800081"/>
    <w:rsid w:val="00800D0B"/>
    <w:rsid w:val="00802473"/>
    <w:rsid w:val="008035D3"/>
    <w:rsid w:val="008040D1"/>
    <w:rsid w:val="00804994"/>
    <w:rsid w:val="00805137"/>
    <w:rsid w:val="00805258"/>
    <w:rsid w:val="00805AC0"/>
    <w:rsid w:val="0080627A"/>
    <w:rsid w:val="00807764"/>
    <w:rsid w:val="00807B26"/>
    <w:rsid w:val="00807D69"/>
    <w:rsid w:val="00810EF9"/>
    <w:rsid w:val="00810FAD"/>
    <w:rsid w:val="00811132"/>
    <w:rsid w:val="00811941"/>
    <w:rsid w:val="00811DC6"/>
    <w:rsid w:val="00812AD1"/>
    <w:rsid w:val="00813405"/>
    <w:rsid w:val="00813B32"/>
    <w:rsid w:val="008143BE"/>
    <w:rsid w:val="0081447B"/>
    <w:rsid w:val="00814BA2"/>
    <w:rsid w:val="00814BAF"/>
    <w:rsid w:val="0081508D"/>
    <w:rsid w:val="00815392"/>
    <w:rsid w:val="00815611"/>
    <w:rsid w:val="0081759A"/>
    <w:rsid w:val="0081797E"/>
    <w:rsid w:val="00817EA5"/>
    <w:rsid w:val="00820015"/>
    <w:rsid w:val="00820727"/>
    <w:rsid w:val="00820FCB"/>
    <w:rsid w:val="008227B6"/>
    <w:rsid w:val="008239F0"/>
    <w:rsid w:val="00823A6D"/>
    <w:rsid w:val="00823B10"/>
    <w:rsid w:val="008243CA"/>
    <w:rsid w:val="0082458D"/>
    <w:rsid w:val="00824FA3"/>
    <w:rsid w:val="008250F8"/>
    <w:rsid w:val="0082523C"/>
    <w:rsid w:val="008258C1"/>
    <w:rsid w:val="00825DA9"/>
    <w:rsid w:val="00825E2E"/>
    <w:rsid w:val="008261AC"/>
    <w:rsid w:val="00827194"/>
    <w:rsid w:val="008271DC"/>
    <w:rsid w:val="00827216"/>
    <w:rsid w:val="008313FA"/>
    <w:rsid w:val="0083177B"/>
    <w:rsid w:val="0083190F"/>
    <w:rsid w:val="00831FFA"/>
    <w:rsid w:val="00832ECF"/>
    <w:rsid w:val="00834CCF"/>
    <w:rsid w:val="00835888"/>
    <w:rsid w:val="0083613F"/>
    <w:rsid w:val="00836D08"/>
    <w:rsid w:val="008373AA"/>
    <w:rsid w:val="00837A1B"/>
    <w:rsid w:val="00840714"/>
    <w:rsid w:val="00840786"/>
    <w:rsid w:val="0084098A"/>
    <w:rsid w:val="00841719"/>
    <w:rsid w:val="00842442"/>
    <w:rsid w:val="00842AA3"/>
    <w:rsid w:val="00843422"/>
    <w:rsid w:val="00843EB4"/>
    <w:rsid w:val="0084450E"/>
    <w:rsid w:val="00844C6B"/>
    <w:rsid w:val="00845318"/>
    <w:rsid w:val="008453C3"/>
    <w:rsid w:val="00845BFE"/>
    <w:rsid w:val="0084636D"/>
    <w:rsid w:val="0084655F"/>
    <w:rsid w:val="008475F9"/>
    <w:rsid w:val="008476B7"/>
    <w:rsid w:val="00850C44"/>
    <w:rsid w:val="00850EE4"/>
    <w:rsid w:val="00850EF0"/>
    <w:rsid w:val="0085139E"/>
    <w:rsid w:val="00851B4B"/>
    <w:rsid w:val="00853070"/>
    <w:rsid w:val="0085324F"/>
    <w:rsid w:val="008544B1"/>
    <w:rsid w:val="008548E9"/>
    <w:rsid w:val="00855AAE"/>
    <w:rsid w:val="008570BC"/>
    <w:rsid w:val="00857495"/>
    <w:rsid w:val="008576C3"/>
    <w:rsid w:val="00857AAD"/>
    <w:rsid w:val="00857DBB"/>
    <w:rsid w:val="008601F6"/>
    <w:rsid w:val="008605D8"/>
    <w:rsid w:val="00860EE8"/>
    <w:rsid w:val="008640FA"/>
    <w:rsid w:val="008642A6"/>
    <w:rsid w:val="00864344"/>
    <w:rsid w:val="00865452"/>
    <w:rsid w:val="00865768"/>
    <w:rsid w:val="008665F6"/>
    <w:rsid w:val="00866757"/>
    <w:rsid w:val="00867744"/>
    <w:rsid w:val="0086788C"/>
    <w:rsid w:val="00867F7A"/>
    <w:rsid w:val="008705E8"/>
    <w:rsid w:val="008718D4"/>
    <w:rsid w:val="008720C8"/>
    <w:rsid w:val="008722B1"/>
    <w:rsid w:val="0087255B"/>
    <w:rsid w:val="008728B4"/>
    <w:rsid w:val="00872A88"/>
    <w:rsid w:val="00872E31"/>
    <w:rsid w:val="0087312D"/>
    <w:rsid w:val="00873245"/>
    <w:rsid w:val="0087349F"/>
    <w:rsid w:val="00873E90"/>
    <w:rsid w:val="00874236"/>
    <w:rsid w:val="008742BC"/>
    <w:rsid w:val="008748C1"/>
    <w:rsid w:val="00875746"/>
    <w:rsid w:val="00875861"/>
    <w:rsid w:val="00876B6B"/>
    <w:rsid w:val="00877F55"/>
    <w:rsid w:val="00880418"/>
    <w:rsid w:val="0088080C"/>
    <w:rsid w:val="008808FC"/>
    <w:rsid w:val="00880F6D"/>
    <w:rsid w:val="00881383"/>
    <w:rsid w:val="00882024"/>
    <w:rsid w:val="00883588"/>
    <w:rsid w:val="00883D4A"/>
    <w:rsid w:val="00884271"/>
    <w:rsid w:val="00884584"/>
    <w:rsid w:val="008846B6"/>
    <w:rsid w:val="00884B3D"/>
    <w:rsid w:val="00884FD4"/>
    <w:rsid w:val="00885324"/>
    <w:rsid w:val="00885888"/>
    <w:rsid w:val="00885B4D"/>
    <w:rsid w:val="00885B7C"/>
    <w:rsid w:val="008866FA"/>
    <w:rsid w:val="00890254"/>
    <w:rsid w:val="0089028B"/>
    <w:rsid w:val="00890481"/>
    <w:rsid w:val="00890622"/>
    <w:rsid w:val="008908F3"/>
    <w:rsid w:val="00891E4B"/>
    <w:rsid w:val="0089238C"/>
    <w:rsid w:val="00892B41"/>
    <w:rsid w:val="00892BA9"/>
    <w:rsid w:val="00892F9B"/>
    <w:rsid w:val="00893210"/>
    <w:rsid w:val="00893346"/>
    <w:rsid w:val="0089390C"/>
    <w:rsid w:val="00894498"/>
    <w:rsid w:val="00894B8D"/>
    <w:rsid w:val="00894F8D"/>
    <w:rsid w:val="00895095"/>
    <w:rsid w:val="00895ADC"/>
    <w:rsid w:val="00895CD4"/>
    <w:rsid w:val="00895E9B"/>
    <w:rsid w:val="0089605B"/>
    <w:rsid w:val="008964A3"/>
    <w:rsid w:val="00896AFF"/>
    <w:rsid w:val="008978AF"/>
    <w:rsid w:val="00897B20"/>
    <w:rsid w:val="008A079C"/>
    <w:rsid w:val="008A0DCB"/>
    <w:rsid w:val="008A12F2"/>
    <w:rsid w:val="008A1CA5"/>
    <w:rsid w:val="008A1D3C"/>
    <w:rsid w:val="008A2C79"/>
    <w:rsid w:val="008A376E"/>
    <w:rsid w:val="008A3BBD"/>
    <w:rsid w:val="008A425D"/>
    <w:rsid w:val="008A42FD"/>
    <w:rsid w:val="008A47F2"/>
    <w:rsid w:val="008A549F"/>
    <w:rsid w:val="008A6085"/>
    <w:rsid w:val="008A6986"/>
    <w:rsid w:val="008A70C7"/>
    <w:rsid w:val="008A726A"/>
    <w:rsid w:val="008B0ACE"/>
    <w:rsid w:val="008B0DE3"/>
    <w:rsid w:val="008B1F36"/>
    <w:rsid w:val="008B2318"/>
    <w:rsid w:val="008B3CB4"/>
    <w:rsid w:val="008B3DE4"/>
    <w:rsid w:val="008B4301"/>
    <w:rsid w:val="008B4484"/>
    <w:rsid w:val="008B483E"/>
    <w:rsid w:val="008B4BA0"/>
    <w:rsid w:val="008B4FCB"/>
    <w:rsid w:val="008B55B7"/>
    <w:rsid w:val="008B5D56"/>
    <w:rsid w:val="008B7670"/>
    <w:rsid w:val="008B7B1F"/>
    <w:rsid w:val="008C1D3D"/>
    <w:rsid w:val="008C21ED"/>
    <w:rsid w:val="008C2520"/>
    <w:rsid w:val="008C262F"/>
    <w:rsid w:val="008C4D16"/>
    <w:rsid w:val="008C5180"/>
    <w:rsid w:val="008C7004"/>
    <w:rsid w:val="008C73A9"/>
    <w:rsid w:val="008D0398"/>
    <w:rsid w:val="008D15F9"/>
    <w:rsid w:val="008D1F86"/>
    <w:rsid w:val="008D2041"/>
    <w:rsid w:val="008D2058"/>
    <w:rsid w:val="008D20A4"/>
    <w:rsid w:val="008D2634"/>
    <w:rsid w:val="008D2BEF"/>
    <w:rsid w:val="008D3A92"/>
    <w:rsid w:val="008D3E39"/>
    <w:rsid w:val="008D459D"/>
    <w:rsid w:val="008D4AC7"/>
    <w:rsid w:val="008D4C5C"/>
    <w:rsid w:val="008D5FC9"/>
    <w:rsid w:val="008D642E"/>
    <w:rsid w:val="008D6511"/>
    <w:rsid w:val="008D6941"/>
    <w:rsid w:val="008D7163"/>
    <w:rsid w:val="008D775F"/>
    <w:rsid w:val="008E081F"/>
    <w:rsid w:val="008E08AA"/>
    <w:rsid w:val="008E0C89"/>
    <w:rsid w:val="008E2B6B"/>
    <w:rsid w:val="008E3BFE"/>
    <w:rsid w:val="008E47FE"/>
    <w:rsid w:val="008E5384"/>
    <w:rsid w:val="008E5C5A"/>
    <w:rsid w:val="008E5F9F"/>
    <w:rsid w:val="008E601D"/>
    <w:rsid w:val="008E6381"/>
    <w:rsid w:val="008E6D0D"/>
    <w:rsid w:val="008E6FEA"/>
    <w:rsid w:val="008E73FC"/>
    <w:rsid w:val="008F0233"/>
    <w:rsid w:val="008F0731"/>
    <w:rsid w:val="008F08CB"/>
    <w:rsid w:val="008F0C9D"/>
    <w:rsid w:val="008F1D5E"/>
    <w:rsid w:val="008F1E52"/>
    <w:rsid w:val="008F2AAC"/>
    <w:rsid w:val="008F3415"/>
    <w:rsid w:val="008F3B38"/>
    <w:rsid w:val="008F4987"/>
    <w:rsid w:val="008F644D"/>
    <w:rsid w:val="008F7AA5"/>
    <w:rsid w:val="008F7CA4"/>
    <w:rsid w:val="008F7D84"/>
    <w:rsid w:val="009007B7"/>
    <w:rsid w:val="0090136A"/>
    <w:rsid w:val="00902151"/>
    <w:rsid w:val="0090230C"/>
    <w:rsid w:val="00902A06"/>
    <w:rsid w:val="009033B5"/>
    <w:rsid w:val="009039BC"/>
    <w:rsid w:val="00904203"/>
    <w:rsid w:val="0090438C"/>
    <w:rsid w:val="009044C4"/>
    <w:rsid w:val="009049D9"/>
    <w:rsid w:val="00904E36"/>
    <w:rsid w:val="00904FD7"/>
    <w:rsid w:val="0090512C"/>
    <w:rsid w:val="00906B9D"/>
    <w:rsid w:val="00907305"/>
    <w:rsid w:val="00907AD8"/>
    <w:rsid w:val="00907CC2"/>
    <w:rsid w:val="009109F1"/>
    <w:rsid w:val="00911EFA"/>
    <w:rsid w:val="009123AE"/>
    <w:rsid w:val="00912C0D"/>
    <w:rsid w:val="00914753"/>
    <w:rsid w:val="00914FAA"/>
    <w:rsid w:val="00915FDF"/>
    <w:rsid w:val="00916051"/>
    <w:rsid w:val="00916473"/>
    <w:rsid w:val="00916887"/>
    <w:rsid w:val="00916D74"/>
    <w:rsid w:val="00917952"/>
    <w:rsid w:val="009201BE"/>
    <w:rsid w:val="00920797"/>
    <w:rsid w:val="00921ED0"/>
    <w:rsid w:val="0092391D"/>
    <w:rsid w:val="00923DBF"/>
    <w:rsid w:val="00923E3C"/>
    <w:rsid w:val="00924F2D"/>
    <w:rsid w:val="009250A8"/>
    <w:rsid w:val="00925311"/>
    <w:rsid w:val="00925803"/>
    <w:rsid w:val="00926D73"/>
    <w:rsid w:val="00927E57"/>
    <w:rsid w:val="00927FBA"/>
    <w:rsid w:val="00930CD8"/>
    <w:rsid w:val="00930DE3"/>
    <w:rsid w:val="00931714"/>
    <w:rsid w:val="00931C29"/>
    <w:rsid w:val="00931F74"/>
    <w:rsid w:val="00933A9E"/>
    <w:rsid w:val="00935CA7"/>
    <w:rsid w:val="00936B5B"/>
    <w:rsid w:val="00936BA2"/>
    <w:rsid w:val="00936CB3"/>
    <w:rsid w:val="0094049F"/>
    <w:rsid w:val="00941E1E"/>
    <w:rsid w:val="0094317E"/>
    <w:rsid w:val="00943A7E"/>
    <w:rsid w:val="00944062"/>
    <w:rsid w:val="009444EF"/>
    <w:rsid w:val="009447F0"/>
    <w:rsid w:val="009451A4"/>
    <w:rsid w:val="0094572B"/>
    <w:rsid w:val="0094595C"/>
    <w:rsid w:val="00945F2C"/>
    <w:rsid w:val="0094745F"/>
    <w:rsid w:val="00950A1B"/>
    <w:rsid w:val="00950A96"/>
    <w:rsid w:val="00951104"/>
    <w:rsid w:val="009513A8"/>
    <w:rsid w:val="00951558"/>
    <w:rsid w:val="00951685"/>
    <w:rsid w:val="009522F1"/>
    <w:rsid w:val="00952669"/>
    <w:rsid w:val="0095273E"/>
    <w:rsid w:val="00952998"/>
    <w:rsid w:val="0095353C"/>
    <w:rsid w:val="009537CD"/>
    <w:rsid w:val="009537E7"/>
    <w:rsid w:val="00953C87"/>
    <w:rsid w:val="00953EA6"/>
    <w:rsid w:val="009543C8"/>
    <w:rsid w:val="00954894"/>
    <w:rsid w:val="00955649"/>
    <w:rsid w:val="00956015"/>
    <w:rsid w:val="0095630F"/>
    <w:rsid w:val="0095642A"/>
    <w:rsid w:val="009572F3"/>
    <w:rsid w:val="00957A5A"/>
    <w:rsid w:val="00960032"/>
    <w:rsid w:val="0096033E"/>
    <w:rsid w:val="00960360"/>
    <w:rsid w:val="009619C8"/>
    <w:rsid w:val="009630C8"/>
    <w:rsid w:val="00963339"/>
    <w:rsid w:val="00963E2B"/>
    <w:rsid w:val="00964796"/>
    <w:rsid w:val="009675AA"/>
    <w:rsid w:val="00967668"/>
    <w:rsid w:val="00967AD7"/>
    <w:rsid w:val="00970BEB"/>
    <w:rsid w:val="00970C3A"/>
    <w:rsid w:val="00971342"/>
    <w:rsid w:val="00971AE5"/>
    <w:rsid w:val="00971C26"/>
    <w:rsid w:val="00971CFF"/>
    <w:rsid w:val="0097204C"/>
    <w:rsid w:val="00972CEF"/>
    <w:rsid w:val="009737C8"/>
    <w:rsid w:val="00973AFF"/>
    <w:rsid w:val="00974052"/>
    <w:rsid w:val="009742F3"/>
    <w:rsid w:val="0097437A"/>
    <w:rsid w:val="0097479D"/>
    <w:rsid w:val="00974BE2"/>
    <w:rsid w:val="009753A7"/>
    <w:rsid w:val="009760D6"/>
    <w:rsid w:val="00976970"/>
    <w:rsid w:val="00976FCA"/>
    <w:rsid w:val="00977050"/>
    <w:rsid w:val="00977197"/>
    <w:rsid w:val="00977362"/>
    <w:rsid w:val="00977544"/>
    <w:rsid w:val="00977B18"/>
    <w:rsid w:val="00977BE6"/>
    <w:rsid w:val="00977C0E"/>
    <w:rsid w:val="00980685"/>
    <w:rsid w:val="009809D5"/>
    <w:rsid w:val="00983327"/>
    <w:rsid w:val="009839BD"/>
    <w:rsid w:val="00983C2C"/>
    <w:rsid w:val="00983CFC"/>
    <w:rsid w:val="00983F23"/>
    <w:rsid w:val="009851AE"/>
    <w:rsid w:val="0098534B"/>
    <w:rsid w:val="00985CF3"/>
    <w:rsid w:val="00985F2D"/>
    <w:rsid w:val="00986D9B"/>
    <w:rsid w:val="009876E5"/>
    <w:rsid w:val="00990D81"/>
    <w:rsid w:val="00990F5C"/>
    <w:rsid w:val="009926AB"/>
    <w:rsid w:val="00993211"/>
    <w:rsid w:val="00993D4F"/>
    <w:rsid w:val="00994736"/>
    <w:rsid w:val="00994833"/>
    <w:rsid w:val="00994842"/>
    <w:rsid w:val="00994C37"/>
    <w:rsid w:val="00995277"/>
    <w:rsid w:val="00996242"/>
    <w:rsid w:val="009965CE"/>
    <w:rsid w:val="00996959"/>
    <w:rsid w:val="00996D77"/>
    <w:rsid w:val="00996EC0"/>
    <w:rsid w:val="00997932"/>
    <w:rsid w:val="00997B8D"/>
    <w:rsid w:val="009A0262"/>
    <w:rsid w:val="009A02D9"/>
    <w:rsid w:val="009A194E"/>
    <w:rsid w:val="009A2D6B"/>
    <w:rsid w:val="009A2D86"/>
    <w:rsid w:val="009A3074"/>
    <w:rsid w:val="009A3A26"/>
    <w:rsid w:val="009A4249"/>
    <w:rsid w:val="009A5A32"/>
    <w:rsid w:val="009A5A97"/>
    <w:rsid w:val="009A5FDA"/>
    <w:rsid w:val="009A6B33"/>
    <w:rsid w:val="009A7F3A"/>
    <w:rsid w:val="009A7F73"/>
    <w:rsid w:val="009B0491"/>
    <w:rsid w:val="009B0B24"/>
    <w:rsid w:val="009B1AAA"/>
    <w:rsid w:val="009B1DAF"/>
    <w:rsid w:val="009B3378"/>
    <w:rsid w:val="009B468E"/>
    <w:rsid w:val="009B4745"/>
    <w:rsid w:val="009B49C5"/>
    <w:rsid w:val="009B4BC2"/>
    <w:rsid w:val="009B62BE"/>
    <w:rsid w:val="009B6B2E"/>
    <w:rsid w:val="009C06FE"/>
    <w:rsid w:val="009C090A"/>
    <w:rsid w:val="009C1590"/>
    <w:rsid w:val="009C1CDB"/>
    <w:rsid w:val="009C26C5"/>
    <w:rsid w:val="009C26E8"/>
    <w:rsid w:val="009C2FC9"/>
    <w:rsid w:val="009C467F"/>
    <w:rsid w:val="009C49B6"/>
    <w:rsid w:val="009C49C3"/>
    <w:rsid w:val="009C5DC2"/>
    <w:rsid w:val="009C5FE3"/>
    <w:rsid w:val="009C61D7"/>
    <w:rsid w:val="009C6871"/>
    <w:rsid w:val="009C6DF8"/>
    <w:rsid w:val="009C6F69"/>
    <w:rsid w:val="009C7A86"/>
    <w:rsid w:val="009C7E5E"/>
    <w:rsid w:val="009D00C4"/>
    <w:rsid w:val="009D021A"/>
    <w:rsid w:val="009D03F5"/>
    <w:rsid w:val="009D0649"/>
    <w:rsid w:val="009D079A"/>
    <w:rsid w:val="009D0AB9"/>
    <w:rsid w:val="009D0BA4"/>
    <w:rsid w:val="009D1C7D"/>
    <w:rsid w:val="009D28A4"/>
    <w:rsid w:val="009D34E8"/>
    <w:rsid w:val="009D3806"/>
    <w:rsid w:val="009D3B2F"/>
    <w:rsid w:val="009D416A"/>
    <w:rsid w:val="009D4B0A"/>
    <w:rsid w:val="009D4B34"/>
    <w:rsid w:val="009D4B65"/>
    <w:rsid w:val="009E0328"/>
    <w:rsid w:val="009E05FE"/>
    <w:rsid w:val="009E08D8"/>
    <w:rsid w:val="009E09D4"/>
    <w:rsid w:val="009E0A74"/>
    <w:rsid w:val="009E0F3E"/>
    <w:rsid w:val="009E1152"/>
    <w:rsid w:val="009E235C"/>
    <w:rsid w:val="009E2B01"/>
    <w:rsid w:val="009E3459"/>
    <w:rsid w:val="009E3CF2"/>
    <w:rsid w:val="009E475C"/>
    <w:rsid w:val="009E4812"/>
    <w:rsid w:val="009E4B3F"/>
    <w:rsid w:val="009E4D40"/>
    <w:rsid w:val="009E4FDE"/>
    <w:rsid w:val="009E54F2"/>
    <w:rsid w:val="009E588A"/>
    <w:rsid w:val="009E5D4D"/>
    <w:rsid w:val="009E6008"/>
    <w:rsid w:val="009E675E"/>
    <w:rsid w:val="009E67C1"/>
    <w:rsid w:val="009E6BA3"/>
    <w:rsid w:val="009E7969"/>
    <w:rsid w:val="009E7BB1"/>
    <w:rsid w:val="009E7C74"/>
    <w:rsid w:val="009F037B"/>
    <w:rsid w:val="009F048A"/>
    <w:rsid w:val="009F0B26"/>
    <w:rsid w:val="009F0BC8"/>
    <w:rsid w:val="009F1002"/>
    <w:rsid w:val="009F14F5"/>
    <w:rsid w:val="009F1BDC"/>
    <w:rsid w:val="009F2321"/>
    <w:rsid w:val="009F2A8A"/>
    <w:rsid w:val="009F2DAA"/>
    <w:rsid w:val="009F3069"/>
    <w:rsid w:val="009F3730"/>
    <w:rsid w:val="009F3E69"/>
    <w:rsid w:val="009F40DB"/>
    <w:rsid w:val="009F4455"/>
    <w:rsid w:val="009F5573"/>
    <w:rsid w:val="009F60F9"/>
    <w:rsid w:val="009F61E2"/>
    <w:rsid w:val="009F67EF"/>
    <w:rsid w:val="009F6E0A"/>
    <w:rsid w:val="009F6EB0"/>
    <w:rsid w:val="009F6FEF"/>
    <w:rsid w:val="009F7340"/>
    <w:rsid w:val="009F75C2"/>
    <w:rsid w:val="00A00029"/>
    <w:rsid w:val="00A0038A"/>
    <w:rsid w:val="00A004E1"/>
    <w:rsid w:val="00A019A1"/>
    <w:rsid w:val="00A01FE4"/>
    <w:rsid w:val="00A02960"/>
    <w:rsid w:val="00A02D43"/>
    <w:rsid w:val="00A02DEE"/>
    <w:rsid w:val="00A03E52"/>
    <w:rsid w:val="00A040D1"/>
    <w:rsid w:val="00A043BC"/>
    <w:rsid w:val="00A049B6"/>
    <w:rsid w:val="00A04B49"/>
    <w:rsid w:val="00A04CC8"/>
    <w:rsid w:val="00A05D9B"/>
    <w:rsid w:val="00A05F23"/>
    <w:rsid w:val="00A0741A"/>
    <w:rsid w:val="00A106F8"/>
    <w:rsid w:val="00A10B52"/>
    <w:rsid w:val="00A10D48"/>
    <w:rsid w:val="00A10E01"/>
    <w:rsid w:val="00A10E64"/>
    <w:rsid w:val="00A10F59"/>
    <w:rsid w:val="00A111A0"/>
    <w:rsid w:val="00A112BE"/>
    <w:rsid w:val="00A1150C"/>
    <w:rsid w:val="00A1163B"/>
    <w:rsid w:val="00A117AC"/>
    <w:rsid w:val="00A11D1E"/>
    <w:rsid w:val="00A11DB1"/>
    <w:rsid w:val="00A11EFA"/>
    <w:rsid w:val="00A138E6"/>
    <w:rsid w:val="00A1420F"/>
    <w:rsid w:val="00A14BB8"/>
    <w:rsid w:val="00A170FD"/>
    <w:rsid w:val="00A17125"/>
    <w:rsid w:val="00A172E6"/>
    <w:rsid w:val="00A20945"/>
    <w:rsid w:val="00A2097D"/>
    <w:rsid w:val="00A21602"/>
    <w:rsid w:val="00A2208E"/>
    <w:rsid w:val="00A236F6"/>
    <w:rsid w:val="00A243E4"/>
    <w:rsid w:val="00A24D8B"/>
    <w:rsid w:val="00A250BB"/>
    <w:rsid w:val="00A25E52"/>
    <w:rsid w:val="00A265F7"/>
    <w:rsid w:val="00A2687F"/>
    <w:rsid w:val="00A269E4"/>
    <w:rsid w:val="00A275B7"/>
    <w:rsid w:val="00A27B6D"/>
    <w:rsid w:val="00A27BD7"/>
    <w:rsid w:val="00A27EE1"/>
    <w:rsid w:val="00A3079C"/>
    <w:rsid w:val="00A30FD2"/>
    <w:rsid w:val="00A3127D"/>
    <w:rsid w:val="00A314B1"/>
    <w:rsid w:val="00A321FD"/>
    <w:rsid w:val="00A326F4"/>
    <w:rsid w:val="00A33873"/>
    <w:rsid w:val="00A33AFC"/>
    <w:rsid w:val="00A3440B"/>
    <w:rsid w:val="00A344D6"/>
    <w:rsid w:val="00A346F6"/>
    <w:rsid w:val="00A352CA"/>
    <w:rsid w:val="00A35A07"/>
    <w:rsid w:val="00A35A5A"/>
    <w:rsid w:val="00A35E6F"/>
    <w:rsid w:val="00A36792"/>
    <w:rsid w:val="00A36B14"/>
    <w:rsid w:val="00A36FF3"/>
    <w:rsid w:val="00A3751E"/>
    <w:rsid w:val="00A37589"/>
    <w:rsid w:val="00A409B7"/>
    <w:rsid w:val="00A40E45"/>
    <w:rsid w:val="00A41D64"/>
    <w:rsid w:val="00A41EEE"/>
    <w:rsid w:val="00A4215E"/>
    <w:rsid w:val="00A4312B"/>
    <w:rsid w:val="00A45565"/>
    <w:rsid w:val="00A455AF"/>
    <w:rsid w:val="00A46160"/>
    <w:rsid w:val="00A4774F"/>
    <w:rsid w:val="00A5066B"/>
    <w:rsid w:val="00A51D58"/>
    <w:rsid w:val="00A5246A"/>
    <w:rsid w:val="00A52D9D"/>
    <w:rsid w:val="00A5358A"/>
    <w:rsid w:val="00A53863"/>
    <w:rsid w:val="00A5444C"/>
    <w:rsid w:val="00A54BB5"/>
    <w:rsid w:val="00A556D2"/>
    <w:rsid w:val="00A556E0"/>
    <w:rsid w:val="00A5634D"/>
    <w:rsid w:val="00A5638A"/>
    <w:rsid w:val="00A566E9"/>
    <w:rsid w:val="00A56E10"/>
    <w:rsid w:val="00A56EF3"/>
    <w:rsid w:val="00A57102"/>
    <w:rsid w:val="00A600A5"/>
    <w:rsid w:val="00A601EE"/>
    <w:rsid w:val="00A61231"/>
    <w:rsid w:val="00A61708"/>
    <w:rsid w:val="00A61C1B"/>
    <w:rsid w:val="00A620CB"/>
    <w:rsid w:val="00A62966"/>
    <w:rsid w:val="00A631D3"/>
    <w:rsid w:val="00A63692"/>
    <w:rsid w:val="00A63EEB"/>
    <w:rsid w:val="00A63F97"/>
    <w:rsid w:val="00A649A7"/>
    <w:rsid w:val="00A65177"/>
    <w:rsid w:val="00A662AE"/>
    <w:rsid w:val="00A662E7"/>
    <w:rsid w:val="00A6716F"/>
    <w:rsid w:val="00A67550"/>
    <w:rsid w:val="00A72668"/>
    <w:rsid w:val="00A72BEC"/>
    <w:rsid w:val="00A7313C"/>
    <w:rsid w:val="00A733EC"/>
    <w:rsid w:val="00A734BB"/>
    <w:rsid w:val="00A7396E"/>
    <w:rsid w:val="00A73FC8"/>
    <w:rsid w:val="00A756EF"/>
    <w:rsid w:val="00A75AC3"/>
    <w:rsid w:val="00A76892"/>
    <w:rsid w:val="00A77DD4"/>
    <w:rsid w:val="00A80746"/>
    <w:rsid w:val="00A80B8B"/>
    <w:rsid w:val="00A8104F"/>
    <w:rsid w:val="00A8261C"/>
    <w:rsid w:val="00A8308D"/>
    <w:rsid w:val="00A830AE"/>
    <w:rsid w:val="00A83B38"/>
    <w:rsid w:val="00A8440F"/>
    <w:rsid w:val="00A847B4"/>
    <w:rsid w:val="00A84EA2"/>
    <w:rsid w:val="00A85A49"/>
    <w:rsid w:val="00A85F7F"/>
    <w:rsid w:val="00A8697F"/>
    <w:rsid w:val="00A86CE7"/>
    <w:rsid w:val="00A87341"/>
    <w:rsid w:val="00A873C0"/>
    <w:rsid w:val="00A877B4"/>
    <w:rsid w:val="00A87A5B"/>
    <w:rsid w:val="00A90CD4"/>
    <w:rsid w:val="00A919E3"/>
    <w:rsid w:val="00A919EF"/>
    <w:rsid w:val="00A922B8"/>
    <w:rsid w:val="00A92592"/>
    <w:rsid w:val="00A93C60"/>
    <w:rsid w:val="00A940C9"/>
    <w:rsid w:val="00A94357"/>
    <w:rsid w:val="00A9439D"/>
    <w:rsid w:val="00A94715"/>
    <w:rsid w:val="00A94AA9"/>
    <w:rsid w:val="00A95B66"/>
    <w:rsid w:val="00A9720D"/>
    <w:rsid w:val="00A9784B"/>
    <w:rsid w:val="00A97F30"/>
    <w:rsid w:val="00A97F57"/>
    <w:rsid w:val="00AA066B"/>
    <w:rsid w:val="00AA112B"/>
    <w:rsid w:val="00AA14F0"/>
    <w:rsid w:val="00AA17B1"/>
    <w:rsid w:val="00AA2679"/>
    <w:rsid w:val="00AA3147"/>
    <w:rsid w:val="00AA3D30"/>
    <w:rsid w:val="00AA5371"/>
    <w:rsid w:val="00AA5640"/>
    <w:rsid w:val="00AA62F0"/>
    <w:rsid w:val="00AA6561"/>
    <w:rsid w:val="00AA6667"/>
    <w:rsid w:val="00AA668D"/>
    <w:rsid w:val="00AA692C"/>
    <w:rsid w:val="00AA6A72"/>
    <w:rsid w:val="00AA6BA4"/>
    <w:rsid w:val="00AA72B7"/>
    <w:rsid w:val="00AA76FC"/>
    <w:rsid w:val="00AA7C1B"/>
    <w:rsid w:val="00AB0886"/>
    <w:rsid w:val="00AB0DB6"/>
    <w:rsid w:val="00AB13EC"/>
    <w:rsid w:val="00AB199C"/>
    <w:rsid w:val="00AB2122"/>
    <w:rsid w:val="00AB232A"/>
    <w:rsid w:val="00AB2C6A"/>
    <w:rsid w:val="00AB3AA6"/>
    <w:rsid w:val="00AB427A"/>
    <w:rsid w:val="00AB60DB"/>
    <w:rsid w:val="00AB73AF"/>
    <w:rsid w:val="00AB7E43"/>
    <w:rsid w:val="00AC043B"/>
    <w:rsid w:val="00AC0656"/>
    <w:rsid w:val="00AC0982"/>
    <w:rsid w:val="00AC14A1"/>
    <w:rsid w:val="00AC2507"/>
    <w:rsid w:val="00AC2833"/>
    <w:rsid w:val="00AC40A0"/>
    <w:rsid w:val="00AC419D"/>
    <w:rsid w:val="00AC43EB"/>
    <w:rsid w:val="00AC4A50"/>
    <w:rsid w:val="00AC4B7F"/>
    <w:rsid w:val="00AC5403"/>
    <w:rsid w:val="00AC57F5"/>
    <w:rsid w:val="00AC5CD3"/>
    <w:rsid w:val="00AC6F3F"/>
    <w:rsid w:val="00AC756B"/>
    <w:rsid w:val="00AD10D5"/>
    <w:rsid w:val="00AD17D0"/>
    <w:rsid w:val="00AD2054"/>
    <w:rsid w:val="00AD2146"/>
    <w:rsid w:val="00AD25FC"/>
    <w:rsid w:val="00AD29A8"/>
    <w:rsid w:val="00AD2BB2"/>
    <w:rsid w:val="00AD43BE"/>
    <w:rsid w:val="00AD49D7"/>
    <w:rsid w:val="00AD4C77"/>
    <w:rsid w:val="00AD5497"/>
    <w:rsid w:val="00AD5746"/>
    <w:rsid w:val="00AD5D24"/>
    <w:rsid w:val="00AD6538"/>
    <w:rsid w:val="00AD71C2"/>
    <w:rsid w:val="00AE0973"/>
    <w:rsid w:val="00AE0BE1"/>
    <w:rsid w:val="00AE1D14"/>
    <w:rsid w:val="00AE235D"/>
    <w:rsid w:val="00AE2649"/>
    <w:rsid w:val="00AE2FA3"/>
    <w:rsid w:val="00AE40ED"/>
    <w:rsid w:val="00AE413C"/>
    <w:rsid w:val="00AE47AC"/>
    <w:rsid w:val="00AE5975"/>
    <w:rsid w:val="00AE5BC8"/>
    <w:rsid w:val="00AE630A"/>
    <w:rsid w:val="00AE6D17"/>
    <w:rsid w:val="00AE7044"/>
    <w:rsid w:val="00AE711A"/>
    <w:rsid w:val="00AE7C67"/>
    <w:rsid w:val="00AF0AF6"/>
    <w:rsid w:val="00AF0E5F"/>
    <w:rsid w:val="00AF2A5F"/>
    <w:rsid w:val="00AF2B9E"/>
    <w:rsid w:val="00AF2D53"/>
    <w:rsid w:val="00AF3127"/>
    <w:rsid w:val="00AF38E8"/>
    <w:rsid w:val="00AF47DB"/>
    <w:rsid w:val="00AF6917"/>
    <w:rsid w:val="00AF7133"/>
    <w:rsid w:val="00AF7B71"/>
    <w:rsid w:val="00B0093A"/>
    <w:rsid w:val="00B01632"/>
    <w:rsid w:val="00B01675"/>
    <w:rsid w:val="00B01B85"/>
    <w:rsid w:val="00B0228B"/>
    <w:rsid w:val="00B023FB"/>
    <w:rsid w:val="00B02401"/>
    <w:rsid w:val="00B03207"/>
    <w:rsid w:val="00B04136"/>
    <w:rsid w:val="00B046B1"/>
    <w:rsid w:val="00B05F59"/>
    <w:rsid w:val="00B06288"/>
    <w:rsid w:val="00B064D8"/>
    <w:rsid w:val="00B0746B"/>
    <w:rsid w:val="00B07EF5"/>
    <w:rsid w:val="00B10C00"/>
    <w:rsid w:val="00B10D5C"/>
    <w:rsid w:val="00B10D6F"/>
    <w:rsid w:val="00B12B0E"/>
    <w:rsid w:val="00B12CC2"/>
    <w:rsid w:val="00B13680"/>
    <w:rsid w:val="00B13EE2"/>
    <w:rsid w:val="00B145D1"/>
    <w:rsid w:val="00B14A86"/>
    <w:rsid w:val="00B150B8"/>
    <w:rsid w:val="00B158C8"/>
    <w:rsid w:val="00B15EBA"/>
    <w:rsid w:val="00B1607D"/>
    <w:rsid w:val="00B16382"/>
    <w:rsid w:val="00B16844"/>
    <w:rsid w:val="00B16DC3"/>
    <w:rsid w:val="00B17653"/>
    <w:rsid w:val="00B2086B"/>
    <w:rsid w:val="00B21AB2"/>
    <w:rsid w:val="00B22598"/>
    <w:rsid w:val="00B242F1"/>
    <w:rsid w:val="00B243D3"/>
    <w:rsid w:val="00B24F9A"/>
    <w:rsid w:val="00B2574B"/>
    <w:rsid w:val="00B25A43"/>
    <w:rsid w:val="00B25E82"/>
    <w:rsid w:val="00B26932"/>
    <w:rsid w:val="00B26963"/>
    <w:rsid w:val="00B26BBE"/>
    <w:rsid w:val="00B26D42"/>
    <w:rsid w:val="00B2760B"/>
    <w:rsid w:val="00B277FA"/>
    <w:rsid w:val="00B3113D"/>
    <w:rsid w:val="00B31353"/>
    <w:rsid w:val="00B313E5"/>
    <w:rsid w:val="00B31A7B"/>
    <w:rsid w:val="00B31DE7"/>
    <w:rsid w:val="00B320DB"/>
    <w:rsid w:val="00B3311B"/>
    <w:rsid w:val="00B33BB1"/>
    <w:rsid w:val="00B34173"/>
    <w:rsid w:val="00B34CF5"/>
    <w:rsid w:val="00B353A0"/>
    <w:rsid w:val="00B3542B"/>
    <w:rsid w:val="00B35778"/>
    <w:rsid w:val="00B36ED7"/>
    <w:rsid w:val="00B370E3"/>
    <w:rsid w:val="00B37BB7"/>
    <w:rsid w:val="00B37D33"/>
    <w:rsid w:val="00B40BB6"/>
    <w:rsid w:val="00B40D77"/>
    <w:rsid w:val="00B4110B"/>
    <w:rsid w:val="00B41685"/>
    <w:rsid w:val="00B41E47"/>
    <w:rsid w:val="00B429BE"/>
    <w:rsid w:val="00B4314F"/>
    <w:rsid w:val="00B43387"/>
    <w:rsid w:val="00B435B1"/>
    <w:rsid w:val="00B4386C"/>
    <w:rsid w:val="00B45436"/>
    <w:rsid w:val="00B45B29"/>
    <w:rsid w:val="00B45BF2"/>
    <w:rsid w:val="00B46A97"/>
    <w:rsid w:val="00B46CEC"/>
    <w:rsid w:val="00B47203"/>
    <w:rsid w:val="00B47C66"/>
    <w:rsid w:val="00B47D38"/>
    <w:rsid w:val="00B47DB1"/>
    <w:rsid w:val="00B50051"/>
    <w:rsid w:val="00B50825"/>
    <w:rsid w:val="00B51111"/>
    <w:rsid w:val="00B5160B"/>
    <w:rsid w:val="00B51A6B"/>
    <w:rsid w:val="00B51CC2"/>
    <w:rsid w:val="00B522DF"/>
    <w:rsid w:val="00B5271B"/>
    <w:rsid w:val="00B528A9"/>
    <w:rsid w:val="00B52C37"/>
    <w:rsid w:val="00B5351A"/>
    <w:rsid w:val="00B53A1F"/>
    <w:rsid w:val="00B53A7E"/>
    <w:rsid w:val="00B5417D"/>
    <w:rsid w:val="00B543C8"/>
    <w:rsid w:val="00B54461"/>
    <w:rsid w:val="00B54BE3"/>
    <w:rsid w:val="00B55941"/>
    <w:rsid w:val="00B55A4F"/>
    <w:rsid w:val="00B55AE5"/>
    <w:rsid w:val="00B56484"/>
    <w:rsid w:val="00B56F47"/>
    <w:rsid w:val="00B57A97"/>
    <w:rsid w:val="00B57E00"/>
    <w:rsid w:val="00B6099C"/>
    <w:rsid w:val="00B60E68"/>
    <w:rsid w:val="00B61763"/>
    <w:rsid w:val="00B61E97"/>
    <w:rsid w:val="00B634F5"/>
    <w:rsid w:val="00B63826"/>
    <w:rsid w:val="00B63BDC"/>
    <w:rsid w:val="00B63BE1"/>
    <w:rsid w:val="00B63D69"/>
    <w:rsid w:val="00B63F5C"/>
    <w:rsid w:val="00B64745"/>
    <w:rsid w:val="00B64938"/>
    <w:rsid w:val="00B64C7D"/>
    <w:rsid w:val="00B65A58"/>
    <w:rsid w:val="00B660C3"/>
    <w:rsid w:val="00B6630A"/>
    <w:rsid w:val="00B67916"/>
    <w:rsid w:val="00B67B4F"/>
    <w:rsid w:val="00B709C6"/>
    <w:rsid w:val="00B70B34"/>
    <w:rsid w:val="00B710E3"/>
    <w:rsid w:val="00B71E39"/>
    <w:rsid w:val="00B721C4"/>
    <w:rsid w:val="00B73040"/>
    <w:rsid w:val="00B73673"/>
    <w:rsid w:val="00B737A2"/>
    <w:rsid w:val="00B73B42"/>
    <w:rsid w:val="00B754F4"/>
    <w:rsid w:val="00B757B0"/>
    <w:rsid w:val="00B75971"/>
    <w:rsid w:val="00B75AD7"/>
    <w:rsid w:val="00B75CF0"/>
    <w:rsid w:val="00B75FA6"/>
    <w:rsid w:val="00B76904"/>
    <w:rsid w:val="00B7734A"/>
    <w:rsid w:val="00B77D81"/>
    <w:rsid w:val="00B82DDF"/>
    <w:rsid w:val="00B83729"/>
    <w:rsid w:val="00B8374D"/>
    <w:rsid w:val="00B83877"/>
    <w:rsid w:val="00B84E52"/>
    <w:rsid w:val="00B85282"/>
    <w:rsid w:val="00B85521"/>
    <w:rsid w:val="00B85C2B"/>
    <w:rsid w:val="00B85E2F"/>
    <w:rsid w:val="00B86880"/>
    <w:rsid w:val="00B87A39"/>
    <w:rsid w:val="00B87B8D"/>
    <w:rsid w:val="00B9021F"/>
    <w:rsid w:val="00B9041F"/>
    <w:rsid w:val="00B90553"/>
    <w:rsid w:val="00B9073C"/>
    <w:rsid w:val="00B90CEF"/>
    <w:rsid w:val="00B911D1"/>
    <w:rsid w:val="00B918BA"/>
    <w:rsid w:val="00B924F8"/>
    <w:rsid w:val="00B925DF"/>
    <w:rsid w:val="00B92657"/>
    <w:rsid w:val="00B92AEB"/>
    <w:rsid w:val="00B9338D"/>
    <w:rsid w:val="00B933D4"/>
    <w:rsid w:val="00B93D25"/>
    <w:rsid w:val="00B94076"/>
    <w:rsid w:val="00B946D2"/>
    <w:rsid w:val="00B9491E"/>
    <w:rsid w:val="00B94CFC"/>
    <w:rsid w:val="00B94FE8"/>
    <w:rsid w:val="00B9506B"/>
    <w:rsid w:val="00B95E3C"/>
    <w:rsid w:val="00B95F83"/>
    <w:rsid w:val="00B96299"/>
    <w:rsid w:val="00B966A3"/>
    <w:rsid w:val="00B967B5"/>
    <w:rsid w:val="00B97D6B"/>
    <w:rsid w:val="00BA0FF6"/>
    <w:rsid w:val="00BA2C94"/>
    <w:rsid w:val="00BA3657"/>
    <w:rsid w:val="00BA5CBD"/>
    <w:rsid w:val="00BA6664"/>
    <w:rsid w:val="00BA697E"/>
    <w:rsid w:val="00BA7187"/>
    <w:rsid w:val="00BA7900"/>
    <w:rsid w:val="00BB056C"/>
    <w:rsid w:val="00BB116E"/>
    <w:rsid w:val="00BB137C"/>
    <w:rsid w:val="00BB1640"/>
    <w:rsid w:val="00BB1BC4"/>
    <w:rsid w:val="00BB1DEB"/>
    <w:rsid w:val="00BB2152"/>
    <w:rsid w:val="00BB29E2"/>
    <w:rsid w:val="00BB35BF"/>
    <w:rsid w:val="00BB3FC5"/>
    <w:rsid w:val="00BB45F0"/>
    <w:rsid w:val="00BB5116"/>
    <w:rsid w:val="00BB58D0"/>
    <w:rsid w:val="00BB6515"/>
    <w:rsid w:val="00BB6777"/>
    <w:rsid w:val="00BB7072"/>
    <w:rsid w:val="00BB7AC5"/>
    <w:rsid w:val="00BC0DE3"/>
    <w:rsid w:val="00BC112C"/>
    <w:rsid w:val="00BC1F67"/>
    <w:rsid w:val="00BC2B39"/>
    <w:rsid w:val="00BC2D10"/>
    <w:rsid w:val="00BC31A0"/>
    <w:rsid w:val="00BC31F4"/>
    <w:rsid w:val="00BC3636"/>
    <w:rsid w:val="00BC3B1A"/>
    <w:rsid w:val="00BC4076"/>
    <w:rsid w:val="00BC48AF"/>
    <w:rsid w:val="00BC5099"/>
    <w:rsid w:val="00BC562E"/>
    <w:rsid w:val="00BC5828"/>
    <w:rsid w:val="00BD01ED"/>
    <w:rsid w:val="00BD03EE"/>
    <w:rsid w:val="00BD1FA3"/>
    <w:rsid w:val="00BD20C7"/>
    <w:rsid w:val="00BD2FB7"/>
    <w:rsid w:val="00BD323C"/>
    <w:rsid w:val="00BD3566"/>
    <w:rsid w:val="00BD37C2"/>
    <w:rsid w:val="00BD3886"/>
    <w:rsid w:val="00BD3C25"/>
    <w:rsid w:val="00BD4B1F"/>
    <w:rsid w:val="00BD4F9E"/>
    <w:rsid w:val="00BD63F5"/>
    <w:rsid w:val="00BD6CB0"/>
    <w:rsid w:val="00BE024A"/>
    <w:rsid w:val="00BE0B29"/>
    <w:rsid w:val="00BE0ED4"/>
    <w:rsid w:val="00BE134A"/>
    <w:rsid w:val="00BE21E4"/>
    <w:rsid w:val="00BE2A86"/>
    <w:rsid w:val="00BE316D"/>
    <w:rsid w:val="00BE358F"/>
    <w:rsid w:val="00BE35E4"/>
    <w:rsid w:val="00BE38D5"/>
    <w:rsid w:val="00BE4204"/>
    <w:rsid w:val="00BF1721"/>
    <w:rsid w:val="00BF1C18"/>
    <w:rsid w:val="00BF1F53"/>
    <w:rsid w:val="00BF257E"/>
    <w:rsid w:val="00BF2709"/>
    <w:rsid w:val="00BF3B91"/>
    <w:rsid w:val="00BF42FA"/>
    <w:rsid w:val="00BF45A7"/>
    <w:rsid w:val="00BF5DC4"/>
    <w:rsid w:val="00BF63D2"/>
    <w:rsid w:val="00BF6D0A"/>
    <w:rsid w:val="00BF6EA0"/>
    <w:rsid w:val="00BF6F9A"/>
    <w:rsid w:val="00BF7288"/>
    <w:rsid w:val="00BF7753"/>
    <w:rsid w:val="00BF7F6E"/>
    <w:rsid w:val="00C00364"/>
    <w:rsid w:val="00C00393"/>
    <w:rsid w:val="00C00849"/>
    <w:rsid w:val="00C00A55"/>
    <w:rsid w:val="00C00B94"/>
    <w:rsid w:val="00C01343"/>
    <w:rsid w:val="00C02319"/>
    <w:rsid w:val="00C02499"/>
    <w:rsid w:val="00C02759"/>
    <w:rsid w:val="00C0276C"/>
    <w:rsid w:val="00C029EA"/>
    <w:rsid w:val="00C031AB"/>
    <w:rsid w:val="00C0534A"/>
    <w:rsid w:val="00C0550F"/>
    <w:rsid w:val="00C06129"/>
    <w:rsid w:val="00C06C1B"/>
    <w:rsid w:val="00C072D3"/>
    <w:rsid w:val="00C102AD"/>
    <w:rsid w:val="00C10BE6"/>
    <w:rsid w:val="00C10D10"/>
    <w:rsid w:val="00C120A0"/>
    <w:rsid w:val="00C120A3"/>
    <w:rsid w:val="00C12381"/>
    <w:rsid w:val="00C14359"/>
    <w:rsid w:val="00C14A7A"/>
    <w:rsid w:val="00C15077"/>
    <w:rsid w:val="00C15377"/>
    <w:rsid w:val="00C166CA"/>
    <w:rsid w:val="00C175FC"/>
    <w:rsid w:val="00C17CA1"/>
    <w:rsid w:val="00C201B4"/>
    <w:rsid w:val="00C206C5"/>
    <w:rsid w:val="00C20D6E"/>
    <w:rsid w:val="00C220D4"/>
    <w:rsid w:val="00C224A5"/>
    <w:rsid w:val="00C22550"/>
    <w:rsid w:val="00C24887"/>
    <w:rsid w:val="00C24A88"/>
    <w:rsid w:val="00C262EF"/>
    <w:rsid w:val="00C26777"/>
    <w:rsid w:val="00C27048"/>
    <w:rsid w:val="00C272C2"/>
    <w:rsid w:val="00C276D9"/>
    <w:rsid w:val="00C302C1"/>
    <w:rsid w:val="00C304B8"/>
    <w:rsid w:val="00C3122B"/>
    <w:rsid w:val="00C33232"/>
    <w:rsid w:val="00C33402"/>
    <w:rsid w:val="00C33447"/>
    <w:rsid w:val="00C33AEA"/>
    <w:rsid w:val="00C34348"/>
    <w:rsid w:val="00C34603"/>
    <w:rsid w:val="00C350A8"/>
    <w:rsid w:val="00C365F1"/>
    <w:rsid w:val="00C37D56"/>
    <w:rsid w:val="00C427F2"/>
    <w:rsid w:val="00C42F5A"/>
    <w:rsid w:val="00C4301C"/>
    <w:rsid w:val="00C45022"/>
    <w:rsid w:val="00C45C6C"/>
    <w:rsid w:val="00C45CAC"/>
    <w:rsid w:val="00C46081"/>
    <w:rsid w:val="00C46456"/>
    <w:rsid w:val="00C472AD"/>
    <w:rsid w:val="00C477E4"/>
    <w:rsid w:val="00C47FB6"/>
    <w:rsid w:val="00C5186A"/>
    <w:rsid w:val="00C522A2"/>
    <w:rsid w:val="00C52602"/>
    <w:rsid w:val="00C529B4"/>
    <w:rsid w:val="00C52A83"/>
    <w:rsid w:val="00C538BB"/>
    <w:rsid w:val="00C53AEE"/>
    <w:rsid w:val="00C53C9E"/>
    <w:rsid w:val="00C53D48"/>
    <w:rsid w:val="00C53DE5"/>
    <w:rsid w:val="00C5448D"/>
    <w:rsid w:val="00C54683"/>
    <w:rsid w:val="00C56E78"/>
    <w:rsid w:val="00C56F86"/>
    <w:rsid w:val="00C5710C"/>
    <w:rsid w:val="00C57298"/>
    <w:rsid w:val="00C57708"/>
    <w:rsid w:val="00C579A4"/>
    <w:rsid w:val="00C57F67"/>
    <w:rsid w:val="00C6062C"/>
    <w:rsid w:val="00C61129"/>
    <w:rsid w:val="00C62877"/>
    <w:rsid w:val="00C63378"/>
    <w:rsid w:val="00C6447C"/>
    <w:rsid w:val="00C6458F"/>
    <w:rsid w:val="00C654BD"/>
    <w:rsid w:val="00C65BEE"/>
    <w:rsid w:val="00C65D3E"/>
    <w:rsid w:val="00C66184"/>
    <w:rsid w:val="00C667BD"/>
    <w:rsid w:val="00C67526"/>
    <w:rsid w:val="00C67563"/>
    <w:rsid w:val="00C67735"/>
    <w:rsid w:val="00C67994"/>
    <w:rsid w:val="00C67AB0"/>
    <w:rsid w:val="00C67B36"/>
    <w:rsid w:val="00C67F4C"/>
    <w:rsid w:val="00C70986"/>
    <w:rsid w:val="00C70FF1"/>
    <w:rsid w:val="00C713C8"/>
    <w:rsid w:val="00C714EF"/>
    <w:rsid w:val="00C716AF"/>
    <w:rsid w:val="00C717C7"/>
    <w:rsid w:val="00C71E21"/>
    <w:rsid w:val="00C72802"/>
    <w:rsid w:val="00C72F13"/>
    <w:rsid w:val="00C7317F"/>
    <w:rsid w:val="00C75170"/>
    <w:rsid w:val="00C75191"/>
    <w:rsid w:val="00C75250"/>
    <w:rsid w:val="00C77092"/>
    <w:rsid w:val="00C77CF0"/>
    <w:rsid w:val="00C77F63"/>
    <w:rsid w:val="00C8000C"/>
    <w:rsid w:val="00C807B6"/>
    <w:rsid w:val="00C82553"/>
    <w:rsid w:val="00C82932"/>
    <w:rsid w:val="00C83160"/>
    <w:rsid w:val="00C8362A"/>
    <w:rsid w:val="00C83D9E"/>
    <w:rsid w:val="00C863CA"/>
    <w:rsid w:val="00C90193"/>
    <w:rsid w:val="00C902EC"/>
    <w:rsid w:val="00C903BE"/>
    <w:rsid w:val="00C908CB"/>
    <w:rsid w:val="00C90A24"/>
    <w:rsid w:val="00C91731"/>
    <w:rsid w:val="00C91BFE"/>
    <w:rsid w:val="00C92641"/>
    <w:rsid w:val="00C92BB9"/>
    <w:rsid w:val="00C939A6"/>
    <w:rsid w:val="00C94525"/>
    <w:rsid w:val="00C94995"/>
    <w:rsid w:val="00C952BC"/>
    <w:rsid w:val="00C954C6"/>
    <w:rsid w:val="00C95B70"/>
    <w:rsid w:val="00C95D6F"/>
    <w:rsid w:val="00C95E1F"/>
    <w:rsid w:val="00C967C8"/>
    <w:rsid w:val="00C977C8"/>
    <w:rsid w:val="00CA0DC5"/>
    <w:rsid w:val="00CA2449"/>
    <w:rsid w:val="00CA2C6A"/>
    <w:rsid w:val="00CA459E"/>
    <w:rsid w:val="00CA493D"/>
    <w:rsid w:val="00CA5458"/>
    <w:rsid w:val="00CA7734"/>
    <w:rsid w:val="00CB0EA0"/>
    <w:rsid w:val="00CB19F6"/>
    <w:rsid w:val="00CB1B5E"/>
    <w:rsid w:val="00CB1FF7"/>
    <w:rsid w:val="00CB23F3"/>
    <w:rsid w:val="00CB27DC"/>
    <w:rsid w:val="00CB47E9"/>
    <w:rsid w:val="00CB4ADC"/>
    <w:rsid w:val="00CB5370"/>
    <w:rsid w:val="00CB596B"/>
    <w:rsid w:val="00CB605C"/>
    <w:rsid w:val="00CB78BF"/>
    <w:rsid w:val="00CC126E"/>
    <w:rsid w:val="00CC2816"/>
    <w:rsid w:val="00CC303B"/>
    <w:rsid w:val="00CC3236"/>
    <w:rsid w:val="00CC3655"/>
    <w:rsid w:val="00CC3F1F"/>
    <w:rsid w:val="00CC492B"/>
    <w:rsid w:val="00CC5AC5"/>
    <w:rsid w:val="00CC5CD3"/>
    <w:rsid w:val="00CC69FB"/>
    <w:rsid w:val="00CC6A35"/>
    <w:rsid w:val="00CC732A"/>
    <w:rsid w:val="00CD0A6D"/>
    <w:rsid w:val="00CD0B6E"/>
    <w:rsid w:val="00CD0C67"/>
    <w:rsid w:val="00CD0FD1"/>
    <w:rsid w:val="00CD15CB"/>
    <w:rsid w:val="00CD20AD"/>
    <w:rsid w:val="00CD27FC"/>
    <w:rsid w:val="00CD2902"/>
    <w:rsid w:val="00CD2BBD"/>
    <w:rsid w:val="00CD2C94"/>
    <w:rsid w:val="00CD3AC4"/>
    <w:rsid w:val="00CD3B58"/>
    <w:rsid w:val="00CD6700"/>
    <w:rsid w:val="00CD7175"/>
    <w:rsid w:val="00CD72D3"/>
    <w:rsid w:val="00CD7847"/>
    <w:rsid w:val="00CD7F50"/>
    <w:rsid w:val="00CE0D6F"/>
    <w:rsid w:val="00CE12AC"/>
    <w:rsid w:val="00CE1FD6"/>
    <w:rsid w:val="00CE3D65"/>
    <w:rsid w:val="00CE465C"/>
    <w:rsid w:val="00CE5063"/>
    <w:rsid w:val="00CE57D8"/>
    <w:rsid w:val="00CE590B"/>
    <w:rsid w:val="00CE654B"/>
    <w:rsid w:val="00CE657C"/>
    <w:rsid w:val="00CE7A80"/>
    <w:rsid w:val="00CF060D"/>
    <w:rsid w:val="00CF0AD4"/>
    <w:rsid w:val="00CF2822"/>
    <w:rsid w:val="00CF3FA0"/>
    <w:rsid w:val="00CF4CBB"/>
    <w:rsid w:val="00CF4DD3"/>
    <w:rsid w:val="00CF6308"/>
    <w:rsid w:val="00CF6AC6"/>
    <w:rsid w:val="00CF70ED"/>
    <w:rsid w:val="00D002E8"/>
    <w:rsid w:val="00D0239A"/>
    <w:rsid w:val="00D03C1E"/>
    <w:rsid w:val="00D0400A"/>
    <w:rsid w:val="00D04A53"/>
    <w:rsid w:val="00D04C19"/>
    <w:rsid w:val="00D052B3"/>
    <w:rsid w:val="00D0646E"/>
    <w:rsid w:val="00D066CC"/>
    <w:rsid w:val="00D069EA"/>
    <w:rsid w:val="00D06C5E"/>
    <w:rsid w:val="00D06EB6"/>
    <w:rsid w:val="00D06FB3"/>
    <w:rsid w:val="00D07477"/>
    <w:rsid w:val="00D07651"/>
    <w:rsid w:val="00D077B0"/>
    <w:rsid w:val="00D1000B"/>
    <w:rsid w:val="00D10959"/>
    <w:rsid w:val="00D10B61"/>
    <w:rsid w:val="00D11057"/>
    <w:rsid w:val="00D1133A"/>
    <w:rsid w:val="00D1136C"/>
    <w:rsid w:val="00D11427"/>
    <w:rsid w:val="00D119B7"/>
    <w:rsid w:val="00D11C02"/>
    <w:rsid w:val="00D11CD8"/>
    <w:rsid w:val="00D12E9E"/>
    <w:rsid w:val="00D134D7"/>
    <w:rsid w:val="00D13713"/>
    <w:rsid w:val="00D14CD9"/>
    <w:rsid w:val="00D14D95"/>
    <w:rsid w:val="00D15173"/>
    <w:rsid w:val="00D15738"/>
    <w:rsid w:val="00D16825"/>
    <w:rsid w:val="00D1790A"/>
    <w:rsid w:val="00D17F92"/>
    <w:rsid w:val="00D2032D"/>
    <w:rsid w:val="00D20ABC"/>
    <w:rsid w:val="00D20C74"/>
    <w:rsid w:val="00D20E20"/>
    <w:rsid w:val="00D21356"/>
    <w:rsid w:val="00D21595"/>
    <w:rsid w:val="00D21BE5"/>
    <w:rsid w:val="00D22087"/>
    <w:rsid w:val="00D22F06"/>
    <w:rsid w:val="00D239A7"/>
    <w:rsid w:val="00D23AF4"/>
    <w:rsid w:val="00D24D7A"/>
    <w:rsid w:val="00D2504B"/>
    <w:rsid w:val="00D25918"/>
    <w:rsid w:val="00D25C37"/>
    <w:rsid w:val="00D25DD6"/>
    <w:rsid w:val="00D26D2B"/>
    <w:rsid w:val="00D2717D"/>
    <w:rsid w:val="00D27853"/>
    <w:rsid w:val="00D27878"/>
    <w:rsid w:val="00D3047C"/>
    <w:rsid w:val="00D309C1"/>
    <w:rsid w:val="00D31051"/>
    <w:rsid w:val="00D316CA"/>
    <w:rsid w:val="00D31CE3"/>
    <w:rsid w:val="00D32B8D"/>
    <w:rsid w:val="00D33712"/>
    <w:rsid w:val="00D3504E"/>
    <w:rsid w:val="00D35E29"/>
    <w:rsid w:val="00D35F0D"/>
    <w:rsid w:val="00D3623B"/>
    <w:rsid w:val="00D3627C"/>
    <w:rsid w:val="00D367E8"/>
    <w:rsid w:val="00D368D1"/>
    <w:rsid w:val="00D36D49"/>
    <w:rsid w:val="00D36ECB"/>
    <w:rsid w:val="00D36F95"/>
    <w:rsid w:val="00D37247"/>
    <w:rsid w:val="00D3783B"/>
    <w:rsid w:val="00D37891"/>
    <w:rsid w:val="00D37D8A"/>
    <w:rsid w:val="00D4036C"/>
    <w:rsid w:val="00D40D57"/>
    <w:rsid w:val="00D413D7"/>
    <w:rsid w:val="00D41AF5"/>
    <w:rsid w:val="00D41B9C"/>
    <w:rsid w:val="00D41C58"/>
    <w:rsid w:val="00D427B3"/>
    <w:rsid w:val="00D42E01"/>
    <w:rsid w:val="00D42E0F"/>
    <w:rsid w:val="00D42F86"/>
    <w:rsid w:val="00D431AB"/>
    <w:rsid w:val="00D43596"/>
    <w:rsid w:val="00D43834"/>
    <w:rsid w:val="00D439DD"/>
    <w:rsid w:val="00D43BF0"/>
    <w:rsid w:val="00D44495"/>
    <w:rsid w:val="00D44509"/>
    <w:rsid w:val="00D447ED"/>
    <w:rsid w:val="00D451C9"/>
    <w:rsid w:val="00D4592D"/>
    <w:rsid w:val="00D47009"/>
    <w:rsid w:val="00D4718E"/>
    <w:rsid w:val="00D471F6"/>
    <w:rsid w:val="00D477AB"/>
    <w:rsid w:val="00D50EDD"/>
    <w:rsid w:val="00D5112F"/>
    <w:rsid w:val="00D51E1E"/>
    <w:rsid w:val="00D538F6"/>
    <w:rsid w:val="00D53A4A"/>
    <w:rsid w:val="00D54A99"/>
    <w:rsid w:val="00D54EBE"/>
    <w:rsid w:val="00D555F3"/>
    <w:rsid w:val="00D5562D"/>
    <w:rsid w:val="00D55822"/>
    <w:rsid w:val="00D559B6"/>
    <w:rsid w:val="00D561A5"/>
    <w:rsid w:val="00D566B7"/>
    <w:rsid w:val="00D56746"/>
    <w:rsid w:val="00D56A07"/>
    <w:rsid w:val="00D56E6E"/>
    <w:rsid w:val="00D5735E"/>
    <w:rsid w:val="00D57D16"/>
    <w:rsid w:val="00D6080A"/>
    <w:rsid w:val="00D60EBC"/>
    <w:rsid w:val="00D61CA5"/>
    <w:rsid w:val="00D61DF6"/>
    <w:rsid w:val="00D622C6"/>
    <w:rsid w:val="00D623D0"/>
    <w:rsid w:val="00D62922"/>
    <w:rsid w:val="00D63912"/>
    <w:rsid w:val="00D64F56"/>
    <w:rsid w:val="00D65046"/>
    <w:rsid w:val="00D650E8"/>
    <w:rsid w:val="00D65239"/>
    <w:rsid w:val="00D65839"/>
    <w:rsid w:val="00D66D28"/>
    <w:rsid w:val="00D67868"/>
    <w:rsid w:val="00D67C0B"/>
    <w:rsid w:val="00D67F08"/>
    <w:rsid w:val="00D70415"/>
    <w:rsid w:val="00D704C2"/>
    <w:rsid w:val="00D70F24"/>
    <w:rsid w:val="00D71006"/>
    <w:rsid w:val="00D71B64"/>
    <w:rsid w:val="00D71D62"/>
    <w:rsid w:val="00D728C0"/>
    <w:rsid w:val="00D73518"/>
    <w:rsid w:val="00D73678"/>
    <w:rsid w:val="00D73A9A"/>
    <w:rsid w:val="00D73FDD"/>
    <w:rsid w:val="00D7441A"/>
    <w:rsid w:val="00D75304"/>
    <w:rsid w:val="00D754A7"/>
    <w:rsid w:val="00D7643F"/>
    <w:rsid w:val="00D764BA"/>
    <w:rsid w:val="00D77107"/>
    <w:rsid w:val="00D776F4"/>
    <w:rsid w:val="00D77E51"/>
    <w:rsid w:val="00D8089F"/>
    <w:rsid w:val="00D809F1"/>
    <w:rsid w:val="00D81B64"/>
    <w:rsid w:val="00D81C12"/>
    <w:rsid w:val="00D82A42"/>
    <w:rsid w:val="00D8335A"/>
    <w:rsid w:val="00D83555"/>
    <w:rsid w:val="00D844E4"/>
    <w:rsid w:val="00D846FD"/>
    <w:rsid w:val="00D8627A"/>
    <w:rsid w:val="00D86540"/>
    <w:rsid w:val="00D86EE2"/>
    <w:rsid w:val="00D87841"/>
    <w:rsid w:val="00D90567"/>
    <w:rsid w:val="00D90C61"/>
    <w:rsid w:val="00D92A58"/>
    <w:rsid w:val="00D935D6"/>
    <w:rsid w:val="00D942ED"/>
    <w:rsid w:val="00D9459D"/>
    <w:rsid w:val="00D94CE1"/>
    <w:rsid w:val="00D96770"/>
    <w:rsid w:val="00D971E3"/>
    <w:rsid w:val="00D9742C"/>
    <w:rsid w:val="00D976FC"/>
    <w:rsid w:val="00DA03AC"/>
    <w:rsid w:val="00DA07E3"/>
    <w:rsid w:val="00DA0841"/>
    <w:rsid w:val="00DA0ADA"/>
    <w:rsid w:val="00DA1F80"/>
    <w:rsid w:val="00DA270A"/>
    <w:rsid w:val="00DA2809"/>
    <w:rsid w:val="00DA28B7"/>
    <w:rsid w:val="00DA2916"/>
    <w:rsid w:val="00DA2FC6"/>
    <w:rsid w:val="00DA3E34"/>
    <w:rsid w:val="00DA3FA5"/>
    <w:rsid w:val="00DA42AD"/>
    <w:rsid w:val="00DA48B5"/>
    <w:rsid w:val="00DA5399"/>
    <w:rsid w:val="00DA58DA"/>
    <w:rsid w:val="00DA59B9"/>
    <w:rsid w:val="00DA5AFD"/>
    <w:rsid w:val="00DA681A"/>
    <w:rsid w:val="00DA77D7"/>
    <w:rsid w:val="00DA7E34"/>
    <w:rsid w:val="00DB03A4"/>
    <w:rsid w:val="00DB05E5"/>
    <w:rsid w:val="00DB0D63"/>
    <w:rsid w:val="00DB18A6"/>
    <w:rsid w:val="00DB1CB2"/>
    <w:rsid w:val="00DB34BD"/>
    <w:rsid w:val="00DB3586"/>
    <w:rsid w:val="00DB4DA5"/>
    <w:rsid w:val="00DB4F45"/>
    <w:rsid w:val="00DB5320"/>
    <w:rsid w:val="00DB5399"/>
    <w:rsid w:val="00DB615C"/>
    <w:rsid w:val="00DB6929"/>
    <w:rsid w:val="00DB6BA4"/>
    <w:rsid w:val="00DB7B5E"/>
    <w:rsid w:val="00DC006A"/>
    <w:rsid w:val="00DC05FF"/>
    <w:rsid w:val="00DC07DB"/>
    <w:rsid w:val="00DC1219"/>
    <w:rsid w:val="00DC17BE"/>
    <w:rsid w:val="00DC1F22"/>
    <w:rsid w:val="00DC2BFC"/>
    <w:rsid w:val="00DC334C"/>
    <w:rsid w:val="00DC40B9"/>
    <w:rsid w:val="00DC484C"/>
    <w:rsid w:val="00DC497F"/>
    <w:rsid w:val="00DC4C6C"/>
    <w:rsid w:val="00DC4FC7"/>
    <w:rsid w:val="00DC51D0"/>
    <w:rsid w:val="00DC5255"/>
    <w:rsid w:val="00DC54B1"/>
    <w:rsid w:val="00DC57E7"/>
    <w:rsid w:val="00DC59AF"/>
    <w:rsid w:val="00DC683F"/>
    <w:rsid w:val="00DC6AC4"/>
    <w:rsid w:val="00DC6EAD"/>
    <w:rsid w:val="00DC6F62"/>
    <w:rsid w:val="00DC7366"/>
    <w:rsid w:val="00DC789C"/>
    <w:rsid w:val="00DD0934"/>
    <w:rsid w:val="00DD14E8"/>
    <w:rsid w:val="00DD16D8"/>
    <w:rsid w:val="00DD2348"/>
    <w:rsid w:val="00DD2454"/>
    <w:rsid w:val="00DD42F2"/>
    <w:rsid w:val="00DD44B3"/>
    <w:rsid w:val="00DD4972"/>
    <w:rsid w:val="00DD4E52"/>
    <w:rsid w:val="00DD5031"/>
    <w:rsid w:val="00DD73D0"/>
    <w:rsid w:val="00DD766B"/>
    <w:rsid w:val="00DD77BD"/>
    <w:rsid w:val="00DE06B5"/>
    <w:rsid w:val="00DE07C7"/>
    <w:rsid w:val="00DE0A38"/>
    <w:rsid w:val="00DE10FA"/>
    <w:rsid w:val="00DE11B0"/>
    <w:rsid w:val="00DE1FE2"/>
    <w:rsid w:val="00DE2773"/>
    <w:rsid w:val="00DE2E44"/>
    <w:rsid w:val="00DE55D2"/>
    <w:rsid w:val="00DE5614"/>
    <w:rsid w:val="00DE6380"/>
    <w:rsid w:val="00DE63CF"/>
    <w:rsid w:val="00DE699E"/>
    <w:rsid w:val="00DE7345"/>
    <w:rsid w:val="00DF04EE"/>
    <w:rsid w:val="00DF096B"/>
    <w:rsid w:val="00DF0F62"/>
    <w:rsid w:val="00DF1056"/>
    <w:rsid w:val="00DF1AF7"/>
    <w:rsid w:val="00DF2660"/>
    <w:rsid w:val="00DF41A2"/>
    <w:rsid w:val="00DF4420"/>
    <w:rsid w:val="00DF4489"/>
    <w:rsid w:val="00DF4580"/>
    <w:rsid w:val="00DF46B9"/>
    <w:rsid w:val="00DF46D0"/>
    <w:rsid w:val="00DF4BB7"/>
    <w:rsid w:val="00DF4D4E"/>
    <w:rsid w:val="00DF63F2"/>
    <w:rsid w:val="00DF6445"/>
    <w:rsid w:val="00DF667E"/>
    <w:rsid w:val="00DF7029"/>
    <w:rsid w:val="00DF7BCC"/>
    <w:rsid w:val="00E00490"/>
    <w:rsid w:val="00E00DA7"/>
    <w:rsid w:val="00E0393B"/>
    <w:rsid w:val="00E03D1A"/>
    <w:rsid w:val="00E03D32"/>
    <w:rsid w:val="00E04513"/>
    <w:rsid w:val="00E04E78"/>
    <w:rsid w:val="00E05F40"/>
    <w:rsid w:val="00E061C7"/>
    <w:rsid w:val="00E06B10"/>
    <w:rsid w:val="00E06FD0"/>
    <w:rsid w:val="00E078AA"/>
    <w:rsid w:val="00E07BBB"/>
    <w:rsid w:val="00E10451"/>
    <w:rsid w:val="00E10786"/>
    <w:rsid w:val="00E107AD"/>
    <w:rsid w:val="00E10E25"/>
    <w:rsid w:val="00E10E62"/>
    <w:rsid w:val="00E11248"/>
    <w:rsid w:val="00E112B9"/>
    <w:rsid w:val="00E11332"/>
    <w:rsid w:val="00E11790"/>
    <w:rsid w:val="00E11D6A"/>
    <w:rsid w:val="00E12A21"/>
    <w:rsid w:val="00E13721"/>
    <w:rsid w:val="00E13AD8"/>
    <w:rsid w:val="00E143CF"/>
    <w:rsid w:val="00E15C57"/>
    <w:rsid w:val="00E16FAE"/>
    <w:rsid w:val="00E17B61"/>
    <w:rsid w:val="00E17BFA"/>
    <w:rsid w:val="00E17E5C"/>
    <w:rsid w:val="00E17F2C"/>
    <w:rsid w:val="00E2115A"/>
    <w:rsid w:val="00E211CB"/>
    <w:rsid w:val="00E2225B"/>
    <w:rsid w:val="00E227B3"/>
    <w:rsid w:val="00E229B8"/>
    <w:rsid w:val="00E22C36"/>
    <w:rsid w:val="00E23023"/>
    <w:rsid w:val="00E23031"/>
    <w:rsid w:val="00E234C1"/>
    <w:rsid w:val="00E246F6"/>
    <w:rsid w:val="00E248BF"/>
    <w:rsid w:val="00E24B21"/>
    <w:rsid w:val="00E24BE4"/>
    <w:rsid w:val="00E24E48"/>
    <w:rsid w:val="00E25A7A"/>
    <w:rsid w:val="00E25DF2"/>
    <w:rsid w:val="00E25F8F"/>
    <w:rsid w:val="00E26D0C"/>
    <w:rsid w:val="00E2709A"/>
    <w:rsid w:val="00E270CD"/>
    <w:rsid w:val="00E27505"/>
    <w:rsid w:val="00E302D9"/>
    <w:rsid w:val="00E30804"/>
    <w:rsid w:val="00E3081E"/>
    <w:rsid w:val="00E3092C"/>
    <w:rsid w:val="00E30AC7"/>
    <w:rsid w:val="00E313D8"/>
    <w:rsid w:val="00E31476"/>
    <w:rsid w:val="00E317F8"/>
    <w:rsid w:val="00E318F8"/>
    <w:rsid w:val="00E31B62"/>
    <w:rsid w:val="00E31D94"/>
    <w:rsid w:val="00E326D0"/>
    <w:rsid w:val="00E33D25"/>
    <w:rsid w:val="00E340BB"/>
    <w:rsid w:val="00E34880"/>
    <w:rsid w:val="00E35123"/>
    <w:rsid w:val="00E35BFA"/>
    <w:rsid w:val="00E363C3"/>
    <w:rsid w:val="00E4017C"/>
    <w:rsid w:val="00E40445"/>
    <w:rsid w:val="00E40FCE"/>
    <w:rsid w:val="00E415F0"/>
    <w:rsid w:val="00E41931"/>
    <w:rsid w:val="00E420E2"/>
    <w:rsid w:val="00E420FF"/>
    <w:rsid w:val="00E43179"/>
    <w:rsid w:val="00E43B7D"/>
    <w:rsid w:val="00E44710"/>
    <w:rsid w:val="00E4498D"/>
    <w:rsid w:val="00E45186"/>
    <w:rsid w:val="00E46361"/>
    <w:rsid w:val="00E46B01"/>
    <w:rsid w:val="00E46D51"/>
    <w:rsid w:val="00E511E3"/>
    <w:rsid w:val="00E513A3"/>
    <w:rsid w:val="00E526A2"/>
    <w:rsid w:val="00E526AA"/>
    <w:rsid w:val="00E52AEB"/>
    <w:rsid w:val="00E541C3"/>
    <w:rsid w:val="00E5441D"/>
    <w:rsid w:val="00E545B5"/>
    <w:rsid w:val="00E54686"/>
    <w:rsid w:val="00E5501C"/>
    <w:rsid w:val="00E555A1"/>
    <w:rsid w:val="00E56111"/>
    <w:rsid w:val="00E57707"/>
    <w:rsid w:val="00E57760"/>
    <w:rsid w:val="00E5794D"/>
    <w:rsid w:val="00E607CF"/>
    <w:rsid w:val="00E60B0D"/>
    <w:rsid w:val="00E60F5D"/>
    <w:rsid w:val="00E6112D"/>
    <w:rsid w:val="00E618AC"/>
    <w:rsid w:val="00E62C80"/>
    <w:rsid w:val="00E631DC"/>
    <w:rsid w:val="00E637E3"/>
    <w:rsid w:val="00E63A1C"/>
    <w:rsid w:val="00E63B8E"/>
    <w:rsid w:val="00E6410F"/>
    <w:rsid w:val="00E643F8"/>
    <w:rsid w:val="00E64E5B"/>
    <w:rsid w:val="00E64FC4"/>
    <w:rsid w:val="00E654AD"/>
    <w:rsid w:val="00E65678"/>
    <w:rsid w:val="00E65F13"/>
    <w:rsid w:val="00E66724"/>
    <w:rsid w:val="00E66BD6"/>
    <w:rsid w:val="00E67813"/>
    <w:rsid w:val="00E703D5"/>
    <w:rsid w:val="00E70452"/>
    <w:rsid w:val="00E70ADE"/>
    <w:rsid w:val="00E70B63"/>
    <w:rsid w:val="00E70B7F"/>
    <w:rsid w:val="00E74589"/>
    <w:rsid w:val="00E74E60"/>
    <w:rsid w:val="00E7655E"/>
    <w:rsid w:val="00E77127"/>
    <w:rsid w:val="00E77546"/>
    <w:rsid w:val="00E77AAA"/>
    <w:rsid w:val="00E800AF"/>
    <w:rsid w:val="00E812D1"/>
    <w:rsid w:val="00E813BC"/>
    <w:rsid w:val="00E81421"/>
    <w:rsid w:val="00E81DF4"/>
    <w:rsid w:val="00E8247D"/>
    <w:rsid w:val="00E826E2"/>
    <w:rsid w:val="00E832DD"/>
    <w:rsid w:val="00E834EA"/>
    <w:rsid w:val="00E83805"/>
    <w:rsid w:val="00E846B8"/>
    <w:rsid w:val="00E856A8"/>
    <w:rsid w:val="00E856C7"/>
    <w:rsid w:val="00E85ED7"/>
    <w:rsid w:val="00E8641F"/>
    <w:rsid w:val="00E86480"/>
    <w:rsid w:val="00E86924"/>
    <w:rsid w:val="00E86D5F"/>
    <w:rsid w:val="00E86EC2"/>
    <w:rsid w:val="00E87098"/>
    <w:rsid w:val="00E870D5"/>
    <w:rsid w:val="00E87B56"/>
    <w:rsid w:val="00E90314"/>
    <w:rsid w:val="00E906E7"/>
    <w:rsid w:val="00E90896"/>
    <w:rsid w:val="00E9161D"/>
    <w:rsid w:val="00E920AE"/>
    <w:rsid w:val="00E9257B"/>
    <w:rsid w:val="00E92C16"/>
    <w:rsid w:val="00E930E1"/>
    <w:rsid w:val="00E932DA"/>
    <w:rsid w:val="00E934B5"/>
    <w:rsid w:val="00E93A92"/>
    <w:rsid w:val="00E93B16"/>
    <w:rsid w:val="00E93CC3"/>
    <w:rsid w:val="00E946C2"/>
    <w:rsid w:val="00E94CB0"/>
    <w:rsid w:val="00E961CE"/>
    <w:rsid w:val="00E966B8"/>
    <w:rsid w:val="00E975A4"/>
    <w:rsid w:val="00E978E4"/>
    <w:rsid w:val="00E97CCF"/>
    <w:rsid w:val="00EA05FC"/>
    <w:rsid w:val="00EA1D9A"/>
    <w:rsid w:val="00EA2645"/>
    <w:rsid w:val="00EA26B1"/>
    <w:rsid w:val="00EA3EF3"/>
    <w:rsid w:val="00EA3F15"/>
    <w:rsid w:val="00EA6C1B"/>
    <w:rsid w:val="00EA7213"/>
    <w:rsid w:val="00EA726B"/>
    <w:rsid w:val="00EA72E1"/>
    <w:rsid w:val="00EA7C82"/>
    <w:rsid w:val="00EB052C"/>
    <w:rsid w:val="00EB1AD2"/>
    <w:rsid w:val="00EB209D"/>
    <w:rsid w:val="00EB269C"/>
    <w:rsid w:val="00EB2B4B"/>
    <w:rsid w:val="00EB33BE"/>
    <w:rsid w:val="00EB3527"/>
    <w:rsid w:val="00EB3A56"/>
    <w:rsid w:val="00EB3D99"/>
    <w:rsid w:val="00EB48A6"/>
    <w:rsid w:val="00EB4E76"/>
    <w:rsid w:val="00EB5E30"/>
    <w:rsid w:val="00EB7559"/>
    <w:rsid w:val="00EB7801"/>
    <w:rsid w:val="00EC01B8"/>
    <w:rsid w:val="00EC059A"/>
    <w:rsid w:val="00EC0C0B"/>
    <w:rsid w:val="00EC131D"/>
    <w:rsid w:val="00EC228A"/>
    <w:rsid w:val="00EC259A"/>
    <w:rsid w:val="00EC29E2"/>
    <w:rsid w:val="00EC386C"/>
    <w:rsid w:val="00EC3943"/>
    <w:rsid w:val="00EC3DEE"/>
    <w:rsid w:val="00EC3FED"/>
    <w:rsid w:val="00EC5C17"/>
    <w:rsid w:val="00EC642A"/>
    <w:rsid w:val="00EC6665"/>
    <w:rsid w:val="00EC6B67"/>
    <w:rsid w:val="00EC72E4"/>
    <w:rsid w:val="00ED1284"/>
    <w:rsid w:val="00ED1739"/>
    <w:rsid w:val="00ED1B02"/>
    <w:rsid w:val="00ED1BB4"/>
    <w:rsid w:val="00ED2917"/>
    <w:rsid w:val="00ED2C65"/>
    <w:rsid w:val="00ED32FD"/>
    <w:rsid w:val="00ED3A1B"/>
    <w:rsid w:val="00ED3E63"/>
    <w:rsid w:val="00ED595A"/>
    <w:rsid w:val="00ED6E51"/>
    <w:rsid w:val="00ED6FAC"/>
    <w:rsid w:val="00ED7533"/>
    <w:rsid w:val="00ED7858"/>
    <w:rsid w:val="00ED7F58"/>
    <w:rsid w:val="00EE21F1"/>
    <w:rsid w:val="00EE2297"/>
    <w:rsid w:val="00EE245A"/>
    <w:rsid w:val="00EE29A9"/>
    <w:rsid w:val="00EE309C"/>
    <w:rsid w:val="00EE3DE1"/>
    <w:rsid w:val="00EE4003"/>
    <w:rsid w:val="00EE40F7"/>
    <w:rsid w:val="00EE42D0"/>
    <w:rsid w:val="00EE46D6"/>
    <w:rsid w:val="00EE4ED6"/>
    <w:rsid w:val="00EE4F19"/>
    <w:rsid w:val="00EE560E"/>
    <w:rsid w:val="00EE5942"/>
    <w:rsid w:val="00EE5E4F"/>
    <w:rsid w:val="00EE63B0"/>
    <w:rsid w:val="00EE6C10"/>
    <w:rsid w:val="00EE70B9"/>
    <w:rsid w:val="00EE7E87"/>
    <w:rsid w:val="00EE7FE6"/>
    <w:rsid w:val="00EF09FF"/>
    <w:rsid w:val="00EF17CA"/>
    <w:rsid w:val="00EF1E88"/>
    <w:rsid w:val="00EF2162"/>
    <w:rsid w:val="00EF3217"/>
    <w:rsid w:val="00EF3CCF"/>
    <w:rsid w:val="00EF3E9E"/>
    <w:rsid w:val="00EF4145"/>
    <w:rsid w:val="00EF5738"/>
    <w:rsid w:val="00EF57A2"/>
    <w:rsid w:val="00EF5B8A"/>
    <w:rsid w:val="00EF682B"/>
    <w:rsid w:val="00EF6F7C"/>
    <w:rsid w:val="00EF74CD"/>
    <w:rsid w:val="00EF7DBA"/>
    <w:rsid w:val="00F002F7"/>
    <w:rsid w:val="00F0082B"/>
    <w:rsid w:val="00F009F0"/>
    <w:rsid w:val="00F0268C"/>
    <w:rsid w:val="00F03EA7"/>
    <w:rsid w:val="00F053CB"/>
    <w:rsid w:val="00F0587B"/>
    <w:rsid w:val="00F059BB"/>
    <w:rsid w:val="00F05F1C"/>
    <w:rsid w:val="00F06515"/>
    <w:rsid w:val="00F06FA3"/>
    <w:rsid w:val="00F07019"/>
    <w:rsid w:val="00F0710D"/>
    <w:rsid w:val="00F073AC"/>
    <w:rsid w:val="00F07D1F"/>
    <w:rsid w:val="00F07D53"/>
    <w:rsid w:val="00F117DF"/>
    <w:rsid w:val="00F119C5"/>
    <w:rsid w:val="00F124FC"/>
    <w:rsid w:val="00F13B19"/>
    <w:rsid w:val="00F13CBE"/>
    <w:rsid w:val="00F13FAD"/>
    <w:rsid w:val="00F14A39"/>
    <w:rsid w:val="00F14A82"/>
    <w:rsid w:val="00F15546"/>
    <w:rsid w:val="00F15D31"/>
    <w:rsid w:val="00F15FF4"/>
    <w:rsid w:val="00F169D3"/>
    <w:rsid w:val="00F1702B"/>
    <w:rsid w:val="00F17306"/>
    <w:rsid w:val="00F17859"/>
    <w:rsid w:val="00F17997"/>
    <w:rsid w:val="00F2068B"/>
    <w:rsid w:val="00F20C3F"/>
    <w:rsid w:val="00F20EA5"/>
    <w:rsid w:val="00F21448"/>
    <w:rsid w:val="00F214A1"/>
    <w:rsid w:val="00F21BF6"/>
    <w:rsid w:val="00F221CA"/>
    <w:rsid w:val="00F222FD"/>
    <w:rsid w:val="00F22513"/>
    <w:rsid w:val="00F22B24"/>
    <w:rsid w:val="00F23982"/>
    <w:rsid w:val="00F23F8D"/>
    <w:rsid w:val="00F25D65"/>
    <w:rsid w:val="00F26228"/>
    <w:rsid w:val="00F26590"/>
    <w:rsid w:val="00F27B9B"/>
    <w:rsid w:val="00F27D51"/>
    <w:rsid w:val="00F3069F"/>
    <w:rsid w:val="00F30B14"/>
    <w:rsid w:val="00F30D09"/>
    <w:rsid w:val="00F30F00"/>
    <w:rsid w:val="00F312E6"/>
    <w:rsid w:val="00F32311"/>
    <w:rsid w:val="00F323B4"/>
    <w:rsid w:val="00F32410"/>
    <w:rsid w:val="00F33AA2"/>
    <w:rsid w:val="00F33F6D"/>
    <w:rsid w:val="00F34010"/>
    <w:rsid w:val="00F34923"/>
    <w:rsid w:val="00F35346"/>
    <w:rsid w:val="00F355A9"/>
    <w:rsid w:val="00F35B25"/>
    <w:rsid w:val="00F36892"/>
    <w:rsid w:val="00F368AE"/>
    <w:rsid w:val="00F379E7"/>
    <w:rsid w:val="00F400EA"/>
    <w:rsid w:val="00F401D0"/>
    <w:rsid w:val="00F407AC"/>
    <w:rsid w:val="00F41913"/>
    <w:rsid w:val="00F42345"/>
    <w:rsid w:val="00F43162"/>
    <w:rsid w:val="00F43C0C"/>
    <w:rsid w:val="00F43CA5"/>
    <w:rsid w:val="00F44114"/>
    <w:rsid w:val="00F44202"/>
    <w:rsid w:val="00F45D5B"/>
    <w:rsid w:val="00F45E01"/>
    <w:rsid w:val="00F45FEA"/>
    <w:rsid w:val="00F462E0"/>
    <w:rsid w:val="00F46573"/>
    <w:rsid w:val="00F467D9"/>
    <w:rsid w:val="00F46F45"/>
    <w:rsid w:val="00F47438"/>
    <w:rsid w:val="00F47630"/>
    <w:rsid w:val="00F47EE6"/>
    <w:rsid w:val="00F5158B"/>
    <w:rsid w:val="00F51CF6"/>
    <w:rsid w:val="00F53379"/>
    <w:rsid w:val="00F53C10"/>
    <w:rsid w:val="00F53D36"/>
    <w:rsid w:val="00F54652"/>
    <w:rsid w:val="00F548C4"/>
    <w:rsid w:val="00F54914"/>
    <w:rsid w:val="00F556A7"/>
    <w:rsid w:val="00F55FAC"/>
    <w:rsid w:val="00F563E6"/>
    <w:rsid w:val="00F56BC2"/>
    <w:rsid w:val="00F56EEE"/>
    <w:rsid w:val="00F5745C"/>
    <w:rsid w:val="00F575C7"/>
    <w:rsid w:val="00F5780C"/>
    <w:rsid w:val="00F6038B"/>
    <w:rsid w:val="00F606B6"/>
    <w:rsid w:val="00F60B88"/>
    <w:rsid w:val="00F614CE"/>
    <w:rsid w:val="00F62AFE"/>
    <w:rsid w:val="00F63231"/>
    <w:rsid w:val="00F64855"/>
    <w:rsid w:val="00F65321"/>
    <w:rsid w:val="00F66D2C"/>
    <w:rsid w:val="00F66E65"/>
    <w:rsid w:val="00F671A1"/>
    <w:rsid w:val="00F67645"/>
    <w:rsid w:val="00F67851"/>
    <w:rsid w:val="00F704CE"/>
    <w:rsid w:val="00F720A9"/>
    <w:rsid w:val="00F72AE0"/>
    <w:rsid w:val="00F740E7"/>
    <w:rsid w:val="00F74C9E"/>
    <w:rsid w:val="00F7501A"/>
    <w:rsid w:val="00F7531E"/>
    <w:rsid w:val="00F775EF"/>
    <w:rsid w:val="00F779DB"/>
    <w:rsid w:val="00F809E4"/>
    <w:rsid w:val="00F80E95"/>
    <w:rsid w:val="00F812B3"/>
    <w:rsid w:val="00F81A40"/>
    <w:rsid w:val="00F81FD9"/>
    <w:rsid w:val="00F832F8"/>
    <w:rsid w:val="00F834C9"/>
    <w:rsid w:val="00F8380D"/>
    <w:rsid w:val="00F83FC2"/>
    <w:rsid w:val="00F84949"/>
    <w:rsid w:val="00F84EEF"/>
    <w:rsid w:val="00F854B0"/>
    <w:rsid w:val="00F85A7A"/>
    <w:rsid w:val="00F85B29"/>
    <w:rsid w:val="00F86855"/>
    <w:rsid w:val="00F8724E"/>
    <w:rsid w:val="00F90218"/>
    <w:rsid w:val="00F90A8F"/>
    <w:rsid w:val="00F929F2"/>
    <w:rsid w:val="00F93041"/>
    <w:rsid w:val="00F939BA"/>
    <w:rsid w:val="00F95387"/>
    <w:rsid w:val="00F95DF7"/>
    <w:rsid w:val="00F966D2"/>
    <w:rsid w:val="00F97C27"/>
    <w:rsid w:val="00FA0363"/>
    <w:rsid w:val="00FA0619"/>
    <w:rsid w:val="00FA0F3D"/>
    <w:rsid w:val="00FA15B0"/>
    <w:rsid w:val="00FA19AF"/>
    <w:rsid w:val="00FA1D10"/>
    <w:rsid w:val="00FA1F3B"/>
    <w:rsid w:val="00FA2742"/>
    <w:rsid w:val="00FA2952"/>
    <w:rsid w:val="00FA5003"/>
    <w:rsid w:val="00FA5C9C"/>
    <w:rsid w:val="00FA66D3"/>
    <w:rsid w:val="00FA6CFF"/>
    <w:rsid w:val="00FA775C"/>
    <w:rsid w:val="00FB00C9"/>
    <w:rsid w:val="00FB05B0"/>
    <w:rsid w:val="00FB0902"/>
    <w:rsid w:val="00FB348D"/>
    <w:rsid w:val="00FB417E"/>
    <w:rsid w:val="00FB4F43"/>
    <w:rsid w:val="00FB6946"/>
    <w:rsid w:val="00FB768C"/>
    <w:rsid w:val="00FB7A3A"/>
    <w:rsid w:val="00FC0169"/>
    <w:rsid w:val="00FC106C"/>
    <w:rsid w:val="00FC1775"/>
    <w:rsid w:val="00FC1BD0"/>
    <w:rsid w:val="00FC1C1C"/>
    <w:rsid w:val="00FC2238"/>
    <w:rsid w:val="00FC261E"/>
    <w:rsid w:val="00FC2AD1"/>
    <w:rsid w:val="00FC3C31"/>
    <w:rsid w:val="00FC3CA7"/>
    <w:rsid w:val="00FC3E8F"/>
    <w:rsid w:val="00FC4815"/>
    <w:rsid w:val="00FC4A25"/>
    <w:rsid w:val="00FC4E54"/>
    <w:rsid w:val="00FC4F12"/>
    <w:rsid w:val="00FC5137"/>
    <w:rsid w:val="00FC56A2"/>
    <w:rsid w:val="00FC584C"/>
    <w:rsid w:val="00FC63A3"/>
    <w:rsid w:val="00FC71BE"/>
    <w:rsid w:val="00FC7D06"/>
    <w:rsid w:val="00FD01D2"/>
    <w:rsid w:val="00FD02AD"/>
    <w:rsid w:val="00FD1AE3"/>
    <w:rsid w:val="00FD2B2D"/>
    <w:rsid w:val="00FD33EE"/>
    <w:rsid w:val="00FD37E6"/>
    <w:rsid w:val="00FD4567"/>
    <w:rsid w:val="00FD46AA"/>
    <w:rsid w:val="00FD4A26"/>
    <w:rsid w:val="00FD4FC5"/>
    <w:rsid w:val="00FD525C"/>
    <w:rsid w:val="00FD57D0"/>
    <w:rsid w:val="00FD595D"/>
    <w:rsid w:val="00FD5B75"/>
    <w:rsid w:val="00FD5E1C"/>
    <w:rsid w:val="00FD658C"/>
    <w:rsid w:val="00FD73BD"/>
    <w:rsid w:val="00FE026E"/>
    <w:rsid w:val="00FE07D6"/>
    <w:rsid w:val="00FE0C96"/>
    <w:rsid w:val="00FE1B61"/>
    <w:rsid w:val="00FE2ED0"/>
    <w:rsid w:val="00FE37A9"/>
    <w:rsid w:val="00FE471F"/>
    <w:rsid w:val="00FE5A22"/>
    <w:rsid w:val="00FE6A4F"/>
    <w:rsid w:val="00FE7F2E"/>
    <w:rsid w:val="00FF0560"/>
    <w:rsid w:val="00FF0B99"/>
    <w:rsid w:val="00FF1736"/>
    <w:rsid w:val="00FF57E6"/>
    <w:rsid w:val="00FF6311"/>
    <w:rsid w:val="00FF6C0B"/>
    <w:rsid w:val="00FF739A"/>
    <w:rsid w:val="00FF7815"/>
    <w:rsid w:val="44A974A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0B5464"/>
  <w15:chartTrackingRefBased/>
  <w15:docId w15:val="{9CC66CBA-B296-4FC0-8BEA-B58235939F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050F"/>
    <w:pPr>
      <w:spacing w:after="200" w:line="360" w:lineRule="auto"/>
    </w:pPr>
    <w:rPr>
      <w:rFonts w:ascii="Arial" w:eastAsia="Times New Roman" w:hAnsi="Arial" w:cs="Times New Roman"/>
      <w:sz w:val="24"/>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rsid w:val="0043050F"/>
    <w:rPr>
      <w:color w:val="800080"/>
      <w:u w:val="single"/>
    </w:rPr>
  </w:style>
  <w:style w:type="paragraph" w:styleId="BodyText">
    <w:name w:val="Body Text"/>
    <w:basedOn w:val="Normal"/>
    <w:link w:val="BodyTextChar"/>
    <w:rsid w:val="0043050F"/>
    <w:pPr>
      <w:jc w:val="center"/>
    </w:pPr>
    <w:rPr>
      <w:b/>
      <w:sz w:val="40"/>
    </w:rPr>
  </w:style>
  <w:style w:type="character" w:customStyle="1" w:styleId="BodyTextChar">
    <w:name w:val="Body Text Char"/>
    <w:basedOn w:val="DefaultParagraphFont"/>
    <w:link w:val="BodyText"/>
    <w:rsid w:val="0043050F"/>
    <w:rPr>
      <w:rFonts w:ascii="Times" w:eastAsia="Times New Roman" w:hAnsi="Times" w:cs="Times New Roman"/>
      <w:b/>
      <w:sz w:val="40"/>
      <w:szCs w:val="20"/>
      <w:lang w:val="en-US"/>
    </w:rPr>
  </w:style>
  <w:style w:type="paragraph" w:styleId="FootnoteText">
    <w:name w:val="footnote text"/>
    <w:basedOn w:val="Normal"/>
    <w:next w:val="TFReferencesSection"/>
    <w:link w:val="FootnoteTextChar"/>
    <w:semiHidden/>
    <w:rsid w:val="0043050F"/>
  </w:style>
  <w:style w:type="character" w:customStyle="1" w:styleId="FootnoteTextChar">
    <w:name w:val="Footnote Text Char"/>
    <w:basedOn w:val="DefaultParagraphFont"/>
    <w:link w:val="FootnoteText"/>
    <w:semiHidden/>
    <w:rsid w:val="0043050F"/>
    <w:rPr>
      <w:rFonts w:ascii="Times" w:eastAsia="Times New Roman" w:hAnsi="Times" w:cs="Times New Roman"/>
      <w:sz w:val="24"/>
      <w:szCs w:val="20"/>
      <w:lang w:val="en-US"/>
    </w:rPr>
  </w:style>
  <w:style w:type="paragraph" w:customStyle="1" w:styleId="TFReferencesSection">
    <w:name w:val="TF_References_Section"/>
    <w:basedOn w:val="Normal"/>
    <w:rsid w:val="0043050F"/>
    <w:pPr>
      <w:spacing w:line="480" w:lineRule="auto"/>
      <w:ind w:firstLine="187"/>
    </w:pPr>
  </w:style>
  <w:style w:type="paragraph" w:customStyle="1" w:styleId="TAMainText">
    <w:name w:val="TA_Main_Text"/>
    <w:basedOn w:val="Normal"/>
    <w:rsid w:val="0043050F"/>
    <w:pPr>
      <w:spacing w:after="0" w:line="480" w:lineRule="auto"/>
      <w:ind w:firstLine="202"/>
    </w:pPr>
  </w:style>
  <w:style w:type="paragraph" w:customStyle="1" w:styleId="BATitle">
    <w:name w:val="BA_Title"/>
    <w:basedOn w:val="Normal"/>
    <w:next w:val="BBAuthorName"/>
    <w:rsid w:val="0043050F"/>
    <w:pPr>
      <w:spacing w:before="720" w:after="360" w:line="480" w:lineRule="auto"/>
      <w:jc w:val="center"/>
    </w:pPr>
    <w:rPr>
      <w:rFonts w:ascii="Times New Roman" w:hAnsi="Times New Roman"/>
      <w:sz w:val="44"/>
    </w:rPr>
  </w:style>
  <w:style w:type="paragraph" w:customStyle="1" w:styleId="BBAuthorName">
    <w:name w:val="BB_Author_Name"/>
    <w:basedOn w:val="Normal"/>
    <w:next w:val="BCAuthorAddress"/>
    <w:rsid w:val="0043050F"/>
    <w:pPr>
      <w:spacing w:after="240" w:line="480" w:lineRule="auto"/>
      <w:jc w:val="center"/>
    </w:pPr>
    <w:rPr>
      <w:i/>
    </w:rPr>
  </w:style>
  <w:style w:type="paragraph" w:customStyle="1" w:styleId="BCAuthorAddress">
    <w:name w:val="BC_Author_Address"/>
    <w:basedOn w:val="Normal"/>
    <w:next w:val="BIEmailAddress"/>
    <w:rsid w:val="0043050F"/>
    <w:pPr>
      <w:spacing w:after="240" w:line="480" w:lineRule="auto"/>
      <w:jc w:val="center"/>
    </w:pPr>
  </w:style>
  <w:style w:type="paragraph" w:customStyle="1" w:styleId="BIEmailAddress">
    <w:name w:val="BI_Email_Address"/>
    <w:basedOn w:val="Normal"/>
    <w:next w:val="AIReceivedDate"/>
    <w:rsid w:val="0043050F"/>
    <w:pPr>
      <w:spacing w:line="480" w:lineRule="auto"/>
    </w:pPr>
  </w:style>
  <w:style w:type="paragraph" w:customStyle="1" w:styleId="AIReceivedDate">
    <w:name w:val="AI_Received_Date"/>
    <w:basedOn w:val="Normal"/>
    <w:next w:val="BDAbstract"/>
    <w:rsid w:val="0043050F"/>
    <w:pPr>
      <w:spacing w:after="240" w:line="480" w:lineRule="auto"/>
    </w:pPr>
    <w:rPr>
      <w:b/>
    </w:rPr>
  </w:style>
  <w:style w:type="paragraph" w:customStyle="1" w:styleId="BDAbstract">
    <w:name w:val="BD_Abstract"/>
    <w:basedOn w:val="Normal"/>
    <w:next w:val="TAMainText"/>
    <w:rsid w:val="0043050F"/>
    <w:pPr>
      <w:spacing w:before="360" w:after="360" w:line="480" w:lineRule="auto"/>
    </w:pPr>
  </w:style>
  <w:style w:type="paragraph" w:customStyle="1" w:styleId="TDAcknowledgments">
    <w:name w:val="TD_Acknowledgments"/>
    <w:basedOn w:val="Normal"/>
    <w:next w:val="Normal"/>
    <w:rsid w:val="0043050F"/>
    <w:pPr>
      <w:spacing w:before="200" w:line="480" w:lineRule="auto"/>
      <w:ind w:firstLine="202"/>
    </w:pPr>
  </w:style>
  <w:style w:type="paragraph" w:customStyle="1" w:styleId="TESupportingInformation">
    <w:name w:val="TE_Supporting_Information"/>
    <w:basedOn w:val="Normal"/>
    <w:next w:val="Normal"/>
    <w:rsid w:val="0043050F"/>
    <w:pPr>
      <w:spacing w:line="480" w:lineRule="auto"/>
      <w:ind w:firstLine="187"/>
    </w:pPr>
  </w:style>
  <w:style w:type="paragraph" w:customStyle="1" w:styleId="VCSchemeTitle">
    <w:name w:val="VC_Scheme_Title"/>
    <w:basedOn w:val="Normal"/>
    <w:next w:val="Normal"/>
    <w:rsid w:val="0043050F"/>
    <w:pPr>
      <w:spacing w:line="480" w:lineRule="auto"/>
    </w:pPr>
  </w:style>
  <w:style w:type="paragraph" w:customStyle="1" w:styleId="VDTableTitle">
    <w:name w:val="VD_Table_Title"/>
    <w:basedOn w:val="Normal"/>
    <w:next w:val="Normal"/>
    <w:rsid w:val="0043050F"/>
    <w:pPr>
      <w:spacing w:line="480" w:lineRule="auto"/>
    </w:pPr>
  </w:style>
  <w:style w:type="paragraph" w:customStyle="1" w:styleId="VAFigureCaption">
    <w:name w:val="VA_Figure_Caption"/>
    <w:basedOn w:val="Normal"/>
    <w:next w:val="Normal"/>
    <w:rsid w:val="0043050F"/>
    <w:pPr>
      <w:spacing w:line="480" w:lineRule="auto"/>
    </w:pPr>
  </w:style>
  <w:style w:type="paragraph" w:customStyle="1" w:styleId="VBChartTitle">
    <w:name w:val="VB_Chart_Title"/>
    <w:basedOn w:val="Normal"/>
    <w:next w:val="Normal"/>
    <w:rsid w:val="0043050F"/>
    <w:pPr>
      <w:spacing w:line="480" w:lineRule="auto"/>
    </w:pPr>
  </w:style>
  <w:style w:type="paragraph" w:customStyle="1" w:styleId="FETableFootnote">
    <w:name w:val="FE_Table_Footnote"/>
    <w:basedOn w:val="Normal"/>
    <w:next w:val="Normal"/>
    <w:rsid w:val="0043050F"/>
    <w:pPr>
      <w:ind w:firstLine="187"/>
    </w:pPr>
  </w:style>
  <w:style w:type="paragraph" w:customStyle="1" w:styleId="FCChartFootnote">
    <w:name w:val="FC_Chart_Footnote"/>
    <w:basedOn w:val="Normal"/>
    <w:next w:val="Normal"/>
    <w:rsid w:val="0043050F"/>
    <w:pPr>
      <w:ind w:firstLine="187"/>
    </w:pPr>
  </w:style>
  <w:style w:type="paragraph" w:customStyle="1" w:styleId="FDSchemeFootnote">
    <w:name w:val="FD_Scheme_Footnote"/>
    <w:basedOn w:val="Normal"/>
    <w:next w:val="Normal"/>
    <w:rsid w:val="0043050F"/>
    <w:pPr>
      <w:ind w:firstLine="187"/>
    </w:pPr>
  </w:style>
  <w:style w:type="paragraph" w:customStyle="1" w:styleId="TCTableBody">
    <w:name w:val="TC_Table_Body"/>
    <w:basedOn w:val="Normal"/>
    <w:rsid w:val="0043050F"/>
  </w:style>
  <w:style w:type="paragraph" w:customStyle="1" w:styleId="AFTitleRunningHead">
    <w:name w:val="AF_Title_Running_Head"/>
    <w:basedOn w:val="Normal"/>
    <w:next w:val="TAMainText"/>
    <w:rsid w:val="0043050F"/>
    <w:pPr>
      <w:spacing w:line="480" w:lineRule="auto"/>
    </w:pPr>
  </w:style>
  <w:style w:type="paragraph" w:customStyle="1" w:styleId="BEAuthorBiography">
    <w:name w:val="BE_Author_Biography"/>
    <w:basedOn w:val="Normal"/>
    <w:rsid w:val="0043050F"/>
    <w:pPr>
      <w:spacing w:line="480" w:lineRule="auto"/>
    </w:pPr>
  </w:style>
  <w:style w:type="paragraph" w:customStyle="1" w:styleId="FACorrespondingAuthorFootnote">
    <w:name w:val="FA_Corresponding_Author_Footnote"/>
    <w:basedOn w:val="Normal"/>
    <w:next w:val="TAMainText"/>
    <w:rsid w:val="0043050F"/>
    <w:pPr>
      <w:spacing w:line="480" w:lineRule="auto"/>
    </w:pPr>
  </w:style>
  <w:style w:type="paragraph" w:customStyle="1" w:styleId="SNSynopsisTOC">
    <w:name w:val="SN_Synopsis_TOC"/>
    <w:basedOn w:val="Normal"/>
    <w:rsid w:val="0043050F"/>
    <w:pPr>
      <w:spacing w:line="480" w:lineRule="auto"/>
    </w:pPr>
  </w:style>
  <w:style w:type="character" w:styleId="Hyperlink">
    <w:name w:val="Hyperlink"/>
    <w:uiPriority w:val="99"/>
    <w:rsid w:val="0043050F"/>
    <w:rPr>
      <w:color w:val="0000FF"/>
      <w:u w:val="single"/>
    </w:rPr>
  </w:style>
  <w:style w:type="paragraph" w:styleId="Footer">
    <w:name w:val="footer"/>
    <w:basedOn w:val="Normal"/>
    <w:link w:val="FooterChar"/>
    <w:rsid w:val="0043050F"/>
    <w:pPr>
      <w:tabs>
        <w:tab w:val="center" w:pos="4320"/>
        <w:tab w:val="right" w:pos="8640"/>
      </w:tabs>
    </w:pPr>
  </w:style>
  <w:style w:type="character" w:customStyle="1" w:styleId="FooterChar">
    <w:name w:val="Footer Char"/>
    <w:basedOn w:val="DefaultParagraphFont"/>
    <w:link w:val="Footer"/>
    <w:rsid w:val="0043050F"/>
    <w:rPr>
      <w:rFonts w:ascii="Times" w:eastAsia="Times New Roman" w:hAnsi="Times" w:cs="Times New Roman"/>
      <w:sz w:val="24"/>
      <w:szCs w:val="20"/>
      <w:lang w:val="en-US"/>
    </w:rPr>
  </w:style>
  <w:style w:type="paragraph" w:customStyle="1" w:styleId="BGKeywords">
    <w:name w:val="BG_Keywords"/>
    <w:basedOn w:val="Normal"/>
    <w:rsid w:val="0043050F"/>
    <w:pPr>
      <w:spacing w:line="480" w:lineRule="auto"/>
    </w:pPr>
  </w:style>
  <w:style w:type="paragraph" w:customStyle="1" w:styleId="BHBriefs">
    <w:name w:val="BH_Briefs"/>
    <w:basedOn w:val="Normal"/>
    <w:rsid w:val="0043050F"/>
    <w:pPr>
      <w:spacing w:line="480" w:lineRule="auto"/>
    </w:pPr>
  </w:style>
  <w:style w:type="character" w:styleId="PageNumber">
    <w:name w:val="page number"/>
    <w:basedOn w:val="DefaultParagraphFont"/>
    <w:rsid w:val="0043050F"/>
  </w:style>
  <w:style w:type="paragraph" w:styleId="BalloonText">
    <w:name w:val="Balloon Text"/>
    <w:basedOn w:val="Normal"/>
    <w:link w:val="BalloonTextChar"/>
    <w:semiHidden/>
    <w:rsid w:val="0043050F"/>
    <w:rPr>
      <w:rFonts w:ascii="Tahoma" w:hAnsi="Tahoma" w:cs="Tahoma"/>
      <w:sz w:val="16"/>
      <w:szCs w:val="16"/>
    </w:rPr>
  </w:style>
  <w:style w:type="character" w:customStyle="1" w:styleId="BalloonTextChar">
    <w:name w:val="Balloon Text Char"/>
    <w:basedOn w:val="DefaultParagraphFont"/>
    <w:link w:val="BalloonText"/>
    <w:semiHidden/>
    <w:rsid w:val="0043050F"/>
    <w:rPr>
      <w:rFonts w:ascii="Tahoma" w:eastAsia="Times New Roman" w:hAnsi="Tahoma" w:cs="Tahoma"/>
      <w:sz w:val="16"/>
      <w:szCs w:val="16"/>
      <w:lang w:val="en-US"/>
    </w:rPr>
  </w:style>
  <w:style w:type="paragraph" w:customStyle="1" w:styleId="StyleFACorrespondingAuthorFootnote7pt">
    <w:name w:val="Style FA_Corresponding_Author_Footnote + 7 pt"/>
    <w:basedOn w:val="Normal"/>
    <w:next w:val="BGKeywords"/>
    <w:link w:val="StyleFACorrespondingAuthorFootnote7ptChar"/>
    <w:autoRedefine/>
    <w:rsid w:val="0043050F"/>
    <w:pPr>
      <w:spacing w:after="0"/>
    </w:pPr>
    <w:rPr>
      <w:rFonts w:ascii="Arno Pro" w:hAnsi="Arno Pro"/>
      <w:kern w:val="20"/>
      <w:sz w:val="18"/>
    </w:rPr>
  </w:style>
  <w:style w:type="character" w:customStyle="1" w:styleId="StyleFACorrespondingAuthorFootnote7ptChar">
    <w:name w:val="Style FA_Corresponding_Author_Footnote + 7 pt Char"/>
    <w:link w:val="StyleFACorrespondingAuthorFootnote7pt"/>
    <w:rsid w:val="0043050F"/>
    <w:rPr>
      <w:rFonts w:ascii="Arno Pro" w:eastAsia="Times New Roman" w:hAnsi="Arno Pro" w:cs="Times New Roman"/>
      <w:kern w:val="20"/>
      <w:sz w:val="18"/>
      <w:szCs w:val="20"/>
      <w:lang w:val="en-US"/>
    </w:rPr>
  </w:style>
  <w:style w:type="paragraph" w:customStyle="1" w:styleId="FAAuthorInfoSubtitle">
    <w:name w:val="FA_Author_Info_Subtitle"/>
    <w:basedOn w:val="Normal"/>
    <w:link w:val="FAAuthorInfoSubtitleChar"/>
    <w:autoRedefine/>
    <w:rsid w:val="0043050F"/>
    <w:pPr>
      <w:spacing w:before="120" w:after="60" w:line="480" w:lineRule="auto"/>
    </w:pPr>
    <w:rPr>
      <w:b/>
    </w:rPr>
  </w:style>
  <w:style w:type="character" w:customStyle="1" w:styleId="FAAuthorInfoSubtitleChar">
    <w:name w:val="FA_Author_Info_Subtitle Char"/>
    <w:link w:val="FAAuthorInfoSubtitle"/>
    <w:rsid w:val="0043050F"/>
    <w:rPr>
      <w:rFonts w:ascii="Times" w:eastAsia="Times New Roman" w:hAnsi="Times" w:cs="Times New Roman"/>
      <w:b/>
      <w:sz w:val="24"/>
      <w:szCs w:val="20"/>
      <w:lang w:val="en-US"/>
    </w:rPr>
  </w:style>
  <w:style w:type="paragraph" w:customStyle="1" w:styleId="Default">
    <w:name w:val="Default"/>
    <w:rsid w:val="0043050F"/>
    <w:pPr>
      <w:autoSpaceDE w:val="0"/>
      <w:autoSpaceDN w:val="0"/>
      <w:adjustRightInd w:val="0"/>
      <w:spacing w:after="0" w:line="240" w:lineRule="auto"/>
    </w:pPr>
    <w:rPr>
      <w:rFonts w:ascii="Symbol" w:eastAsia="Times New Roman" w:hAnsi="Symbol" w:cs="Symbol"/>
      <w:color w:val="000000"/>
      <w:sz w:val="24"/>
      <w:szCs w:val="24"/>
      <w:lang w:val="en-US"/>
    </w:rPr>
  </w:style>
  <w:style w:type="character" w:styleId="CommentReference">
    <w:name w:val="annotation reference"/>
    <w:basedOn w:val="DefaultParagraphFont"/>
    <w:uiPriority w:val="99"/>
    <w:semiHidden/>
    <w:unhideWhenUsed/>
    <w:rsid w:val="0043050F"/>
    <w:rPr>
      <w:sz w:val="16"/>
      <w:szCs w:val="16"/>
    </w:rPr>
  </w:style>
  <w:style w:type="paragraph" w:styleId="CommentText">
    <w:name w:val="annotation text"/>
    <w:basedOn w:val="Normal"/>
    <w:link w:val="CommentTextChar"/>
    <w:uiPriority w:val="99"/>
    <w:unhideWhenUsed/>
    <w:rsid w:val="0043050F"/>
    <w:rPr>
      <w:sz w:val="20"/>
    </w:rPr>
  </w:style>
  <w:style w:type="character" w:customStyle="1" w:styleId="CommentTextChar">
    <w:name w:val="Comment Text Char"/>
    <w:basedOn w:val="DefaultParagraphFont"/>
    <w:link w:val="CommentText"/>
    <w:uiPriority w:val="99"/>
    <w:rsid w:val="0043050F"/>
    <w:rPr>
      <w:rFonts w:ascii="Times" w:eastAsia="Times New Roman" w:hAnsi="Times" w:cs="Times New Roman"/>
      <w:sz w:val="20"/>
      <w:szCs w:val="20"/>
      <w:lang w:val="en-US"/>
    </w:rPr>
  </w:style>
  <w:style w:type="paragraph" w:styleId="CommentSubject">
    <w:name w:val="annotation subject"/>
    <w:basedOn w:val="CommentText"/>
    <w:next w:val="CommentText"/>
    <w:link w:val="CommentSubjectChar"/>
    <w:semiHidden/>
    <w:unhideWhenUsed/>
    <w:rsid w:val="0043050F"/>
    <w:rPr>
      <w:b/>
      <w:bCs/>
    </w:rPr>
  </w:style>
  <w:style w:type="character" w:customStyle="1" w:styleId="CommentSubjectChar">
    <w:name w:val="Comment Subject Char"/>
    <w:basedOn w:val="CommentTextChar"/>
    <w:link w:val="CommentSubject"/>
    <w:semiHidden/>
    <w:rsid w:val="0043050F"/>
    <w:rPr>
      <w:rFonts w:ascii="Times" w:eastAsia="Times New Roman" w:hAnsi="Times" w:cs="Times New Roman"/>
      <w:b/>
      <w:bCs/>
      <w:sz w:val="20"/>
      <w:szCs w:val="20"/>
      <w:lang w:val="en-US"/>
    </w:rPr>
  </w:style>
  <w:style w:type="paragraph" w:styleId="NormalWeb">
    <w:name w:val="Normal (Web)"/>
    <w:basedOn w:val="Normal"/>
    <w:uiPriority w:val="99"/>
    <w:semiHidden/>
    <w:unhideWhenUsed/>
    <w:rsid w:val="0043050F"/>
    <w:pPr>
      <w:spacing w:before="100" w:beforeAutospacing="1" w:after="100" w:afterAutospacing="1"/>
    </w:pPr>
    <w:rPr>
      <w:rFonts w:ascii="Times New Roman" w:hAnsi="Times New Roman"/>
      <w:szCs w:val="24"/>
      <w:lang w:val="en-GB" w:eastAsia="en-GB"/>
    </w:rPr>
  </w:style>
  <w:style w:type="paragraph" w:styleId="Revision">
    <w:name w:val="Revision"/>
    <w:hidden/>
    <w:uiPriority w:val="99"/>
    <w:semiHidden/>
    <w:rsid w:val="0043050F"/>
    <w:pPr>
      <w:spacing w:after="0" w:line="240" w:lineRule="auto"/>
    </w:pPr>
    <w:rPr>
      <w:rFonts w:ascii="Times" w:eastAsia="Times New Roman" w:hAnsi="Times" w:cs="Times New Roman"/>
      <w:sz w:val="24"/>
      <w:szCs w:val="20"/>
      <w:lang w:val="en-US"/>
    </w:rPr>
  </w:style>
  <w:style w:type="character" w:styleId="PlaceholderText">
    <w:name w:val="Placeholder Text"/>
    <w:basedOn w:val="DefaultParagraphFont"/>
    <w:uiPriority w:val="99"/>
    <w:semiHidden/>
    <w:rsid w:val="0043050F"/>
    <w:rPr>
      <w:color w:val="808080"/>
    </w:rPr>
  </w:style>
  <w:style w:type="character" w:styleId="HTMLCite">
    <w:name w:val="HTML Cite"/>
    <w:basedOn w:val="DefaultParagraphFont"/>
    <w:uiPriority w:val="99"/>
    <w:semiHidden/>
    <w:unhideWhenUsed/>
    <w:rsid w:val="0043050F"/>
    <w:rPr>
      <w:i/>
      <w:iCs/>
    </w:rPr>
  </w:style>
  <w:style w:type="paragraph" w:styleId="Header">
    <w:name w:val="header"/>
    <w:basedOn w:val="Normal"/>
    <w:link w:val="HeaderChar"/>
    <w:uiPriority w:val="99"/>
    <w:unhideWhenUsed/>
    <w:rsid w:val="009E54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E54F2"/>
    <w:rPr>
      <w:rFonts w:ascii="Arial" w:eastAsia="Times New Roman" w:hAnsi="Arial" w:cs="Times New Roman"/>
      <w:sz w:val="24"/>
      <w:szCs w:val="20"/>
      <w:lang w:val="en-US"/>
    </w:rPr>
  </w:style>
  <w:style w:type="character" w:styleId="Mention">
    <w:name w:val="Mention"/>
    <w:basedOn w:val="DefaultParagraphFont"/>
    <w:uiPriority w:val="99"/>
    <w:unhideWhenUsed/>
    <w:rsid w:val="00F43162"/>
    <w:rPr>
      <w:color w:val="2B579A"/>
      <w:shd w:val="clear" w:color="auto" w:fill="E1DFDD"/>
    </w:rPr>
  </w:style>
  <w:style w:type="character" w:styleId="UnresolvedMention">
    <w:name w:val="Unresolved Mention"/>
    <w:basedOn w:val="DefaultParagraphFont"/>
    <w:uiPriority w:val="99"/>
    <w:semiHidden/>
    <w:unhideWhenUsed/>
    <w:rsid w:val="00F053CB"/>
    <w:rPr>
      <w:color w:val="605E5C"/>
      <w:shd w:val="clear" w:color="auto" w:fill="E1DFDD"/>
    </w:rPr>
  </w:style>
  <w:style w:type="table" w:styleId="GridTable2-Accent6">
    <w:name w:val="Grid Table 2 Accent 6"/>
    <w:basedOn w:val="TableNormal"/>
    <w:uiPriority w:val="47"/>
    <w:rsid w:val="002C6CD0"/>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PlainTable2">
    <w:name w:val="Plain Table 2"/>
    <w:basedOn w:val="TableNormal"/>
    <w:uiPriority w:val="42"/>
    <w:rsid w:val="000450C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pf0">
    <w:name w:val="pf0"/>
    <w:basedOn w:val="Normal"/>
    <w:rsid w:val="0059318B"/>
    <w:pPr>
      <w:spacing w:before="100" w:beforeAutospacing="1" w:after="100" w:afterAutospacing="1" w:line="240" w:lineRule="auto"/>
    </w:pPr>
    <w:rPr>
      <w:rFonts w:ascii="Times New Roman" w:hAnsi="Times New Roman"/>
      <w:szCs w:val="24"/>
      <w:lang w:val="en-GB" w:eastAsia="en-GB"/>
    </w:rPr>
  </w:style>
  <w:style w:type="character" w:customStyle="1" w:styleId="cf01">
    <w:name w:val="cf01"/>
    <w:basedOn w:val="DefaultParagraphFont"/>
    <w:rsid w:val="0059318B"/>
    <w:rPr>
      <w:rFonts w:ascii="Segoe UI" w:hAnsi="Segoe UI" w:cs="Segoe UI" w:hint="default"/>
      <w:sz w:val="18"/>
      <w:szCs w:val="18"/>
    </w:rPr>
  </w:style>
  <w:style w:type="character" w:customStyle="1" w:styleId="cf11">
    <w:name w:val="cf11"/>
    <w:basedOn w:val="DefaultParagraphFont"/>
    <w:rsid w:val="0059318B"/>
    <w:rPr>
      <w:rFonts w:ascii="Segoe UI" w:hAnsi="Segoe UI" w:cs="Segoe UI" w:hint="default"/>
      <w:i/>
      <w:iCs/>
      <w:sz w:val="18"/>
      <w:szCs w:val="18"/>
    </w:rPr>
  </w:style>
  <w:style w:type="character" w:customStyle="1" w:styleId="cf21">
    <w:name w:val="cf21"/>
    <w:basedOn w:val="DefaultParagraphFont"/>
    <w:rsid w:val="0059318B"/>
    <w:rPr>
      <w:rFonts w:ascii="Segoe UI" w:hAnsi="Segoe UI" w:cs="Segoe UI" w:hint="default"/>
      <w:sz w:val="18"/>
      <w:szCs w:val="18"/>
    </w:rPr>
  </w:style>
  <w:style w:type="paragraph" w:styleId="ListParagraph">
    <w:name w:val="List Paragraph"/>
    <w:basedOn w:val="Normal"/>
    <w:uiPriority w:val="34"/>
    <w:qFormat/>
    <w:rsid w:val="0050261F"/>
    <w:pPr>
      <w:ind w:left="720"/>
      <w:contextualSpacing/>
    </w:pPr>
  </w:style>
  <w:style w:type="table" w:styleId="TableGrid">
    <w:name w:val="Table Grid"/>
    <w:basedOn w:val="TableNormal"/>
    <w:uiPriority w:val="39"/>
    <w:rsid w:val="00307B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3080">
      <w:bodyDiv w:val="1"/>
      <w:marLeft w:val="0"/>
      <w:marRight w:val="0"/>
      <w:marTop w:val="0"/>
      <w:marBottom w:val="0"/>
      <w:divBdr>
        <w:top w:val="none" w:sz="0" w:space="0" w:color="auto"/>
        <w:left w:val="none" w:sz="0" w:space="0" w:color="auto"/>
        <w:bottom w:val="none" w:sz="0" w:space="0" w:color="auto"/>
        <w:right w:val="none" w:sz="0" w:space="0" w:color="auto"/>
      </w:divBdr>
    </w:div>
    <w:div w:id="4871736">
      <w:bodyDiv w:val="1"/>
      <w:marLeft w:val="0"/>
      <w:marRight w:val="0"/>
      <w:marTop w:val="0"/>
      <w:marBottom w:val="0"/>
      <w:divBdr>
        <w:top w:val="none" w:sz="0" w:space="0" w:color="auto"/>
        <w:left w:val="none" w:sz="0" w:space="0" w:color="auto"/>
        <w:bottom w:val="none" w:sz="0" w:space="0" w:color="auto"/>
        <w:right w:val="none" w:sz="0" w:space="0" w:color="auto"/>
      </w:divBdr>
    </w:div>
    <w:div w:id="7099028">
      <w:bodyDiv w:val="1"/>
      <w:marLeft w:val="0"/>
      <w:marRight w:val="0"/>
      <w:marTop w:val="0"/>
      <w:marBottom w:val="0"/>
      <w:divBdr>
        <w:top w:val="none" w:sz="0" w:space="0" w:color="auto"/>
        <w:left w:val="none" w:sz="0" w:space="0" w:color="auto"/>
        <w:bottom w:val="none" w:sz="0" w:space="0" w:color="auto"/>
        <w:right w:val="none" w:sz="0" w:space="0" w:color="auto"/>
      </w:divBdr>
    </w:div>
    <w:div w:id="9335250">
      <w:bodyDiv w:val="1"/>
      <w:marLeft w:val="0"/>
      <w:marRight w:val="0"/>
      <w:marTop w:val="0"/>
      <w:marBottom w:val="0"/>
      <w:divBdr>
        <w:top w:val="none" w:sz="0" w:space="0" w:color="auto"/>
        <w:left w:val="none" w:sz="0" w:space="0" w:color="auto"/>
        <w:bottom w:val="none" w:sz="0" w:space="0" w:color="auto"/>
        <w:right w:val="none" w:sz="0" w:space="0" w:color="auto"/>
      </w:divBdr>
    </w:div>
    <w:div w:id="9528916">
      <w:bodyDiv w:val="1"/>
      <w:marLeft w:val="0"/>
      <w:marRight w:val="0"/>
      <w:marTop w:val="0"/>
      <w:marBottom w:val="0"/>
      <w:divBdr>
        <w:top w:val="none" w:sz="0" w:space="0" w:color="auto"/>
        <w:left w:val="none" w:sz="0" w:space="0" w:color="auto"/>
        <w:bottom w:val="none" w:sz="0" w:space="0" w:color="auto"/>
        <w:right w:val="none" w:sz="0" w:space="0" w:color="auto"/>
      </w:divBdr>
      <w:divsChild>
        <w:div w:id="53629700">
          <w:marLeft w:val="480"/>
          <w:marRight w:val="0"/>
          <w:marTop w:val="0"/>
          <w:marBottom w:val="0"/>
          <w:divBdr>
            <w:top w:val="none" w:sz="0" w:space="0" w:color="auto"/>
            <w:left w:val="none" w:sz="0" w:space="0" w:color="auto"/>
            <w:bottom w:val="none" w:sz="0" w:space="0" w:color="auto"/>
            <w:right w:val="none" w:sz="0" w:space="0" w:color="auto"/>
          </w:divBdr>
        </w:div>
        <w:div w:id="119034291">
          <w:marLeft w:val="480"/>
          <w:marRight w:val="0"/>
          <w:marTop w:val="0"/>
          <w:marBottom w:val="0"/>
          <w:divBdr>
            <w:top w:val="none" w:sz="0" w:space="0" w:color="auto"/>
            <w:left w:val="none" w:sz="0" w:space="0" w:color="auto"/>
            <w:bottom w:val="none" w:sz="0" w:space="0" w:color="auto"/>
            <w:right w:val="none" w:sz="0" w:space="0" w:color="auto"/>
          </w:divBdr>
        </w:div>
        <w:div w:id="163203138">
          <w:marLeft w:val="480"/>
          <w:marRight w:val="0"/>
          <w:marTop w:val="0"/>
          <w:marBottom w:val="0"/>
          <w:divBdr>
            <w:top w:val="none" w:sz="0" w:space="0" w:color="auto"/>
            <w:left w:val="none" w:sz="0" w:space="0" w:color="auto"/>
            <w:bottom w:val="none" w:sz="0" w:space="0" w:color="auto"/>
            <w:right w:val="none" w:sz="0" w:space="0" w:color="auto"/>
          </w:divBdr>
        </w:div>
        <w:div w:id="176039703">
          <w:marLeft w:val="480"/>
          <w:marRight w:val="0"/>
          <w:marTop w:val="0"/>
          <w:marBottom w:val="0"/>
          <w:divBdr>
            <w:top w:val="none" w:sz="0" w:space="0" w:color="auto"/>
            <w:left w:val="none" w:sz="0" w:space="0" w:color="auto"/>
            <w:bottom w:val="none" w:sz="0" w:space="0" w:color="auto"/>
            <w:right w:val="none" w:sz="0" w:space="0" w:color="auto"/>
          </w:divBdr>
        </w:div>
        <w:div w:id="204410816">
          <w:marLeft w:val="480"/>
          <w:marRight w:val="0"/>
          <w:marTop w:val="0"/>
          <w:marBottom w:val="0"/>
          <w:divBdr>
            <w:top w:val="none" w:sz="0" w:space="0" w:color="auto"/>
            <w:left w:val="none" w:sz="0" w:space="0" w:color="auto"/>
            <w:bottom w:val="none" w:sz="0" w:space="0" w:color="auto"/>
            <w:right w:val="none" w:sz="0" w:space="0" w:color="auto"/>
          </w:divBdr>
        </w:div>
        <w:div w:id="223106703">
          <w:marLeft w:val="480"/>
          <w:marRight w:val="0"/>
          <w:marTop w:val="0"/>
          <w:marBottom w:val="0"/>
          <w:divBdr>
            <w:top w:val="none" w:sz="0" w:space="0" w:color="auto"/>
            <w:left w:val="none" w:sz="0" w:space="0" w:color="auto"/>
            <w:bottom w:val="none" w:sz="0" w:space="0" w:color="auto"/>
            <w:right w:val="none" w:sz="0" w:space="0" w:color="auto"/>
          </w:divBdr>
        </w:div>
        <w:div w:id="227495496">
          <w:marLeft w:val="480"/>
          <w:marRight w:val="0"/>
          <w:marTop w:val="0"/>
          <w:marBottom w:val="0"/>
          <w:divBdr>
            <w:top w:val="none" w:sz="0" w:space="0" w:color="auto"/>
            <w:left w:val="none" w:sz="0" w:space="0" w:color="auto"/>
            <w:bottom w:val="none" w:sz="0" w:space="0" w:color="auto"/>
            <w:right w:val="none" w:sz="0" w:space="0" w:color="auto"/>
          </w:divBdr>
        </w:div>
        <w:div w:id="248930851">
          <w:marLeft w:val="480"/>
          <w:marRight w:val="0"/>
          <w:marTop w:val="0"/>
          <w:marBottom w:val="0"/>
          <w:divBdr>
            <w:top w:val="none" w:sz="0" w:space="0" w:color="auto"/>
            <w:left w:val="none" w:sz="0" w:space="0" w:color="auto"/>
            <w:bottom w:val="none" w:sz="0" w:space="0" w:color="auto"/>
            <w:right w:val="none" w:sz="0" w:space="0" w:color="auto"/>
          </w:divBdr>
        </w:div>
        <w:div w:id="254020665">
          <w:marLeft w:val="480"/>
          <w:marRight w:val="0"/>
          <w:marTop w:val="0"/>
          <w:marBottom w:val="0"/>
          <w:divBdr>
            <w:top w:val="none" w:sz="0" w:space="0" w:color="auto"/>
            <w:left w:val="none" w:sz="0" w:space="0" w:color="auto"/>
            <w:bottom w:val="none" w:sz="0" w:space="0" w:color="auto"/>
            <w:right w:val="none" w:sz="0" w:space="0" w:color="auto"/>
          </w:divBdr>
        </w:div>
        <w:div w:id="284385008">
          <w:marLeft w:val="480"/>
          <w:marRight w:val="0"/>
          <w:marTop w:val="0"/>
          <w:marBottom w:val="0"/>
          <w:divBdr>
            <w:top w:val="none" w:sz="0" w:space="0" w:color="auto"/>
            <w:left w:val="none" w:sz="0" w:space="0" w:color="auto"/>
            <w:bottom w:val="none" w:sz="0" w:space="0" w:color="auto"/>
            <w:right w:val="none" w:sz="0" w:space="0" w:color="auto"/>
          </w:divBdr>
        </w:div>
        <w:div w:id="366179362">
          <w:marLeft w:val="480"/>
          <w:marRight w:val="0"/>
          <w:marTop w:val="0"/>
          <w:marBottom w:val="0"/>
          <w:divBdr>
            <w:top w:val="none" w:sz="0" w:space="0" w:color="auto"/>
            <w:left w:val="none" w:sz="0" w:space="0" w:color="auto"/>
            <w:bottom w:val="none" w:sz="0" w:space="0" w:color="auto"/>
            <w:right w:val="none" w:sz="0" w:space="0" w:color="auto"/>
          </w:divBdr>
        </w:div>
        <w:div w:id="407725731">
          <w:marLeft w:val="480"/>
          <w:marRight w:val="0"/>
          <w:marTop w:val="0"/>
          <w:marBottom w:val="0"/>
          <w:divBdr>
            <w:top w:val="none" w:sz="0" w:space="0" w:color="auto"/>
            <w:left w:val="none" w:sz="0" w:space="0" w:color="auto"/>
            <w:bottom w:val="none" w:sz="0" w:space="0" w:color="auto"/>
            <w:right w:val="none" w:sz="0" w:space="0" w:color="auto"/>
          </w:divBdr>
        </w:div>
        <w:div w:id="409741123">
          <w:marLeft w:val="480"/>
          <w:marRight w:val="0"/>
          <w:marTop w:val="0"/>
          <w:marBottom w:val="0"/>
          <w:divBdr>
            <w:top w:val="none" w:sz="0" w:space="0" w:color="auto"/>
            <w:left w:val="none" w:sz="0" w:space="0" w:color="auto"/>
            <w:bottom w:val="none" w:sz="0" w:space="0" w:color="auto"/>
            <w:right w:val="none" w:sz="0" w:space="0" w:color="auto"/>
          </w:divBdr>
        </w:div>
        <w:div w:id="545724100">
          <w:marLeft w:val="480"/>
          <w:marRight w:val="0"/>
          <w:marTop w:val="0"/>
          <w:marBottom w:val="0"/>
          <w:divBdr>
            <w:top w:val="none" w:sz="0" w:space="0" w:color="auto"/>
            <w:left w:val="none" w:sz="0" w:space="0" w:color="auto"/>
            <w:bottom w:val="none" w:sz="0" w:space="0" w:color="auto"/>
            <w:right w:val="none" w:sz="0" w:space="0" w:color="auto"/>
          </w:divBdr>
        </w:div>
        <w:div w:id="548881993">
          <w:marLeft w:val="480"/>
          <w:marRight w:val="0"/>
          <w:marTop w:val="0"/>
          <w:marBottom w:val="0"/>
          <w:divBdr>
            <w:top w:val="none" w:sz="0" w:space="0" w:color="auto"/>
            <w:left w:val="none" w:sz="0" w:space="0" w:color="auto"/>
            <w:bottom w:val="none" w:sz="0" w:space="0" w:color="auto"/>
            <w:right w:val="none" w:sz="0" w:space="0" w:color="auto"/>
          </w:divBdr>
        </w:div>
        <w:div w:id="557011629">
          <w:marLeft w:val="480"/>
          <w:marRight w:val="0"/>
          <w:marTop w:val="0"/>
          <w:marBottom w:val="0"/>
          <w:divBdr>
            <w:top w:val="none" w:sz="0" w:space="0" w:color="auto"/>
            <w:left w:val="none" w:sz="0" w:space="0" w:color="auto"/>
            <w:bottom w:val="none" w:sz="0" w:space="0" w:color="auto"/>
            <w:right w:val="none" w:sz="0" w:space="0" w:color="auto"/>
          </w:divBdr>
        </w:div>
        <w:div w:id="588852603">
          <w:marLeft w:val="480"/>
          <w:marRight w:val="0"/>
          <w:marTop w:val="0"/>
          <w:marBottom w:val="0"/>
          <w:divBdr>
            <w:top w:val="none" w:sz="0" w:space="0" w:color="auto"/>
            <w:left w:val="none" w:sz="0" w:space="0" w:color="auto"/>
            <w:bottom w:val="none" w:sz="0" w:space="0" w:color="auto"/>
            <w:right w:val="none" w:sz="0" w:space="0" w:color="auto"/>
          </w:divBdr>
        </w:div>
        <w:div w:id="611211339">
          <w:marLeft w:val="480"/>
          <w:marRight w:val="0"/>
          <w:marTop w:val="0"/>
          <w:marBottom w:val="0"/>
          <w:divBdr>
            <w:top w:val="none" w:sz="0" w:space="0" w:color="auto"/>
            <w:left w:val="none" w:sz="0" w:space="0" w:color="auto"/>
            <w:bottom w:val="none" w:sz="0" w:space="0" w:color="auto"/>
            <w:right w:val="none" w:sz="0" w:space="0" w:color="auto"/>
          </w:divBdr>
        </w:div>
        <w:div w:id="623123873">
          <w:marLeft w:val="480"/>
          <w:marRight w:val="0"/>
          <w:marTop w:val="0"/>
          <w:marBottom w:val="0"/>
          <w:divBdr>
            <w:top w:val="none" w:sz="0" w:space="0" w:color="auto"/>
            <w:left w:val="none" w:sz="0" w:space="0" w:color="auto"/>
            <w:bottom w:val="none" w:sz="0" w:space="0" w:color="auto"/>
            <w:right w:val="none" w:sz="0" w:space="0" w:color="auto"/>
          </w:divBdr>
        </w:div>
        <w:div w:id="738871451">
          <w:marLeft w:val="480"/>
          <w:marRight w:val="0"/>
          <w:marTop w:val="0"/>
          <w:marBottom w:val="0"/>
          <w:divBdr>
            <w:top w:val="none" w:sz="0" w:space="0" w:color="auto"/>
            <w:left w:val="none" w:sz="0" w:space="0" w:color="auto"/>
            <w:bottom w:val="none" w:sz="0" w:space="0" w:color="auto"/>
            <w:right w:val="none" w:sz="0" w:space="0" w:color="auto"/>
          </w:divBdr>
        </w:div>
        <w:div w:id="821387441">
          <w:marLeft w:val="480"/>
          <w:marRight w:val="0"/>
          <w:marTop w:val="0"/>
          <w:marBottom w:val="0"/>
          <w:divBdr>
            <w:top w:val="none" w:sz="0" w:space="0" w:color="auto"/>
            <w:left w:val="none" w:sz="0" w:space="0" w:color="auto"/>
            <w:bottom w:val="none" w:sz="0" w:space="0" w:color="auto"/>
            <w:right w:val="none" w:sz="0" w:space="0" w:color="auto"/>
          </w:divBdr>
        </w:div>
        <w:div w:id="847866339">
          <w:marLeft w:val="480"/>
          <w:marRight w:val="0"/>
          <w:marTop w:val="0"/>
          <w:marBottom w:val="0"/>
          <w:divBdr>
            <w:top w:val="none" w:sz="0" w:space="0" w:color="auto"/>
            <w:left w:val="none" w:sz="0" w:space="0" w:color="auto"/>
            <w:bottom w:val="none" w:sz="0" w:space="0" w:color="auto"/>
            <w:right w:val="none" w:sz="0" w:space="0" w:color="auto"/>
          </w:divBdr>
        </w:div>
        <w:div w:id="862522683">
          <w:marLeft w:val="480"/>
          <w:marRight w:val="0"/>
          <w:marTop w:val="0"/>
          <w:marBottom w:val="0"/>
          <w:divBdr>
            <w:top w:val="none" w:sz="0" w:space="0" w:color="auto"/>
            <w:left w:val="none" w:sz="0" w:space="0" w:color="auto"/>
            <w:bottom w:val="none" w:sz="0" w:space="0" w:color="auto"/>
            <w:right w:val="none" w:sz="0" w:space="0" w:color="auto"/>
          </w:divBdr>
        </w:div>
        <w:div w:id="952631676">
          <w:marLeft w:val="480"/>
          <w:marRight w:val="0"/>
          <w:marTop w:val="0"/>
          <w:marBottom w:val="0"/>
          <w:divBdr>
            <w:top w:val="none" w:sz="0" w:space="0" w:color="auto"/>
            <w:left w:val="none" w:sz="0" w:space="0" w:color="auto"/>
            <w:bottom w:val="none" w:sz="0" w:space="0" w:color="auto"/>
            <w:right w:val="none" w:sz="0" w:space="0" w:color="auto"/>
          </w:divBdr>
        </w:div>
        <w:div w:id="1056245634">
          <w:marLeft w:val="480"/>
          <w:marRight w:val="0"/>
          <w:marTop w:val="0"/>
          <w:marBottom w:val="0"/>
          <w:divBdr>
            <w:top w:val="none" w:sz="0" w:space="0" w:color="auto"/>
            <w:left w:val="none" w:sz="0" w:space="0" w:color="auto"/>
            <w:bottom w:val="none" w:sz="0" w:space="0" w:color="auto"/>
            <w:right w:val="none" w:sz="0" w:space="0" w:color="auto"/>
          </w:divBdr>
        </w:div>
        <w:div w:id="1109470452">
          <w:marLeft w:val="480"/>
          <w:marRight w:val="0"/>
          <w:marTop w:val="0"/>
          <w:marBottom w:val="0"/>
          <w:divBdr>
            <w:top w:val="none" w:sz="0" w:space="0" w:color="auto"/>
            <w:left w:val="none" w:sz="0" w:space="0" w:color="auto"/>
            <w:bottom w:val="none" w:sz="0" w:space="0" w:color="auto"/>
            <w:right w:val="none" w:sz="0" w:space="0" w:color="auto"/>
          </w:divBdr>
        </w:div>
        <w:div w:id="1201356554">
          <w:marLeft w:val="480"/>
          <w:marRight w:val="0"/>
          <w:marTop w:val="0"/>
          <w:marBottom w:val="0"/>
          <w:divBdr>
            <w:top w:val="none" w:sz="0" w:space="0" w:color="auto"/>
            <w:left w:val="none" w:sz="0" w:space="0" w:color="auto"/>
            <w:bottom w:val="none" w:sz="0" w:space="0" w:color="auto"/>
            <w:right w:val="none" w:sz="0" w:space="0" w:color="auto"/>
          </w:divBdr>
        </w:div>
        <w:div w:id="1274166782">
          <w:marLeft w:val="480"/>
          <w:marRight w:val="0"/>
          <w:marTop w:val="0"/>
          <w:marBottom w:val="0"/>
          <w:divBdr>
            <w:top w:val="none" w:sz="0" w:space="0" w:color="auto"/>
            <w:left w:val="none" w:sz="0" w:space="0" w:color="auto"/>
            <w:bottom w:val="none" w:sz="0" w:space="0" w:color="auto"/>
            <w:right w:val="none" w:sz="0" w:space="0" w:color="auto"/>
          </w:divBdr>
        </w:div>
        <w:div w:id="1336299045">
          <w:marLeft w:val="480"/>
          <w:marRight w:val="0"/>
          <w:marTop w:val="0"/>
          <w:marBottom w:val="0"/>
          <w:divBdr>
            <w:top w:val="none" w:sz="0" w:space="0" w:color="auto"/>
            <w:left w:val="none" w:sz="0" w:space="0" w:color="auto"/>
            <w:bottom w:val="none" w:sz="0" w:space="0" w:color="auto"/>
            <w:right w:val="none" w:sz="0" w:space="0" w:color="auto"/>
          </w:divBdr>
        </w:div>
        <w:div w:id="1344891984">
          <w:marLeft w:val="480"/>
          <w:marRight w:val="0"/>
          <w:marTop w:val="0"/>
          <w:marBottom w:val="0"/>
          <w:divBdr>
            <w:top w:val="none" w:sz="0" w:space="0" w:color="auto"/>
            <w:left w:val="none" w:sz="0" w:space="0" w:color="auto"/>
            <w:bottom w:val="none" w:sz="0" w:space="0" w:color="auto"/>
            <w:right w:val="none" w:sz="0" w:space="0" w:color="auto"/>
          </w:divBdr>
        </w:div>
        <w:div w:id="1408310094">
          <w:marLeft w:val="480"/>
          <w:marRight w:val="0"/>
          <w:marTop w:val="0"/>
          <w:marBottom w:val="0"/>
          <w:divBdr>
            <w:top w:val="none" w:sz="0" w:space="0" w:color="auto"/>
            <w:left w:val="none" w:sz="0" w:space="0" w:color="auto"/>
            <w:bottom w:val="none" w:sz="0" w:space="0" w:color="auto"/>
            <w:right w:val="none" w:sz="0" w:space="0" w:color="auto"/>
          </w:divBdr>
        </w:div>
        <w:div w:id="1428501268">
          <w:marLeft w:val="480"/>
          <w:marRight w:val="0"/>
          <w:marTop w:val="0"/>
          <w:marBottom w:val="0"/>
          <w:divBdr>
            <w:top w:val="none" w:sz="0" w:space="0" w:color="auto"/>
            <w:left w:val="none" w:sz="0" w:space="0" w:color="auto"/>
            <w:bottom w:val="none" w:sz="0" w:space="0" w:color="auto"/>
            <w:right w:val="none" w:sz="0" w:space="0" w:color="auto"/>
          </w:divBdr>
        </w:div>
        <w:div w:id="1448695991">
          <w:marLeft w:val="480"/>
          <w:marRight w:val="0"/>
          <w:marTop w:val="0"/>
          <w:marBottom w:val="0"/>
          <w:divBdr>
            <w:top w:val="none" w:sz="0" w:space="0" w:color="auto"/>
            <w:left w:val="none" w:sz="0" w:space="0" w:color="auto"/>
            <w:bottom w:val="none" w:sz="0" w:space="0" w:color="auto"/>
            <w:right w:val="none" w:sz="0" w:space="0" w:color="auto"/>
          </w:divBdr>
        </w:div>
        <w:div w:id="1517767941">
          <w:marLeft w:val="480"/>
          <w:marRight w:val="0"/>
          <w:marTop w:val="0"/>
          <w:marBottom w:val="0"/>
          <w:divBdr>
            <w:top w:val="none" w:sz="0" w:space="0" w:color="auto"/>
            <w:left w:val="none" w:sz="0" w:space="0" w:color="auto"/>
            <w:bottom w:val="none" w:sz="0" w:space="0" w:color="auto"/>
            <w:right w:val="none" w:sz="0" w:space="0" w:color="auto"/>
          </w:divBdr>
        </w:div>
        <w:div w:id="1550261023">
          <w:marLeft w:val="480"/>
          <w:marRight w:val="0"/>
          <w:marTop w:val="0"/>
          <w:marBottom w:val="0"/>
          <w:divBdr>
            <w:top w:val="none" w:sz="0" w:space="0" w:color="auto"/>
            <w:left w:val="none" w:sz="0" w:space="0" w:color="auto"/>
            <w:bottom w:val="none" w:sz="0" w:space="0" w:color="auto"/>
            <w:right w:val="none" w:sz="0" w:space="0" w:color="auto"/>
          </w:divBdr>
        </w:div>
        <w:div w:id="1564024114">
          <w:marLeft w:val="480"/>
          <w:marRight w:val="0"/>
          <w:marTop w:val="0"/>
          <w:marBottom w:val="0"/>
          <w:divBdr>
            <w:top w:val="none" w:sz="0" w:space="0" w:color="auto"/>
            <w:left w:val="none" w:sz="0" w:space="0" w:color="auto"/>
            <w:bottom w:val="none" w:sz="0" w:space="0" w:color="auto"/>
            <w:right w:val="none" w:sz="0" w:space="0" w:color="auto"/>
          </w:divBdr>
        </w:div>
        <w:div w:id="1617056451">
          <w:marLeft w:val="480"/>
          <w:marRight w:val="0"/>
          <w:marTop w:val="0"/>
          <w:marBottom w:val="0"/>
          <w:divBdr>
            <w:top w:val="none" w:sz="0" w:space="0" w:color="auto"/>
            <w:left w:val="none" w:sz="0" w:space="0" w:color="auto"/>
            <w:bottom w:val="none" w:sz="0" w:space="0" w:color="auto"/>
            <w:right w:val="none" w:sz="0" w:space="0" w:color="auto"/>
          </w:divBdr>
        </w:div>
        <w:div w:id="1650744126">
          <w:marLeft w:val="480"/>
          <w:marRight w:val="0"/>
          <w:marTop w:val="0"/>
          <w:marBottom w:val="0"/>
          <w:divBdr>
            <w:top w:val="none" w:sz="0" w:space="0" w:color="auto"/>
            <w:left w:val="none" w:sz="0" w:space="0" w:color="auto"/>
            <w:bottom w:val="none" w:sz="0" w:space="0" w:color="auto"/>
            <w:right w:val="none" w:sz="0" w:space="0" w:color="auto"/>
          </w:divBdr>
        </w:div>
        <w:div w:id="1665625529">
          <w:marLeft w:val="480"/>
          <w:marRight w:val="0"/>
          <w:marTop w:val="0"/>
          <w:marBottom w:val="0"/>
          <w:divBdr>
            <w:top w:val="none" w:sz="0" w:space="0" w:color="auto"/>
            <w:left w:val="none" w:sz="0" w:space="0" w:color="auto"/>
            <w:bottom w:val="none" w:sz="0" w:space="0" w:color="auto"/>
            <w:right w:val="none" w:sz="0" w:space="0" w:color="auto"/>
          </w:divBdr>
        </w:div>
        <w:div w:id="1791238781">
          <w:marLeft w:val="480"/>
          <w:marRight w:val="0"/>
          <w:marTop w:val="0"/>
          <w:marBottom w:val="0"/>
          <w:divBdr>
            <w:top w:val="none" w:sz="0" w:space="0" w:color="auto"/>
            <w:left w:val="none" w:sz="0" w:space="0" w:color="auto"/>
            <w:bottom w:val="none" w:sz="0" w:space="0" w:color="auto"/>
            <w:right w:val="none" w:sz="0" w:space="0" w:color="auto"/>
          </w:divBdr>
        </w:div>
        <w:div w:id="1796751783">
          <w:marLeft w:val="480"/>
          <w:marRight w:val="0"/>
          <w:marTop w:val="0"/>
          <w:marBottom w:val="0"/>
          <w:divBdr>
            <w:top w:val="none" w:sz="0" w:space="0" w:color="auto"/>
            <w:left w:val="none" w:sz="0" w:space="0" w:color="auto"/>
            <w:bottom w:val="none" w:sz="0" w:space="0" w:color="auto"/>
            <w:right w:val="none" w:sz="0" w:space="0" w:color="auto"/>
          </w:divBdr>
        </w:div>
        <w:div w:id="1834369127">
          <w:marLeft w:val="480"/>
          <w:marRight w:val="0"/>
          <w:marTop w:val="0"/>
          <w:marBottom w:val="0"/>
          <w:divBdr>
            <w:top w:val="none" w:sz="0" w:space="0" w:color="auto"/>
            <w:left w:val="none" w:sz="0" w:space="0" w:color="auto"/>
            <w:bottom w:val="none" w:sz="0" w:space="0" w:color="auto"/>
            <w:right w:val="none" w:sz="0" w:space="0" w:color="auto"/>
          </w:divBdr>
        </w:div>
        <w:div w:id="1836916729">
          <w:marLeft w:val="480"/>
          <w:marRight w:val="0"/>
          <w:marTop w:val="0"/>
          <w:marBottom w:val="0"/>
          <w:divBdr>
            <w:top w:val="none" w:sz="0" w:space="0" w:color="auto"/>
            <w:left w:val="none" w:sz="0" w:space="0" w:color="auto"/>
            <w:bottom w:val="none" w:sz="0" w:space="0" w:color="auto"/>
            <w:right w:val="none" w:sz="0" w:space="0" w:color="auto"/>
          </w:divBdr>
        </w:div>
        <w:div w:id="1875531030">
          <w:marLeft w:val="480"/>
          <w:marRight w:val="0"/>
          <w:marTop w:val="0"/>
          <w:marBottom w:val="0"/>
          <w:divBdr>
            <w:top w:val="none" w:sz="0" w:space="0" w:color="auto"/>
            <w:left w:val="none" w:sz="0" w:space="0" w:color="auto"/>
            <w:bottom w:val="none" w:sz="0" w:space="0" w:color="auto"/>
            <w:right w:val="none" w:sz="0" w:space="0" w:color="auto"/>
          </w:divBdr>
        </w:div>
        <w:div w:id="1892227784">
          <w:marLeft w:val="480"/>
          <w:marRight w:val="0"/>
          <w:marTop w:val="0"/>
          <w:marBottom w:val="0"/>
          <w:divBdr>
            <w:top w:val="none" w:sz="0" w:space="0" w:color="auto"/>
            <w:left w:val="none" w:sz="0" w:space="0" w:color="auto"/>
            <w:bottom w:val="none" w:sz="0" w:space="0" w:color="auto"/>
            <w:right w:val="none" w:sz="0" w:space="0" w:color="auto"/>
          </w:divBdr>
        </w:div>
        <w:div w:id="2030522770">
          <w:marLeft w:val="480"/>
          <w:marRight w:val="0"/>
          <w:marTop w:val="0"/>
          <w:marBottom w:val="0"/>
          <w:divBdr>
            <w:top w:val="none" w:sz="0" w:space="0" w:color="auto"/>
            <w:left w:val="none" w:sz="0" w:space="0" w:color="auto"/>
            <w:bottom w:val="none" w:sz="0" w:space="0" w:color="auto"/>
            <w:right w:val="none" w:sz="0" w:space="0" w:color="auto"/>
          </w:divBdr>
        </w:div>
        <w:div w:id="2141411318">
          <w:marLeft w:val="480"/>
          <w:marRight w:val="0"/>
          <w:marTop w:val="0"/>
          <w:marBottom w:val="0"/>
          <w:divBdr>
            <w:top w:val="none" w:sz="0" w:space="0" w:color="auto"/>
            <w:left w:val="none" w:sz="0" w:space="0" w:color="auto"/>
            <w:bottom w:val="none" w:sz="0" w:space="0" w:color="auto"/>
            <w:right w:val="none" w:sz="0" w:space="0" w:color="auto"/>
          </w:divBdr>
        </w:div>
      </w:divsChild>
    </w:div>
    <w:div w:id="16084754">
      <w:bodyDiv w:val="1"/>
      <w:marLeft w:val="0"/>
      <w:marRight w:val="0"/>
      <w:marTop w:val="0"/>
      <w:marBottom w:val="0"/>
      <w:divBdr>
        <w:top w:val="none" w:sz="0" w:space="0" w:color="auto"/>
        <w:left w:val="none" w:sz="0" w:space="0" w:color="auto"/>
        <w:bottom w:val="none" w:sz="0" w:space="0" w:color="auto"/>
        <w:right w:val="none" w:sz="0" w:space="0" w:color="auto"/>
      </w:divBdr>
    </w:div>
    <w:div w:id="16466288">
      <w:bodyDiv w:val="1"/>
      <w:marLeft w:val="0"/>
      <w:marRight w:val="0"/>
      <w:marTop w:val="0"/>
      <w:marBottom w:val="0"/>
      <w:divBdr>
        <w:top w:val="none" w:sz="0" w:space="0" w:color="auto"/>
        <w:left w:val="none" w:sz="0" w:space="0" w:color="auto"/>
        <w:bottom w:val="none" w:sz="0" w:space="0" w:color="auto"/>
        <w:right w:val="none" w:sz="0" w:space="0" w:color="auto"/>
      </w:divBdr>
    </w:div>
    <w:div w:id="17319799">
      <w:bodyDiv w:val="1"/>
      <w:marLeft w:val="0"/>
      <w:marRight w:val="0"/>
      <w:marTop w:val="0"/>
      <w:marBottom w:val="0"/>
      <w:divBdr>
        <w:top w:val="none" w:sz="0" w:space="0" w:color="auto"/>
        <w:left w:val="none" w:sz="0" w:space="0" w:color="auto"/>
        <w:bottom w:val="none" w:sz="0" w:space="0" w:color="auto"/>
        <w:right w:val="none" w:sz="0" w:space="0" w:color="auto"/>
      </w:divBdr>
    </w:div>
    <w:div w:id="26103861">
      <w:bodyDiv w:val="1"/>
      <w:marLeft w:val="0"/>
      <w:marRight w:val="0"/>
      <w:marTop w:val="0"/>
      <w:marBottom w:val="0"/>
      <w:divBdr>
        <w:top w:val="none" w:sz="0" w:space="0" w:color="auto"/>
        <w:left w:val="none" w:sz="0" w:space="0" w:color="auto"/>
        <w:bottom w:val="none" w:sz="0" w:space="0" w:color="auto"/>
        <w:right w:val="none" w:sz="0" w:space="0" w:color="auto"/>
      </w:divBdr>
      <w:divsChild>
        <w:div w:id="134445553">
          <w:marLeft w:val="480"/>
          <w:marRight w:val="0"/>
          <w:marTop w:val="0"/>
          <w:marBottom w:val="0"/>
          <w:divBdr>
            <w:top w:val="none" w:sz="0" w:space="0" w:color="auto"/>
            <w:left w:val="none" w:sz="0" w:space="0" w:color="auto"/>
            <w:bottom w:val="none" w:sz="0" w:space="0" w:color="auto"/>
            <w:right w:val="none" w:sz="0" w:space="0" w:color="auto"/>
          </w:divBdr>
        </w:div>
        <w:div w:id="141428907">
          <w:marLeft w:val="480"/>
          <w:marRight w:val="0"/>
          <w:marTop w:val="0"/>
          <w:marBottom w:val="0"/>
          <w:divBdr>
            <w:top w:val="none" w:sz="0" w:space="0" w:color="auto"/>
            <w:left w:val="none" w:sz="0" w:space="0" w:color="auto"/>
            <w:bottom w:val="none" w:sz="0" w:space="0" w:color="auto"/>
            <w:right w:val="none" w:sz="0" w:space="0" w:color="auto"/>
          </w:divBdr>
        </w:div>
        <w:div w:id="157624910">
          <w:marLeft w:val="480"/>
          <w:marRight w:val="0"/>
          <w:marTop w:val="0"/>
          <w:marBottom w:val="0"/>
          <w:divBdr>
            <w:top w:val="none" w:sz="0" w:space="0" w:color="auto"/>
            <w:left w:val="none" w:sz="0" w:space="0" w:color="auto"/>
            <w:bottom w:val="none" w:sz="0" w:space="0" w:color="auto"/>
            <w:right w:val="none" w:sz="0" w:space="0" w:color="auto"/>
          </w:divBdr>
        </w:div>
        <w:div w:id="160240655">
          <w:marLeft w:val="480"/>
          <w:marRight w:val="0"/>
          <w:marTop w:val="0"/>
          <w:marBottom w:val="0"/>
          <w:divBdr>
            <w:top w:val="none" w:sz="0" w:space="0" w:color="auto"/>
            <w:left w:val="none" w:sz="0" w:space="0" w:color="auto"/>
            <w:bottom w:val="none" w:sz="0" w:space="0" w:color="auto"/>
            <w:right w:val="none" w:sz="0" w:space="0" w:color="auto"/>
          </w:divBdr>
        </w:div>
        <w:div w:id="269288592">
          <w:marLeft w:val="480"/>
          <w:marRight w:val="0"/>
          <w:marTop w:val="0"/>
          <w:marBottom w:val="0"/>
          <w:divBdr>
            <w:top w:val="none" w:sz="0" w:space="0" w:color="auto"/>
            <w:left w:val="none" w:sz="0" w:space="0" w:color="auto"/>
            <w:bottom w:val="none" w:sz="0" w:space="0" w:color="auto"/>
            <w:right w:val="none" w:sz="0" w:space="0" w:color="auto"/>
          </w:divBdr>
        </w:div>
        <w:div w:id="323626137">
          <w:marLeft w:val="480"/>
          <w:marRight w:val="0"/>
          <w:marTop w:val="0"/>
          <w:marBottom w:val="0"/>
          <w:divBdr>
            <w:top w:val="none" w:sz="0" w:space="0" w:color="auto"/>
            <w:left w:val="none" w:sz="0" w:space="0" w:color="auto"/>
            <w:bottom w:val="none" w:sz="0" w:space="0" w:color="auto"/>
            <w:right w:val="none" w:sz="0" w:space="0" w:color="auto"/>
          </w:divBdr>
        </w:div>
        <w:div w:id="346251385">
          <w:marLeft w:val="480"/>
          <w:marRight w:val="0"/>
          <w:marTop w:val="0"/>
          <w:marBottom w:val="0"/>
          <w:divBdr>
            <w:top w:val="none" w:sz="0" w:space="0" w:color="auto"/>
            <w:left w:val="none" w:sz="0" w:space="0" w:color="auto"/>
            <w:bottom w:val="none" w:sz="0" w:space="0" w:color="auto"/>
            <w:right w:val="none" w:sz="0" w:space="0" w:color="auto"/>
          </w:divBdr>
        </w:div>
        <w:div w:id="367067155">
          <w:marLeft w:val="480"/>
          <w:marRight w:val="0"/>
          <w:marTop w:val="0"/>
          <w:marBottom w:val="0"/>
          <w:divBdr>
            <w:top w:val="none" w:sz="0" w:space="0" w:color="auto"/>
            <w:left w:val="none" w:sz="0" w:space="0" w:color="auto"/>
            <w:bottom w:val="none" w:sz="0" w:space="0" w:color="auto"/>
            <w:right w:val="none" w:sz="0" w:space="0" w:color="auto"/>
          </w:divBdr>
        </w:div>
        <w:div w:id="375012666">
          <w:marLeft w:val="480"/>
          <w:marRight w:val="0"/>
          <w:marTop w:val="0"/>
          <w:marBottom w:val="0"/>
          <w:divBdr>
            <w:top w:val="none" w:sz="0" w:space="0" w:color="auto"/>
            <w:left w:val="none" w:sz="0" w:space="0" w:color="auto"/>
            <w:bottom w:val="none" w:sz="0" w:space="0" w:color="auto"/>
            <w:right w:val="none" w:sz="0" w:space="0" w:color="auto"/>
          </w:divBdr>
        </w:div>
        <w:div w:id="426540862">
          <w:marLeft w:val="480"/>
          <w:marRight w:val="0"/>
          <w:marTop w:val="0"/>
          <w:marBottom w:val="0"/>
          <w:divBdr>
            <w:top w:val="none" w:sz="0" w:space="0" w:color="auto"/>
            <w:left w:val="none" w:sz="0" w:space="0" w:color="auto"/>
            <w:bottom w:val="none" w:sz="0" w:space="0" w:color="auto"/>
            <w:right w:val="none" w:sz="0" w:space="0" w:color="auto"/>
          </w:divBdr>
        </w:div>
        <w:div w:id="443423319">
          <w:marLeft w:val="480"/>
          <w:marRight w:val="0"/>
          <w:marTop w:val="0"/>
          <w:marBottom w:val="0"/>
          <w:divBdr>
            <w:top w:val="none" w:sz="0" w:space="0" w:color="auto"/>
            <w:left w:val="none" w:sz="0" w:space="0" w:color="auto"/>
            <w:bottom w:val="none" w:sz="0" w:space="0" w:color="auto"/>
            <w:right w:val="none" w:sz="0" w:space="0" w:color="auto"/>
          </w:divBdr>
        </w:div>
        <w:div w:id="459110835">
          <w:marLeft w:val="480"/>
          <w:marRight w:val="0"/>
          <w:marTop w:val="0"/>
          <w:marBottom w:val="0"/>
          <w:divBdr>
            <w:top w:val="none" w:sz="0" w:space="0" w:color="auto"/>
            <w:left w:val="none" w:sz="0" w:space="0" w:color="auto"/>
            <w:bottom w:val="none" w:sz="0" w:space="0" w:color="auto"/>
            <w:right w:val="none" w:sz="0" w:space="0" w:color="auto"/>
          </w:divBdr>
        </w:div>
        <w:div w:id="459154735">
          <w:marLeft w:val="480"/>
          <w:marRight w:val="0"/>
          <w:marTop w:val="0"/>
          <w:marBottom w:val="0"/>
          <w:divBdr>
            <w:top w:val="none" w:sz="0" w:space="0" w:color="auto"/>
            <w:left w:val="none" w:sz="0" w:space="0" w:color="auto"/>
            <w:bottom w:val="none" w:sz="0" w:space="0" w:color="auto"/>
            <w:right w:val="none" w:sz="0" w:space="0" w:color="auto"/>
          </w:divBdr>
        </w:div>
        <w:div w:id="481698004">
          <w:marLeft w:val="480"/>
          <w:marRight w:val="0"/>
          <w:marTop w:val="0"/>
          <w:marBottom w:val="0"/>
          <w:divBdr>
            <w:top w:val="none" w:sz="0" w:space="0" w:color="auto"/>
            <w:left w:val="none" w:sz="0" w:space="0" w:color="auto"/>
            <w:bottom w:val="none" w:sz="0" w:space="0" w:color="auto"/>
            <w:right w:val="none" w:sz="0" w:space="0" w:color="auto"/>
          </w:divBdr>
        </w:div>
        <w:div w:id="482426098">
          <w:marLeft w:val="480"/>
          <w:marRight w:val="0"/>
          <w:marTop w:val="0"/>
          <w:marBottom w:val="0"/>
          <w:divBdr>
            <w:top w:val="none" w:sz="0" w:space="0" w:color="auto"/>
            <w:left w:val="none" w:sz="0" w:space="0" w:color="auto"/>
            <w:bottom w:val="none" w:sz="0" w:space="0" w:color="auto"/>
            <w:right w:val="none" w:sz="0" w:space="0" w:color="auto"/>
          </w:divBdr>
        </w:div>
        <w:div w:id="487019423">
          <w:marLeft w:val="480"/>
          <w:marRight w:val="0"/>
          <w:marTop w:val="0"/>
          <w:marBottom w:val="0"/>
          <w:divBdr>
            <w:top w:val="none" w:sz="0" w:space="0" w:color="auto"/>
            <w:left w:val="none" w:sz="0" w:space="0" w:color="auto"/>
            <w:bottom w:val="none" w:sz="0" w:space="0" w:color="auto"/>
            <w:right w:val="none" w:sz="0" w:space="0" w:color="auto"/>
          </w:divBdr>
        </w:div>
        <w:div w:id="493305653">
          <w:marLeft w:val="480"/>
          <w:marRight w:val="0"/>
          <w:marTop w:val="0"/>
          <w:marBottom w:val="0"/>
          <w:divBdr>
            <w:top w:val="none" w:sz="0" w:space="0" w:color="auto"/>
            <w:left w:val="none" w:sz="0" w:space="0" w:color="auto"/>
            <w:bottom w:val="none" w:sz="0" w:space="0" w:color="auto"/>
            <w:right w:val="none" w:sz="0" w:space="0" w:color="auto"/>
          </w:divBdr>
        </w:div>
        <w:div w:id="523058688">
          <w:marLeft w:val="480"/>
          <w:marRight w:val="0"/>
          <w:marTop w:val="0"/>
          <w:marBottom w:val="0"/>
          <w:divBdr>
            <w:top w:val="none" w:sz="0" w:space="0" w:color="auto"/>
            <w:left w:val="none" w:sz="0" w:space="0" w:color="auto"/>
            <w:bottom w:val="none" w:sz="0" w:space="0" w:color="auto"/>
            <w:right w:val="none" w:sz="0" w:space="0" w:color="auto"/>
          </w:divBdr>
        </w:div>
        <w:div w:id="552422596">
          <w:marLeft w:val="480"/>
          <w:marRight w:val="0"/>
          <w:marTop w:val="0"/>
          <w:marBottom w:val="0"/>
          <w:divBdr>
            <w:top w:val="none" w:sz="0" w:space="0" w:color="auto"/>
            <w:left w:val="none" w:sz="0" w:space="0" w:color="auto"/>
            <w:bottom w:val="none" w:sz="0" w:space="0" w:color="auto"/>
            <w:right w:val="none" w:sz="0" w:space="0" w:color="auto"/>
          </w:divBdr>
        </w:div>
        <w:div w:id="627855316">
          <w:marLeft w:val="480"/>
          <w:marRight w:val="0"/>
          <w:marTop w:val="0"/>
          <w:marBottom w:val="0"/>
          <w:divBdr>
            <w:top w:val="none" w:sz="0" w:space="0" w:color="auto"/>
            <w:left w:val="none" w:sz="0" w:space="0" w:color="auto"/>
            <w:bottom w:val="none" w:sz="0" w:space="0" w:color="auto"/>
            <w:right w:val="none" w:sz="0" w:space="0" w:color="auto"/>
          </w:divBdr>
        </w:div>
        <w:div w:id="892349543">
          <w:marLeft w:val="480"/>
          <w:marRight w:val="0"/>
          <w:marTop w:val="0"/>
          <w:marBottom w:val="0"/>
          <w:divBdr>
            <w:top w:val="none" w:sz="0" w:space="0" w:color="auto"/>
            <w:left w:val="none" w:sz="0" w:space="0" w:color="auto"/>
            <w:bottom w:val="none" w:sz="0" w:space="0" w:color="auto"/>
            <w:right w:val="none" w:sz="0" w:space="0" w:color="auto"/>
          </w:divBdr>
        </w:div>
        <w:div w:id="1024209751">
          <w:marLeft w:val="480"/>
          <w:marRight w:val="0"/>
          <w:marTop w:val="0"/>
          <w:marBottom w:val="0"/>
          <w:divBdr>
            <w:top w:val="none" w:sz="0" w:space="0" w:color="auto"/>
            <w:left w:val="none" w:sz="0" w:space="0" w:color="auto"/>
            <w:bottom w:val="none" w:sz="0" w:space="0" w:color="auto"/>
            <w:right w:val="none" w:sz="0" w:space="0" w:color="auto"/>
          </w:divBdr>
        </w:div>
        <w:div w:id="1128008971">
          <w:marLeft w:val="480"/>
          <w:marRight w:val="0"/>
          <w:marTop w:val="0"/>
          <w:marBottom w:val="0"/>
          <w:divBdr>
            <w:top w:val="none" w:sz="0" w:space="0" w:color="auto"/>
            <w:left w:val="none" w:sz="0" w:space="0" w:color="auto"/>
            <w:bottom w:val="none" w:sz="0" w:space="0" w:color="auto"/>
            <w:right w:val="none" w:sz="0" w:space="0" w:color="auto"/>
          </w:divBdr>
        </w:div>
        <w:div w:id="1165584907">
          <w:marLeft w:val="480"/>
          <w:marRight w:val="0"/>
          <w:marTop w:val="0"/>
          <w:marBottom w:val="0"/>
          <w:divBdr>
            <w:top w:val="none" w:sz="0" w:space="0" w:color="auto"/>
            <w:left w:val="none" w:sz="0" w:space="0" w:color="auto"/>
            <w:bottom w:val="none" w:sz="0" w:space="0" w:color="auto"/>
            <w:right w:val="none" w:sz="0" w:space="0" w:color="auto"/>
          </w:divBdr>
        </w:div>
        <w:div w:id="1190680500">
          <w:marLeft w:val="480"/>
          <w:marRight w:val="0"/>
          <w:marTop w:val="0"/>
          <w:marBottom w:val="0"/>
          <w:divBdr>
            <w:top w:val="none" w:sz="0" w:space="0" w:color="auto"/>
            <w:left w:val="none" w:sz="0" w:space="0" w:color="auto"/>
            <w:bottom w:val="none" w:sz="0" w:space="0" w:color="auto"/>
            <w:right w:val="none" w:sz="0" w:space="0" w:color="auto"/>
          </w:divBdr>
        </w:div>
        <w:div w:id="1239554284">
          <w:marLeft w:val="480"/>
          <w:marRight w:val="0"/>
          <w:marTop w:val="0"/>
          <w:marBottom w:val="0"/>
          <w:divBdr>
            <w:top w:val="none" w:sz="0" w:space="0" w:color="auto"/>
            <w:left w:val="none" w:sz="0" w:space="0" w:color="auto"/>
            <w:bottom w:val="none" w:sz="0" w:space="0" w:color="auto"/>
            <w:right w:val="none" w:sz="0" w:space="0" w:color="auto"/>
          </w:divBdr>
        </w:div>
        <w:div w:id="1273245136">
          <w:marLeft w:val="480"/>
          <w:marRight w:val="0"/>
          <w:marTop w:val="0"/>
          <w:marBottom w:val="0"/>
          <w:divBdr>
            <w:top w:val="none" w:sz="0" w:space="0" w:color="auto"/>
            <w:left w:val="none" w:sz="0" w:space="0" w:color="auto"/>
            <w:bottom w:val="none" w:sz="0" w:space="0" w:color="auto"/>
            <w:right w:val="none" w:sz="0" w:space="0" w:color="auto"/>
          </w:divBdr>
        </w:div>
        <w:div w:id="1327856612">
          <w:marLeft w:val="480"/>
          <w:marRight w:val="0"/>
          <w:marTop w:val="0"/>
          <w:marBottom w:val="0"/>
          <w:divBdr>
            <w:top w:val="none" w:sz="0" w:space="0" w:color="auto"/>
            <w:left w:val="none" w:sz="0" w:space="0" w:color="auto"/>
            <w:bottom w:val="none" w:sz="0" w:space="0" w:color="auto"/>
            <w:right w:val="none" w:sz="0" w:space="0" w:color="auto"/>
          </w:divBdr>
        </w:div>
        <w:div w:id="1533764582">
          <w:marLeft w:val="480"/>
          <w:marRight w:val="0"/>
          <w:marTop w:val="0"/>
          <w:marBottom w:val="0"/>
          <w:divBdr>
            <w:top w:val="none" w:sz="0" w:space="0" w:color="auto"/>
            <w:left w:val="none" w:sz="0" w:space="0" w:color="auto"/>
            <w:bottom w:val="none" w:sz="0" w:space="0" w:color="auto"/>
            <w:right w:val="none" w:sz="0" w:space="0" w:color="auto"/>
          </w:divBdr>
        </w:div>
        <w:div w:id="1552841508">
          <w:marLeft w:val="480"/>
          <w:marRight w:val="0"/>
          <w:marTop w:val="0"/>
          <w:marBottom w:val="0"/>
          <w:divBdr>
            <w:top w:val="none" w:sz="0" w:space="0" w:color="auto"/>
            <w:left w:val="none" w:sz="0" w:space="0" w:color="auto"/>
            <w:bottom w:val="none" w:sz="0" w:space="0" w:color="auto"/>
            <w:right w:val="none" w:sz="0" w:space="0" w:color="auto"/>
          </w:divBdr>
        </w:div>
        <w:div w:id="1576743743">
          <w:marLeft w:val="480"/>
          <w:marRight w:val="0"/>
          <w:marTop w:val="0"/>
          <w:marBottom w:val="0"/>
          <w:divBdr>
            <w:top w:val="none" w:sz="0" w:space="0" w:color="auto"/>
            <w:left w:val="none" w:sz="0" w:space="0" w:color="auto"/>
            <w:bottom w:val="none" w:sz="0" w:space="0" w:color="auto"/>
            <w:right w:val="none" w:sz="0" w:space="0" w:color="auto"/>
          </w:divBdr>
        </w:div>
        <w:div w:id="1757827942">
          <w:marLeft w:val="480"/>
          <w:marRight w:val="0"/>
          <w:marTop w:val="0"/>
          <w:marBottom w:val="0"/>
          <w:divBdr>
            <w:top w:val="none" w:sz="0" w:space="0" w:color="auto"/>
            <w:left w:val="none" w:sz="0" w:space="0" w:color="auto"/>
            <w:bottom w:val="none" w:sz="0" w:space="0" w:color="auto"/>
            <w:right w:val="none" w:sz="0" w:space="0" w:color="auto"/>
          </w:divBdr>
        </w:div>
        <w:div w:id="1823738393">
          <w:marLeft w:val="480"/>
          <w:marRight w:val="0"/>
          <w:marTop w:val="0"/>
          <w:marBottom w:val="0"/>
          <w:divBdr>
            <w:top w:val="none" w:sz="0" w:space="0" w:color="auto"/>
            <w:left w:val="none" w:sz="0" w:space="0" w:color="auto"/>
            <w:bottom w:val="none" w:sz="0" w:space="0" w:color="auto"/>
            <w:right w:val="none" w:sz="0" w:space="0" w:color="auto"/>
          </w:divBdr>
        </w:div>
        <w:div w:id="1911690226">
          <w:marLeft w:val="480"/>
          <w:marRight w:val="0"/>
          <w:marTop w:val="0"/>
          <w:marBottom w:val="0"/>
          <w:divBdr>
            <w:top w:val="none" w:sz="0" w:space="0" w:color="auto"/>
            <w:left w:val="none" w:sz="0" w:space="0" w:color="auto"/>
            <w:bottom w:val="none" w:sz="0" w:space="0" w:color="auto"/>
            <w:right w:val="none" w:sz="0" w:space="0" w:color="auto"/>
          </w:divBdr>
        </w:div>
        <w:div w:id="1918900628">
          <w:marLeft w:val="480"/>
          <w:marRight w:val="0"/>
          <w:marTop w:val="0"/>
          <w:marBottom w:val="0"/>
          <w:divBdr>
            <w:top w:val="none" w:sz="0" w:space="0" w:color="auto"/>
            <w:left w:val="none" w:sz="0" w:space="0" w:color="auto"/>
            <w:bottom w:val="none" w:sz="0" w:space="0" w:color="auto"/>
            <w:right w:val="none" w:sz="0" w:space="0" w:color="auto"/>
          </w:divBdr>
        </w:div>
        <w:div w:id="2011906659">
          <w:marLeft w:val="480"/>
          <w:marRight w:val="0"/>
          <w:marTop w:val="0"/>
          <w:marBottom w:val="0"/>
          <w:divBdr>
            <w:top w:val="none" w:sz="0" w:space="0" w:color="auto"/>
            <w:left w:val="none" w:sz="0" w:space="0" w:color="auto"/>
            <w:bottom w:val="none" w:sz="0" w:space="0" w:color="auto"/>
            <w:right w:val="none" w:sz="0" w:space="0" w:color="auto"/>
          </w:divBdr>
        </w:div>
        <w:div w:id="2026515181">
          <w:marLeft w:val="480"/>
          <w:marRight w:val="0"/>
          <w:marTop w:val="0"/>
          <w:marBottom w:val="0"/>
          <w:divBdr>
            <w:top w:val="none" w:sz="0" w:space="0" w:color="auto"/>
            <w:left w:val="none" w:sz="0" w:space="0" w:color="auto"/>
            <w:bottom w:val="none" w:sz="0" w:space="0" w:color="auto"/>
            <w:right w:val="none" w:sz="0" w:space="0" w:color="auto"/>
          </w:divBdr>
        </w:div>
        <w:div w:id="2059738399">
          <w:marLeft w:val="480"/>
          <w:marRight w:val="0"/>
          <w:marTop w:val="0"/>
          <w:marBottom w:val="0"/>
          <w:divBdr>
            <w:top w:val="none" w:sz="0" w:space="0" w:color="auto"/>
            <w:left w:val="none" w:sz="0" w:space="0" w:color="auto"/>
            <w:bottom w:val="none" w:sz="0" w:space="0" w:color="auto"/>
            <w:right w:val="none" w:sz="0" w:space="0" w:color="auto"/>
          </w:divBdr>
        </w:div>
        <w:div w:id="2088576660">
          <w:marLeft w:val="480"/>
          <w:marRight w:val="0"/>
          <w:marTop w:val="0"/>
          <w:marBottom w:val="0"/>
          <w:divBdr>
            <w:top w:val="none" w:sz="0" w:space="0" w:color="auto"/>
            <w:left w:val="none" w:sz="0" w:space="0" w:color="auto"/>
            <w:bottom w:val="none" w:sz="0" w:space="0" w:color="auto"/>
            <w:right w:val="none" w:sz="0" w:space="0" w:color="auto"/>
          </w:divBdr>
        </w:div>
        <w:div w:id="2092198746">
          <w:marLeft w:val="480"/>
          <w:marRight w:val="0"/>
          <w:marTop w:val="0"/>
          <w:marBottom w:val="0"/>
          <w:divBdr>
            <w:top w:val="none" w:sz="0" w:space="0" w:color="auto"/>
            <w:left w:val="none" w:sz="0" w:space="0" w:color="auto"/>
            <w:bottom w:val="none" w:sz="0" w:space="0" w:color="auto"/>
            <w:right w:val="none" w:sz="0" w:space="0" w:color="auto"/>
          </w:divBdr>
        </w:div>
        <w:div w:id="2098473438">
          <w:marLeft w:val="480"/>
          <w:marRight w:val="0"/>
          <w:marTop w:val="0"/>
          <w:marBottom w:val="0"/>
          <w:divBdr>
            <w:top w:val="none" w:sz="0" w:space="0" w:color="auto"/>
            <w:left w:val="none" w:sz="0" w:space="0" w:color="auto"/>
            <w:bottom w:val="none" w:sz="0" w:space="0" w:color="auto"/>
            <w:right w:val="none" w:sz="0" w:space="0" w:color="auto"/>
          </w:divBdr>
        </w:div>
      </w:divsChild>
    </w:div>
    <w:div w:id="27728119">
      <w:bodyDiv w:val="1"/>
      <w:marLeft w:val="0"/>
      <w:marRight w:val="0"/>
      <w:marTop w:val="0"/>
      <w:marBottom w:val="0"/>
      <w:divBdr>
        <w:top w:val="none" w:sz="0" w:space="0" w:color="auto"/>
        <w:left w:val="none" w:sz="0" w:space="0" w:color="auto"/>
        <w:bottom w:val="none" w:sz="0" w:space="0" w:color="auto"/>
        <w:right w:val="none" w:sz="0" w:space="0" w:color="auto"/>
      </w:divBdr>
    </w:div>
    <w:div w:id="28576050">
      <w:bodyDiv w:val="1"/>
      <w:marLeft w:val="0"/>
      <w:marRight w:val="0"/>
      <w:marTop w:val="0"/>
      <w:marBottom w:val="0"/>
      <w:divBdr>
        <w:top w:val="none" w:sz="0" w:space="0" w:color="auto"/>
        <w:left w:val="none" w:sz="0" w:space="0" w:color="auto"/>
        <w:bottom w:val="none" w:sz="0" w:space="0" w:color="auto"/>
        <w:right w:val="none" w:sz="0" w:space="0" w:color="auto"/>
      </w:divBdr>
    </w:div>
    <w:div w:id="35353975">
      <w:bodyDiv w:val="1"/>
      <w:marLeft w:val="0"/>
      <w:marRight w:val="0"/>
      <w:marTop w:val="0"/>
      <w:marBottom w:val="0"/>
      <w:divBdr>
        <w:top w:val="none" w:sz="0" w:space="0" w:color="auto"/>
        <w:left w:val="none" w:sz="0" w:space="0" w:color="auto"/>
        <w:bottom w:val="none" w:sz="0" w:space="0" w:color="auto"/>
        <w:right w:val="none" w:sz="0" w:space="0" w:color="auto"/>
      </w:divBdr>
    </w:div>
    <w:div w:id="39210974">
      <w:bodyDiv w:val="1"/>
      <w:marLeft w:val="0"/>
      <w:marRight w:val="0"/>
      <w:marTop w:val="0"/>
      <w:marBottom w:val="0"/>
      <w:divBdr>
        <w:top w:val="none" w:sz="0" w:space="0" w:color="auto"/>
        <w:left w:val="none" w:sz="0" w:space="0" w:color="auto"/>
        <w:bottom w:val="none" w:sz="0" w:space="0" w:color="auto"/>
        <w:right w:val="none" w:sz="0" w:space="0" w:color="auto"/>
      </w:divBdr>
      <w:divsChild>
        <w:div w:id="52504875">
          <w:marLeft w:val="480"/>
          <w:marRight w:val="0"/>
          <w:marTop w:val="0"/>
          <w:marBottom w:val="0"/>
          <w:divBdr>
            <w:top w:val="none" w:sz="0" w:space="0" w:color="auto"/>
            <w:left w:val="none" w:sz="0" w:space="0" w:color="auto"/>
            <w:bottom w:val="none" w:sz="0" w:space="0" w:color="auto"/>
            <w:right w:val="none" w:sz="0" w:space="0" w:color="auto"/>
          </w:divBdr>
        </w:div>
        <w:div w:id="138116278">
          <w:marLeft w:val="480"/>
          <w:marRight w:val="0"/>
          <w:marTop w:val="0"/>
          <w:marBottom w:val="0"/>
          <w:divBdr>
            <w:top w:val="none" w:sz="0" w:space="0" w:color="auto"/>
            <w:left w:val="none" w:sz="0" w:space="0" w:color="auto"/>
            <w:bottom w:val="none" w:sz="0" w:space="0" w:color="auto"/>
            <w:right w:val="none" w:sz="0" w:space="0" w:color="auto"/>
          </w:divBdr>
        </w:div>
        <w:div w:id="212277688">
          <w:marLeft w:val="480"/>
          <w:marRight w:val="0"/>
          <w:marTop w:val="0"/>
          <w:marBottom w:val="0"/>
          <w:divBdr>
            <w:top w:val="none" w:sz="0" w:space="0" w:color="auto"/>
            <w:left w:val="none" w:sz="0" w:space="0" w:color="auto"/>
            <w:bottom w:val="none" w:sz="0" w:space="0" w:color="auto"/>
            <w:right w:val="none" w:sz="0" w:space="0" w:color="auto"/>
          </w:divBdr>
        </w:div>
        <w:div w:id="244925330">
          <w:marLeft w:val="480"/>
          <w:marRight w:val="0"/>
          <w:marTop w:val="0"/>
          <w:marBottom w:val="0"/>
          <w:divBdr>
            <w:top w:val="none" w:sz="0" w:space="0" w:color="auto"/>
            <w:left w:val="none" w:sz="0" w:space="0" w:color="auto"/>
            <w:bottom w:val="none" w:sz="0" w:space="0" w:color="auto"/>
            <w:right w:val="none" w:sz="0" w:space="0" w:color="auto"/>
          </w:divBdr>
        </w:div>
        <w:div w:id="375274748">
          <w:marLeft w:val="480"/>
          <w:marRight w:val="0"/>
          <w:marTop w:val="0"/>
          <w:marBottom w:val="0"/>
          <w:divBdr>
            <w:top w:val="none" w:sz="0" w:space="0" w:color="auto"/>
            <w:left w:val="none" w:sz="0" w:space="0" w:color="auto"/>
            <w:bottom w:val="none" w:sz="0" w:space="0" w:color="auto"/>
            <w:right w:val="none" w:sz="0" w:space="0" w:color="auto"/>
          </w:divBdr>
        </w:div>
        <w:div w:id="380206338">
          <w:marLeft w:val="480"/>
          <w:marRight w:val="0"/>
          <w:marTop w:val="0"/>
          <w:marBottom w:val="0"/>
          <w:divBdr>
            <w:top w:val="none" w:sz="0" w:space="0" w:color="auto"/>
            <w:left w:val="none" w:sz="0" w:space="0" w:color="auto"/>
            <w:bottom w:val="none" w:sz="0" w:space="0" w:color="auto"/>
            <w:right w:val="none" w:sz="0" w:space="0" w:color="auto"/>
          </w:divBdr>
        </w:div>
        <w:div w:id="475806251">
          <w:marLeft w:val="480"/>
          <w:marRight w:val="0"/>
          <w:marTop w:val="0"/>
          <w:marBottom w:val="0"/>
          <w:divBdr>
            <w:top w:val="none" w:sz="0" w:space="0" w:color="auto"/>
            <w:left w:val="none" w:sz="0" w:space="0" w:color="auto"/>
            <w:bottom w:val="none" w:sz="0" w:space="0" w:color="auto"/>
            <w:right w:val="none" w:sz="0" w:space="0" w:color="auto"/>
          </w:divBdr>
        </w:div>
        <w:div w:id="487282430">
          <w:marLeft w:val="480"/>
          <w:marRight w:val="0"/>
          <w:marTop w:val="0"/>
          <w:marBottom w:val="0"/>
          <w:divBdr>
            <w:top w:val="none" w:sz="0" w:space="0" w:color="auto"/>
            <w:left w:val="none" w:sz="0" w:space="0" w:color="auto"/>
            <w:bottom w:val="none" w:sz="0" w:space="0" w:color="auto"/>
            <w:right w:val="none" w:sz="0" w:space="0" w:color="auto"/>
          </w:divBdr>
        </w:div>
        <w:div w:id="494079482">
          <w:marLeft w:val="480"/>
          <w:marRight w:val="0"/>
          <w:marTop w:val="0"/>
          <w:marBottom w:val="0"/>
          <w:divBdr>
            <w:top w:val="none" w:sz="0" w:space="0" w:color="auto"/>
            <w:left w:val="none" w:sz="0" w:space="0" w:color="auto"/>
            <w:bottom w:val="none" w:sz="0" w:space="0" w:color="auto"/>
            <w:right w:val="none" w:sz="0" w:space="0" w:color="auto"/>
          </w:divBdr>
        </w:div>
        <w:div w:id="514809865">
          <w:marLeft w:val="480"/>
          <w:marRight w:val="0"/>
          <w:marTop w:val="0"/>
          <w:marBottom w:val="0"/>
          <w:divBdr>
            <w:top w:val="none" w:sz="0" w:space="0" w:color="auto"/>
            <w:left w:val="none" w:sz="0" w:space="0" w:color="auto"/>
            <w:bottom w:val="none" w:sz="0" w:space="0" w:color="auto"/>
            <w:right w:val="none" w:sz="0" w:space="0" w:color="auto"/>
          </w:divBdr>
        </w:div>
        <w:div w:id="528372086">
          <w:marLeft w:val="480"/>
          <w:marRight w:val="0"/>
          <w:marTop w:val="0"/>
          <w:marBottom w:val="0"/>
          <w:divBdr>
            <w:top w:val="none" w:sz="0" w:space="0" w:color="auto"/>
            <w:left w:val="none" w:sz="0" w:space="0" w:color="auto"/>
            <w:bottom w:val="none" w:sz="0" w:space="0" w:color="auto"/>
            <w:right w:val="none" w:sz="0" w:space="0" w:color="auto"/>
          </w:divBdr>
        </w:div>
        <w:div w:id="535389884">
          <w:marLeft w:val="480"/>
          <w:marRight w:val="0"/>
          <w:marTop w:val="0"/>
          <w:marBottom w:val="0"/>
          <w:divBdr>
            <w:top w:val="none" w:sz="0" w:space="0" w:color="auto"/>
            <w:left w:val="none" w:sz="0" w:space="0" w:color="auto"/>
            <w:bottom w:val="none" w:sz="0" w:space="0" w:color="auto"/>
            <w:right w:val="none" w:sz="0" w:space="0" w:color="auto"/>
          </w:divBdr>
        </w:div>
        <w:div w:id="624508752">
          <w:marLeft w:val="480"/>
          <w:marRight w:val="0"/>
          <w:marTop w:val="0"/>
          <w:marBottom w:val="0"/>
          <w:divBdr>
            <w:top w:val="none" w:sz="0" w:space="0" w:color="auto"/>
            <w:left w:val="none" w:sz="0" w:space="0" w:color="auto"/>
            <w:bottom w:val="none" w:sz="0" w:space="0" w:color="auto"/>
            <w:right w:val="none" w:sz="0" w:space="0" w:color="auto"/>
          </w:divBdr>
        </w:div>
        <w:div w:id="728304862">
          <w:marLeft w:val="480"/>
          <w:marRight w:val="0"/>
          <w:marTop w:val="0"/>
          <w:marBottom w:val="0"/>
          <w:divBdr>
            <w:top w:val="none" w:sz="0" w:space="0" w:color="auto"/>
            <w:left w:val="none" w:sz="0" w:space="0" w:color="auto"/>
            <w:bottom w:val="none" w:sz="0" w:space="0" w:color="auto"/>
            <w:right w:val="none" w:sz="0" w:space="0" w:color="auto"/>
          </w:divBdr>
        </w:div>
        <w:div w:id="791629322">
          <w:marLeft w:val="480"/>
          <w:marRight w:val="0"/>
          <w:marTop w:val="0"/>
          <w:marBottom w:val="0"/>
          <w:divBdr>
            <w:top w:val="none" w:sz="0" w:space="0" w:color="auto"/>
            <w:left w:val="none" w:sz="0" w:space="0" w:color="auto"/>
            <w:bottom w:val="none" w:sz="0" w:space="0" w:color="auto"/>
            <w:right w:val="none" w:sz="0" w:space="0" w:color="auto"/>
          </w:divBdr>
        </w:div>
        <w:div w:id="840702080">
          <w:marLeft w:val="480"/>
          <w:marRight w:val="0"/>
          <w:marTop w:val="0"/>
          <w:marBottom w:val="0"/>
          <w:divBdr>
            <w:top w:val="none" w:sz="0" w:space="0" w:color="auto"/>
            <w:left w:val="none" w:sz="0" w:space="0" w:color="auto"/>
            <w:bottom w:val="none" w:sz="0" w:space="0" w:color="auto"/>
            <w:right w:val="none" w:sz="0" w:space="0" w:color="auto"/>
          </w:divBdr>
        </w:div>
        <w:div w:id="863325457">
          <w:marLeft w:val="480"/>
          <w:marRight w:val="0"/>
          <w:marTop w:val="0"/>
          <w:marBottom w:val="0"/>
          <w:divBdr>
            <w:top w:val="none" w:sz="0" w:space="0" w:color="auto"/>
            <w:left w:val="none" w:sz="0" w:space="0" w:color="auto"/>
            <w:bottom w:val="none" w:sz="0" w:space="0" w:color="auto"/>
            <w:right w:val="none" w:sz="0" w:space="0" w:color="auto"/>
          </w:divBdr>
        </w:div>
        <w:div w:id="896208558">
          <w:marLeft w:val="480"/>
          <w:marRight w:val="0"/>
          <w:marTop w:val="0"/>
          <w:marBottom w:val="0"/>
          <w:divBdr>
            <w:top w:val="none" w:sz="0" w:space="0" w:color="auto"/>
            <w:left w:val="none" w:sz="0" w:space="0" w:color="auto"/>
            <w:bottom w:val="none" w:sz="0" w:space="0" w:color="auto"/>
            <w:right w:val="none" w:sz="0" w:space="0" w:color="auto"/>
          </w:divBdr>
        </w:div>
        <w:div w:id="920411598">
          <w:marLeft w:val="480"/>
          <w:marRight w:val="0"/>
          <w:marTop w:val="0"/>
          <w:marBottom w:val="0"/>
          <w:divBdr>
            <w:top w:val="none" w:sz="0" w:space="0" w:color="auto"/>
            <w:left w:val="none" w:sz="0" w:space="0" w:color="auto"/>
            <w:bottom w:val="none" w:sz="0" w:space="0" w:color="auto"/>
            <w:right w:val="none" w:sz="0" w:space="0" w:color="auto"/>
          </w:divBdr>
        </w:div>
        <w:div w:id="931861811">
          <w:marLeft w:val="480"/>
          <w:marRight w:val="0"/>
          <w:marTop w:val="0"/>
          <w:marBottom w:val="0"/>
          <w:divBdr>
            <w:top w:val="none" w:sz="0" w:space="0" w:color="auto"/>
            <w:left w:val="none" w:sz="0" w:space="0" w:color="auto"/>
            <w:bottom w:val="none" w:sz="0" w:space="0" w:color="auto"/>
            <w:right w:val="none" w:sz="0" w:space="0" w:color="auto"/>
          </w:divBdr>
        </w:div>
        <w:div w:id="938100134">
          <w:marLeft w:val="480"/>
          <w:marRight w:val="0"/>
          <w:marTop w:val="0"/>
          <w:marBottom w:val="0"/>
          <w:divBdr>
            <w:top w:val="none" w:sz="0" w:space="0" w:color="auto"/>
            <w:left w:val="none" w:sz="0" w:space="0" w:color="auto"/>
            <w:bottom w:val="none" w:sz="0" w:space="0" w:color="auto"/>
            <w:right w:val="none" w:sz="0" w:space="0" w:color="auto"/>
          </w:divBdr>
        </w:div>
        <w:div w:id="941258325">
          <w:marLeft w:val="480"/>
          <w:marRight w:val="0"/>
          <w:marTop w:val="0"/>
          <w:marBottom w:val="0"/>
          <w:divBdr>
            <w:top w:val="none" w:sz="0" w:space="0" w:color="auto"/>
            <w:left w:val="none" w:sz="0" w:space="0" w:color="auto"/>
            <w:bottom w:val="none" w:sz="0" w:space="0" w:color="auto"/>
            <w:right w:val="none" w:sz="0" w:space="0" w:color="auto"/>
          </w:divBdr>
        </w:div>
        <w:div w:id="943420253">
          <w:marLeft w:val="480"/>
          <w:marRight w:val="0"/>
          <w:marTop w:val="0"/>
          <w:marBottom w:val="0"/>
          <w:divBdr>
            <w:top w:val="none" w:sz="0" w:space="0" w:color="auto"/>
            <w:left w:val="none" w:sz="0" w:space="0" w:color="auto"/>
            <w:bottom w:val="none" w:sz="0" w:space="0" w:color="auto"/>
            <w:right w:val="none" w:sz="0" w:space="0" w:color="auto"/>
          </w:divBdr>
        </w:div>
        <w:div w:id="1021394629">
          <w:marLeft w:val="480"/>
          <w:marRight w:val="0"/>
          <w:marTop w:val="0"/>
          <w:marBottom w:val="0"/>
          <w:divBdr>
            <w:top w:val="none" w:sz="0" w:space="0" w:color="auto"/>
            <w:left w:val="none" w:sz="0" w:space="0" w:color="auto"/>
            <w:bottom w:val="none" w:sz="0" w:space="0" w:color="auto"/>
            <w:right w:val="none" w:sz="0" w:space="0" w:color="auto"/>
          </w:divBdr>
        </w:div>
        <w:div w:id="1030956648">
          <w:marLeft w:val="480"/>
          <w:marRight w:val="0"/>
          <w:marTop w:val="0"/>
          <w:marBottom w:val="0"/>
          <w:divBdr>
            <w:top w:val="none" w:sz="0" w:space="0" w:color="auto"/>
            <w:left w:val="none" w:sz="0" w:space="0" w:color="auto"/>
            <w:bottom w:val="none" w:sz="0" w:space="0" w:color="auto"/>
            <w:right w:val="none" w:sz="0" w:space="0" w:color="auto"/>
          </w:divBdr>
        </w:div>
        <w:div w:id="1055465329">
          <w:marLeft w:val="480"/>
          <w:marRight w:val="0"/>
          <w:marTop w:val="0"/>
          <w:marBottom w:val="0"/>
          <w:divBdr>
            <w:top w:val="none" w:sz="0" w:space="0" w:color="auto"/>
            <w:left w:val="none" w:sz="0" w:space="0" w:color="auto"/>
            <w:bottom w:val="none" w:sz="0" w:space="0" w:color="auto"/>
            <w:right w:val="none" w:sz="0" w:space="0" w:color="auto"/>
          </w:divBdr>
        </w:div>
        <w:div w:id="1171529610">
          <w:marLeft w:val="480"/>
          <w:marRight w:val="0"/>
          <w:marTop w:val="0"/>
          <w:marBottom w:val="0"/>
          <w:divBdr>
            <w:top w:val="none" w:sz="0" w:space="0" w:color="auto"/>
            <w:left w:val="none" w:sz="0" w:space="0" w:color="auto"/>
            <w:bottom w:val="none" w:sz="0" w:space="0" w:color="auto"/>
            <w:right w:val="none" w:sz="0" w:space="0" w:color="auto"/>
          </w:divBdr>
        </w:div>
        <w:div w:id="1175220609">
          <w:marLeft w:val="480"/>
          <w:marRight w:val="0"/>
          <w:marTop w:val="0"/>
          <w:marBottom w:val="0"/>
          <w:divBdr>
            <w:top w:val="none" w:sz="0" w:space="0" w:color="auto"/>
            <w:left w:val="none" w:sz="0" w:space="0" w:color="auto"/>
            <w:bottom w:val="none" w:sz="0" w:space="0" w:color="auto"/>
            <w:right w:val="none" w:sz="0" w:space="0" w:color="auto"/>
          </w:divBdr>
        </w:div>
        <w:div w:id="1233276104">
          <w:marLeft w:val="480"/>
          <w:marRight w:val="0"/>
          <w:marTop w:val="0"/>
          <w:marBottom w:val="0"/>
          <w:divBdr>
            <w:top w:val="none" w:sz="0" w:space="0" w:color="auto"/>
            <w:left w:val="none" w:sz="0" w:space="0" w:color="auto"/>
            <w:bottom w:val="none" w:sz="0" w:space="0" w:color="auto"/>
            <w:right w:val="none" w:sz="0" w:space="0" w:color="auto"/>
          </w:divBdr>
        </w:div>
        <w:div w:id="1240486552">
          <w:marLeft w:val="480"/>
          <w:marRight w:val="0"/>
          <w:marTop w:val="0"/>
          <w:marBottom w:val="0"/>
          <w:divBdr>
            <w:top w:val="none" w:sz="0" w:space="0" w:color="auto"/>
            <w:left w:val="none" w:sz="0" w:space="0" w:color="auto"/>
            <w:bottom w:val="none" w:sz="0" w:space="0" w:color="auto"/>
            <w:right w:val="none" w:sz="0" w:space="0" w:color="auto"/>
          </w:divBdr>
        </w:div>
        <w:div w:id="1255355696">
          <w:marLeft w:val="480"/>
          <w:marRight w:val="0"/>
          <w:marTop w:val="0"/>
          <w:marBottom w:val="0"/>
          <w:divBdr>
            <w:top w:val="none" w:sz="0" w:space="0" w:color="auto"/>
            <w:left w:val="none" w:sz="0" w:space="0" w:color="auto"/>
            <w:bottom w:val="none" w:sz="0" w:space="0" w:color="auto"/>
            <w:right w:val="none" w:sz="0" w:space="0" w:color="auto"/>
          </w:divBdr>
        </w:div>
        <w:div w:id="1255434926">
          <w:marLeft w:val="480"/>
          <w:marRight w:val="0"/>
          <w:marTop w:val="0"/>
          <w:marBottom w:val="0"/>
          <w:divBdr>
            <w:top w:val="none" w:sz="0" w:space="0" w:color="auto"/>
            <w:left w:val="none" w:sz="0" w:space="0" w:color="auto"/>
            <w:bottom w:val="none" w:sz="0" w:space="0" w:color="auto"/>
            <w:right w:val="none" w:sz="0" w:space="0" w:color="auto"/>
          </w:divBdr>
        </w:div>
        <w:div w:id="1279534027">
          <w:marLeft w:val="480"/>
          <w:marRight w:val="0"/>
          <w:marTop w:val="0"/>
          <w:marBottom w:val="0"/>
          <w:divBdr>
            <w:top w:val="none" w:sz="0" w:space="0" w:color="auto"/>
            <w:left w:val="none" w:sz="0" w:space="0" w:color="auto"/>
            <w:bottom w:val="none" w:sz="0" w:space="0" w:color="auto"/>
            <w:right w:val="none" w:sz="0" w:space="0" w:color="auto"/>
          </w:divBdr>
        </w:div>
        <w:div w:id="1296523516">
          <w:marLeft w:val="480"/>
          <w:marRight w:val="0"/>
          <w:marTop w:val="0"/>
          <w:marBottom w:val="0"/>
          <w:divBdr>
            <w:top w:val="none" w:sz="0" w:space="0" w:color="auto"/>
            <w:left w:val="none" w:sz="0" w:space="0" w:color="auto"/>
            <w:bottom w:val="none" w:sz="0" w:space="0" w:color="auto"/>
            <w:right w:val="none" w:sz="0" w:space="0" w:color="auto"/>
          </w:divBdr>
        </w:div>
        <w:div w:id="1342776077">
          <w:marLeft w:val="480"/>
          <w:marRight w:val="0"/>
          <w:marTop w:val="0"/>
          <w:marBottom w:val="0"/>
          <w:divBdr>
            <w:top w:val="none" w:sz="0" w:space="0" w:color="auto"/>
            <w:left w:val="none" w:sz="0" w:space="0" w:color="auto"/>
            <w:bottom w:val="none" w:sz="0" w:space="0" w:color="auto"/>
            <w:right w:val="none" w:sz="0" w:space="0" w:color="auto"/>
          </w:divBdr>
        </w:div>
        <w:div w:id="1417090906">
          <w:marLeft w:val="480"/>
          <w:marRight w:val="0"/>
          <w:marTop w:val="0"/>
          <w:marBottom w:val="0"/>
          <w:divBdr>
            <w:top w:val="none" w:sz="0" w:space="0" w:color="auto"/>
            <w:left w:val="none" w:sz="0" w:space="0" w:color="auto"/>
            <w:bottom w:val="none" w:sz="0" w:space="0" w:color="auto"/>
            <w:right w:val="none" w:sz="0" w:space="0" w:color="auto"/>
          </w:divBdr>
        </w:div>
        <w:div w:id="1439712682">
          <w:marLeft w:val="480"/>
          <w:marRight w:val="0"/>
          <w:marTop w:val="0"/>
          <w:marBottom w:val="0"/>
          <w:divBdr>
            <w:top w:val="none" w:sz="0" w:space="0" w:color="auto"/>
            <w:left w:val="none" w:sz="0" w:space="0" w:color="auto"/>
            <w:bottom w:val="none" w:sz="0" w:space="0" w:color="auto"/>
            <w:right w:val="none" w:sz="0" w:space="0" w:color="auto"/>
          </w:divBdr>
        </w:div>
        <w:div w:id="1470704974">
          <w:marLeft w:val="480"/>
          <w:marRight w:val="0"/>
          <w:marTop w:val="0"/>
          <w:marBottom w:val="0"/>
          <w:divBdr>
            <w:top w:val="none" w:sz="0" w:space="0" w:color="auto"/>
            <w:left w:val="none" w:sz="0" w:space="0" w:color="auto"/>
            <w:bottom w:val="none" w:sz="0" w:space="0" w:color="auto"/>
            <w:right w:val="none" w:sz="0" w:space="0" w:color="auto"/>
          </w:divBdr>
        </w:div>
        <w:div w:id="1590044634">
          <w:marLeft w:val="480"/>
          <w:marRight w:val="0"/>
          <w:marTop w:val="0"/>
          <w:marBottom w:val="0"/>
          <w:divBdr>
            <w:top w:val="none" w:sz="0" w:space="0" w:color="auto"/>
            <w:left w:val="none" w:sz="0" w:space="0" w:color="auto"/>
            <w:bottom w:val="none" w:sz="0" w:space="0" w:color="auto"/>
            <w:right w:val="none" w:sz="0" w:space="0" w:color="auto"/>
          </w:divBdr>
        </w:div>
        <w:div w:id="1661228568">
          <w:marLeft w:val="480"/>
          <w:marRight w:val="0"/>
          <w:marTop w:val="0"/>
          <w:marBottom w:val="0"/>
          <w:divBdr>
            <w:top w:val="none" w:sz="0" w:space="0" w:color="auto"/>
            <w:left w:val="none" w:sz="0" w:space="0" w:color="auto"/>
            <w:bottom w:val="none" w:sz="0" w:space="0" w:color="auto"/>
            <w:right w:val="none" w:sz="0" w:space="0" w:color="auto"/>
          </w:divBdr>
        </w:div>
        <w:div w:id="1703089673">
          <w:marLeft w:val="480"/>
          <w:marRight w:val="0"/>
          <w:marTop w:val="0"/>
          <w:marBottom w:val="0"/>
          <w:divBdr>
            <w:top w:val="none" w:sz="0" w:space="0" w:color="auto"/>
            <w:left w:val="none" w:sz="0" w:space="0" w:color="auto"/>
            <w:bottom w:val="none" w:sz="0" w:space="0" w:color="auto"/>
            <w:right w:val="none" w:sz="0" w:space="0" w:color="auto"/>
          </w:divBdr>
        </w:div>
        <w:div w:id="1825967974">
          <w:marLeft w:val="480"/>
          <w:marRight w:val="0"/>
          <w:marTop w:val="0"/>
          <w:marBottom w:val="0"/>
          <w:divBdr>
            <w:top w:val="none" w:sz="0" w:space="0" w:color="auto"/>
            <w:left w:val="none" w:sz="0" w:space="0" w:color="auto"/>
            <w:bottom w:val="none" w:sz="0" w:space="0" w:color="auto"/>
            <w:right w:val="none" w:sz="0" w:space="0" w:color="auto"/>
          </w:divBdr>
        </w:div>
        <w:div w:id="1889763323">
          <w:marLeft w:val="480"/>
          <w:marRight w:val="0"/>
          <w:marTop w:val="0"/>
          <w:marBottom w:val="0"/>
          <w:divBdr>
            <w:top w:val="none" w:sz="0" w:space="0" w:color="auto"/>
            <w:left w:val="none" w:sz="0" w:space="0" w:color="auto"/>
            <w:bottom w:val="none" w:sz="0" w:space="0" w:color="auto"/>
            <w:right w:val="none" w:sz="0" w:space="0" w:color="auto"/>
          </w:divBdr>
        </w:div>
        <w:div w:id="1907952657">
          <w:marLeft w:val="480"/>
          <w:marRight w:val="0"/>
          <w:marTop w:val="0"/>
          <w:marBottom w:val="0"/>
          <w:divBdr>
            <w:top w:val="none" w:sz="0" w:space="0" w:color="auto"/>
            <w:left w:val="none" w:sz="0" w:space="0" w:color="auto"/>
            <w:bottom w:val="none" w:sz="0" w:space="0" w:color="auto"/>
            <w:right w:val="none" w:sz="0" w:space="0" w:color="auto"/>
          </w:divBdr>
        </w:div>
        <w:div w:id="1915167089">
          <w:marLeft w:val="480"/>
          <w:marRight w:val="0"/>
          <w:marTop w:val="0"/>
          <w:marBottom w:val="0"/>
          <w:divBdr>
            <w:top w:val="none" w:sz="0" w:space="0" w:color="auto"/>
            <w:left w:val="none" w:sz="0" w:space="0" w:color="auto"/>
            <w:bottom w:val="none" w:sz="0" w:space="0" w:color="auto"/>
            <w:right w:val="none" w:sz="0" w:space="0" w:color="auto"/>
          </w:divBdr>
        </w:div>
        <w:div w:id="1941257035">
          <w:marLeft w:val="480"/>
          <w:marRight w:val="0"/>
          <w:marTop w:val="0"/>
          <w:marBottom w:val="0"/>
          <w:divBdr>
            <w:top w:val="none" w:sz="0" w:space="0" w:color="auto"/>
            <w:left w:val="none" w:sz="0" w:space="0" w:color="auto"/>
            <w:bottom w:val="none" w:sz="0" w:space="0" w:color="auto"/>
            <w:right w:val="none" w:sz="0" w:space="0" w:color="auto"/>
          </w:divBdr>
        </w:div>
        <w:div w:id="1944805996">
          <w:marLeft w:val="480"/>
          <w:marRight w:val="0"/>
          <w:marTop w:val="0"/>
          <w:marBottom w:val="0"/>
          <w:divBdr>
            <w:top w:val="none" w:sz="0" w:space="0" w:color="auto"/>
            <w:left w:val="none" w:sz="0" w:space="0" w:color="auto"/>
            <w:bottom w:val="none" w:sz="0" w:space="0" w:color="auto"/>
            <w:right w:val="none" w:sz="0" w:space="0" w:color="auto"/>
          </w:divBdr>
        </w:div>
        <w:div w:id="1995793588">
          <w:marLeft w:val="480"/>
          <w:marRight w:val="0"/>
          <w:marTop w:val="0"/>
          <w:marBottom w:val="0"/>
          <w:divBdr>
            <w:top w:val="none" w:sz="0" w:space="0" w:color="auto"/>
            <w:left w:val="none" w:sz="0" w:space="0" w:color="auto"/>
            <w:bottom w:val="none" w:sz="0" w:space="0" w:color="auto"/>
            <w:right w:val="none" w:sz="0" w:space="0" w:color="auto"/>
          </w:divBdr>
        </w:div>
        <w:div w:id="2020113285">
          <w:marLeft w:val="480"/>
          <w:marRight w:val="0"/>
          <w:marTop w:val="0"/>
          <w:marBottom w:val="0"/>
          <w:divBdr>
            <w:top w:val="none" w:sz="0" w:space="0" w:color="auto"/>
            <w:left w:val="none" w:sz="0" w:space="0" w:color="auto"/>
            <w:bottom w:val="none" w:sz="0" w:space="0" w:color="auto"/>
            <w:right w:val="none" w:sz="0" w:space="0" w:color="auto"/>
          </w:divBdr>
        </w:div>
        <w:div w:id="2034532153">
          <w:marLeft w:val="480"/>
          <w:marRight w:val="0"/>
          <w:marTop w:val="0"/>
          <w:marBottom w:val="0"/>
          <w:divBdr>
            <w:top w:val="none" w:sz="0" w:space="0" w:color="auto"/>
            <w:left w:val="none" w:sz="0" w:space="0" w:color="auto"/>
            <w:bottom w:val="none" w:sz="0" w:space="0" w:color="auto"/>
            <w:right w:val="none" w:sz="0" w:space="0" w:color="auto"/>
          </w:divBdr>
        </w:div>
        <w:div w:id="2058970493">
          <w:marLeft w:val="480"/>
          <w:marRight w:val="0"/>
          <w:marTop w:val="0"/>
          <w:marBottom w:val="0"/>
          <w:divBdr>
            <w:top w:val="none" w:sz="0" w:space="0" w:color="auto"/>
            <w:left w:val="none" w:sz="0" w:space="0" w:color="auto"/>
            <w:bottom w:val="none" w:sz="0" w:space="0" w:color="auto"/>
            <w:right w:val="none" w:sz="0" w:space="0" w:color="auto"/>
          </w:divBdr>
        </w:div>
        <w:div w:id="2065257299">
          <w:marLeft w:val="480"/>
          <w:marRight w:val="0"/>
          <w:marTop w:val="0"/>
          <w:marBottom w:val="0"/>
          <w:divBdr>
            <w:top w:val="none" w:sz="0" w:space="0" w:color="auto"/>
            <w:left w:val="none" w:sz="0" w:space="0" w:color="auto"/>
            <w:bottom w:val="none" w:sz="0" w:space="0" w:color="auto"/>
            <w:right w:val="none" w:sz="0" w:space="0" w:color="auto"/>
          </w:divBdr>
        </w:div>
        <w:div w:id="2104951867">
          <w:marLeft w:val="480"/>
          <w:marRight w:val="0"/>
          <w:marTop w:val="0"/>
          <w:marBottom w:val="0"/>
          <w:divBdr>
            <w:top w:val="none" w:sz="0" w:space="0" w:color="auto"/>
            <w:left w:val="none" w:sz="0" w:space="0" w:color="auto"/>
            <w:bottom w:val="none" w:sz="0" w:space="0" w:color="auto"/>
            <w:right w:val="none" w:sz="0" w:space="0" w:color="auto"/>
          </w:divBdr>
        </w:div>
        <w:div w:id="2126189111">
          <w:marLeft w:val="480"/>
          <w:marRight w:val="0"/>
          <w:marTop w:val="0"/>
          <w:marBottom w:val="0"/>
          <w:divBdr>
            <w:top w:val="none" w:sz="0" w:space="0" w:color="auto"/>
            <w:left w:val="none" w:sz="0" w:space="0" w:color="auto"/>
            <w:bottom w:val="none" w:sz="0" w:space="0" w:color="auto"/>
            <w:right w:val="none" w:sz="0" w:space="0" w:color="auto"/>
          </w:divBdr>
        </w:div>
      </w:divsChild>
    </w:div>
    <w:div w:id="40450020">
      <w:bodyDiv w:val="1"/>
      <w:marLeft w:val="0"/>
      <w:marRight w:val="0"/>
      <w:marTop w:val="0"/>
      <w:marBottom w:val="0"/>
      <w:divBdr>
        <w:top w:val="none" w:sz="0" w:space="0" w:color="auto"/>
        <w:left w:val="none" w:sz="0" w:space="0" w:color="auto"/>
        <w:bottom w:val="none" w:sz="0" w:space="0" w:color="auto"/>
        <w:right w:val="none" w:sz="0" w:space="0" w:color="auto"/>
      </w:divBdr>
    </w:div>
    <w:div w:id="40716308">
      <w:bodyDiv w:val="1"/>
      <w:marLeft w:val="0"/>
      <w:marRight w:val="0"/>
      <w:marTop w:val="0"/>
      <w:marBottom w:val="0"/>
      <w:divBdr>
        <w:top w:val="none" w:sz="0" w:space="0" w:color="auto"/>
        <w:left w:val="none" w:sz="0" w:space="0" w:color="auto"/>
        <w:bottom w:val="none" w:sz="0" w:space="0" w:color="auto"/>
        <w:right w:val="none" w:sz="0" w:space="0" w:color="auto"/>
      </w:divBdr>
    </w:div>
    <w:div w:id="41564751">
      <w:bodyDiv w:val="1"/>
      <w:marLeft w:val="0"/>
      <w:marRight w:val="0"/>
      <w:marTop w:val="0"/>
      <w:marBottom w:val="0"/>
      <w:divBdr>
        <w:top w:val="none" w:sz="0" w:space="0" w:color="auto"/>
        <w:left w:val="none" w:sz="0" w:space="0" w:color="auto"/>
        <w:bottom w:val="none" w:sz="0" w:space="0" w:color="auto"/>
        <w:right w:val="none" w:sz="0" w:space="0" w:color="auto"/>
      </w:divBdr>
    </w:div>
    <w:div w:id="43261646">
      <w:bodyDiv w:val="1"/>
      <w:marLeft w:val="0"/>
      <w:marRight w:val="0"/>
      <w:marTop w:val="0"/>
      <w:marBottom w:val="0"/>
      <w:divBdr>
        <w:top w:val="none" w:sz="0" w:space="0" w:color="auto"/>
        <w:left w:val="none" w:sz="0" w:space="0" w:color="auto"/>
        <w:bottom w:val="none" w:sz="0" w:space="0" w:color="auto"/>
        <w:right w:val="none" w:sz="0" w:space="0" w:color="auto"/>
      </w:divBdr>
    </w:div>
    <w:div w:id="45224424">
      <w:bodyDiv w:val="1"/>
      <w:marLeft w:val="0"/>
      <w:marRight w:val="0"/>
      <w:marTop w:val="0"/>
      <w:marBottom w:val="0"/>
      <w:divBdr>
        <w:top w:val="none" w:sz="0" w:space="0" w:color="auto"/>
        <w:left w:val="none" w:sz="0" w:space="0" w:color="auto"/>
        <w:bottom w:val="none" w:sz="0" w:space="0" w:color="auto"/>
        <w:right w:val="none" w:sz="0" w:space="0" w:color="auto"/>
      </w:divBdr>
    </w:div>
    <w:div w:id="48067922">
      <w:bodyDiv w:val="1"/>
      <w:marLeft w:val="0"/>
      <w:marRight w:val="0"/>
      <w:marTop w:val="0"/>
      <w:marBottom w:val="0"/>
      <w:divBdr>
        <w:top w:val="none" w:sz="0" w:space="0" w:color="auto"/>
        <w:left w:val="none" w:sz="0" w:space="0" w:color="auto"/>
        <w:bottom w:val="none" w:sz="0" w:space="0" w:color="auto"/>
        <w:right w:val="none" w:sz="0" w:space="0" w:color="auto"/>
      </w:divBdr>
    </w:div>
    <w:div w:id="50271748">
      <w:bodyDiv w:val="1"/>
      <w:marLeft w:val="0"/>
      <w:marRight w:val="0"/>
      <w:marTop w:val="0"/>
      <w:marBottom w:val="0"/>
      <w:divBdr>
        <w:top w:val="none" w:sz="0" w:space="0" w:color="auto"/>
        <w:left w:val="none" w:sz="0" w:space="0" w:color="auto"/>
        <w:bottom w:val="none" w:sz="0" w:space="0" w:color="auto"/>
        <w:right w:val="none" w:sz="0" w:space="0" w:color="auto"/>
      </w:divBdr>
    </w:div>
    <w:div w:id="52779483">
      <w:bodyDiv w:val="1"/>
      <w:marLeft w:val="0"/>
      <w:marRight w:val="0"/>
      <w:marTop w:val="0"/>
      <w:marBottom w:val="0"/>
      <w:divBdr>
        <w:top w:val="none" w:sz="0" w:space="0" w:color="auto"/>
        <w:left w:val="none" w:sz="0" w:space="0" w:color="auto"/>
        <w:bottom w:val="none" w:sz="0" w:space="0" w:color="auto"/>
        <w:right w:val="none" w:sz="0" w:space="0" w:color="auto"/>
      </w:divBdr>
    </w:div>
    <w:div w:id="53087109">
      <w:bodyDiv w:val="1"/>
      <w:marLeft w:val="0"/>
      <w:marRight w:val="0"/>
      <w:marTop w:val="0"/>
      <w:marBottom w:val="0"/>
      <w:divBdr>
        <w:top w:val="none" w:sz="0" w:space="0" w:color="auto"/>
        <w:left w:val="none" w:sz="0" w:space="0" w:color="auto"/>
        <w:bottom w:val="none" w:sz="0" w:space="0" w:color="auto"/>
        <w:right w:val="none" w:sz="0" w:space="0" w:color="auto"/>
      </w:divBdr>
    </w:div>
    <w:div w:id="53816097">
      <w:bodyDiv w:val="1"/>
      <w:marLeft w:val="0"/>
      <w:marRight w:val="0"/>
      <w:marTop w:val="0"/>
      <w:marBottom w:val="0"/>
      <w:divBdr>
        <w:top w:val="none" w:sz="0" w:space="0" w:color="auto"/>
        <w:left w:val="none" w:sz="0" w:space="0" w:color="auto"/>
        <w:bottom w:val="none" w:sz="0" w:space="0" w:color="auto"/>
        <w:right w:val="none" w:sz="0" w:space="0" w:color="auto"/>
      </w:divBdr>
    </w:div>
    <w:div w:id="57022970">
      <w:bodyDiv w:val="1"/>
      <w:marLeft w:val="0"/>
      <w:marRight w:val="0"/>
      <w:marTop w:val="0"/>
      <w:marBottom w:val="0"/>
      <w:divBdr>
        <w:top w:val="none" w:sz="0" w:space="0" w:color="auto"/>
        <w:left w:val="none" w:sz="0" w:space="0" w:color="auto"/>
        <w:bottom w:val="none" w:sz="0" w:space="0" w:color="auto"/>
        <w:right w:val="none" w:sz="0" w:space="0" w:color="auto"/>
      </w:divBdr>
    </w:div>
    <w:div w:id="57241676">
      <w:bodyDiv w:val="1"/>
      <w:marLeft w:val="0"/>
      <w:marRight w:val="0"/>
      <w:marTop w:val="0"/>
      <w:marBottom w:val="0"/>
      <w:divBdr>
        <w:top w:val="none" w:sz="0" w:space="0" w:color="auto"/>
        <w:left w:val="none" w:sz="0" w:space="0" w:color="auto"/>
        <w:bottom w:val="none" w:sz="0" w:space="0" w:color="auto"/>
        <w:right w:val="none" w:sz="0" w:space="0" w:color="auto"/>
      </w:divBdr>
    </w:div>
    <w:div w:id="57704347">
      <w:bodyDiv w:val="1"/>
      <w:marLeft w:val="0"/>
      <w:marRight w:val="0"/>
      <w:marTop w:val="0"/>
      <w:marBottom w:val="0"/>
      <w:divBdr>
        <w:top w:val="none" w:sz="0" w:space="0" w:color="auto"/>
        <w:left w:val="none" w:sz="0" w:space="0" w:color="auto"/>
        <w:bottom w:val="none" w:sz="0" w:space="0" w:color="auto"/>
        <w:right w:val="none" w:sz="0" w:space="0" w:color="auto"/>
      </w:divBdr>
    </w:div>
    <w:div w:id="61029675">
      <w:bodyDiv w:val="1"/>
      <w:marLeft w:val="0"/>
      <w:marRight w:val="0"/>
      <w:marTop w:val="0"/>
      <w:marBottom w:val="0"/>
      <w:divBdr>
        <w:top w:val="none" w:sz="0" w:space="0" w:color="auto"/>
        <w:left w:val="none" w:sz="0" w:space="0" w:color="auto"/>
        <w:bottom w:val="none" w:sz="0" w:space="0" w:color="auto"/>
        <w:right w:val="none" w:sz="0" w:space="0" w:color="auto"/>
      </w:divBdr>
    </w:div>
    <w:div w:id="65346106">
      <w:bodyDiv w:val="1"/>
      <w:marLeft w:val="0"/>
      <w:marRight w:val="0"/>
      <w:marTop w:val="0"/>
      <w:marBottom w:val="0"/>
      <w:divBdr>
        <w:top w:val="none" w:sz="0" w:space="0" w:color="auto"/>
        <w:left w:val="none" w:sz="0" w:space="0" w:color="auto"/>
        <w:bottom w:val="none" w:sz="0" w:space="0" w:color="auto"/>
        <w:right w:val="none" w:sz="0" w:space="0" w:color="auto"/>
      </w:divBdr>
    </w:div>
    <w:div w:id="68431807">
      <w:bodyDiv w:val="1"/>
      <w:marLeft w:val="0"/>
      <w:marRight w:val="0"/>
      <w:marTop w:val="0"/>
      <w:marBottom w:val="0"/>
      <w:divBdr>
        <w:top w:val="none" w:sz="0" w:space="0" w:color="auto"/>
        <w:left w:val="none" w:sz="0" w:space="0" w:color="auto"/>
        <w:bottom w:val="none" w:sz="0" w:space="0" w:color="auto"/>
        <w:right w:val="none" w:sz="0" w:space="0" w:color="auto"/>
      </w:divBdr>
    </w:div>
    <w:div w:id="68774898">
      <w:bodyDiv w:val="1"/>
      <w:marLeft w:val="0"/>
      <w:marRight w:val="0"/>
      <w:marTop w:val="0"/>
      <w:marBottom w:val="0"/>
      <w:divBdr>
        <w:top w:val="none" w:sz="0" w:space="0" w:color="auto"/>
        <w:left w:val="none" w:sz="0" w:space="0" w:color="auto"/>
        <w:bottom w:val="none" w:sz="0" w:space="0" w:color="auto"/>
        <w:right w:val="none" w:sz="0" w:space="0" w:color="auto"/>
      </w:divBdr>
    </w:div>
    <w:div w:id="68963549">
      <w:bodyDiv w:val="1"/>
      <w:marLeft w:val="0"/>
      <w:marRight w:val="0"/>
      <w:marTop w:val="0"/>
      <w:marBottom w:val="0"/>
      <w:divBdr>
        <w:top w:val="none" w:sz="0" w:space="0" w:color="auto"/>
        <w:left w:val="none" w:sz="0" w:space="0" w:color="auto"/>
        <w:bottom w:val="none" w:sz="0" w:space="0" w:color="auto"/>
        <w:right w:val="none" w:sz="0" w:space="0" w:color="auto"/>
      </w:divBdr>
    </w:div>
    <w:div w:id="72554382">
      <w:bodyDiv w:val="1"/>
      <w:marLeft w:val="0"/>
      <w:marRight w:val="0"/>
      <w:marTop w:val="0"/>
      <w:marBottom w:val="0"/>
      <w:divBdr>
        <w:top w:val="none" w:sz="0" w:space="0" w:color="auto"/>
        <w:left w:val="none" w:sz="0" w:space="0" w:color="auto"/>
        <w:bottom w:val="none" w:sz="0" w:space="0" w:color="auto"/>
        <w:right w:val="none" w:sz="0" w:space="0" w:color="auto"/>
      </w:divBdr>
    </w:div>
    <w:div w:id="76902210">
      <w:bodyDiv w:val="1"/>
      <w:marLeft w:val="0"/>
      <w:marRight w:val="0"/>
      <w:marTop w:val="0"/>
      <w:marBottom w:val="0"/>
      <w:divBdr>
        <w:top w:val="none" w:sz="0" w:space="0" w:color="auto"/>
        <w:left w:val="none" w:sz="0" w:space="0" w:color="auto"/>
        <w:bottom w:val="none" w:sz="0" w:space="0" w:color="auto"/>
        <w:right w:val="none" w:sz="0" w:space="0" w:color="auto"/>
      </w:divBdr>
    </w:div>
    <w:div w:id="77410294">
      <w:bodyDiv w:val="1"/>
      <w:marLeft w:val="0"/>
      <w:marRight w:val="0"/>
      <w:marTop w:val="0"/>
      <w:marBottom w:val="0"/>
      <w:divBdr>
        <w:top w:val="none" w:sz="0" w:space="0" w:color="auto"/>
        <w:left w:val="none" w:sz="0" w:space="0" w:color="auto"/>
        <w:bottom w:val="none" w:sz="0" w:space="0" w:color="auto"/>
        <w:right w:val="none" w:sz="0" w:space="0" w:color="auto"/>
      </w:divBdr>
    </w:div>
    <w:div w:id="84619701">
      <w:bodyDiv w:val="1"/>
      <w:marLeft w:val="0"/>
      <w:marRight w:val="0"/>
      <w:marTop w:val="0"/>
      <w:marBottom w:val="0"/>
      <w:divBdr>
        <w:top w:val="none" w:sz="0" w:space="0" w:color="auto"/>
        <w:left w:val="none" w:sz="0" w:space="0" w:color="auto"/>
        <w:bottom w:val="none" w:sz="0" w:space="0" w:color="auto"/>
        <w:right w:val="none" w:sz="0" w:space="0" w:color="auto"/>
      </w:divBdr>
    </w:div>
    <w:div w:id="85543012">
      <w:bodyDiv w:val="1"/>
      <w:marLeft w:val="0"/>
      <w:marRight w:val="0"/>
      <w:marTop w:val="0"/>
      <w:marBottom w:val="0"/>
      <w:divBdr>
        <w:top w:val="none" w:sz="0" w:space="0" w:color="auto"/>
        <w:left w:val="none" w:sz="0" w:space="0" w:color="auto"/>
        <w:bottom w:val="none" w:sz="0" w:space="0" w:color="auto"/>
        <w:right w:val="none" w:sz="0" w:space="0" w:color="auto"/>
      </w:divBdr>
    </w:div>
    <w:div w:id="90517884">
      <w:bodyDiv w:val="1"/>
      <w:marLeft w:val="0"/>
      <w:marRight w:val="0"/>
      <w:marTop w:val="0"/>
      <w:marBottom w:val="0"/>
      <w:divBdr>
        <w:top w:val="none" w:sz="0" w:space="0" w:color="auto"/>
        <w:left w:val="none" w:sz="0" w:space="0" w:color="auto"/>
        <w:bottom w:val="none" w:sz="0" w:space="0" w:color="auto"/>
        <w:right w:val="none" w:sz="0" w:space="0" w:color="auto"/>
      </w:divBdr>
    </w:div>
    <w:div w:id="98648309">
      <w:bodyDiv w:val="1"/>
      <w:marLeft w:val="0"/>
      <w:marRight w:val="0"/>
      <w:marTop w:val="0"/>
      <w:marBottom w:val="0"/>
      <w:divBdr>
        <w:top w:val="none" w:sz="0" w:space="0" w:color="auto"/>
        <w:left w:val="none" w:sz="0" w:space="0" w:color="auto"/>
        <w:bottom w:val="none" w:sz="0" w:space="0" w:color="auto"/>
        <w:right w:val="none" w:sz="0" w:space="0" w:color="auto"/>
      </w:divBdr>
      <w:divsChild>
        <w:div w:id="12341095">
          <w:marLeft w:val="480"/>
          <w:marRight w:val="0"/>
          <w:marTop w:val="0"/>
          <w:marBottom w:val="0"/>
          <w:divBdr>
            <w:top w:val="none" w:sz="0" w:space="0" w:color="auto"/>
            <w:left w:val="none" w:sz="0" w:space="0" w:color="auto"/>
            <w:bottom w:val="none" w:sz="0" w:space="0" w:color="auto"/>
            <w:right w:val="none" w:sz="0" w:space="0" w:color="auto"/>
          </w:divBdr>
        </w:div>
        <w:div w:id="19361483">
          <w:marLeft w:val="480"/>
          <w:marRight w:val="0"/>
          <w:marTop w:val="0"/>
          <w:marBottom w:val="0"/>
          <w:divBdr>
            <w:top w:val="none" w:sz="0" w:space="0" w:color="auto"/>
            <w:left w:val="none" w:sz="0" w:space="0" w:color="auto"/>
            <w:bottom w:val="none" w:sz="0" w:space="0" w:color="auto"/>
            <w:right w:val="none" w:sz="0" w:space="0" w:color="auto"/>
          </w:divBdr>
        </w:div>
        <w:div w:id="53939823">
          <w:marLeft w:val="480"/>
          <w:marRight w:val="0"/>
          <w:marTop w:val="0"/>
          <w:marBottom w:val="0"/>
          <w:divBdr>
            <w:top w:val="none" w:sz="0" w:space="0" w:color="auto"/>
            <w:left w:val="none" w:sz="0" w:space="0" w:color="auto"/>
            <w:bottom w:val="none" w:sz="0" w:space="0" w:color="auto"/>
            <w:right w:val="none" w:sz="0" w:space="0" w:color="auto"/>
          </w:divBdr>
        </w:div>
        <w:div w:id="229537539">
          <w:marLeft w:val="480"/>
          <w:marRight w:val="0"/>
          <w:marTop w:val="0"/>
          <w:marBottom w:val="0"/>
          <w:divBdr>
            <w:top w:val="none" w:sz="0" w:space="0" w:color="auto"/>
            <w:left w:val="none" w:sz="0" w:space="0" w:color="auto"/>
            <w:bottom w:val="none" w:sz="0" w:space="0" w:color="auto"/>
            <w:right w:val="none" w:sz="0" w:space="0" w:color="auto"/>
          </w:divBdr>
        </w:div>
        <w:div w:id="242683496">
          <w:marLeft w:val="480"/>
          <w:marRight w:val="0"/>
          <w:marTop w:val="0"/>
          <w:marBottom w:val="0"/>
          <w:divBdr>
            <w:top w:val="none" w:sz="0" w:space="0" w:color="auto"/>
            <w:left w:val="none" w:sz="0" w:space="0" w:color="auto"/>
            <w:bottom w:val="none" w:sz="0" w:space="0" w:color="auto"/>
            <w:right w:val="none" w:sz="0" w:space="0" w:color="auto"/>
          </w:divBdr>
        </w:div>
        <w:div w:id="331226695">
          <w:marLeft w:val="480"/>
          <w:marRight w:val="0"/>
          <w:marTop w:val="0"/>
          <w:marBottom w:val="0"/>
          <w:divBdr>
            <w:top w:val="none" w:sz="0" w:space="0" w:color="auto"/>
            <w:left w:val="none" w:sz="0" w:space="0" w:color="auto"/>
            <w:bottom w:val="none" w:sz="0" w:space="0" w:color="auto"/>
            <w:right w:val="none" w:sz="0" w:space="0" w:color="auto"/>
          </w:divBdr>
        </w:div>
        <w:div w:id="348484632">
          <w:marLeft w:val="480"/>
          <w:marRight w:val="0"/>
          <w:marTop w:val="0"/>
          <w:marBottom w:val="0"/>
          <w:divBdr>
            <w:top w:val="none" w:sz="0" w:space="0" w:color="auto"/>
            <w:left w:val="none" w:sz="0" w:space="0" w:color="auto"/>
            <w:bottom w:val="none" w:sz="0" w:space="0" w:color="auto"/>
            <w:right w:val="none" w:sz="0" w:space="0" w:color="auto"/>
          </w:divBdr>
        </w:div>
        <w:div w:id="362946765">
          <w:marLeft w:val="480"/>
          <w:marRight w:val="0"/>
          <w:marTop w:val="0"/>
          <w:marBottom w:val="0"/>
          <w:divBdr>
            <w:top w:val="none" w:sz="0" w:space="0" w:color="auto"/>
            <w:left w:val="none" w:sz="0" w:space="0" w:color="auto"/>
            <w:bottom w:val="none" w:sz="0" w:space="0" w:color="auto"/>
            <w:right w:val="none" w:sz="0" w:space="0" w:color="auto"/>
          </w:divBdr>
        </w:div>
        <w:div w:id="389766784">
          <w:marLeft w:val="480"/>
          <w:marRight w:val="0"/>
          <w:marTop w:val="0"/>
          <w:marBottom w:val="0"/>
          <w:divBdr>
            <w:top w:val="none" w:sz="0" w:space="0" w:color="auto"/>
            <w:left w:val="none" w:sz="0" w:space="0" w:color="auto"/>
            <w:bottom w:val="none" w:sz="0" w:space="0" w:color="auto"/>
            <w:right w:val="none" w:sz="0" w:space="0" w:color="auto"/>
          </w:divBdr>
        </w:div>
        <w:div w:id="434324347">
          <w:marLeft w:val="480"/>
          <w:marRight w:val="0"/>
          <w:marTop w:val="0"/>
          <w:marBottom w:val="0"/>
          <w:divBdr>
            <w:top w:val="none" w:sz="0" w:space="0" w:color="auto"/>
            <w:left w:val="none" w:sz="0" w:space="0" w:color="auto"/>
            <w:bottom w:val="none" w:sz="0" w:space="0" w:color="auto"/>
            <w:right w:val="none" w:sz="0" w:space="0" w:color="auto"/>
          </w:divBdr>
        </w:div>
        <w:div w:id="448815652">
          <w:marLeft w:val="480"/>
          <w:marRight w:val="0"/>
          <w:marTop w:val="0"/>
          <w:marBottom w:val="0"/>
          <w:divBdr>
            <w:top w:val="none" w:sz="0" w:space="0" w:color="auto"/>
            <w:left w:val="none" w:sz="0" w:space="0" w:color="auto"/>
            <w:bottom w:val="none" w:sz="0" w:space="0" w:color="auto"/>
            <w:right w:val="none" w:sz="0" w:space="0" w:color="auto"/>
          </w:divBdr>
        </w:div>
        <w:div w:id="529295973">
          <w:marLeft w:val="480"/>
          <w:marRight w:val="0"/>
          <w:marTop w:val="0"/>
          <w:marBottom w:val="0"/>
          <w:divBdr>
            <w:top w:val="none" w:sz="0" w:space="0" w:color="auto"/>
            <w:left w:val="none" w:sz="0" w:space="0" w:color="auto"/>
            <w:bottom w:val="none" w:sz="0" w:space="0" w:color="auto"/>
            <w:right w:val="none" w:sz="0" w:space="0" w:color="auto"/>
          </w:divBdr>
        </w:div>
        <w:div w:id="541787596">
          <w:marLeft w:val="480"/>
          <w:marRight w:val="0"/>
          <w:marTop w:val="0"/>
          <w:marBottom w:val="0"/>
          <w:divBdr>
            <w:top w:val="none" w:sz="0" w:space="0" w:color="auto"/>
            <w:left w:val="none" w:sz="0" w:space="0" w:color="auto"/>
            <w:bottom w:val="none" w:sz="0" w:space="0" w:color="auto"/>
            <w:right w:val="none" w:sz="0" w:space="0" w:color="auto"/>
          </w:divBdr>
        </w:div>
        <w:div w:id="576093982">
          <w:marLeft w:val="480"/>
          <w:marRight w:val="0"/>
          <w:marTop w:val="0"/>
          <w:marBottom w:val="0"/>
          <w:divBdr>
            <w:top w:val="none" w:sz="0" w:space="0" w:color="auto"/>
            <w:left w:val="none" w:sz="0" w:space="0" w:color="auto"/>
            <w:bottom w:val="none" w:sz="0" w:space="0" w:color="auto"/>
            <w:right w:val="none" w:sz="0" w:space="0" w:color="auto"/>
          </w:divBdr>
        </w:div>
        <w:div w:id="657730731">
          <w:marLeft w:val="480"/>
          <w:marRight w:val="0"/>
          <w:marTop w:val="0"/>
          <w:marBottom w:val="0"/>
          <w:divBdr>
            <w:top w:val="none" w:sz="0" w:space="0" w:color="auto"/>
            <w:left w:val="none" w:sz="0" w:space="0" w:color="auto"/>
            <w:bottom w:val="none" w:sz="0" w:space="0" w:color="auto"/>
            <w:right w:val="none" w:sz="0" w:space="0" w:color="auto"/>
          </w:divBdr>
        </w:div>
        <w:div w:id="663969416">
          <w:marLeft w:val="480"/>
          <w:marRight w:val="0"/>
          <w:marTop w:val="0"/>
          <w:marBottom w:val="0"/>
          <w:divBdr>
            <w:top w:val="none" w:sz="0" w:space="0" w:color="auto"/>
            <w:left w:val="none" w:sz="0" w:space="0" w:color="auto"/>
            <w:bottom w:val="none" w:sz="0" w:space="0" w:color="auto"/>
            <w:right w:val="none" w:sz="0" w:space="0" w:color="auto"/>
          </w:divBdr>
        </w:div>
        <w:div w:id="735276644">
          <w:marLeft w:val="480"/>
          <w:marRight w:val="0"/>
          <w:marTop w:val="0"/>
          <w:marBottom w:val="0"/>
          <w:divBdr>
            <w:top w:val="none" w:sz="0" w:space="0" w:color="auto"/>
            <w:left w:val="none" w:sz="0" w:space="0" w:color="auto"/>
            <w:bottom w:val="none" w:sz="0" w:space="0" w:color="auto"/>
            <w:right w:val="none" w:sz="0" w:space="0" w:color="auto"/>
          </w:divBdr>
        </w:div>
        <w:div w:id="784737120">
          <w:marLeft w:val="480"/>
          <w:marRight w:val="0"/>
          <w:marTop w:val="0"/>
          <w:marBottom w:val="0"/>
          <w:divBdr>
            <w:top w:val="none" w:sz="0" w:space="0" w:color="auto"/>
            <w:left w:val="none" w:sz="0" w:space="0" w:color="auto"/>
            <w:bottom w:val="none" w:sz="0" w:space="0" w:color="auto"/>
            <w:right w:val="none" w:sz="0" w:space="0" w:color="auto"/>
          </w:divBdr>
        </w:div>
        <w:div w:id="840697956">
          <w:marLeft w:val="480"/>
          <w:marRight w:val="0"/>
          <w:marTop w:val="0"/>
          <w:marBottom w:val="0"/>
          <w:divBdr>
            <w:top w:val="none" w:sz="0" w:space="0" w:color="auto"/>
            <w:left w:val="none" w:sz="0" w:space="0" w:color="auto"/>
            <w:bottom w:val="none" w:sz="0" w:space="0" w:color="auto"/>
            <w:right w:val="none" w:sz="0" w:space="0" w:color="auto"/>
          </w:divBdr>
        </w:div>
        <w:div w:id="904293377">
          <w:marLeft w:val="480"/>
          <w:marRight w:val="0"/>
          <w:marTop w:val="0"/>
          <w:marBottom w:val="0"/>
          <w:divBdr>
            <w:top w:val="none" w:sz="0" w:space="0" w:color="auto"/>
            <w:left w:val="none" w:sz="0" w:space="0" w:color="auto"/>
            <w:bottom w:val="none" w:sz="0" w:space="0" w:color="auto"/>
            <w:right w:val="none" w:sz="0" w:space="0" w:color="auto"/>
          </w:divBdr>
        </w:div>
        <w:div w:id="995230307">
          <w:marLeft w:val="480"/>
          <w:marRight w:val="0"/>
          <w:marTop w:val="0"/>
          <w:marBottom w:val="0"/>
          <w:divBdr>
            <w:top w:val="none" w:sz="0" w:space="0" w:color="auto"/>
            <w:left w:val="none" w:sz="0" w:space="0" w:color="auto"/>
            <w:bottom w:val="none" w:sz="0" w:space="0" w:color="auto"/>
            <w:right w:val="none" w:sz="0" w:space="0" w:color="auto"/>
          </w:divBdr>
        </w:div>
        <w:div w:id="1050807513">
          <w:marLeft w:val="480"/>
          <w:marRight w:val="0"/>
          <w:marTop w:val="0"/>
          <w:marBottom w:val="0"/>
          <w:divBdr>
            <w:top w:val="none" w:sz="0" w:space="0" w:color="auto"/>
            <w:left w:val="none" w:sz="0" w:space="0" w:color="auto"/>
            <w:bottom w:val="none" w:sz="0" w:space="0" w:color="auto"/>
            <w:right w:val="none" w:sz="0" w:space="0" w:color="auto"/>
          </w:divBdr>
        </w:div>
        <w:div w:id="1080567239">
          <w:marLeft w:val="480"/>
          <w:marRight w:val="0"/>
          <w:marTop w:val="0"/>
          <w:marBottom w:val="0"/>
          <w:divBdr>
            <w:top w:val="none" w:sz="0" w:space="0" w:color="auto"/>
            <w:left w:val="none" w:sz="0" w:space="0" w:color="auto"/>
            <w:bottom w:val="none" w:sz="0" w:space="0" w:color="auto"/>
            <w:right w:val="none" w:sz="0" w:space="0" w:color="auto"/>
          </w:divBdr>
        </w:div>
        <w:div w:id="1165704056">
          <w:marLeft w:val="480"/>
          <w:marRight w:val="0"/>
          <w:marTop w:val="0"/>
          <w:marBottom w:val="0"/>
          <w:divBdr>
            <w:top w:val="none" w:sz="0" w:space="0" w:color="auto"/>
            <w:left w:val="none" w:sz="0" w:space="0" w:color="auto"/>
            <w:bottom w:val="none" w:sz="0" w:space="0" w:color="auto"/>
            <w:right w:val="none" w:sz="0" w:space="0" w:color="auto"/>
          </w:divBdr>
        </w:div>
        <w:div w:id="1171524925">
          <w:marLeft w:val="480"/>
          <w:marRight w:val="0"/>
          <w:marTop w:val="0"/>
          <w:marBottom w:val="0"/>
          <w:divBdr>
            <w:top w:val="none" w:sz="0" w:space="0" w:color="auto"/>
            <w:left w:val="none" w:sz="0" w:space="0" w:color="auto"/>
            <w:bottom w:val="none" w:sz="0" w:space="0" w:color="auto"/>
            <w:right w:val="none" w:sz="0" w:space="0" w:color="auto"/>
          </w:divBdr>
        </w:div>
        <w:div w:id="1188716931">
          <w:marLeft w:val="480"/>
          <w:marRight w:val="0"/>
          <w:marTop w:val="0"/>
          <w:marBottom w:val="0"/>
          <w:divBdr>
            <w:top w:val="none" w:sz="0" w:space="0" w:color="auto"/>
            <w:left w:val="none" w:sz="0" w:space="0" w:color="auto"/>
            <w:bottom w:val="none" w:sz="0" w:space="0" w:color="auto"/>
            <w:right w:val="none" w:sz="0" w:space="0" w:color="auto"/>
          </w:divBdr>
        </w:div>
        <w:div w:id="1195538816">
          <w:marLeft w:val="480"/>
          <w:marRight w:val="0"/>
          <w:marTop w:val="0"/>
          <w:marBottom w:val="0"/>
          <w:divBdr>
            <w:top w:val="none" w:sz="0" w:space="0" w:color="auto"/>
            <w:left w:val="none" w:sz="0" w:space="0" w:color="auto"/>
            <w:bottom w:val="none" w:sz="0" w:space="0" w:color="auto"/>
            <w:right w:val="none" w:sz="0" w:space="0" w:color="auto"/>
          </w:divBdr>
        </w:div>
        <w:div w:id="1211917568">
          <w:marLeft w:val="480"/>
          <w:marRight w:val="0"/>
          <w:marTop w:val="0"/>
          <w:marBottom w:val="0"/>
          <w:divBdr>
            <w:top w:val="none" w:sz="0" w:space="0" w:color="auto"/>
            <w:left w:val="none" w:sz="0" w:space="0" w:color="auto"/>
            <w:bottom w:val="none" w:sz="0" w:space="0" w:color="auto"/>
            <w:right w:val="none" w:sz="0" w:space="0" w:color="auto"/>
          </w:divBdr>
        </w:div>
        <w:div w:id="1216506716">
          <w:marLeft w:val="480"/>
          <w:marRight w:val="0"/>
          <w:marTop w:val="0"/>
          <w:marBottom w:val="0"/>
          <w:divBdr>
            <w:top w:val="none" w:sz="0" w:space="0" w:color="auto"/>
            <w:left w:val="none" w:sz="0" w:space="0" w:color="auto"/>
            <w:bottom w:val="none" w:sz="0" w:space="0" w:color="auto"/>
            <w:right w:val="none" w:sz="0" w:space="0" w:color="auto"/>
          </w:divBdr>
        </w:div>
        <w:div w:id="1328049741">
          <w:marLeft w:val="480"/>
          <w:marRight w:val="0"/>
          <w:marTop w:val="0"/>
          <w:marBottom w:val="0"/>
          <w:divBdr>
            <w:top w:val="none" w:sz="0" w:space="0" w:color="auto"/>
            <w:left w:val="none" w:sz="0" w:space="0" w:color="auto"/>
            <w:bottom w:val="none" w:sz="0" w:space="0" w:color="auto"/>
            <w:right w:val="none" w:sz="0" w:space="0" w:color="auto"/>
          </w:divBdr>
        </w:div>
        <w:div w:id="1441147414">
          <w:marLeft w:val="480"/>
          <w:marRight w:val="0"/>
          <w:marTop w:val="0"/>
          <w:marBottom w:val="0"/>
          <w:divBdr>
            <w:top w:val="none" w:sz="0" w:space="0" w:color="auto"/>
            <w:left w:val="none" w:sz="0" w:space="0" w:color="auto"/>
            <w:bottom w:val="none" w:sz="0" w:space="0" w:color="auto"/>
            <w:right w:val="none" w:sz="0" w:space="0" w:color="auto"/>
          </w:divBdr>
        </w:div>
        <w:div w:id="1448813209">
          <w:marLeft w:val="480"/>
          <w:marRight w:val="0"/>
          <w:marTop w:val="0"/>
          <w:marBottom w:val="0"/>
          <w:divBdr>
            <w:top w:val="none" w:sz="0" w:space="0" w:color="auto"/>
            <w:left w:val="none" w:sz="0" w:space="0" w:color="auto"/>
            <w:bottom w:val="none" w:sz="0" w:space="0" w:color="auto"/>
            <w:right w:val="none" w:sz="0" w:space="0" w:color="auto"/>
          </w:divBdr>
        </w:div>
        <w:div w:id="1464813895">
          <w:marLeft w:val="480"/>
          <w:marRight w:val="0"/>
          <w:marTop w:val="0"/>
          <w:marBottom w:val="0"/>
          <w:divBdr>
            <w:top w:val="none" w:sz="0" w:space="0" w:color="auto"/>
            <w:left w:val="none" w:sz="0" w:space="0" w:color="auto"/>
            <w:bottom w:val="none" w:sz="0" w:space="0" w:color="auto"/>
            <w:right w:val="none" w:sz="0" w:space="0" w:color="auto"/>
          </w:divBdr>
        </w:div>
        <w:div w:id="1491170245">
          <w:marLeft w:val="480"/>
          <w:marRight w:val="0"/>
          <w:marTop w:val="0"/>
          <w:marBottom w:val="0"/>
          <w:divBdr>
            <w:top w:val="none" w:sz="0" w:space="0" w:color="auto"/>
            <w:left w:val="none" w:sz="0" w:space="0" w:color="auto"/>
            <w:bottom w:val="none" w:sz="0" w:space="0" w:color="auto"/>
            <w:right w:val="none" w:sz="0" w:space="0" w:color="auto"/>
          </w:divBdr>
        </w:div>
        <w:div w:id="1523086428">
          <w:marLeft w:val="480"/>
          <w:marRight w:val="0"/>
          <w:marTop w:val="0"/>
          <w:marBottom w:val="0"/>
          <w:divBdr>
            <w:top w:val="none" w:sz="0" w:space="0" w:color="auto"/>
            <w:left w:val="none" w:sz="0" w:space="0" w:color="auto"/>
            <w:bottom w:val="none" w:sz="0" w:space="0" w:color="auto"/>
            <w:right w:val="none" w:sz="0" w:space="0" w:color="auto"/>
          </w:divBdr>
        </w:div>
        <w:div w:id="1565018679">
          <w:marLeft w:val="480"/>
          <w:marRight w:val="0"/>
          <w:marTop w:val="0"/>
          <w:marBottom w:val="0"/>
          <w:divBdr>
            <w:top w:val="none" w:sz="0" w:space="0" w:color="auto"/>
            <w:left w:val="none" w:sz="0" w:space="0" w:color="auto"/>
            <w:bottom w:val="none" w:sz="0" w:space="0" w:color="auto"/>
            <w:right w:val="none" w:sz="0" w:space="0" w:color="auto"/>
          </w:divBdr>
        </w:div>
        <w:div w:id="1566798941">
          <w:marLeft w:val="480"/>
          <w:marRight w:val="0"/>
          <w:marTop w:val="0"/>
          <w:marBottom w:val="0"/>
          <w:divBdr>
            <w:top w:val="none" w:sz="0" w:space="0" w:color="auto"/>
            <w:left w:val="none" w:sz="0" w:space="0" w:color="auto"/>
            <w:bottom w:val="none" w:sz="0" w:space="0" w:color="auto"/>
            <w:right w:val="none" w:sz="0" w:space="0" w:color="auto"/>
          </w:divBdr>
        </w:div>
        <w:div w:id="1591084260">
          <w:marLeft w:val="480"/>
          <w:marRight w:val="0"/>
          <w:marTop w:val="0"/>
          <w:marBottom w:val="0"/>
          <w:divBdr>
            <w:top w:val="none" w:sz="0" w:space="0" w:color="auto"/>
            <w:left w:val="none" w:sz="0" w:space="0" w:color="auto"/>
            <w:bottom w:val="none" w:sz="0" w:space="0" w:color="auto"/>
            <w:right w:val="none" w:sz="0" w:space="0" w:color="auto"/>
          </w:divBdr>
        </w:div>
        <w:div w:id="1607808149">
          <w:marLeft w:val="480"/>
          <w:marRight w:val="0"/>
          <w:marTop w:val="0"/>
          <w:marBottom w:val="0"/>
          <w:divBdr>
            <w:top w:val="none" w:sz="0" w:space="0" w:color="auto"/>
            <w:left w:val="none" w:sz="0" w:space="0" w:color="auto"/>
            <w:bottom w:val="none" w:sz="0" w:space="0" w:color="auto"/>
            <w:right w:val="none" w:sz="0" w:space="0" w:color="auto"/>
          </w:divBdr>
        </w:div>
        <w:div w:id="1633553992">
          <w:marLeft w:val="480"/>
          <w:marRight w:val="0"/>
          <w:marTop w:val="0"/>
          <w:marBottom w:val="0"/>
          <w:divBdr>
            <w:top w:val="none" w:sz="0" w:space="0" w:color="auto"/>
            <w:left w:val="none" w:sz="0" w:space="0" w:color="auto"/>
            <w:bottom w:val="none" w:sz="0" w:space="0" w:color="auto"/>
            <w:right w:val="none" w:sz="0" w:space="0" w:color="auto"/>
          </w:divBdr>
        </w:div>
        <w:div w:id="1664238529">
          <w:marLeft w:val="480"/>
          <w:marRight w:val="0"/>
          <w:marTop w:val="0"/>
          <w:marBottom w:val="0"/>
          <w:divBdr>
            <w:top w:val="none" w:sz="0" w:space="0" w:color="auto"/>
            <w:left w:val="none" w:sz="0" w:space="0" w:color="auto"/>
            <w:bottom w:val="none" w:sz="0" w:space="0" w:color="auto"/>
            <w:right w:val="none" w:sz="0" w:space="0" w:color="auto"/>
          </w:divBdr>
        </w:div>
        <w:div w:id="1715615728">
          <w:marLeft w:val="480"/>
          <w:marRight w:val="0"/>
          <w:marTop w:val="0"/>
          <w:marBottom w:val="0"/>
          <w:divBdr>
            <w:top w:val="none" w:sz="0" w:space="0" w:color="auto"/>
            <w:left w:val="none" w:sz="0" w:space="0" w:color="auto"/>
            <w:bottom w:val="none" w:sz="0" w:space="0" w:color="auto"/>
            <w:right w:val="none" w:sz="0" w:space="0" w:color="auto"/>
          </w:divBdr>
        </w:div>
        <w:div w:id="1816100568">
          <w:marLeft w:val="480"/>
          <w:marRight w:val="0"/>
          <w:marTop w:val="0"/>
          <w:marBottom w:val="0"/>
          <w:divBdr>
            <w:top w:val="none" w:sz="0" w:space="0" w:color="auto"/>
            <w:left w:val="none" w:sz="0" w:space="0" w:color="auto"/>
            <w:bottom w:val="none" w:sz="0" w:space="0" w:color="auto"/>
            <w:right w:val="none" w:sz="0" w:space="0" w:color="auto"/>
          </w:divBdr>
        </w:div>
        <w:div w:id="1942907255">
          <w:marLeft w:val="480"/>
          <w:marRight w:val="0"/>
          <w:marTop w:val="0"/>
          <w:marBottom w:val="0"/>
          <w:divBdr>
            <w:top w:val="none" w:sz="0" w:space="0" w:color="auto"/>
            <w:left w:val="none" w:sz="0" w:space="0" w:color="auto"/>
            <w:bottom w:val="none" w:sz="0" w:space="0" w:color="auto"/>
            <w:right w:val="none" w:sz="0" w:space="0" w:color="auto"/>
          </w:divBdr>
        </w:div>
        <w:div w:id="2009747439">
          <w:marLeft w:val="480"/>
          <w:marRight w:val="0"/>
          <w:marTop w:val="0"/>
          <w:marBottom w:val="0"/>
          <w:divBdr>
            <w:top w:val="none" w:sz="0" w:space="0" w:color="auto"/>
            <w:left w:val="none" w:sz="0" w:space="0" w:color="auto"/>
            <w:bottom w:val="none" w:sz="0" w:space="0" w:color="auto"/>
            <w:right w:val="none" w:sz="0" w:space="0" w:color="auto"/>
          </w:divBdr>
        </w:div>
        <w:div w:id="2011131171">
          <w:marLeft w:val="480"/>
          <w:marRight w:val="0"/>
          <w:marTop w:val="0"/>
          <w:marBottom w:val="0"/>
          <w:divBdr>
            <w:top w:val="none" w:sz="0" w:space="0" w:color="auto"/>
            <w:left w:val="none" w:sz="0" w:space="0" w:color="auto"/>
            <w:bottom w:val="none" w:sz="0" w:space="0" w:color="auto"/>
            <w:right w:val="none" w:sz="0" w:space="0" w:color="auto"/>
          </w:divBdr>
        </w:div>
        <w:div w:id="2122914540">
          <w:marLeft w:val="480"/>
          <w:marRight w:val="0"/>
          <w:marTop w:val="0"/>
          <w:marBottom w:val="0"/>
          <w:divBdr>
            <w:top w:val="none" w:sz="0" w:space="0" w:color="auto"/>
            <w:left w:val="none" w:sz="0" w:space="0" w:color="auto"/>
            <w:bottom w:val="none" w:sz="0" w:space="0" w:color="auto"/>
            <w:right w:val="none" w:sz="0" w:space="0" w:color="auto"/>
          </w:divBdr>
        </w:div>
        <w:div w:id="2132287923">
          <w:marLeft w:val="480"/>
          <w:marRight w:val="0"/>
          <w:marTop w:val="0"/>
          <w:marBottom w:val="0"/>
          <w:divBdr>
            <w:top w:val="none" w:sz="0" w:space="0" w:color="auto"/>
            <w:left w:val="none" w:sz="0" w:space="0" w:color="auto"/>
            <w:bottom w:val="none" w:sz="0" w:space="0" w:color="auto"/>
            <w:right w:val="none" w:sz="0" w:space="0" w:color="auto"/>
          </w:divBdr>
        </w:div>
      </w:divsChild>
    </w:div>
    <w:div w:id="99690511">
      <w:bodyDiv w:val="1"/>
      <w:marLeft w:val="0"/>
      <w:marRight w:val="0"/>
      <w:marTop w:val="0"/>
      <w:marBottom w:val="0"/>
      <w:divBdr>
        <w:top w:val="none" w:sz="0" w:space="0" w:color="auto"/>
        <w:left w:val="none" w:sz="0" w:space="0" w:color="auto"/>
        <w:bottom w:val="none" w:sz="0" w:space="0" w:color="auto"/>
        <w:right w:val="none" w:sz="0" w:space="0" w:color="auto"/>
      </w:divBdr>
      <w:divsChild>
        <w:div w:id="3672619">
          <w:marLeft w:val="480"/>
          <w:marRight w:val="0"/>
          <w:marTop w:val="0"/>
          <w:marBottom w:val="0"/>
          <w:divBdr>
            <w:top w:val="none" w:sz="0" w:space="0" w:color="auto"/>
            <w:left w:val="none" w:sz="0" w:space="0" w:color="auto"/>
            <w:bottom w:val="none" w:sz="0" w:space="0" w:color="auto"/>
            <w:right w:val="none" w:sz="0" w:space="0" w:color="auto"/>
          </w:divBdr>
        </w:div>
        <w:div w:id="4720700">
          <w:marLeft w:val="480"/>
          <w:marRight w:val="0"/>
          <w:marTop w:val="0"/>
          <w:marBottom w:val="0"/>
          <w:divBdr>
            <w:top w:val="none" w:sz="0" w:space="0" w:color="auto"/>
            <w:left w:val="none" w:sz="0" w:space="0" w:color="auto"/>
            <w:bottom w:val="none" w:sz="0" w:space="0" w:color="auto"/>
            <w:right w:val="none" w:sz="0" w:space="0" w:color="auto"/>
          </w:divBdr>
        </w:div>
        <w:div w:id="30544565">
          <w:marLeft w:val="480"/>
          <w:marRight w:val="0"/>
          <w:marTop w:val="0"/>
          <w:marBottom w:val="0"/>
          <w:divBdr>
            <w:top w:val="none" w:sz="0" w:space="0" w:color="auto"/>
            <w:left w:val="none" w:sz="0" w:space="0" w:color="auto"/>
            <w:bottom w:val="none" w:sz="0" w:space="0" w:color="auto"/>
            <w:right w:val="none" w:sz="0" w:space="0" w:color="auto"/>
          </w:divBdr>
        </w:div>
        <w:div w:id="42095208">
          <w:marLeft w:val="480"/>
          <w:marRight w:val="0"/>
          <w:marTop w:val="0"/>
          <w:marBottom w:val="0"/>
          <w:divBdr>
            <w:top w:val="none" w:sz="0" w:space="0" w:color="auto"/>
            <w:left w:val="none" w:sz="0" w:space="0" w:color="auto"/>
            <w:bottom w:val="none" w:sz="0" w:space="0" w:color="auto"/>
            <w:right w:val="none" w:sz="0" w:space="0" w:color="auto"/>
          </w:divBdr>
        </w:div>
        <w:div w:id="76947696">
          <w:marLeft w:val="480"/>
          <w:marRight w:val="0"/>
          <w:marTop w:val="0"/>
          <w:marBottom w:val="0"/>
          <w:divBdr>
            <w:top w:val="none" w:sz="0" w:space="0" w:color="auto"/>
            <w:left w:val="none" w:sz="0" w:space="0" w:color="auto"/>
            <w:bottom w:val="none" w:sz="0" w:space="0" w:color="auto"/>
            <w:right w:val="none" w:sz="0" w:space="0" w:color="auto"/>
          </w:divBdr>
        </w:div>
        <w:div w:id="80444880">
          <w:marLeft w:val="480"/>
          <w:marRight w:val="0"/>
          <w:marTop w:val="0"/>
          <w:marBottom w:val="0"/>
          <w:divBdr>
            <w:top w:val="none" w:sz="0" w:space="0" w:color="auto"/>
            <w:left w:val="none" w:sz="0" w:space="0" w:color="auto"/>
            <w:bottom w:val="none" w:sz="0" w:space="0" w:color="auto"/>
            <w:right w:val="none" w:sz="0" w:space="0" w:color="auto"/>
          </w:divBdr>
        </w:div>
        <w:div w:id="104082686">
          <w:marLeft w:val="480"/>
          <w:marRight w:val="0"/>
          <w:marTop w:val="0"/>
          <w:marBottom w:val="0"/>
          <w:divBdr>
            <w:top w:val="none" w:sz="0" w:space="0" w:color="auto"/>
            <w:left w:val="none" w:sz="0" w:space="0" w:color="auto"/>
            <w:bottom w:val="none" w:sz="0" w:space="0" w:color="auto"/>
            <w:right w:val="none" w:sz="0" w:space="0" w:color="auto"/>
          </w:divBdr>
        </w:div>
        <w:div w:id="131795049">
          <w:marLeft w:val="480"/>
          <w:marRight w:val="0"/>
          <w:marTop w:val="0"/>
          <w:marBottom w:val="0"/>
          <w:divBdr>
            <w:top w:val="none" w:sz="0" w:space="0" w:color="auto"/>
            <w:left w:val="none" w:sz="0" w:space="0" w:color="auto"/>
            <w:bottom w:val="none" w:sz="0" w:space="0" w:color="auto"/>
            <w:right w:val="none" w:sz="0" w:space="0" w:color="auto"/>
          </w:divBdr>
        </w:div>
        <w:div w:id="176122471">
          <w:marLeft w:val="480"/>
          <w:marRight w:val="0"/>
          <w:marTop w:val="0"/>
          <w:marBottom w:val="0"/>
          <w:divBdr>
            <w:top w:val="none" w:sz="0" w:space="0" w:color="auto"/>
            <w:left w:val="none" w:sz="0" w:space="0" w:color="auto"/>
            <w:bottom w:val="none" w:sz="0" w:space="0" w:color="auto"/>
            <w:right w:val="none" w:sz="0" w:space="0" w:color="auto"/>
          </w:divBdr>
        </w:div>
        <w:div w:id="184637223">
          <w:marLeft w:val="480"/>
          <w:marRight w:val="0"/>
          <w:marTop w:val="0"/>
          <w:marBottom w:val="0"/>
          <w:divBdr>
            <w:top w:val="none" w:sz="0" w:space="0" w:color="auto"/>
            <w:left w:val="none" w:sz="0" w:space="0" w:color="auto"/>
            <w:bottom w:val="none" w:sz="0" w:space="0" w:color="auto"/>
            <w:right w:val="none" w:sz="0" w:space="0" w:color="auto"/>
          </w:divBdr>
        </w:div>
        <w:div w:id="276185280">
          <w:marLeft w:val="480"/>
          <w:marRight w:val="0"/>
          <w:marTop w:val="0"/>
          <w:marBottom w:val="0"/>
          <w:divBdr>
            <w:top w:val="none" w:sz="0" w:space="0" w:color="auto"/>
            <w:left w:val="none" w:sz="0" w:space="0" w:color="auto"/>
            <w:bottom w:val="none" w:sz="0" w:space="0" w:color="auto"/>
            <w:right w:val="none" w:sz="0" w:space="0" w:color="auto"/>
          </w:divBdr>
        </w:div>
        <w:div w:id="278803408">
          <w:marLeft w:val="480"/>
          <w:marRight w:val="0"/>
          <w:marTop w:val="0"/>
          <w:marBottom w:val="0"/>
          <w:divBdr>
            <w:top w:val="none" w:sz="0" w:space="0" w:color="auto"/>
            <w:left w:val="none" w:sz="0" w:space="0" w:color="auto"/>
            <w:bottom w:val="none" w:sz="0" w:space="0" w:color="auto"/>
            <w:right w:val="none" w:sz="0" w:space="0" w:color="auto"/>
          </w:divBdr>
        </w:div>
        <w:div w:id="285506522">
          <w:marLeft w:val="480"/>
          <w:marRight w:val="0"/>
          <w:marTop w:val="0"/>
          <w:marBottom w:val="0"/>
          <w:divBdr>
            <w:top w:val="none" w:sz="0" w:space="0" w:color="auto"/>
            <w:left w:val="none" w:sz="0" w:space="0" w:color="auto"/>
            <w:bottom w:val="none" w:sz="0" w:space="0" w:color="auto"/>
            <w:right w:val="none" w:sz="0" w:space="0" w:color="auto"/>
          </w:divBdr>
        </w:div>
        <w:div w:id="299648815">
          <w:marLeft w:val="480"/>
          <w:marRight w:val="0"/>
          <w:marTop w:val="0"/>
          <w:marBottom w:val="0"/>
          <w:divBdr>
            <w:top w:val="none" w:sz="0" w:space="0" w:color="auto"/>
            <w:left w:val="none" w:sz="0" w:space="0" w:color="auto"/>
            <w:bottom w:val="none" w:sz="0" w:space="0" w:color="auto"/>
            <w:right w:val="none" w:sz="0" w:space="0" w:color="auto"/>
          </w:divBdr>
        </w:div>
        <w:div w:id="331034991">
          <w:marLeft w:val="480"/>
          <w:marRight w:val="0"/>
          <w:marTop w:val="0"/>
          <w:marBottom w:val="0"/>
          <w:divBdr>
            <w:top w:val="none" w:sz="0" w:space="0" w:color="auto"/>
            <w:left w:val="none" w:sz="0" w:space="0" w:color="auto"/>
            <w:bottom w:val="none" w:sz="0" w:space="0" w:color="auto"/>
            <w:right w:val="none" w:sz="0" w:space="0" w:color="auto"/>
          </w:divBdr>
        </w:div>
        <w:div w:id="382870406">
          <w:marLeft w:val="480"/>
          <w:marRight w:val="0"/>
          <w:marTop w:val="0"/>
          <w:marBottom w:val="0"/>
          <w:divBdr>
            <w:top w:val="none" w:sz="0" w:space="0" w:color="auto"/>
            <w:left w:val="none" w:sz="0" w:space="0" w:color="auto"/>
            <w:bottom w:val="none" w:sz="0" w:space="0" w:color="auto"/>
            <w:right w:val="none" w:sz="0" w:space="0" w:color="auto"/>
          </w:divBdr>
        </w:div>
        <w:div w:id="418064634">
          <w:marLeft w:val="480"/>
          <w:marRight w:val="0"/>
          <w:marTop w:val="0"/>
          <w:marBottom w:val="0"/>
          <w:divBdr>
            <w:top w:val="none" w:sz="0" w:space="0" w:color="auto"/>
            <w:left w:val="none" w:sz="0" w:space="0" w:color="auto"/>
            <w:bottom w:val="none" w:sz="0" w:space="0" w:color="auto"/>
            <w:right w:val="none" w:sz="0" w:space="0" w:color="auto"/>
          </w:divBdr>
        </w:div>
        <w:div w:id="456873488">
          <w:marLeft w:val="480"/>
          <w:marRight w:val="0"/>
          <w:marTop w:val="0"/>
          <w:marBottom w:val="0"/>
          <w:divBdr>
            <w:top w:val="none" w:sz="0" w:space="0" w:color="auto"/>
            <w:left w:val="none" w:sz="0" w:space="0" w:color="auto"/>
            <w:bottom w:val="none" w:sz="0" w:space="0" w:color="auto"/>
            <w:right w:val="none" w:sz="0" w:space="0" w:color="auto"/>
          </w:divBdr>
        </w:div>
        <w:div w:id="598366811">
          <w:marLeft w:val="480"/>
          <w:marRight w:val="0"/>
          <w:marTop w:val="0"/>
          <w:marBottom w:val="0"/>
          <w:divBdr>
            <w:top w:val="none" w:sz="0" w:space="0" w:color="auto"/>
            <w:left w:val="none" w:sz="0" w:space="0" w:color="auto"/>
            <w:bottom w:val="none" w:sz="0" w:space="0" w:color="auto"/>
            <w:right w:val="none" w:sz="0" w:space="0" w:color="auto"/>
          </w:divBdr>
        </w:div>
        <w:div w:id="634724735">
          <w:marLeft w:val="480"/>
          <w:marRight w:val="0"/>
          <w:marTop w:val="0"/>
          <w:marBottom w:val="0"/>
          <w:divBdr>
            <w:top w:val="none" w:sz="0" w:space="0" w:color="auto"/>
            <w:left w:val="none" w:sz="0" w:space="0" w:color="auto"/>
            <w:bottom w:val="none" w:sz="0" w:space="0" w:color="auto"/>
            <w:right w:val="none" w:sz="0" w:space="0" w:color="auto"/>
          </w:divBdr>
        </w:div>
        <w:div w:id="646521308">
          <w:marLeft w:val="480"/>
          <w:marRight w:val="0"/>
          <w:marTop w:val="0"/>
          <w:marBottom w:val="0"/>
          <w:divBdr>
            <w:top w:val="none" w:sz="0" w:space="0" w:color="auto"/>
            <w:left w:val="none" w:sz="0" w:space="0" w:color="auto"/>
            <w:bottom w:val="none" w:sz="0" w:space="0" w:color="auto"/>
            <w:right w:val="none" w:sz="0" w:space="0" w:color="auto"/>
          </w:divBdr>
        </w:div>
        <w:div w:id="730690463">
          <w:marLeft w:val="480"/>
          <w:marRight w:val="0"/>
          <w:marTop w:val="0"/>
          <w:marBottom w:val="0"/>
          <w:divBdr>
            <w:top w:val="none" w:sz="0" w:space="0" w:color="auto"/>
            <w:left w:val="none" w:sz="0" w:space="0" w:color="auto"/>
            <w:bottom w:val="none" w:sz="0" w:space="0" w:color="auto"/>
            <w:right w:val="none" w:sz="0" w:space="0" w:color="auto"/>
          </w:divBdr>
        </w:div>
        <w:div w:id="734083958">
          <w:marLeft w:val="480"/>
          <w:marRight w:val="0"/>
          <w:marTop w:val="0"/>
          <w:marBottom w:val="0"/>
          <w:divBdr>
            <w:top w:val="none" w:sz="0" w:space="0" w:color="auto"/>
            <w:left w:val="none" w:sz="0" w:space="0" w:color="auto"/>
            <w:bottom w:val="none" w:sz="0" w:space="0" w:color="auto"/>
            <w:right w:val="none" w:sz="0" w:space="0" w:color="auto"/>
          </w:divBdr>
        </w:div>
        <w:div w:id="839123698">
          <w:marLeft w:val="480"/>
          <w:marRight w:val="0"/>
          <w:marTop w:val="0"/>
          <w:marBottom w:val="0"/>
          <w:divBdr>
            <w:top w:val="none" w:sz="0" w:space="0" w:color="auto"/>
            <w:left w:val="none" w:sz="0" w:space="0" w:color="auto"/>
            <w:bottom w:val="none" w:sz="0" w:space="0" w:color="auto"/>
            <w:right w:val="none" w:sz="0" w:space="0" w:color="auto"/>
          </w:divBdr>
        </w:div>
        <w:div w:id="856044200">
          <w:marLeft w:val="480"/>
          <w:marRight w:val="0"/>
          <w:marTop w:val="0"/>
          <w:marBottom w:val="0"/>
          <w:divBdr>
            <w:top w:val="none" w:sz="0" w:space="0" w:color="auto"/>
            <w:left w:val="none" w:sz="0" w:space="0" w:color="auto"/>
            <w:bottom w:val="none" w:sz="0" w:space="0" w:color="auto"/>
            <w:right w:val="none" w:sz="0" w:space="0" w:color="auto"/>
          </w:divBdr>
        </w:div>
        <w:div w:id="878737343">
          <w:marLeft w:val="480"/>
          <w:marRight w:val="0"/>
          <w:marTop w:val="0"/>
          <w:marBottom w:val="0"/>
          <w:divBdr>
            <w:top w:val="none" w:sz="0" w:space="0" w:color="auto"/>
            <w:left w:val="none" w:sz="0" w:space="0" w:color="auto"/>
            <w:bottom w:val="none" w:sz="0" w:space="0" w:color="auto"/>
            <w:right w:val="none" w:sz="0" w:space="0" w:color="auto"/>
          </w:divBdr>
        </w:div>
        <w:div w:id="896748861">
          <w:marLeft w:val="480"/>
          <w:marRight w:val="0"/>
          <w:marTop w:val="0"/>
          <w:marBottom w:val="0"/>
          <w:divBdr>
            <w:top w:val="none" w:sz="0" w:space="0" w:color="auto"/>
            <w:left w:val="none" w:sz="0" w:space="0" w:color="auto"/>
            <w:bottom w:val="none" w:sz="0" w:space="0" w:color="auto"/>
            <w:right w:val="none" w:sz="0" w:space="0" w:color="auto"/>
          </w:divBdr>
        </w:div>
        <w:div w:id="925462575">
          <w:marLeft w:val="480"/>
          <w:marRight w:val="0"/>
          <w:marTop w:val="0"/>
          <w:marBottom w:val="0"/>
          <w:divBdr>
            <w:top w:val="none" w:sz="0" w:space="0" w:color="auto"/>
            <w:left w:val="none" w:sz="0" w:space="0" w:color="auto"/>
            <w:bottom w:val="none" w:sz="0" w:space="0" w:color="auto"/>
            <w:right w:val="none" w:sz="0" w:space="0" w:color="auto"/>
          </w:divBdr>
        </w:div>
        <w:div w:id="944310206">
          <w:marLeft w:val="480"/>
          <w:marRight w:val="0"/>
          <w:marTop w:val="0"/>
          <w:marBottom w:val="0"/>
          <w:divBdr>
            <w:top w:val="none" w:sz="0" w:space="0" w:color="auto"/>
            <w:left w:val="none" w:sz="0" w:space="0" w:color="auto"/>
            <w:bottom w:val="none" w:sz="0" w:space="0" w:color="auto"/>
            <w:right w:val="none" w:sz="0" w:space="0" w:color="auto"/>
          </w:divBdr>
        </w:div>
        <w:div w:id="1017275336">
          <w:marLeft w:val="480"/>
          <w:marRight w:val="0"/>
          <w:marTop w:val="0"/>
          <w:marBottom w:val="0"/>
          <w:divBdr>
            <w:top w:val="none" w:sz="0" w:space="0" w:color="auto"/>
            <w:left w:val="none" w:sz="0" w:space="0" w:color="auto"/>
            <w:bottom w:val="none" w:sz="0" w:space="0" w:color="auto"/>
            <w:right w:val="none" w:sz="0" w:space="0" w:color="auto"/>
          </w:divBdr>
        </w:div>
        <w:div w:id="1114060301">
          <w:marLeft w:val="480"/>
          <w:marRight w:val="0"/>
          <w:marTop w:val="0"/>
          <w:marBottom w:val="0"/>
          <w:divBdr>
            <w:top w:val="none" w:sz="0" w:space="0" w:color="auto"/>
            <w:left w:val="none" w:sz="0" w:space="0" w:color="auto"/>
            <w:bottom w:val="none" w:sz="0" w:space="0" w:color="auto"/>
            <w:right w:val="none" w:sz="0" w:space="0" w:color="auto"/>
          </w:divBdr>
        </w:div>
        <w:div w:id="1115949001">
          <w:marLeft w:val="480"/>
          <w:marRight w:val="0"/>
          <w:marTop w:val="0"/>
          <w:marBottom w:val="0"/>
          <w:divBdr>
            <w:top w:val="none" w:sz="0" w:space="0" w:color="auto"/>
            <w:left w:val="none" w:sz="0" w:space="0" w:color="auto"/>
            <w:bottom w:val="none" w:sz="0" w:space="0" w:color="auto"/>
            <w:right w:val="none" w:sz="0" w:space="0" w:color="auto"/>
          </w:divBdr>
        </w:div>
        <w:div w:id="1184051583">
          <w:marLeft w:val="480"/>
          <w:marRight w:val="0"/>
          <w:marTop w:val="0"/>
          <w:marBottom w:val="0"/>
          <w:divBdr>
            <w:top w:val="none" w:sz="0" w:space="0" w:color="auto"/>
            <w:left w:val="none" w:sz="0" w:space="0" w:color="auto"/>
            <w:bottom w:val="none" w:sz="0" w:space="0" w:color="auto"/>
            <w:right w:val="none" w:sz="0" w:space="0" w:color="auto"/>
          </w:divBdr>
        </w:div>
        <w:div w:id="1190875980">
          <w:marLeft w:val="480"/>
          <w:marRight w:val="0"/>
          <w:marTop w:val="0"/>
          <w:marBottom w:val="0"/>
          <w:divBdr>
            <w:top w:val="none" w:sz="0" w:space="0" w:color="auto"/>
            <w:left w:val="none" w:sz="0" w:space="0" w:color="auto"/>
            <w:bottom w:val="none" w:sz="0" w:space="0" w:color="auto"/>
            <w:right w:val="none" w:sz="0" w:space="0" w:color="auto"/>
          </w:divBdr>
        </w:div>
        <w:div w:id="1273437707">
          <w:marLeft w:val="480"/>
          <w:marRight w:val="0"/>
          <w:marTop w:val="0"/>
          <w:marBottom w:val="0"/>
          <w:divBdr>
            <w:top w:val="none" w:sz="0" w:space="0" w:color="auto"/>
            <w:left w:val="none" w:sz="0" w:space="0" w:color="auto"/>
            <w:bottom w:val="none" w:sz="0" w:space="0" w:color="auto"/>
            <w:right w:val="none" w:sz="0" w:space="0" w:color="auto"/>
          </w:divBdr>
        </w:div>
        <w:div w:id="1332022790">
          <w:marLeft w:val="480"/>
          <w:marRight w:val="0"/>
          <w:marTop w:val="0"/>
          <w:marBottom w:val="0"/>
          <w:divBdr>
            <w:top w:val="none" w:sz="0" w:space="0" w:color="auto"/>
            <w:left w:val="none" w:sz="0" w:space="0" w:color="auto"/>
            <w:bottom w:val="none" w:sz="0" w:space="0" w:color="auto"/>
            <w:right w:val="none" w:sz="0" w:space="0" w:color="auto"/>
          </w:divBdr>
        </w:div>
        <w:div w:id="1344165267">
          <w:marLeft w:val="480"/>
          <w:marRight w:val="0"/>
          <w:marTop w:val="0"/>
          <w:marBottom w:val="0"/>
          <w:divBdr>
            <w:top w:val="none" w:sz="0" w:space="0" w:color="auto"/>
            <w:left w:val="none" w:sz="0" w:space="0" w:color="auto"/>
            <w:bottom w:val="none" w:sz="0" w:space="0" w:color="auto"/>
            <w:right w:val="none" w:sz="0" w:space="0" w:color="auto"/>
          </w:divBdr>
        </w:div>
        <w:div w:id="1384215659">
          <w:marLeft w:val="480"/>
          <w:marRight w:val="0"/>
          <w:marTop w:val="0"/>
          <w:marBottom w:val="0"/>
          <w:divBdr>
            <w:top w:val="none" w:sz="0" w:space="0" w:color="auto"/>
            <w:left w:val="none" w:sz="0" w:space="0" w:color="auto"/>
            <w:bottom w:val="none" w:sz="0" w:space="0" w:color="auto"/>
            <w:right w:val="none" w:sz="0" w:space="0" w:color="auto"/>
          </w:divBdr>
        </w:div>
        <w:div w:id="1419207360">
          <w:marLeft w:val="480"/>
          <w:marRight w:val="0"/>
          <w:marTop w:val="0"/>
          <w:marBottom w:val="0"/>
          <w:divBdr>
            <w:top w:val="none" w:sz="0" w:space="0" w:color="auto"/>
            <w:left w:val="none" w:sz="0" w:space="0" w:color="auto"/>
            <w:bottom w:val="none" w:sz="0" w:space="0" w:color="auto"/>
            <w:right w:val="none" w:sz="0" w:space="0" w:color="auto"/>
          </w:divBdr>
        </w:div>
        <w:div w:id="1492209986">
          <w:marLeft w:val="480"/>
          <w:marRight w:val="0"/>
          <w:marTop w:val="0"/>
          <w:marBottom w:val="0"/>
          <w:divBdr>
            <w:top w:val="none" w:sz="0" w:space="0" w:color="auto"/>
            <w:left w:val="none" w:sz="0" w:space="0" w:color="auto"/>
            <w:bottom w:val="none" w:sz="0" w:space="0" w:color="auto"/>
            <w:right w:val="none" w:sz="0" w:space="0" w:color="auto"/>
          </w:divBdr>
        </w:div>
        <w:div w:id="1630431007">
          <w:marLeft w:val="480"/>
          <w:marRight w:val="0"/>
          <w:marTop w:val="0"/>
          <w:marBottom w:val="0"/>
          <w:divBdr>
            <w:top w:val="none" w:sz="0" w:space="0" w:color="auto"/>
            <w:left w:val="none" w:sz="0" w:space="0" w:color="auto"/>
            <w:bottom w:val="none" w:sz="0" w:space="0" w:color="auto"/>
            <w:right w:val="none" w:sz="0" w:space="0" w:color="auto"/>
          </w:divBdr>
        </w:div>
        <w:div w:id="1663846465">
          <w:marLeft w:val="480"/>
          <w:marRight w:val="0"/>
          <w:marTop w:val="0"/>
          <w:marBottom w:val="0"/>
          <w:divBdr>
            <w:top w:val="none" w:sz="0" w:space="0" w:color="auto"/>
            <w:left w:val="none" w:sz="0" w:space="0" w:color="auto"/>
            <w:bottom w:val="none" w:sz="0" w:space="0" w:color="auto"/>
            <w:right w:val="none" w:sz="0" w:space="0" w:color="auto"/>
          </w:divBdr>
        </w:div>
        <w:div w:id="1677806348">
          <w:marLeft w:val="480"/>
          <w:marRight w:val="0"/>
          <w:marTop w:val="0"/>
          <w:marBottom w:val="0"/>
          <w:divBdr>
            <w:top w:val="none" w:sz="0" w:space="0" w:color="auto"/>
            <w:left w:val="none" w:sz="0" w:space="0" w:color="auto"/>
            <w:bottom w:val="none" w:sz="0" w:space="0" w:color="auto"/>
            <w:right w:val="none" w:sz="0" w:space="0" w:color="auto"/>
          </w:divBdr>
        </w:div>
        <w:div w:id="1699507664">
          <w:marLeft w:val="480"/>
          <w:marRight w:val="0"/>
          <w:marTop w:val="0"/>
          <w:marBottom w:val="0"/>
          <w:divBdr>
            <w:top w:val="none" w:sz="0" w:space="0" w:color="auto"/>
            <w:left w:val="none" w:sz="0" w:space="0" w:color="auto"/>
            <w:bottom w:val="none" w:sz="0" w:space="0" w:color="auto"/>
            <w:right w:val="none" w:sz="0" w:space="0" w:color="auto"/>
          </w:divBdr>
        </w:div>
        <w:div w:id="1802917062">
          <w:marLeft w:val="480"/>
          <w:marRight w:val="0"/>
          <w:marTop w:val="0"/>
          <w:marBottom w:val="0"/>
          <w:divBdr>
            <w:top w:val="none" w:sz="0" w:space="0" w:color="auto"/>
            <w:left w:val="none" w:sz="0" w:space="0" w:color="auto"/>
            <w:bottom w:val="none" w:sz="0" w:space="0" w:color="auto"/>
            <w:right w:val="none" w:sz="0" w:space="0" w:color="auto"/>
          </w:divBdr>
        </w:div>
        <w:div w:id="1843087034">
          <w:marLeft w:val="480"/>
          <w:marRight w:val="0"/>
          <w:marTop w:val="0"/>
          <w:marBottom w:val="0"/>
          <w:divBdr>
            <w:top w:val="none" w:sz="0" w:space="0" w:color="auto"/>
            <w:left w:val="none" w:sz="0" w:space="0" w:color="auto"/>
            <w:bottom w:val="none" w:sz="0" w:space="0" w:color="auto"/>
            <w:right w:val="none" w:sz="0" w:space="0" w:color="auto"/>
          </w:divBdr>
        </w:div>
        <w:div w:id="1946963542">
          <w:marLeft w:val="480"/>
          <w:marRight w:val="0"/>
          <w:marTop w:val="0"/>
          <w:marBottom w:val="0"/>
          <w:divBdr>
            <w:top w:val="none" w:sz="0" w:space="0" w:color="auto"/>
            <w:left w:val="none" w:sz="0" w:space="0" w:color="auto"/>
            <w:bottom w:val="none" w:sz="0" w:space="0" w:color="auto"/>
            <w:right w:val="none" w:sz="0" w:space="0" w:color="auto"/>
          </w:divBdr>
        </w:div>
        <w:div w:id="1998221802">
          <w:marLeft w:val="480"/>
          <w:marRight w:val="0"/>
          <w:marTop w:val="0"/>
          <w:marBottom w:val="0"/>
          <w:divBdr>
            <w:top w:val="none" w:sz="0" w:space="0" w:color="auto"/>
            <w:left w:val="none" w:sz="0" w:space="0" w:color="auto"/>
            <w:bottom w:val="none" w:sz="0" w:space="0" w:color="auto"/>
            <w:right w:val="none" w:sz="0" w:space="0" w:color="auto"/>
          </w:divBdr>
        </w:div>
        <w:div w:id="2010212603">
          <w:marLeft w:val="480"/>
          <w:marRight w:val="0"/>
          <w:marTop w:val="0"/>
          <w:marBottom w:val="0"/>
          <w:divBdr>
            <w:top w:val="none" w:sz="0" w:space="0" w:color="auto"/>
            <w:left w:val="none" w:sz="0" w:space="0" w:color="auto"/>
            <w:bottom w:val="none" w:sz="0" w:space="0" w:color="auto"/>
            <w:right w:val="none" w:sz="0" w:space="0" w:color="auto"/>
          </w:divBdr>
        </w:div>
        <w:div w:id="2019766747">
          <w:marLeft w:val="480"/>
          <w:marRight w:val="0"/>
          <w:marTop w:val="0"/>
          <w:marBottom w:val="0"/>
          <w:divBdr>
            <w:top w:val="none" w:sz="0" w:space="0" w:color="auto"/>
            <w:left w:val="none" w:sz="0" w:space="0" w:color="auto"/>
            <w:bottom w:val="none" w:sz="0" w:space="0" w:color="auto"/>
            <w:right w:val="none" w:sz="0" w:space="0" w:color="auto"/>
          </w:divBdr>
        </w:div>
        <w:div w:id="2052344531">
          <w:marLeft w:val="480"/>
          <w:marRight w:val="0"/>
          <w:marTop w:val="0"/>
          <w:marBottom w:val="0"/>
          <w:divBdr>
            <w:top w:val="none" w:sz="0" w:space="0" w:color="auto"/>
            <w:left w:val="none" w:sz="0" w:space="0" w:color="auto"/>
            <w:bottom w:val="none" w:sz="0" w:space="0" w:color="auto"/>
            <w:right w:val="none" w:sz="0" w:space="0" w:color="auto"/>
          </w:divBdr>
        </w:div>
      </w:divsChild>
    </w:div>
    <w:div w:id="100229295">
      <w:bodyDiv w:val="1"/>
      <w:marLeft w:val="0"/>
      <w:marRight w:val="0"/>
      <w:marTop w:val="0"/>
      <w:marBottom w:val="0"/>
      <w:divBdr>
        <w:top w:val="none" w:sz="0" w:space="0" w:color="auto"/>
        <w:left w:val="none" w:sz="0" w:space="0" w:color="auto"/>
        <w:bottom w:val="none" w:sz="0" w:space="0" w:color="auto"/>
        <w:right w:val="none" w:sz="0" w:space="0" w:color="auto"/>
      </w:divBdr>
    </w:div>
    <w:div w:id="102844383">
      <w:bodyDiv w:val="1"/>
      <w:marLeft w:val="0"/>
      <w:marRight w:val="0"/>
      <w:marTop w:val="0"/>
      <w:marBottom w:val="0"/>
      <w:divBdr>
        <w:top w:val="none" w:sz="0" w:space="0" w:color="auto"/>
        <w:left w:val="none" w:sz="0" w:space="0" w:color="auto"/>
        <w:bottom w:val="none" w:sz="0" w:space="0" w:color="auto"/>
        <w:right w:val="none" w:sz="0" w:space="0" w:color="auto"/>
      </w:divBdr>
      <w:divsChild>
        <w:div w:id="22479546">
          <w:marLeft w:val="480"/>
          <w:marRight w:val="0"/>
          <w:marTop w:val="0"/>
          <w:marBottom w:val="0"/>
          <w:divBdr>
            <w:top w:val="none" w:sz="0" w:space="0" w:color="auto"/>
            <w:left w:val="none" w:sz="0" w:space="0" w:color="auto"/>
            <w:bottom w:val="none" w:sz="0" w:space="0" w:color="auto"/>
            <w:right w:val="none" w:sz="0" w:space="0" w:color="auto"/>
          </w:divBdr>
        </w:div>
        <w:div w:id="103575640">
          <w:marLeft w:val="480"/>
          <w:marRight w:val="0"/>
          <w:marTop w:val="0"/>
          <w:marBottom w:val="0"/>
          <w:divBdr>
            <w:top w:val="none" w:sz="0" w:space="0" w:color="auto"/>
            <w:left w:val="none" w:sz="0" w:space="0" w:color="auto"/>
            <w:bottom w:val="none" w:sz="0" w:space="0" w:color="auto"/>
            <w:right w:val="none" w:sz="0" w:space="0" w:color="auto"/>
          </w:divBdr>
        </w:div>
        <w:div w:id="125516640">
          <w:marLeft w:val="480"/>
          <w:marRight w:val="0"/>
          <w:marTop w:val="0"/>
          <w:marBottom w:val="0"/>
          <w:divBdr>
            <w:top w:val="none" w:sz="0" w:space="0" w:color="auto"/>
            <w:left w:val="none" w:sz="0" w:space="0" w:color="auto"/>
            <w:bottom w:val="none" w:sz="0" w:space="0" w:color="auto"/>
            <w:right w:val="none" w:sz="0" w:space="0" w:color="auto"/>
          </w:divBdr>
        </w:div>
        <w:div w:id="152380206">
          <w:marLeft w:val="480"/>
          <w:marRight w:val="0"/>
          <w:marTop w:val="0"/>
          <w:marBottom w:val="0"/>
          <w:divBdr>
            <w:top w:val="none" w:sz="0" w:space="0" w:color="auto"/>
            <w:left w:val="none" w:sz="0" w:space="0" w:color="auto"/>
            <w:bottom w:val="none" w:sz="0" w:space="0" w:color="auto"/>
            <w:right w:val="none" w:sz="0" w:space="0" w:color="auto"/>
          </w:divBdr>
        </w:div>
        <w:div w:id="161050407">
          <w:marLeft w:val="480"/>
          <w:marRight w:val="0"/>
          <w:marTop w:val="0"/>
          <w:marBottom w:val="0"/>
          <w:divBdr>
            <w:top w:val="none" w:sz="0" w:space="0" w:color="auto"/>
            <w:left w:val="none" w:sz="0" w:space="0" w:color="auto"/>
            <w:bottom w:val="none" w:sz="0" w:space="0" w:color="auto"/>
            <w:right w:val="none" w:sz="0" w:space="0" w:color="auto"/>
          </w:divBdr>
        </w:div>
        <w:div w:id="187569459">
          <w:marLeft w:val="480"/>
          <w:marRight w:val="0"/>
          <w:marTop w:val="0"/>
          <w:marBottom w:val="0"/>
          <w:divBdr>
            <w:top w:val="none" w:sz="0" w:space="0" w:color="auto"/>
            <w:left w:val="none" w:sz="0" w:space="0" w:color="auto"/>
            <w:bottom w:val="none" w:sz="0" w:space="0" w:color="auto"/>
            <w:right w:val="none" w:sz="0" w:space="0" w:color="auto"/>
          </w:divBdr>
        </w:div>
        <w:div w:id="200288564">
          <w:marLeft w:val="480"/>
          <w:marRight w:val="0"/>
          <w:marTop w:val="0"/>
          <w:marBottom w:val="0"/>
          <w:divBdr>
            <w:top w:val="none" w:sz="0" w:space="0" w:color="auto"/>
            <w:left w:val="none" w:sz="0" w:space="0" w:color="auto"/>
            <w:bottom w:val="none" w:sz="0" w:space="0" w:color="auto"/>
            <w:right w:val="none" w:sz="0" w:space="0" w:color="auto"/>
          </w:divBdr>
        </w:div>
        <w:div w:id="228617109">
          <w:marLeft w:val="480"/>
          <w:marRight w:val="0"/>
          <w:marTop w:val="0"/>
          <w:marBottom w:val="0"/>
          <w:divBdr>
            <w:top w:val="none" w:sz="0" w:space="0" w:color="auto"/>
            <w:left w:val="none" w:sz="0" w:space="0" w:color="auto"/>
            <w:bottom w:val="none" w:sz="0" w:space="0" w:color="auto"/>
            <w:right w:val="none" w:sz="0" w:space="0" w:color="auto"/>
          </w:divBdr>
        </w:div>
        <w:div w:id="243148283">
          <w:marLeft w:val="480"/>
          <w:marRight w:val="0"/>
          <w:marTop w:val="0"/>
          <w:marBottom w:val="0"/>
          <w:divBdr>
            <w:top w:val="none" w:sz="0" w:space="0" w:color="auto"/>
            <w:left w:val="none" w:sz="0" w:space="0" w:color="auto"/>
            <w:bottom w:val="none" w:sz="0" w:space="0" w:color="auto"/>
            <w:right w:val="none" w:sz="0" w:space="0" w:color="auto"/>
          </w:divBdr>
        </w:div>
        <w:div w:id="255871894">
          <w:marLeft w:val="480"/>
          <w:marRight w:val="0"/>
          <w:marTop w:val="0"/>
          <w:marBottom w:val="0"/>
          <w:divBdr>
            <w:top w:val="none" w:sz="0" w:space="0" w:color="auto"/>
            <w:left w:val="none" w:sz="0" w:space="0" w:color="auto"/>
            <w:bottom w:val="none" w:sz="0" w:space="0" w:color="auto"/>
            <w:right w:val="none" w:sz="0" w:space="0" w:color="auto"/>
          </w:divBdr>
        </w:div>
        <w:div w:id="369308083">
          <w:marLeft w:val="480"/>
          <w:marRight w:val="0"/>
          <w:marTop w:val="0"/>
          <w:marBottom w:val="0"/>
          <w:divBdr>
            <w:top w:val="none" w:sz="0" w:space="0" w:color="auto"/>
            <w:left w:val="none" w:sz="0" w:space="0" w:color="auto"/>
            <w:bottom w:val="none" w:sz="0" w:space="0" w:color="auto"/>
            <w:right w:val="none" w:sz="0" w:space="0" w:color="auto"/>
          </w:divBdr>
        </w:div>
        <w:div w:id="499741210">
          <w:marLeft w:val="480"/>
          <w:marRight w:val="0"/>
          <w:marTop w:val="0"/>
          <w:marBottom w:val="0"/>
          <w:divBdr>
            <w:top w:val="none" w:sz="0" w:space="0" w:color="auto"/>
            <w:left w:val="none" w:sz="0" w:space="0" w:color="auto"/>
            <w:bottom w:val="none" w:sz="0" w:space="0" w:color="auto"/>
            <w:right w:val="none" w:sz="0" w:space="0" w:color="auto"/>
          </w:divBdr>
        </w:div>
        <w:div w:id="518936912">
          <w:marLeft w:val="480"/>
          <w:marRight w:val="0"/>
          <w:marTop w:val="0"/>
          <w:marBottom w:val="0"/>
          <w:divBdr>
            <w:top w:val="none" w:sz="0" w:space="0" w:color="auto"/>
            <w:left w:val="none" w:sz="0" w:space="0" w:color="auto"/>
            <w:bottom w:val="none" w:sz="0" w:space="0" w:color="auto"/>
            <w:right w:val="none" w:sz="0" w:space="0" w:color="auto"/>
          </w:divBdr>
        </w:div>
        <w:div w:id="592784564">
          <w:marLeft w:val="480"/>
          <w:marRight w:val="0"/>
          <w:marTop w:val="0"/>
          <w:marBottom w:val="0"/>
          <w:divBdr>
            <w:top w:val="none" w:sz="0" w:space="0" w:color="auto"/>
            <w:left w:val="none" w:sz="0" w:space="0" w:color="auto"/>
            <w:bottom w:val="none" w:sz="0" w:space="0" w:color="auto"/>
            <w:right w:val="none" w:sz="0" w:space="0" w:color="auto"/>
          </w:divBdr>
        </w:div>
        <w:div w:id="608393181">
          <w:marLeft w:val="480"/>
          <w:marRight w:val="0"/>
          <w:marTop w:val="0"/>
          <w:marBottom w:val="0"/>
          <w:divBdr>
            <w:top w:val="none" w:sz="0" w:space="0" w:color="auto"/>
            <w:left w:val="none" w:sz="0" w:space="0" w:color="auto"/>
            <w:bottom w:val="none" w:sz="0" w:space="0" w:color="auto"/>
            <w:right w:val="none" w:sz="0" w:space="0" w:color="auto"/>
          </w:divBdr>
        </w:div>
        <w:div w:id="612437830">
          <w:marLeft w:val="480"/>
          <w:marRight w:val="0"/>
          <w:marTop w:val="0"/>
          <w:marBottom w:val="0"/>
          <w:divBdr>
            <w:top w:val="none" w:sz="0" w:space="0" w:color="auto"/>
            <w:left w:val="none" w:sz="0" w:space="0" w:color="auto"/>
            <w:bottom w:val="none" w:sz="0" w:space="0" w:color="auto"/>
            <w:right w:val="none" w:sz="0" w:space="0" w:color="auto"/>
          </w:divBdr>
        </w:div>
        <w:div w:id="732242564">
          <w:marLeft w:val="480"/>
          <w:marRight w:val="0"/>
          <w:marTop w:val="0"/>
          <w:marBottom w:val="0"/>
          <w:divBdr>
            <w:top w:val="none" w:sz="0" w:space="0" w:color="auto"/>
            <w:left w:val="none" w:sz="0" w:space="0" w:color="auto"/>
            <w:bottom w:val="none" w:sz="0" w:space="0" w:color="auto"/>
            <w:right w:val="none" w:sz="0" w:space="0" w:color="auto"/>
          </w:divBdr>
        </w:div>
        <w:div w:id="821392903">
          <w:marLeft w:val="480"/>
          <w:marRight w:val="0"/>
          <w:marTop w:val="0"/>
          <w:marBottom w:val="0"/>
          <w:divBdr>
            <w:top w:val="none" w:sz="0" w:space="0" w:color="auto"/>
            <w:left w:val="none" w:sz="0" w:space="0" w:color="auto"/>
            <w:bottom w:val="none" w:sz="0" w:space="0" w:color="auto"/>
            <w:right w:val="none" w:sz="0" w:space="0" w:color="auto"/>
          </w:divBdr>
        </w:div>
        <w:div w:id="835418141">
          <w:marLeft w:val="480"/>
          <w:marRight w:val="0"/>
          <w:marTop w:val="0"/>
          <w:marBottom w:val="0"/>
          <w:divBdr>
            <w:top w:val="none" w:sz="0" w:space="0" w:color="auto"/>
            <w:left w:val="none" w:sz="0" w:space="0" w:color="auto"/>
            <w:bottom w:val="none" w:sz="0" w:space="0" w:color="auto"/>
            <w:right w:val="none" w:sz="0" w:space="0" w:color="auto"/>
          </w:divBdr>
        </w:div>
        <w:div w:id="866219164">
          <w:marLeft w:val="480"/>
          <w:marRight w:val="0"/>
          <w:marTop w:val="0"/>
          <w:marBottom w:val="0"/>
          <w:divBdr>
            <w:top w:val="none" w:sz="0" w:space="0" w:color="auto"/>
            <w:left w:val="none" w:sz="0" w:space="0" w:color="auto"/>
            <w:bottom w:val="none" w:sz="0" w:space="0" w:color="auto"/>
            <w:right w:val="none" w:sz="0" w:space="0" w:color="auto"/>
          </w:divBdr>
        </w:div>
        <w:div w:id="880435202">
          <w:marLeft w:val="480"/>
          <w:marRight w:val="0"/>
          <w:marTop w:val="0"/>
          <w:marBottom w:val="0"/>
          <w:divBdr>
            <w:top w:val="none" w:sz="0" w:space="0" w:color="auto"/>
            <w:left w:val="none" w:sz="0" w:space="0" w:color="auto"/>
            <w:bottom w:val="none" w:sz="0" w:space="0" w:color="auto"/>
            <w:right w:val="none" w:sz="0" w:space="0" w:color="auto"/>
          </w:divBdr>
        </w:div>
        <w:div w:id="912399758">
          <w:marLeft w:val="480"/>
          <w:marRight w:val="0"/>
          <w:marTop w:val="0"/>
          <w:marBottom w:val="0"/>
          <w:divBdr>
            <w:top w:val="none" w:sz="0" w:space="0" w:color="auto"/>
            <w:left w:val="none" w:sz="0" w:space="0" w:color="auto"/>
            <w:bottom w:val="none" w:sz="0" w:space="0" w:color="auto"/>
            <w:right w:val="none" w:sz="0" w:space="0" w:color="auto"/>
          </w:divBdr>
        </w:div>
        <w:div w:id="933394683">
          <w:marLeft w:val="480"/>
          <w:marRight w:val="0"/>
          <w:marTop w:val="0"/>
          <w:marBottom w:val="0"/>
          <w:divBdr>
            <w:top w:val="none" w:sz="0" w:space="0" w:color="auto"/>
            <w:left w:val="none" w:sz="0" w:space="0" w:color="auto"/>
            <w:bottom w:val="none" w:sz="0" w:space="0" w:color="auto"/>
            <w:right w:val="none" w:sz="0" w:space="0" w:color="auto"/>
          </w:divBdr>
        </w:div>
        <w:div w:id="982655743">
          <w:marLeft w:val="480"/>
          <w:marRight w:val="0"/>
          <w:marTop w:val="0"/>
          <w:marBottom w:val="0"/>
          <w:divBdr>
            <w:top w:val="none" w:sz="0" w:space="0" w:color="auto"/>
            <w:left w:val="none" w:sz="0" w:space="0" w:color="auto"/>
            <w:bottom w:val="none" w:sz="0" w:space="0" w:color="auto"/>
            <w:right w:val="none" w:sz="0" w:space="0" w:color="auto"/>
          </w:divBdr>
        </w:div>
        <w:div w:id="1014114330">
          <w:marLeft w:val="480"/>
          <w:marRight w:val="0"/>
          <w:marTop w:val="0"/>
          <w:marBottom w:val="0"/>
          <w:divBdr>
            <w:top w:val="none" w:sz="0" w:space="0" w:color="auto"/>
            <w:left w:val="none" w:sz="0" w:space="0" w:color="auto"/>
            <w:bottom w:val="none" w:sz="0" w:space="0" w:color="auto"/>
            <w:right w:val="none" w:sz="0" w:space="0" w:color="auto"/>
          </w:divBdr>
        </w:div>
        <w:div w:id="1041785955">
          <w:marLeft w:val="480"/>
          <w:marRight w:val="0"/>
          <w:marTop w:val="0"/>
          <w:marBottom w:val="0"/>
          <w:divBdr>
            <w:top w:val="none" w:sz="0" w:space="0" w:color="auto"/>
            <w:left w:val="none" w:sz="0" w:space="0" w:color="auto"/>
            <w:bottom w:val="none" w:sz="0" w:space="0" w:color="auto"/>
            <w:right w:val="none" w:sz="0" w:space="0" w:color="auto"/>
          </w:divBdr>
        </w:div>
        <w:div w:id="1185366692">
          <w:marLeft w:val="480"/>
          <w:marRight w:val="0"/>
          <w:marTop w:val="0"/>
          <w:marBottom w:val="0"/>
          <w:divBdr>
            <w:top w:val="none" w:sz="0" w:space="0" w:color="auto"/>
            <w:left w:val="none" w:sz="0" w:space="0" w:color="auto"/>
            <w:bottom w:val="none" w:sz="0" w:space="0" w:color="auto"/>
            <w:right w:val="none" w:sz="0" w:space="0" w:color="auto"/>
          </w:divBdr>
        </w:div>
        <w:div w:id="1236356055">
          <w:marLeft w:val="480"/>
          <w:marRight w:val="0"/>
          <w:marTop w:val="0"/>
          <w:marBottom w:val="0"/>
          <w:divBdr>
            <w:top w:val="none" w:sz="0" w:space="0" w:color="auto"/>
            <w:left w:val="none" w:sz="0" w:space="0" w:color="auto"/>
            <w:bottom w:val="none" w:sz="0" w:space="0" w:color="auto"/>
            <w:right w:val="none" w:sz="0" w:space="0" w:color="auto"/>
          </w:divBdr>
        </w:div>
        <w:div w:id="1274552736">
          <w:marLeft w:val="480"/>
          <w:marRight w:val="0"/>
          <w:marTop w:val="0"/>
          <w:marBottom w:val="0"/>
          <w:divBdr>
            <w:top w:val="none" w:sz="0" w:space="0" w:color="auto"/>
            <w:left w:val="none" w:sz="0" w:space="0" w:color="auto"/>
            <w:bottom w:val="none" w:sz="0" w:space="0" w:color="auto"/>
            <w:right w:val="none" w:sz="0" w:space="0" w:color="auto"/>
          </w:divBdr>
        </w:div>
        <w:div w:id="1294020150">
          <w:marLeft w:val="480"/>
          <w:marRight w:val="0"/>
          <w:marTop w:val="0"/>
          <w:marBottom w:val="0"/>
          <w:divBdr>
            <w:top w:val="none" w:sz="0" w:space="0" w:color="auto"/>
            <w:left w:val="none" w:sz="0" w:space="0" w:color="auto"/>
            <w:bottom w:val="none" w:sz="0" w:space="0" w:color="auto"/>
            <w:right w:val="none" w:sz="0" w:space="0" w:color="auto"/>
          </w:divBdr>
        </w:div>
        <w:div w:id="1336879614">
          <w:marLeft w:val="480"/>
          <w:marRight w:val="0"/>
          <w:marTop w:val="0"/>
          <w:marBottom w:val="0"/>
          <w:divBdr>
            <w:top w:val="none" w:sz="0" w:space="0" w:color="auto"/>
            <w:left w:val="none" w:sz="0" w:space="0" w:color="auto"/>
            <w:bottom w:val="none" w:sz="0" w:space="0" w:color="auto"/>
            <w:right w:val="none" w:sz="0" w:space="0" w:color="auto"/>
          </w:divBdr>
        </w:div>
        <w:div w:id="1388797282">
          <w:marLeft w:val="480"/>
          <w:marRight w:val="0"/>
          <w:marTop w:val="0"/>
          <w:marBottom w:val="0"/>
          <w:divBdr>
            <w:top w:val="none" w:sz="0" w:space="0" w:color="auto"/>
            <w:left w:val="none" w:sz="0" w:space="0" w:color="auto"/>
            <w:bottom w:val="none" w:sz="0" w:space="0" w:color="auto"/>
            <w:right w:val="none" w:sz="0" w:space="0" w:color="auto"/>
          </w:divBdr>
        </w:div>
        <w:div w:id="1415587359">
          <w:marLeft w:val="480"/>
          <w:marRight w:val="0"/>
          <w:marTop w:val="0"/>
          <w:marBottom w:val="0"/>
          <w:divBdr>
            <w:top w:val="none" w:sz="0" w:space="0" w:color="auto"/>
            <w:left w:val="none" w:sz="0" w:space="0" w:color="auto"/>
            <w:bottom w:val="none" w:sz="0" w:space="0" w:color="auto"/>
            <w:right w:val="none" w:sz="0" w:space="0" w:color="auto"/>
          </w:divBdr>
        </w:div>
        <w:div w:id="1425878742">
          <w:marLeft w:val="480"/>
          <w:marRight w:val="0"/>
          <w:marTop w:val="0"/>
          <w:marBottom w:val="0"/>
          <w:divBdr>
            <w:top w:val="none" w:sz="0" w:space="0" w:color="auto"/>
            <w:left w:val="none" w:sz="0" w:space="0" w:color="auto"/>
            <w:bottom w:val="none" w:sz="0" w:space="0" w:color="auto"/>
            <w:right w:val="none" w:sz="0" w:space="0" w:color="auto"/>
          </w:divBdr>
        </w:div>
        <w:div w:id="1472867295">
          <w:marLeft w:val="480"/>
          <w:marRight w:val="0"/>
          <w:marTop w:val="0"/>
          <w:marBottom w:val="0"/>
          <w:divBdr>
            <w:top w:val="none" w:sz="0" w:space="0" w:color="auto"/>
            <w:left w:val="none" w:sz="0" w:space="0" w:color="auto"/>
            <w:bottom w:val="none" w:sz="0" w:space="0" w:color="auto"/>
            <w:right w:val="none" w:sz="0" w:space="0" w:color="auto"/>
          </w:divBdr>
        </w:div>
        <w:div w:id="1486701288">
          <w:marLeft w:val="480"/>
          <w:marRight w:val="0"/>
          <w:marTop w:val="0"/>
          <w:marBottom w:val="0"/>
          <w:divBdr>
            <w:top w:val="none" w:sz="0" w:space="0" w:color="auto"/>
            <w:left w:val="none" w:sz="0" w:space="0" w:color="auto"/>
            <w:bottom w:val="none" w:sz="0" w:space="0" w:color="auto"/>
            <w:right w:val="none" w:sz="0" w:space="0" w:color="auto"/>
          </w:divBdr>
        </w:div>
        <w:div w:id="1532567461">
          <w:marLeft w:val="480"/>
          <w:marRight w:val="0"/>
          <w:marTop w:val="0"/>
          <w:marBottom w:val="0"/>
          <w:divBdr>
            <w:top w:val="none" w:sz="0" w:space="0" w:color="auto"/>
            <w:left w:val="none" w:sz="0" w:space="0" w:color="auto"/>
            <w:bottom w:val="none" w:sz="0" w:space="0" w:color="auto"/>
            <w:right w:val="none" w:sz="0" w:space="0" w:color="auto"/>
          </w:divBdr>
        </w:div>
        <w:div w:id="1575579606">
          <w:marLeft w:val="480"/>
          <w:marRight w:val="0"/>
          <w:marTop w:val="0"/>
          <w:marBottom w:val="0"/>
          <w:divBdr>
            <w:top w:val="none" w:sz="0" w:space="0" w:color="auto"/>
            <w:left w:val="none" w:sz="0" w:space="0" w:color="auto"/>
            <w:bottom w:val="none" w:sz="0" w:space="0" w:color="auto"/>
            <w:right w:val="none" w:sz="0" w:space="0" w:color="auto"/>
          </w:divBdr>
        </w:div>
        <w:div w:id="1576745726">
          <w:marLeft w:val="480"/>
          <w:marRight w:val="0"/>
          <w:marTop w:val="0"/>
          <w:marBottom w:val="0"/>
          <w:divBdr>
            <w:top w:val="none" w:sz="0" w:space="0" w:color="auto"/>
            <w:left w:val="none" w:sz="0" w:space="0" w:color="auto"/>
            <w:bottom w:val="none" w:sz="0" w:space="0" w:color="auto"/>
            <w:right w:val="none" w:sz="0" w:space="0" w:color="auto"/>
          </w:divBdr>
        </w:div>
        <w:div w:id="1637369273">
          <w:marLeft w:val="480"/>
          <w:marRight w:val="0"/>
          <w:marTop w:val="0"/>
          <w:marBottom w:val="0"/>
          <w:divBdr>
            <w:top w:val="none" w:sz="0" w:space="0" w:color="auto"/>
            <w:left w:val="none" w:sz="0" w:space="0" w:color="auto"/>
            <w:bottom w:val="none" w:sz="0" w:space="0" w:color="auto"/>
            <w:right w:val="none" w:sz="0" w:space="0" w:color="auto"/>
          </w:divBdr>
        </w:div>
        <w:div w:id="1758600918">
          <w:marLeft w:val="480"/>
          <w:marRight w:val="0"/>
          <w:marTop w:val="0"/>
          <w:marBottom w:val="0"/>
          <w:divBdr>
            <w:top w:val="none" w:sz="0" w:space="0" w:color="auto"/>
            <w:left w:val="none" w:sz="0" w:space="0" w:color="auto"/>
            <w:bottom w:val="none" w:sz="0" w:space="0" w:color="auto"/>
            <w:right w:val="none" w:sz="0" w:space="0" w:color="auto"/>
          </w:divBdr>
        </w:div>
        <w:div w:id="1788039868">
          <w:marLeft w:val="480"/>
          <w:marRight w:val="0"/>
          <w:marTop w:val="0"/>
          <w:marBottom w:val="0"/>
          <w:divBdr>
            <w:top w:val="none" w:sz="0" w:space="0" w:color="auto"/>
            <w:left w:val="none" w:sz="0" w:space="0" w:color="auto"/>
            <w:bottom w:val="none" w:sz="0" w:space="0" w:color="auto"/>
            <w:right w:val="none" w:sz="0" w:space="0" w:color="auto"/>
          </w:divBdr>
        </w:div>
        <w:div w:id="1791970965">
          <w:marLeft w:val="480"/>
          <w:marRight w:val="0"/>
          <w:marTop w:val="0"/>
          <w:marBottom w:val="0"/>
          <w:divBdr>
            <w:top w:val="none" w:sz="0" w:space="0" w:color="auto"/>
            <w:left w:val="none" w:sz="0" w:space="0" w:color="auto"/>
            <w:bottom w:val="none" w:sz="0" w:space="0" w:color="auto"/>
            <w:right w:val="none" w:sz="0" w:space="0" w:color="auto"/>
          </w:divBdr>
        </w:div>
        <w:div w:id="1801071261">
          <w:marLeft w:val="480"/>
          <w:marRight w:val="0"/>
          <w:marTop w:val="0"/>
          <w:marBottom w:val="0"/>
          <w:divBdr>
            <w:top w:val="none" w:sz="0" w:space="0" w:color="auto"/>
            <w:left w:val="none" w:sz="0" w:space="0" w:color="auto"/>
            <w:bottom w:val="none" w:sz="0" w:space="0" w:color="auto"/>
            <w:right w:val="none" w:sz="0" w:space="0" w:color="auto"/>
          </w:divBdr>
        </w:div>
        <w:div w:id="1877113694">
          <w:marLeft w:val="480"/>
          <w:marRight w:val="0"/>
          <w:marTop w:val="0"/>
          <w:marBottom w:val="0"/>
          <w:divBdr>
            <w:top w:val="none" w:sz="0" w:space="0" w:color="auto"/>
            <w:left w:val="none" w:sz="0" w:space="0" w:color="auto"/>
            <w:bottom w:val="none" w:sz="0" w:space="0" w:color="auto"/>
            <w:right w:val="none" w:sz="0" w:space="0" w:color="auto"/>
          </w:divBdr>
        </w:div>
        <w:div w:id="1898204074">
          <w:marLeft w:val="480"/>
          <w:marRight w:val="0"/>
          <w:marTop w:val="0"/>
          <w:marBottom w:val="0"/>
          <w:divBdr>
            <w:top w:val="none" w:sz="0" w:space="0" w:color="auto"/>
            <w:left w:val="none" w:sz="0" w:space="0" w:color="auto"/>
            <w:bottom w:val="none" w:sz="0" w:space="0" w:color="auto"/>
            <w:right w:val="none" w:sz="0" w:space="0" w:color="auto"/>
          </w:divBdr>
        </w:div>
        <w:div w:id="2004118458">
          <w:marLeft w:val="480"/>
          <w:marRight w:val="0"/>
          <w:marTop w:val="0"/>
          <w:marBottom w:val="0"/>
          <w:divBdr>
            <w:top w:val="none" w:sz="0" w:space="0" w:color="auto"/>
            <w:left w:val="none" w:sz="0" w:space="0" w:color="auto"/>
            <w:bottom w:val="none" w:sz="0" w:space="0" w:color="auto"/>
            <w:right w:val="none" w:sz="0" w:space="0" w:color="auto"/>
          </w:divBdr>
        </w:div>
        <w:div w:id="2035229645">
          <w:marLeft w:val="480"/>
          <w:marRight w:val="0"/>
          <w:marTop w:val="0"/>
          <w:marBottom w:val="0"/>
          <w:divBdr>
            <w:top w:val="none" w:sz="0" w:space="0" w:color="auto"/>
            <w:left w:val="none" w:sz="0" w:space="0" w:color="auto"/>
            <w:bottom w:val="none" w:sz="0" w:space="0" w:color="auto"/>
            <w:right w:val="none" w:sz="0" w:space="0" w:color="auto"/>
          </w:divBdr>
        </w:div>
        <w:div w:id="2046706936">
          <w:marLeft w:val="480"/>
          <w:marRight w:val="0"/>
          <w:marTop w:val="0"/>
          <w:marBottom w:val="0"/>
          <w:divBdr>
            <w:top w:val="none" w:sz="0" w:space="0" w:color="auto"/>
            <w:left w:val="none" w:sz="0" w:space="0" w:color="auto"/>
            <w:bottom w:val="none" w:sz="0" w:space="0" w:color="auto"/>
            <w:right w:val="none" w:sz="0" w:space="0" w:color="auto"/>
          </w:divBdr>
        </w:div>
        <w:div w:id="2070616047">
          <w:marLeft w:val="480"/>
          <w:marRight w:val="0"/>
          <w:marTop w:val="0"/>
          <w:marBottom w:val="0"/>
          <w:divBdr>
            <w:top w:val="none" w:sz="0" w:space="0" w:color="auto"/>
            <w:left w:val="none" w:sz="0" w:space="0" w:color="auto"/>
            <w:bottom w:val="none" w:sz="0" w:space="0" w:color="auto"/>
            <w:right w:val="none" w:sz="0" w:space="0" w:color="auto"/>
          </w:divBdr>
        </w:div>
        <w:div w:id="2130589324">
          <w:marLeft w:val="480"/>
          <w:marRight w:val="0"/>
          <w:marTop w:val="0"/>
          <w:marBottom w:val="0"/>
          <w:divBdr>
            <w:top w:val="none" w:sz="0" w:space="0" w:color="auto"/>
            <w:left w:val="none" w:sz="0" w:space="0" w:color="auto"/>
            <w:bottom w:val="none" w:sz="0" w:space="0" w:color="auto"/>
            <w:right w:val="none" w:sz="0" w:space="0" w:color="auto"/>
          </w:divBdr>
        </w:div>
      </w:divsChild>
    </w:div>
    <w:div w:id="103039527">
      <w:bodyDiv w:val="1"/>
      <w:marLeft w:val="0"/>
      <w:marRight w:val="0"/>
      <w:marTop w:val="0"/>
      <w:marBottom w:val="0"/>
      <w:divBdr>
        <w:top w:val="none" w:sz="0" w:space="0" w:color="auto"/>
        <w:left w:val="none" w:sz="0" w:space="0" w:color="auto"/>
        <w:bottom w:val="none" w:sz="0" w:space="0" w:color="auto"/>
        <w:right w:val="none" w:sz="0" w:space="0" w:color="auto"/>
      </w:divBdr>
    </w:div>
    <w:div w:id="108087536">
      <w:bodyDiv w:val="1"/>
      <w:marLeft w:val="0"/>
      <w:marRight w:val="0"/>
      <w:marTop w:val="0"/>
      <w:marBottom w:val="0"/>
      <w:divBdr>
        <w:top w:val="none" w:sz="0" w:space="0" w:color="auto"/>
        <w:left w:val="none" w:sz="0" w:space="0" w:color="auto"/>
        <w:bottom w:val="none" w:sz="0" w:space="0" w:color="auto"/>
        <w:right w:val="none" w:sz="0" w:space="0" w:color="auto"/>
      </w:divBdr>
    </w:div>
    <w:div w:id="109129980">
      <w:bodyDiv w:val="1"/>
      <w:marLeft w:val="0"/>
      <w:marRight w:val="0"/>
      <w:marTop w:val="0"/>
      <w:marBottom w:val="0"/>
      <w:divBdr>
        <w:top w:val="none" w:sz="0" w:space="0" w:color="auto"/>
        <w:left w:val="none" w:sz="0" w:space="0" w:color="auto"/>
        <w:bottom w:val="none" w:sz="0" w:space="0" w:color="auto"/>
        <w:right w:val="none" w:sz="0" w:space="0" w:color="auto"/>
      </w:divBdr>
      <w:divsChild>
        <w:div w:id="69693651">
          <w:marLeft w:val="480"/>
          <w:marRight w:val="0"/>
          <w:marTop w:val="0"/>
          <w:marBottom w:val="0"/>
          <w:divBdr>
            <w:top w:val="none" w:sz="0" w:space="0" w:color="auto"/>
            <w:left w:val="none" w:sz="0" w:space="0" w:color="auto"/>
            <w:bottom w:val="none" w:sz="0" w:space="0" w:color="auto"/>
            <w:right w:val="none" w:sz="0" w:space="0" w:color="auto"/>
          </w:divBdr>
        </w:div>
        <w:div w:id="91096947">
          <w:marLeft w:val="480"/>
          <w:marRight w:val="0"/>
          <w:marTop w:val="0"/>
          <w:marBottom w:val="0"/>
          <w:divBdr>
            <w:top w:val="none" w:sz="0" w:space="0" w:color="auto"/>
            <w:left w:val="none" w:sz="0" w:space="0" w:color="auto"/>
            <w:bottom w:val="none" w:sz="0" w:space="0" w:color="auto"/>
            <w:right w:val="none" w:sz="0" w:space="0" w:color="auto"/>
          </w:divBdr>
        </w:div>
        <w:div w:id="102305763">
          <w:marLeft w:val="480"/>
          <w:marRight w:val="0"/>
          <w:marTop w:val="0"/>
          <w:marBottom w:val="0"/>
          <w:divBdr>
            <w:top w:val="none" w:sz="0" w:space="0" w:color="auto"/>
            <w:left w:val="none" w:sz="0" w:space="0" w:color="auto"/>
            <w:bottom w:val="none" w:sz="0" w:space="0" w:color="auto"/>
            <w:right w:val="none" w:sz="0" w:space="0" w:color="auto"/>
          </w:divBdr>
        </w:div>
        <w:div w:id="142428104">
          <w:marLeft w:val="480"/>
          <w:marRight w:val="0"/>
          <w:marTop w:val="0"/>
          <w:marBottom w:val="0"/>
          <w:divBdr>
            <w:top w:val="none" w:sz="0" w:space="0" w:color="auto"/>
            <w:left w:val="none" w:sz="0" w:space="0" w:color="auto"/>
            <w:bottom w:val="none" w:sz="0" w:space="0" w:color="auto"/>
            <w:right w:val="none" w:sz="0" w:space="0" w:color="auto"/>
          </w:divBdr>
        </w:div>
        <w:div w:id="180511349">
          <w:marLeft w:val="480"/>
          <w:marRight w:val="0"/>
          <w:marTop w:val="0"/>
          <w:marBottom w:val="0"/>
          <w:divBdr>
            <w:top w:val="none" w:sz="0" w:space="0" w:color="auto"/>
            <w:left w:val="none" w:sz="0" w:space="0" w:color="auto"/>
            <w:bottom w:val="none" w:sz="0" w:space="0" w:color="auto"/>
            <w:right w:val="none" w:sz="0" w:space="0" w:color="auto"/>
          </w:divBdr>
        </w:div>
        <w:div w:id="264776153">
          <w:marLeft w:val="480"/>
          <w:marRight w:val="0"/>
          <w:marTop w:val="0"/>
          <w:marBottom w:val="0"/>
          <w:divBdr>
            <w:top w:val="none" w:sz="0" w:space="0" w:color="auto"/>
            <w:left w:val="none" w:sz="0" w:space="0" w:color="auto"/>
            <w:bottom w:val="none" w:sz="0" w:space="0" w:color="auto"/>
            <w:right w:val="none" w:sz="0" w:space="0" w:color="auto"/>
          </w:divBdr>
        </w:div>
        <w:div w:id="292909541">
          <w:marLeft w:val="480"/>
          <w:marRight w:val="0"/>
          <w:marTop w:val="0"/>
          <w:marBottom w:val="0"/>
          <w:divBdr>
            <w:top w:val="none" w:sz="0" w:space="0" w:color="auto"/>
            <w:left w:val="none" w:sz="0" w:space="0" w:color="auto"/>
            <w:bottom w:val="none" w:sz="0" w:space="0" w:color="auto"/>
            <w:right w:val="none" w:sz="0" w:space="0" w:color="auto"/>
          </w:divBdr>
        </w:div>
        <w:div w:id="370542001">
          <w:marLeft w:val="480"/>
          <w:marRight w:val="0"/>
          <w:marTop w:val="0"/>
          <w:marBottom w:val="0"/>
          <w:divBdr>
            <w:top w:val="none" w:sz="0" w:space="0" w:color="auto"/>
            <w:left w:val="none" w:sz="0" w:space="0" w:color="auto"/>
            <w:bottom w:val="none" w:sz="0" w:space="0" w:color="auto"/>
            <w:right w:val="none" w:sz="0" w:space="0" w:color="auto"/>
          </w:divBdr>
        </w:div>
        <w:div w:id="377634081">
          <w:marLeft w:val="480"/>
          <w:marRight w:val="0"/>
          <w:marTop w:val="0"/>
          <w:marBottom w:val="0"/>
          <w:divBdr>
            <w:top w:val="none" w:sz="0" w:space="0" w:color="auto"/>
            <w:left w:val="none" w:sz="0" w:space="0" w:color="auto"/>
            <w:bottom w:val="none" w:sz="0" w:space="0" w:color="auto"/>
            <w:right w:val="none" w:sz="0" w:space="0" w:color="auto"/>
          </w:divBdr>
        </w:div>
        <w:div w:id="410472719">
          <w:marLeft w:val="480"/>
          <w:marRight w:val="0"/>
          <w:marTop w:val="0"/>
          <w:marBottom w:val="0"/>
          <w:divBdr>
            <w:top w:val="none" w:sz="0" w:space="0" w:color="auto"/>
            <w:left w:val="none" w:sz="0" w:space="0" w:color="auto"/>
            <w:bottom w:val="none" w:sz="0" w:space="0" w:color="auto"/>
            <w:right w:val="none" w:sz="0" w:space="0" w:color="auto"/>
          </w:divBdr>
        </w:div>
        <w:div w:id="420880069">
          <w:marLeft w:val="480"/>
          <w:marRight w:val="0"/>
          <w:marTop w:val="0"/>
          <w:marBottom w:val="0"/>
          <w:divBdr>
            <w:top w:val="none" w:sz="0" w:space="0" w:color="auto"/>
            <w:left w:val="none" w:sz="0" w:space="0" w:color="auto"/>
            <w:bottom w:val="none" w:sz="0" w:space="0" w:color="auto"/>
            <w:right w:val="none" w:sz="0" w:space="0" w:color="auto"/>
          </w:divBdr>
        </w:div>
        <w:div w:id="458496083">
          <w:marLeft w:val="480"/>
          <w:marRight w:val="0"/>
          <w:marTop w:val="0"/>
          <w:marBottom w:val="0"/>
          <w:divBdr>
            <w:top w:val="none" w:sz="0" w:space="0" w:color="auto"/>
            <w:left w:val="none" w:sz="0" w:space="0" w:color="auto"/>
            <w:bottom w:val="none" w:sz="0" w:space="0" w:color="auto"/>
            <w:right w:val="none" w:sz="0" w:space="0" w:color="auto"/>
          </w:divBdr>
        </w:div>
        <w:div w:id="474840603">
          <w:marLeft w:val="480"/>
          <w:marRight w:val="0"/>
          <w:marTop w:val="0"/>
          <w:marBottom w:val="0"/>
          <w:divBdr>
            <w:top w:val="none" w:sz="0" w:space="0" w:color="auto"/>
            <w:left w:val="none" w:sz="0" w:space="0" w:color="auto"/>
            <w:bottom w:val="none" w:sz="0" w:space="0" w:color="auto"/>
            <w:right w:val="none" w:sz="0" w:space="0" w:color="auto"/>
          </w:divBdr>
        </w:div>
        <w:div w:id="481898276">
          <w:marLeft w:val="480"/>
          <w:marRight w:val="0"/>
          <w:marTop w:val="0"/>
          <w:marBottom w:val="0"/>
          <w:divBdr>
            <w:top w:val="none" w:sz="0" w:space="0" w:color="auto"/>
            <w:left w:val="none" w:sz="0" w:space="0" w:color="auto"/>
            <w:bottom w:val="none" w:sz="0" w:space="0" w:color="auto"/>
            <w:right w:val="none" w:sz="0" w:space="0" w:color="auto"/>
          </w:divBdr>
        </w:div>
        <w:div w:id="649672885">
          <w:marLeft w:val="480"/>
          <w:marRight w:val="0"/>
          <w:marTop w:val="0"/>
          <w:marBottom w:val="0"/>
          <w:divBdr>
            <w:top w:val="none" w:sz="0" w:space="0" w:color="auto"/>
            <w:left w:val="none" w:sz="0" w:space="0" w:color="auto"/>
            <w:bottom w:val="none" w:sz="0" w:space="0" w:color="auto"/>
            <w:right w:val="none" w:sz="0" w:space="0" w:color="auto"/>
          </w:divBdr>
        </w:div>
        <w:div w:id="667756709">
          <w:marLeft w:val="480"/>
          <w:marRight w:val="0"/>
          <w:marTop w:val="0"/>
          <w:marBottom w:val="0"/>
          <w:divBdr>
            <w:top w:val="none" w:sz="0" w:space="0" w:color="auto"/>
            <w:left w:val="none" w:sz="0" w:space="0" w:color="auto"/>
            <w:bottom w:val="none" w:sz="0" w:space="0" w:color="auto"/>
            <w:right w:val="none" w:sz="0" w:space="0" w:color="auto"/>
          </w:divBdr>
        </w:div>
        <w:div w:id="825050865">
          <w:marLeft w:val="480"/>
          <w:marRight w:val="0"/>
          <w:marTop w:val="0"/>
          <w:marBottom w:val="0"/>
          <w:divBdr>
            <w:top w:val="none" w:sz="0" w:space="0" w:color="auto"/>
            <w:left w:val="none" w:sz="0" w:space="0" w:color="auto"/>
            <w:bottom w:val="none" w:sz="0" w:space="0" w:color="auto"/>
            <w:right w:val="none" w:sz="0" w:space="0" w:color="auto"/>
          </w:divBdr>
        </w:div>
        <w:div w:id="849098796">
          <w:marLeft w:val="480"/>
          <w:marRight w:val="0"/>
          <w:marTop w:val="0"/>
          <w:marBottom w:val="0"/>
          <w:divBdr>
            <w:top w:val="none" w:sz="0" w:space="0" w:color="auto"/>
            <w:left w:val="none" w:sz="0" w:space="0" w:color="auto"/>
            <w:bottom w:val="none" w:sz="0" w:space="0" w:color="auto"/>
            <w:right w:val="none" w:sz="0" w:space="0" w:color="auto"/>
          </w:divBdr>
        </w:div>
        <w:div w:id="940069349">
          <w:marLeft w:val="480"/>
          <w:marRight w:val="0"/>
          <w:marTop w:val="0"/>
          <w:marBottom w:val="0"/>
          <w:divBdr>
            <w:top w:val="none" w:sz="0" w:space="0" w:color="auto"/>
            <w:left w:val="none" w:sz="0" w:space="0" w:color="auto"/>
            <w:bottom w:val="none" w:sz="0" w:space="0" w:color="auto"/>
            <w:right w:val="none" w:sz="0" w:space="0" w:color="auto"/>
          </w:divBdr>
        </w:div>
        <w:div w:id="1101297617">
          <w:marLeft w:val="480"/>
          <w:marRight w:val="0"/>
          <w:marTop w:val="0"/>
          <w:marBottom w:val="0"/>
          <w:divBdr>
            <w:top w:val="none" w:sz="0" w:space="0" w:color="auto"/>
            <w:left w:val="none" w:sz="0" w:space="0" w:color="auto"/>
            <w:bottom w:val="none" w:sz="0" w:space="0" w:color="auto"/>
            <w:right w:val="none" w:sz="0" w:space="0" w:color="auto"/>
          </w:divBdr>
        </w:div>
        <w:div w:id="1101529159">
          <w:marLeft w:val="480"/>
          <w:marRight w:val="0"/>
          <w:marTop w:val="0"/>
          <w:marBottom w:val="0"/>
          <w:divBdr>
            <w:top w:val="none" w:sz="0" w:space="0" w:color="auto"/>
            <w:left w:val="none" w:sz="0" w:space="0" w:color="auto"/>
            <w:bottom w:val="none" w:sz="0" w:space="0" w:color="auto"/>
            <w:right w:val="none" w:sz="0" w:space="0" w:color="auto"/>
          </w:divBdr>
        </w:div>
        <w:div w:id="1172990640">
          <w:marLeft w:val="480"/>
          <w:marRight w:val="0"/>
          <w:marTop w:val="0"/>
          <w:marBottom w:val="0"/>
          <w:divBdr>
            <w:top w:val="none" w:sz="0" w:space="0" w:color="auto"/>
            <w:left w:val="none" w:sz="0" w:space="0" w:color="auto"/>
            <w:bottom w:val="none" w:sz="0" w:space="0" w:color="auto"/>
            <w:right w:val="none" w:sz="0" w:space="0" w:color="auto"/>
          </w:divBdr>
        </w:div>
        <w:div w:id="1179661059">
          <w:marLeft w:val="480"/>
          <w:marRight w:val="0"/>
          <w:marTop w:val="0"/>
          <w:marBottom w:val="0"/>
          <w:divBdr>
            <w:top w:val="none" w:sz="0" w:space="0" w:color="auto"/>
            <w:left w:val="none" w:sz="0" w:space="0" w:color="auto"/>
            <w:bottom w:val="none" w:sz="0" w:space="0" w:color="auto"/>
            <w:right w:val="none" w:sz="0" w:space="0" w:color="auto"/>
          </w:divBdr>
        </w:div>
        <w:div w:id="1216236938">
          <w:marLeft w:val="480"/>
          <w:marRight w:val="0"/>
          <w:marTop w:val="0"/>
          <w:marBottom w:val="0"/>
          <w:divBdr>
            <w:top w:val="none" w:sz="0" w:space="0" w:color="auto"/>
            <w:left w:val="none" w:sz="0" w:space="0" w:color="auto"/>
            <w:bottom w:val="none" w:sz="0" w:space="0" w:color="auto"/>
            <w:right w:val="none" w:sz="0" w:space="0" w:color="auto"/>
          </w:divBdr>
        </w:div>
        <w:div w:id="1218736367">
          <w:marLeft w:val="480"/>
          <w:marRight w:val="0"/>
          <w:marTop w:val="0"/>
          <w:marBottom w:val="0"/>
          <w:divBdr>
            <w:top w:val="none" w:sz="0" w:space="0" w:color="auto"/>
            <w:left w:val="none" w:sz="0" w:space="0" w:color="auto"/>
            <w:bottom w:val="none" w:sz="0" w:space="0" w:color="auto"/>
            <w:right w:val="none" w:sz="0" w:space="0" w:color="auto"/>
          </w:divBdr>
        </w:div>
        <w:div w:id="1320885313">
          <w:marLeft w:val="480"/>
          <w:marRight w:val="0"/>
          <w:marTop w:val="0"/>
          <w:marBottom w:val="0"/>
          <w:divBdr>
            <w:top w:val="none" w:sz="0" w:space="0" w:color="auto"/>
            <w:left w:val="none" w:sz="0" w:space="0" w:color="auto"/>
            <w:bottom w:val="none" w:sz="0" w:space="0" w:color="auto"/>
            <w:right w:val="none" w:sz="0" w:space="0" w:color="auto"/>
          </w:divBdr>
        </w:div>
        <w:div w:id="1334989484">
          <w:marLeft w:val="480"/>
          <w:marRight w:val="0"/>
          <w:marTop w:val="0"/>
          <w:marBottom w:val="0"/>
          <w:divBdr>
            <w:top w:val="none" w:sz="0" w:space="0" w:color="auto"/>
            <w:left w:val="none" w:sz="0" w:space="0" w:color="auto"/>
            <w:bottom w:val="none" w:sz="0" w:space="0" w:color="auto"/>
            <w:right w:val="none" w:sz="0" w:space="0" w:color="auto"/>
          </w:divBdr>
        </w:div>
        <w:div w:id="1395470784">
          <w:marLeft w:val="480"/>
          <w:marRight w:val="0"/>
          <w:marTop w:val="0"/>
          <w:marBottom w:val="0"/>
          <w:divBdr>
            <w:top w:val="none" w:sz="0" w:space="0" w:color="auto"/>
            <w:left w:val="none" w:sz="0" w:space="0" w:color="auto"/>
            <w:bottom w:val="none" w:sz="0" w:space="0" w:color="auto"/>
            <w:right w:val="none" w:sz="0" w:space="0" w:color="auto"/>
          </w:divBdr>
        </w:div>
        <w:div w:id="1480147461">
          <w:marLeft w:val="480"/>
          <w:marRight w:val="0"/>
          <w:marTop w:val="0"/>
          <w:marBottom w:val="0"/>
          <w:divBdr>
            <w:top w:val="none" w:sz="0" w:space="0" w:color="auto"/>
            <w:left w:val="none" w:sz="0" w:space="0" w:color="auto"/>
            <w:bottom w:val="none" w:sz="0" w:space="0" w:color="auto"/>
            <w:right w:val="none" w:sz="0" w:space="0" w:color="auto"/>
          </w:divBdr>
        </w:div>
        <w:div w:id="1483080591">
          <w:marLeft w:val="480"/>
          <w:marRight w:val="0"/>
          <w:marTop w:val="0"/>
          <w:marBottom w:val="0"/>
          <w:divBdr>
            <w:top w:val="none" w:sz="0" w:space="0" w:color="auto"/>
            <w:left w:val="none" w:sz="0" w:space="0" w:color="auto"/>
            <w:bottom w:val="none" w:sz="0" w:space="0" w:color="auto"/>
            <w:right w:val="none" w:sz="0" w:space="0" w:color="auto"/>
          </w:divBdr>
        </w:div>
        <w:div w:id="1494494536">
          <w:marLeft w:val="480"/>
          <w:marRight w:val="0"/>
          <w:marTop w:val="0"/>
          <w:marBottom w:val="0"/>
          <w:divBdr>
            <w:top w:val="none" w:sz="0" w:space="0" w:color="auto"/>
            <w:left w:val="none" w:sz="0" w:space="0" w:color="auto"/>
            <w:bottom w:val="none" w:sz="0" w:space="0" w:color="auto"/>
            <w:right w:val="none" w:sz="0" w:space="0" w:color="auto"/>
          </w:divBdr>
        </w:div>
        <w:div w:id="1662194581">
          <w:marLeft w:val="480"/>
          <w:marRight w:val="0"/>
          <w:marTop w:val="0"/>
          <w:marBottom w:val="0"/>
          <w:divBdr>
            <w:top w:val="none" w:sz="0" w:space="0" w:color="auto"/>
            <w:left w:val="none" w:sz="0" w:space="0" w:color="auto"/>
            <w:bottom w:val="none" w:sz="0" w:space="0" w:color="auto"/>
            <w:right w:val="none" w:sz="0" w:space="0" w:color="auto"/>
          </w:divBdr>
        </w:div>
        <w:div w:id="1696690537">
          <w:marLeft w:val="480"/>
          <w:marRight w:val="0"/>
          <w:marTop w:val="0"/>
          <w:marBottom w:val="0"/>
          <w:divBdr>
            <w:top w:val="none" w:sz="0" w:space="0" w:color="auto"/>
            <w:left w:val="none" w:sz="0" w:space="0" w:color="auto"/>
            <w:bottom w:val="none" w:sz="0" w:space="0" w:color="auto"/>
            <w:right w:val="none" w:sz="0" w:space="0" w:color="auto"/>
          </w:divBdr>
        </w:div>
        <w:div w:id="1723627505">
          <w:marLeft w:val="480"/>
          <w:marRight w:val="0"/>
          <w:marTop w:val="0"/>
          <w:marBottom w:val="0"/>
          <w:divBdr>
            <w:top w:val="none" w:sz="0" w:space="0" w:color="auto"/>
            <w:left w:val="none" w:sz="0" w:space="0" w:color="auto"/>
            <w:bottom w:val="none" w:sz="0" w:space="0" w:color="auto"/>
            <w:right w:val="none" w:sz="0" w:space="0" w:color="auto"/>
          </w:divBdr>
        </w:div>
        <w:div w:id="1795059408">
          <w:marLeft w:val="480"/>
          <w:marRight w:val="0"/>
          <w:marTop w:val="0"/>
          <w:marBottom w:val="0"/>
          <w:divBdr>
            <w:top w:val="none" w:sz="0" w:space="0" w:color="auto"/>
            <w:left w:val="none" w:sz="0" w:space="0" w:color="auto"/>
            <w:bottom w:val="none" w:sz="0" w:space="0" w:color="auto"/>
            <w:right w:val="none" w:sz="0" w:space="0" w:color="auto"/>
          </w:divBdr>
        </w:div>
        <w:div w:id="1795178597">
          <w:marLeft w:val="480"/>
          <w:marRight w:val="0"/>
          <w:marTop w:val="0"/>
          <w:marBottom w:val="0"/>
          <w:divBdr>
            <w:top w:val="none" w:sz="0" w:space="0" w:color="auto"/>
            <w:left w:val="none" w:sz="0" w:space="0" w:color="auto"/>
            <w:bottom w:val="none" w:sz="0" w:space="0" w:color="auto"/>
            <w:right w:val="none" w:sz="0" w:space="0" w:color="auto"/>
          </w:divBdr>
        </w:div>
        <w:div w:id="1795782994">
          <w:marLeft w:val="480"/>
          <w:marRight w:val="0"/>
          <w:marTop w:val="0"/>
          <w:marBottom w:val="0"/>
          <w:divBdr>
            <w:top w:val="none" w:sz="0" w:space="0" w:color="auto"/>
            <w:left w:val="none" w:sz="0" w:space="0" w:color="auto"/>
            <w:bottom w:val="none" w:sz="0" w:space="0" w:color="auto"/>
            <w:right w:val="none" w:sz="0" w:space="0" w:color="auto"/>
          </w:divBdr>
        </w:div>
        <w:div w:id="1838963691">
          <w:marLeft w:val="480"/>
          <w:marRight w:val="0"/>
          <w:marTop w:val="0"/>
          <w:marBottom w:val="0"/>
          <w:divBdr>
            <w:top w:val="none" w:sz="0" w:space="0" w:color="auto"/>
            <w:left w:val="none" w:sz="0" w:space="0" w:color="auto"/>
            <w:bottom w:val="none" w:sz="0" w:space="0" w:color="auto"/>
            <w:right w:val="none" w:sz="0" w:space="0" w:color="auto"/>
          </w:divBdr>
        </w:div>
        <w:div w:id="1867863953">
          <w:marLeft w:val="480"/>
          <w:marRight w:val="0"/>
          <w:marTop w:val="0"/>
          <w:marBottom w:val="0"/>
          <w:divBdr>
            <w:top w:val="none" w:sz="0" w:space="0" w:color="auto"/>
            <w:left w:val="none" w:sz="0" w:space="0" w:color="auto"/>
            <w:bottom w:val="none" w:sz="0" w:space="0" w:color="auto"/>
            <w:right w:val="none" w:sz="0" w:space="0" w:color="auto"/>
          </w:divBdr>
        </w:div>
        <w:div w:id="2004509513">
          <w:marLeft w:val="480"/>
          <w:marRight w:val="0"/>
          <w:marTop w:val="0"/>
          <w:marBottom w:val="0"/>
          <w:divBdr>
            <w:top w:val="none" w:sz="0" w:space="0" w:color="auto"/>
            <w:left w:val="none" w:sz="0" w:space="0" w:color="auto"/>
            <w:bottom w:val="none" w:sz="0" w:space="0" w:color="auto"/>
            <w:right w:val="none" w:sz="0" w:space="0" w:color="auto"/>
          </w:divBdr>
        </w:div>
        <w:div w:id="2022857038">
          <w:marLeft w:val="480"/>
          <w:marRight w:val="0"/>
          <w:marTop w:val="0"/>
          <w:marBottom w:val="0"/>
          <w:divBdr>
            <w:top w:val="none" w:sz="0" w:space="0" w:color="auto"/>
            <w:left w:val="none" w:sz="0" w:space="0" w:color="auto"/>
            <w:bottom w:val="none" w:sz="0" w:space="0" w:color="auto"/>
            <w:right w:val="none" w:sz="0" w:space="0" w:color="auto"/>
          </w:divBdr>
        </w:div>
        <w:div w:id="2026979818">
          <w:marLeft w:val="480"/>
          <w:marRight w:val="0"/>
          <w:marTop w:val="0"/>
          <w:marBottom w:val="0"/>
          <w:divBdr>
            <w:top w:val="none" w:sz="0" w:space="0" w:color="auto"/>
            <w:left w:val="none" w:sz="0" w:space="0" w:color="auto"/>
            <w:bottom w:val="none" w:sz="0" w:space="0" w:color="auto"/>
            <w:right w:val="none" w:sz="0" w:space="0" w:color="auto"/>
          </w:divBdr>
        </w:div>
        <w:div w:id="2049992247">
          <w:marLeft w:val="480"/>
          <w:marRight w:val="0"/>
          <w:marTop w:val="0"/>
          <w:marBottom w:val="0"/>
          <w:divBdr>
            <w:top w:val="none" w:sz="0" w:space="0" w:color="auto"/>
            <w:left w:val="none" w:sz="0" w:space="0" w:color="auto"/>
            <w:bottom w:val="none" w:sz="0" w:space="0" w:color="auto"/>
            <w:right w:val="none" w:sz="0" w:space="0" w:color="auto"/>
          </w:divBdr>
        </w:div>
      </w:divsChild>
    </w:div>
    <w:div w:id="113717820">
      <w:bodyDiv w:val="1"/>
      <w:marLeft w:val="0"/>
      <w:marRight w:val="0"/>
      <w:marTop w:val="0"/>
      <w:marBottom w:val="0"/>
      <w:divBdr>
        <w:top w:val="none" w:sz="0" w:space="0" w:color="auto"/>
        <w:left w:val="none" w:sz="0" w:space="0" w:color="auto"/>
        <w:bottom w:val="none" w:sz="0" w:space="0" w:color="auto"/>
        <w:right w:val="none" w:sz="0" w:space="0" w:color="auto"/>
      </w:divBdr>
    </w:div>
    <w:div w:id="115486215">
      <w:bodyDiv w:val="1"/>
      <w:marLeft w:val="0"/>
      <w:marRight w:val="0"/>
      <w:marTop w:val="0"/>
      <w:marBottom w:val="0"/>
      <w:divBdr>
        <w:top w:val="none" w:sz="0" w:space="0" w:color="auto"/>
        <w:left w:val="none" w:sz="0" w:space="0" w:color="auto"/>
        <w:bottom w:val="none" w:sz="0" w:space="0" w:color="auto"/>
        <w:right w:val="none" w:sz="0" w:space="0" w:color="auto"/>
      </w:divBdr>
    </w:div>
    <w:div w:id="116535022">
      <w:bodyDiv w:val="1"/>
      <w:marLeft w:val="0"/>
      <w:marRight w:val="0"/>
      <w:marTop w:val="0"/>
      <w:marBottom w:val="0"/>
      <w:divBdr>
        <w:top w:val="none" w:sz="0" w:space="0" w:color="auto"/>
        <w:left w:val="none" w:sz="0" w:space="0" w:color="auto"/>
        <w:bottom w:val="none" w:sz="0" w:space="0" w:color="auto"/>
        <w:right w:val="none" w:sz="0" w:space="0" w:color="auto"/>
      </w:divBdr>
    </w:div>
    <w:div w:id="118842292">
      <w:bodyDiv w:val="1"/>
      <w:marLeft w:val="0"/>
      <w:marRight w:val="0"/>
      <w:marTop w:val="0"/>
      <w:marBottom w:val="0"/>
      <w:divBdr>
        <w:top w:val="none" w:sz="0" w:space="0" w:color="auto"/>
        <w:left w:val="none" w:sz="0" w:space="0" w:color="auto"/>
        <w:bottom w:val="none" w:sz="0" w:space="0" w:color="auto"/>
        <w:right w:val="none" w:sz="0" w:space="0" w:color="auto"/>
      </w:divBdr>
    </w:div>
    <w:div w:id="120996003">
      <w:bodyDiv w:val="1"/>
      <w:marLeft w:val="0"/>
      <w:marRight w:val="0"/>
      <w:marTop w:val="0"/>
      <w:marBottom w:val="0"/>
      <w:divBdr>
        <w:top w:val="none" w:sz="0" w:space="0" w:color="auto"/>
        <w:left w:val="none" w:sz="0" w:space="0" w:color="auto"/>
        <w:bottom w:val="none" w:sz="0" w:space="0" w:color="auto"/>
        <w:right w:val="none" w:sz="0" w:space="0" w:color="auto"/>
      </w:divBdr>
    </w:div>
    <w:div w:id="122118803">
      <w:bodyDiv w:val="1"/>
      <w:marLeft w:val="0"/>
      <w:marRight w:val="0"/>
      <w:marTop w:val="0"/>
      <w:marBottom w:val="0"/>
      <w:divBdr>
        <w:top w:val="none" w:sz="0" w:space="0" w:color="auto"/>
        <w:left w:val="none" w:sz="0" w:space="0" w:color="auto"/>
        <w:bottom w:val="none" w:sz="0" w:space="0" w:color="auto"/>
        <w:right w:val="none" w:sz="0" w:space="0" w:color="auto"/>
      </w:divBdr>
    </w:div>
    <w:div w:id="129176850">
      <w:bodyDiv w:val="1"/>
      <w:marLeft w:val="0"/>
      <w:marRight w:val="0"/>
      <w:marTop w:val="0"/>
      <w:marBottom w:val="0"/>
      <w:divBdr>
        <w:top w:val="none" w:sz="0" w:space="0" w:color="auto"/>
        <w:left w:val="none" w:sz="0" w:space="0" w:color="auto"/>
        <w:bottom w:val="none" w:sz="0" w:space="0" w:color="auto"/>
        <w:right w:val="none" w:sz="0" w:space="0" w:color="auto"/>
      </w:divBdr>
    </w:div>
    <w:div w:id="132020266">
      <w:bodyDiv w:val="1"/>
      <w:marLeft w:val="0"/>
      <w:marRight w:val="0"/>
      <w:marTop w:val="0"/>
      <w:marBottom w:val="0"/>
      <w:divBdr>
        <w:top w:val="none" w:sz="0" w:space="0" w:color="auto"/>
        <w:left w:val="none" w:sz="0" w:space="0" w:color="auto"/>
        <w:bottom w:val="none" w:sz="0" w:space="0" w:color="auto"/>
        <w:right w:val="none" w:sz="0" w:space="0" w:color="auto"/>
      </w:divBdr>
    </w:div>
    <w:div w:id="133110163">
      <w:bodyDiv w:val="1"/>
      <w:marLeft w:val="0"/>
      <w:marRight w:val="0"/>
      <w:marTop w:val="0"/>
      <w:marBottom w:val="0"/>
      <w:divBdr>
        <w:top w:val="none" w:sz="0" w:space="0" w:color="auto"/>
        <w:left w:val="none" w:sz="0" w:space="0" w:color="auto"/>
        <w:bottom w:val="none" w:sz="0" w:space="0" w:color="auto"/>
        <w:right w:val="none" w:sz="0" w:space="0" w:color="auto"/>
      </w:divBdr>
    </w:div>
    <w:div w:id="145705573">
      <w:bodyDiv w:val="1"/>
      <w:marLeft w:val="0"/>
      <w:marRight w:val="0"/>
      <w:marTop w:val="0"/>
      <w:marBottom w:val="0"/>
      <w:divBdr>
        <w:top w:val="none" w:sz="0" w:space="0" w:color="auto"/>
        <w:left w:val="none" w:sz="0" w:space="0" w:color="auto"/>
        <w:bottom w:val="none" w:sz="0" w:space="0" w:color="auto"/>
        <w:right w:val="none" w:sz="0" w:space="0" w:color="auto"/>
      </w:divBdr>
    </w:div>
    <w:div w:id="145896034">
      <w:bodyDiv w:val="1"/>
      <w:marLeft w:val="0"/>
      <w:marRight w:val="0"/>
      <w:marTop w:val="0"/>
      <w:marBottom w:val="0"/>
      <w:divBdr>
        <w:top w:val="none" w:sz="0" w:space="0" w:color="auto"/>
        <w:left w:val="none" w:sz="0" w:space="0" w:color="auto"/>
        <w:bottom w:val="none" w:sz="0" w:space="0" w:color="auto"/>
        <w:right w:val="none" w:sz="0" w:space="0" w:color="auto"/>
      </w:divBdr>
    </w:div>
    <w:div w:id="146480423">
      <w:bodyDiv w:val="1"/>
      <w:marLeft w:val="0"/>
      <w:marRight w:val="0"/>
      <w:marTop w:val="0"/>
      <w:marBottom w:val="0"/>
      <w:divBdr>
        <w:top w:val="none" w:sz="0" w:space="0" w:color="auto"/>
        <w:left w:val="none" w:sz="0" w:space="0" w:color="auto"/>
        <w:bottom w:val="none" w:sz="0" w:space="0" w:color="auto"/>
        <w:right w:val="none" w:sz="0" w:space="0" w:color="auto"/>
      </w:divBdr>
    </w:div>
    <w:div w:id="147789086">
      <w:bodyDiv w:val="1"/>
      <w:marLeft w:val="0"/>
      <w:marRight w:val="0"/>
      <w:marTop w:val="0"/>
      <w:marBottom w:val="0"/>
      <w:divBdr>
        <w:top w:val="none" w:sz="0" w:space="0" w:color="auto"/>
        <w:left w:val="none" w:sz="0" w:space="0" w:color="auto"/>
        <w:bottom w:val="none" w:sz="0" w:space="0" w:color="auto"/>
        <w:right w:val="none" w:sz="0" w:space="0" w:color="auto"/>
      </w:divBdr>
      <w:divsChild>
        <w:div w:id="93786539">
          <w:marLeft w:val="480"/>
          <w:marRight w:val="0"/>
          <w:marTop w:val="0"/>
          <w:marBottom w:val="0"/>
          <w:divBdr>
            <w:top w:val="none" w:sz="0" w:space="0" w:color="auto"/>
            <w:left w:val="none" w:sz="0" w:space="0" w:color="auto"/>
            <w:bottom w:val="none" w:sz="0" w:space="0" w:color="auto"/>
            <w:right w:val="none" w:sz="0" w:space="0" w:color="auto"/>
          </w:divBdr>
        </w:div>
        <w:div w:id="99767582">
          <w:marLeft w:val="480"/>
          <w:marRight w:val="0"/>
          <w:marTop w:val="0"/>
          <w:marBottom w:val="0"/>
          <w:divBdr>
            <w:top w:val="none" w:sz="0" w:space="0" w:color="auto"/>
            <w:left w:val="none" w:sz="0" w:space="0" w:color="auto"/>
            <w:bottom w:val="none" w:sz="0" w:space="0" w:color="auto"/>
            <w:right w:val="none" w:sz="0" w:space="0" w:color="auto"/>
          </w:divBdr>
        </w:div>
        <w:div w:id="144320018">
          <w:marLeft w:val="480"/>
          <w:marRight w:val="0"/>
          <w:marTop w:val="0"/>
          <w:marBottom w:val="0"/>
          <w:divBdr>
            <w:top w:val="none" w:sz="0" w:space="0" w:color="auto"/>
            <w:left w:val="none" w:sz="0" w:space="0" w:color="auto"/>
            <w:bottom w:val="none" w:sz="0" w:space="0" w:color="auto"/>
            <w:right w:val="none" w:sz="0" w:space="0" w:color="auto"/>
          </w:divBdr>
        </w:div>
        <w:div w:id="214898109">
          <w:marLeft w:val="480"/>
          <w:marRight w:val="0"/>
          <w:marTop w:val="0"/>
          <w:marBottom w:val="0"/>
          <w:divBdr>
            <w:top w:val="none" w:sz="0" w:space="0" w:color="auto"/>
            <w:left w:val="none" w:sz="0" w:space="0" w:color="auto"/>
            <w:bottom w:val="none" w:sz="0" w:space="0" w:color="auto"/>
            <w:right w:val="none" w:sz="0" w:space="0" w:color="auto"/>
          </w:divBdr>
        </w:div>
        <w:div w:id="277296198">
          <w:marLeft w:val="480"/>
          <w:marRight w:val="0"/>
          <w:marTop w:val="0"/>
          <w:marBottom w:val="0"/>
          <w:divBdr>
            <w:top w:val="none" w:sz="0" w:space="0" w:color="auto"/>
            <w:left w:val="none" w:sz="0" w:space="0" w:color="auto"/>
            <w:bottom w:val="none" w:sz="0" w:space="0" w:color="auto"/>
            <w:right w:val="none" w:sz="0" w:space="0" w:color="auto"/>
          </w:divBdr>
        </w:div>
        <w:div w:id="304624718">
          <w:marLeft w:val="480"/>
          <w:marRight w:val="0"/>
          <w:marTop w:val="0"/>
          <w:marBottom w:val="0"/>
          <w:divBdr>
            <w:top w:val="none" w:sz="0" w:space="0" w:color="auto"/>
            <w:left w:val="none" w:sz="0" w:space="0" w:color="auto"/>
            <w:bottom w:val="none" w:sz="0" w:space="0" w:color="auto"/>
            <w:right w:val="none" w:sz="0" w:space="0" w:color="auto"/>
          </w:divBdr>
        </w:div>
        <w:div w:id="317539901">
          <w:marLeft w:val="480"/>
          <w:marRight w:val="0"/>
          <w:marTop w:val="0"/>
          <w:marBottom w:val="0"/>
          <w:divBdr>
            <w:top w:val="none" w:sz="0" w:space="0" w:color="auto"/>
            <w:left w:val="none" w:sz="0" w:space="0" w:color="auto"/>
            <w:bottom w:val="none" w:sz="0" w:space="0" w:color="auto"/>
            <w:right w:val="none" w:sz="0" w:space="0" w:color="auto"/>
          </w:divBdr>
        </w:div>
        <w:div w:id="325207375">
          <w:marLeft w:val="480"/>
          <w:marRight w:val="0"/>
          <w:marTop w:val="0"/>
          <w:marBottom w:val="0"/>
          <w:divBdr>
            <w:top w:val="none" w:sz="0" w:space="0" w:color="auto"/>
            <w:left w:val="none" w:sz="0" w:space="0" w:color="auto"/>
            <w:bottom w:val="none" w:sz="0" w:space="0" w:color="auto"/>
            <w:right w:val="none" w:sz="0" w:space="0" w:color="auto"/>
          </w:divBdr>
        </w:div>
        <w:div w:id="346294925">
          <w:marLeft w:val="480"/>
          <w:marRight w:val="0"/>
          <w:marTop w:val="0"/>
          <w:marBottom w:val="0"/>
          <w:divBdr>
            <w:top w:val="none" w:sz="0" w:space="0" w:color="auto"/>
            <w:left w:val="none" w:sz="0" w:space="0" w:color="auto"/>
            <w:bottom w:val="none" w:sz="0" w:space="0" w:color="auto"/>
            <w:right w:val="none" w:sz="0" w:space="0" w:color="auto"/>
          </w:divBdr>
        </w:div>
        <w:div w:id="346567157">
          <w:marLeft w:val="480"/>
          <w:marRight w:val="0"/>
          <w:marTop w:val="0"/>
          <w:marBottom w:val="0"/>
          <w:divBdr>
            <w:top w:val="none" w:sz="0" w:space="0" w:color="auto"/>
            <w:left w:val="none" w:sz="0" w:space="0" w:color="auto"/>
            <w:bottom w:val="none" w:sz="0" w:space="0" w:color="auto"/>
            <w:right w:val="none" w:sz="0" w:space="0" w:color="auto"/>
          </w:divBdr>
        </w:div>
        <w:div w:id="414935228">
          <w:marLeft w:val="480"/>
          <w:marRight w:val="0"/>
          <w:marTop w:val="0"/>
          <w:marBottom w:val="0"/>
          <w:divBdr>
            <w:top w:val="none" w:sz="0" w:space="0" w:color="auto"/>
            <w:left w:val="none" w:sz="0" w:space="0" w:color="auto"/>
            <w:bottom w:val="none" w:sz="0" w:space="0" w:color="auto"/>
            <w:right w:val="none" w:sz="0" w:space="0" w:color="auto"/>
          </w:divBdr>
        </w:div>
        <w:div w:id="541482502">
          <w:marLeft w:val="480"/>
          <w:marRight w:val="0"/>
          <w:marTop w:val="0"/>
          <w:marBottom w:val="0"/>
          <w:divBdr>
            <w:top w:val="none" w:sz="0" w:space="0" w:color="auto"/>
            <w:left w:val="none" w:sz="0" w:space="0" w:color="auto"/>
            <w:bottom w:val="none" w:sz="0" w:space="0" w:color="auto"/>
            <w:right w:val="none" w:sz="0" w:space="0" w:color="auto"/>
          </w:divBdr>
        </w:div>
        <w:div w:id="585651709">
          <w:marLeft w:val="480"/>
          <w:marRight w:val="0"/>
          <w:marTop w:val="0"/>
          <w:marBottom w:val="0"/>
          <w:divBdr>
            <w:top w:val="none" w:sz="0" w:space="0" w:color="auto"/>
            <w:left w:val="none" w:sz="0" w:space="0" w:color="auto"/>
            <w:bottom w:val="none" w:sz="0" w:space="0" w:color="auto"/>
            <w:right w:val="none" w:sz="0" w:space="0" w:color="auto"/>
          </w:divBdr>
        </w:div>
        <w:div w:id="605963844">
          <w:marLeft w:val="480"/>
          <w:marRight w:val="0"/>
          <w:marTop w:val="0"/>
          <w:marBottom w:val="0"/>
          <w:divBdr>
            <w:top w:val="none" w:sz="0" w:space="0" w:color="auto"/>
            <w:left w:val="none" w:sz="0" w:space="0" w:color="auto"/>
            <w:bottom w:val="none" w:sz="0" w:space="0" w:color="auto"/>
            <w:right w:val="none" w:sz="0" w:space="0" w:color="auto"/>
          </w:divBdr>
        </w:div>
        <w:div w:id="676157221">
          <w:marLeft w:val="480"/>
          <w:marRight w:val="0"/>
          <w:marTop w:val="0"/>
          <w:marBottom w:val="0"/>
          <w:divBdr>
            <w:top w:val="none" w:sz="0" w:space="0" w:color="auto"/>
            <w:left w:val="none" w:sz="0" w:space="0" w:color="auto"/>
            <w:bottom w:val="none" w:sz="0" w:space="0" w:color="auto"/>
            <w:right w:val="none" w:sz="0" w:space="0" w:color="auto"/>
          </w:divBdr>
        </w:div>
        <w:div w:id="689064518">
          <w:marLeft w:val="480"/>
          <w:marRight w:val="0"/>
          <w:marTop w:val="0"/>
          <w:marBottom w:val="0"/>
          <w:divBdr>
            <w:top w:val="none" w:sz="0" w:space="0" w:color="auto"/>
            <w:left w:val="none" w:sz="0" w:space="0" w:color="auto"/>
            <w:bottom w:val="none" w:sz="0" w:space="0" w:color="auto"/>
            <w:right w:val="none" w:sz="0" w:space="0" w:color="auto"/>
          </w:divBdr>
        </w:div>
        <w:div w:id="691612580">
          <w:marLeft w:val="480"/>
          <w:marRight w:val="0"/>
          <w:marTop w:val="0"/>
          <w:marBottom w:val="0"/>
          <w:divBdr>
            <w:top w:val="none" w:sz="0" w:space="0" w:color="auto"/>
            <w:left w:val="none" w:sz="0" w:space="0" w:color="auto"/>
            <w:bottom w:val="none" w:sz="0" w:space="0" w:color="auto"/>
            <w:right w:val="none" w:sz="0" w:space="0" w:color="auto"/>
          </w:divBdr>
        </w:div>
        <w:div w:id="737362492">
          <w:marLeft w:val="480"/>
          <w:marRight w:val="0"/>
          <w:marTop w:val="0"/>
          <w:marBottom w:val="0"/>
          <w:divBdr>
            <w:top w:val="none" w:sz="0" w:space="0" w:color="auto"/>
            <w:left w:val="none" w:sz="0" w:space="0" w:color="auto"/>
            <w:bottom w:val="none" w:sz="0" w:space="0" w:color="auto"/>
            <w:right w:val="none" w:sz="0" w:space="0" w:color="auto"/>
          </w:divBdr>
        </w:div>
        <w:div w:id="756750448">
          <w:marLeft w:val="480"/>
          <w:marRight w:val="0"/>
          <w:marTop w:val="0"/>
          <w:marBottom w:val="0"/>
          <w:divBdr>
            <w:top w:val="none" w:sz="0" w:space="0" w:color="auto"/>
            <w:left w:val="none" w:sz="0" w:space="0" w:color="auto"/>
            <w:bottom w:val="none" w:sz="0" w:space="0" w:color="auto"/>
            <w:right w:val="none" w:sz="0" w:space="0" w:color="auto"/>
          </w:divBdr>
        </w:div>
        <w:div w:id="829710147">
          <w:marLeft w:val="480"/>
          <w:marRight w:val="0"/>
          <w:marTop w:val="0"/>
          <w:marBottom w:val="0"/>
          <w:divBdr>
            <w:top w:val="none" w:sz="0" w:space="0" w:color="auto"/>
            <w:left w:val="none" w:sz="0" w:space="0" w:color="auto"/>
            <w:bottom w:val="none" w:sz="0" w:space="0" w:color="auto"/>
            <w:right w:val="none" w:sz="0" w:space="0" w:color="auto"/>
          </w:divBdr>
        </w:div>
        <w:div w:id="842011548">
          <w:marLeft w:val="480"/>
          <w:marRight w:val="0"/>
          <w:marTop w:val="0"/>
          <w:marBottom w:val="0"/>
          <w:divBdr>
            <w:top w:val="none" w:sz="0" w:space="0" w:color="auto"/>
            <w:left w:val="none" w:sz="0" w:space="0" w:color="auto"/>
            <w:bottom w:val="none" w:sz="0" w:space="0" w:color="auto"/>
            <w:right w:val="none" w:sz="0" w:space="0" w:color="auto"/>
          </w:divBdr>
        </w:div>
        <w:div w:id="976764442">
          <w:marLeft w:val="480"/>
          <w:marRight w:val="0"/>
          <w:marTop w:val="0"/>
          <w:marBottom w:val="0"/>
          <w:divBdr>
            <w:top w:val="none" w:sz="0" w:space="0" w:color="auto"/>
            <w:left w:val="none" w:sz="0" w:space="0" w:color="auto"/>
            <w:bottom w:val="none" w:sz="0" w:space="0" w:color="auto"/>
            <w:right w:val="none" w:sz="0" w:space="0" w:color="auto"/>
          </w:divBdr>
        </w:div>
        <w:div w:id="1059211332">
          <w:marLeft w:val="480"/>
          <w:marRight w:val="0"/>
          <w:marTop w:val="0"/>
          <w:marBottom w:val="0"/>
          <w:divBdr>
            <w:top w:val="none" w:sz="0" w:space="0" w:color="auto"/>
            <w:left w:val="none" w:sz="0" w:space="0" w:color="auto"/>
            <w:bottom w:val="none" w:sz="0" w:space="0" w:color="auto"/>
            <w:right w:val="none" w:sz="0" w:space="0" w:color="auto"/>
          </w:divBdr>
        </w:div>
        <w:div w:id="1130826213">
          <w:marLeft w:val="480"/>
          <w:marRight w:val="0"/>
          <w:marTop w:val="0"/>
          <w:marBottom w:val="0"/>
          <w:divBdr>
            <w:top w:val="none" w:sz="0" w:space="0" w:color="auto"/>
            <w:left w:val="none" w:sz="0" w:space="0" w:color="auto"/>
            <w:bottom w:val="none" w:sz="0" w:space="0" w:color="auto"/>
            <w:right w:val="none" w:sz="0" w:space="0" w:color="auto"/>
          </w:divBdr>
        </w:div>
        <w:div w:id="1155950960">
          <w:marLeft w:val="480"/>
          <w:marRight w:val="0"/>
          <w:marTop w:val="0"/>
          <w:marBottom w:val="0"/>
          <w:divBdr>
            <w:top w:val="none" w:sz="0" w:space="0" w:color="auto"/>
            <w:left w:val="none" w:sz="0" w:space="0" w:color="auto"/>
            <w:bottom w:val="none" w:sz="0" w:space="0" w:color="auto"/>
            <w:right w:val="none" w:sz="0" w:space="0" w:color="auto"/>
          </w:divBdr>
        </w:div>
        <w:div w:id="1203907138">
          <w:marLeft w:val="480"/>
          <w:marRight w:val="0"/>
          <w:marTop w:val="0"/>
          <w:marBottom w:val="0"/>
          <w:divBdr>
            <w:top w:val="none" w:sz="0" w:space="0" w:color="auto"/>
            <w:left w:val="none" w:sz="0" w:space="0" w:color="auto"/>
            <w:bottom w:val="none" w:sz="0" w:space="0" w:color="auto"/>
            <w:right w:val="none" w:sz="0" w:space="0" w:color="auto"/>
          </w:divBdr>
        </w:div>
        <w:div w:id="1207991490">
          <w:marLeft w:val="480"/>
          <w:marRight w:val="0"/>
          <w:marTop w:val="0"/>
          <w:marBottom w:val="0"/>
          <w:divBdr>
            <w:top w:val="none" w:sz="0" w:space="0" w:color="auto"/>
            <w:left w:val="none" w:sz="0" w:space="0" w:color="auto"/>
            <w:bottom w:val="none" w:sz="0" w:space="0" w:color="auto"/>
            <w:right w:val="none" w:sz="0" w:space="0" w:color="auto"/>
          </w:divBdr>
        </w:div>
        <w:div w:id="1208104310">
          <w:marLeft w:val="480"/>
          <w:marRight w:val="0"/>
          <w:marTop w:val="0"/>
          <w:marBottom w:val="0"/>
          <w:divBdr>
            <w:top w:val="none" w:sz="0" w:space="0" w:color="auto"/>
            <w:left w:val="none" w:sz="0" w:space="0" w:color="auto"/>
            <w:bottom w:val="none" w:sz="0" w:space="0" w:color="auto"/>
            <w:right w:val="none" w:sz="0" w:space="0" w:color="auto"/>
          </w:divBdr>
        </w:div>
        <w:div w:id="1222445211">
          <w:marLeft w:val="480"/>
          <w:marRight w:val="0"/>
          <w:marTop w:val="0"/>
          <w:marBottom w:val="0"/>
          <w:divBdr>
            <w:top w:val="none" w:sz="0" w:space="0" w:color="auto"/>
            <w:left w:val="none" w:sz="0" w:space="0" w:color="auto"/>
            <w:bottom w:val="none" w:sz="0" w:space="0" w:color="auto"/>
            <w:right w:val="none" w:sz="0" w:space="0" w:color="auto"/>
          </w:divBdr>
        </w:div>
        <w:div w:id="1275482881">
          <w:marLeft w:val="480"/>
          <w:marRight w:val="0"/>
          <w:marTop w:val="0"/>
          <w:marBottom w:val="0"/>
          <w:divBdr>
            <w:top w:val="none" w:sz="0" w:space="0" w:color="auto"/>
            <w:left w:val="none" w:sz="0" w:space="0" w:color="auto"/>
            <w:bottom w:val="none" w:sz="0" w:space="0" w:color="auto"/>
            <w:right w:val="none" w:sz="0" w:space="0" w:color="auto"/>
          </w:divBdr>
        </w:div>
        <w:div w:id="1324704043">
          <w:marLeft w:val="480"/>
          <w:marRight w:val="0"/>
          <w:marTop w:val="0"/>
          <w:marBottom w:val="0"/>
          <w:divBdr>
            <w:top w:val="none" w:sz="0" w:space="0" w:color="auto"/>
            <w:left w:val="none" w:sz="0" w:space="0" w:color="auto"/>
            <w:bottom w:val="none" w:sz="0" w:space="0" w:color="auto"/>
            <w:right w:val="none" w:sz="0" w:space="0" w:color="auto"/>
          </w:divBdr>
        </w:div>
        <w:div w:id="1332680234">
          <w:marLeft w:val="480"/>
          <w:marRight w:val="0"/>
          <w:marTop w:val="0"/>
          <w:marBottom w:val="0"/>
          <w:divBdr>
            <w:top w:val="none" w:sz="0" w:space="0" w:color="auto"/>
            <w:left w:val="none" w:sz="0" w:space="0" w:color="auto"/>
            <w:bottom w:val="none" w:sz="0" w:space="0" w:color="auto"/>
            <w:right w:val="none" w:sz="0" w:space="0" w:color="auto"/>
          </w:divBdr>
        </w:div>
        <w:div w:id="1404597806">
          <w:marLeft w:val="480"/>
          <w:marRight w:val="0"/>
          <w:marTop w:val="0"/>
          <w:marBottom w:val="0"/>
          <w:divBdr>
            <w:top w:val="none" w:sz="0" w:space="0" w:color="auto"/>
            <w:left w:val="none" w:sz="0" w:space="0" w:color="auto"/>
            <w:bottom w:val="none" w:sz="0" w:space="0" w:color="auto"/>
            <w:right w:val="none" w:sz="0" w:space="0" w:color="auto"/>
          </w:divBdr>
        </w:div>
        <w:div w:id="1429229773">
          <w:marLeft w:val="480"/>
          <w:marRight w:val="0"/>
          <w:marTop w:val="0"/>
          <w:marBottom w:val="0"/>
          <w:divBdr>
            <w:top w:val="none" w:sz="0" w:space="0" w:color="auto"/>
            <w:left w:val="none" w:sz="0" w:space="0" w:color="auto"/>
            <w:bottom w:val="none" w:sz="0" w:space="0" w:color="auto"/>
            <w:right w:val="none" w:sz="0" w:space="0" w:color="auto"/>
          </w:divBdr>
        </w:div>
        <w:div w:id="1442796509">
          <w:marLeft w:val="480"/>
          <w:marRight w:val="0"/>
          <w:marTop w:val="0"/>
          <w:marBottom w:val="0"/>
          <w:divBdr>
            <w:top w:val="none" w:sz="0" w:space="0" w:color="auto"/>
            <w:left w:val="none" w:sz="0" w:space="0" w:color="auto"/>
            <w:bottom w:val="none" w:sz="0" w:space="0" w:color="auto"/>
            <w:right w:val="none" w:sz="0" w:space="0" w:color="auto"/>
          </w:divBdr>
        </w:div>
        <w:div w:id="1446659205">
          <w:marLeft w:val="480"/>
          <w:marRight w:val="0"/>
          <w:marTop w:val="0"/>
          <w:marBottom w:val="0"/>
          <w:divBdr>
            <w:top w:val="none" w:sz="0" w:space="0" w:color="auto"/>
            <w:left w:val="none" w:sz="0" w:space="0" w:color="auto"/>
            <w:bottom w:val="none" w:sz="0" w:space="0" w:color="auto"/>
            <w:right w:val="none" w:sz="0" w:space="0" w:color="auto"/>
          </w:divBdr>
        </w:div>
        <w:div w:id="1522547021">
          <w:marLeft w:val="480"/>
          <w:marRight w:val="0"/>
          <w:marTop w:val="0"/>
          <w:marBottom w:val="0"/>
          <w:divBdr>
            <w:top w:val="none" w:sz="0" w:space="0" w:color="auto"/>
            <w:left w:val="none" w:sz="0" w:space="0" w:color="auto"/>
            <w:bottom w:val="none" w:sz="0" w:space="0" w:color="auto"/>
            <w:right w:val="none" w:sz="0" w:space="0" w:color="auto"/>
          </w:divBdr>
        </w:div>
        <w:div w:id="1546794659">
          <w:marLeft w:val="480"/>
          <w:marRight w:val="0"/>
          <w:marTop w:val="0"/>
          <w:marBottom w:val="0"/>
          <w:divBdr>
            <w:top w:val="none" w:sz="0" w:space="0" w:color="auto"/>
            <w:left w:val="none" w:sz="0" w:space="0" w:color="auto"/>
            <w:bottom w:val="none" w:sz="0" w:space="0" w:color="auto"/>
            <w:right w:val="none" w:sz="0" w:space="0" w:color="auto"/>
          </w:divBdr>
        </w:div>
        <w:div w:id="1612786459">
          <w:marLeft w:val="480"/>
          <w:marRight w:val="0"/>
          <w:marTop w:val="0"/>
          <w:marBottom w:val="0"/>
          <w:divBdr>
            <w:top w:val="none" w:sz="0" w:space="0" w:color="auto"/>
            <w:left w:val="none" w:sz="0" w:space="0" w:color="auto"/>
            <w:bottom w:val="none" w:sz="0" w:space="0" w:color="auto"/>
            <w:right w:val="none" w:sz="0" w:space="0" w:color="auto"/>
          </w:divBdr>
        </w:div>
        <w:div w:id="1625498945">
          <w:marLeft w:val="480"/>
          <w:marRight w:val="0"/>
          <w:marTop w:val="0"/>
          <w:marBottom w:val="0"/>
          <w:divBdr>
            <w:top w:val="none" w:sz="0" w:space="0" w:color="auto"/>
            <w:left w:val="none" w:sz="0" w:space="0" w:color="auto"/>
            <w:bottom w:val="none" w:sz="0" w:space="0" w:color="auto"/>
            <w:right w:val="none" w:sz="0" w:space="0" w:color="auto"/>
          </w:divBdr>
        </w:div>
        <w:div w:id="1677614713">
          <w:marLeft w:val="480"/>
          <w:marRight w:val="0"/>
          <w:marTop w:val="0"/>
          <w:marBottom w:val="0"/>
          <w:divBdr>
            <w:top w:val="none" w:sz="0" w:space="0" w:color="auto"/>
            <w:left w:val="none" w:sz="0" w:space="0" w:color="auto"/>
            <w:bottom w:val="none" w:sz="0" w:space="0" w:color="auto"/>
            <w:right w:val="none" w:sz="0" w:space="0" w:color="auto"/>
          </w:divBdr>
        </w:div>
        <w:div w:id="1739355782">
          <w:marLeft w:val="480"/>
          <w:marRight w:val="0"/>
          <w:marTop w:val="0"/>
          <w:marBottom w:val="0"/>
          <w:divBdr>
            <w:top w:val="none" w:sz="0" w:space="0" w:color="auto"/>
            <w:left w:val="none" w:sz="0" w:space="0" w:color="auto"/>
            <w:bottom w:val="none" w:sz="0" w:space="0" w:color="auto"/>
            <w:right w:val="none" w:sz="0" w:space="0" w:color="auto"/>
          </w:divBdr>
        </w:div>
        <w:div w:id="1880391498">
          <w:marLeft w:val="480"/>
          <w:marRight w:val="0"/>
          <w:marTop w:val="0"/>
          <w:marBottom w:val="0"/>
          <w:divBdr>
            <w:top w:val="none" w:sz="0" w:space="0" w:color="auto"/>
            <w:left w:val="none" w:sz="0" w:space="0" w:color="auto"/>
            <w:bottom w:val="none" w:sz="0" w:space="0" w:color="auto"/>
            <w:right w:val="none" w:sz="0" w:space="0" w:color="auto"/>
          </w:divBdr>
        </w:div>
        <w:div w:id="1894387897">
          <w:marLeft w:val="480"/>
          <w:marRight w:val="0"/>
          <w:marTop w:val="0"/>
          <w:marBottom w:val="0"/>
          <w:divBdr>
            <w:top w:val="none" w:sz="0" w:space="0" w:color="auto"/>
            <w:left w:val="none" w:sz="0" w:space="0" w:color="auto"/>
            <w:bottom w:val="none" w:sz="0" w:space="0" w:color="auto"/>
            <w:right w:val="none" w:sz="0" w:space="0" w:color="auto"/>
          </w:divBdr>
        </w:div>
        <w:div w:id="1915236573">
          <w:marLeft w:val="480"/>
          <w:marRight w:val="0"/>
          <w:marTop w:val="0"/>
          <w:marBottom w:val="0"/>
          <w:divBdr>
            <w:top w:val="none" w:sz="0" w:space="0" w:color="auto"/>
            <w:left w:val="none" w:sz="0" w:space="0" w:color="auto"/>
            <w:bottom w:val="none" w:sz="0" w:space="0" w:color="auto"/>
            <w:right w:val="none" w:sz="0" w:space="0" w:color="auto"/>
          </w:divBdr>
        </w:div>
        <w:div w:id="1940719625">
          <w:marLeft w:val="480"/>
          <w:marRight w:val="0"/>
          <w:marTop w:val="0"/>
          <w:marBottom w:val="0"/>
          <w:divBdr>
            <w:top w:val="none" w:sz="0" w:space="0" w:color="auto"/>
            <w:left w:val="none" w:sz="0" w:space="0" w:color="auto"/>
            <w:bottom w:val="none" w:sz="0" w:space="0" w:color="auto"/>
            <w:right w:val="none" w:sz="0" w:space="0" w:color="auto"/>
          </w:divBdr>
        </w:div>
        <w:div w:id="1999848184">
          <w:marLeft w:val="480"/>
          <w:marRight w:val="0"/>
          <w:marTop w:val="0"/>
          <w:marBottom w:val="0"/>
          <w:divBdr>
            <w:top w:val="none" w:sz="0" w:space="0" w:color="auto"/>
            <w:left w:val="none" w:sz="0" w:space="0" w:color="auto"/>
            <w:bottom w:val="none" w:sz="0" w:space="0" w:color="auto"/>
            <w:right w:val="none" w:sz="0" w:space="0" w:color="auto"/>
          </w:divBdr>
        </w:div>
        <w:div w:id="2034334706">
          <w:marLeft w:val="480"/>
          <w:marRight w:val="0"/>
          <w:marTop w:val="0"/>
          <w:marBottom w:val="0"/>
          <w:divBdr>
            <w:top w:val="none" w:sz="0" w:space="0" w:color="auto"/>
            <w:left w:val="none" w:sz="0" w:space="0" w:color="auto"/>
            <w:bottom w:val="none" w:sz="0" w:space="0" w:color="auto"/>
            <w:right w:val="none" w:sz="0" w:space="0" w:color="auto"/>
          </w:divBdr>
        </w:div>
        <w:div w:id="2059545421">
          <w:marLeft w:val="480"/>
          <w:marRight w:val="0"/>
          <w:marTop w:val="0"/>
          <w:marBottom w:val="0"/>
          <w:divBdr>
            <w:top w:val="none" w:sz="0" w:space="0" w:color="auto"/>
            <w:left w:val="none" w:sz="0" w:space="0" w:color="auto"/>
            <w:bottom w:val="none" w:sz="0" w:space="0" w:color="auto"/>
            <w:right w:val="none" w:sz="0" w:space="0" w:color="auto"/>
          </w:divBdr>
        </w:div>
        <w:div w:id="2084259541">
          <w:marLeft w:val="480"/>
          <w:marRight w:val="0"/>
          <w:marTop w:val="0"/>
          <w:marBottom w:val="0"/>
          <w:divBdr>
            <w:top w:val="none" w:sz="0" w:space="0" w:color="auto"/>
            <w:left w:val="none" w:sz="0" w:space="0" w:color="auto"/>
            <w:bottom w:val="none" w:sz="0" w:space="0" w:color="auto"/>
            <w:right w:val="none" w:sz="0" w:space="0" w:color="auto"/>
          </w:divBdr>
        </w:div>
        <w:div w:id="2119369874">
          <w:marLeft w:val="480"/>
          <w:marRight w:val="0"/>
          <w:marTop w:val="0"/>
          <w:marBottom w:val="0"/>
          <w:divBdr>
            <w:top w:val="none" w:sz="0" w:space="0" w:color="auto"/>
            <w:left w:val="none" w:sz="0" w:space="0" w:color="auto"/>
            <w:bottom w:val="none" w:sz="0" w:space="0" w:color="auto"/>
            <w:right w:val="none" w:sz="0" w:space="0" w:color="auto"/>
          </w:divBdr>
        </w:div>
      </w:divsChild>
    </w:div>
    <w:div w:id="155220691">
      <w:bodyDiv w:val="1"/>
      <w:marLeft w:val="0"/>
      <w:marRight w:val="0"/>
      <w:marTop w:val="0"/>
      <w:marBottom w:val="0"/>
      <w:divBdr>
        <w:top w:val="none" w:sz="0" w:space="0" w:color="auto"/>
        <w:left w:val="none" w:sz="0" w:space="0" w:color="auto"/>
        <w:bottom w:val="none" w:sz="0" w:space="0" w:color="auto"/>
        <w:right w:val="none" w:sz="0" w:space="0" w:color="auto"/>
      </w:divBdr>
    </w:div>
    <w:div w:id="156894510">
      <w:bodyDiv w:val="1"/>
      <w:marLeft w:val="0"/>
      <w:marRight w:val="0"/>
      <w:marTop w:val="0"/>
      <w:marBottom w:val="0"/>
      <w:divBdr>
        <w:top w:val="none" w:sz="0" w:space="0" w:color="auto"/>
        <w:left w:val="none" w:sz="0" w:space="0" w:color="auto"/>
        <w:bottom w:val="none" w:sz="0" w:space="0" w:color="auto"/>
        <w:right w:val="none" w:sz="0" w:space="0" w:color="auto"/>
      </w:divBdr>
    </w:div>
    <w:div w:id="162861146">
      <w:bodyDiv w:val="1"/>
      <w:marLeft w:val="0"/>
      <w:marRight w:val="0"/>
      <w:marTop w:val="0"/>
      <w:marBottom w:val="0"/>
      <w:divBdr>
        <w:top w:val="none" w:sz="0" w:space="0" w:color="auto"/>
        <w:left w:val="none" w:sz="0" w:space="0" w:color="auto"/>
        <w:bottom w:val="none" w:sz="0" w:space="0" w:color="auto"/>
        <w:right w:val="none" w:sz="0" w:space="0" w:color="auto"/>
      </w:divBdr>
    </w:div>
    <w:div w:id="164562841">
      <w:bodyDiv w:val="1"/>
      <w:marLeft w:val="0"/>
      <w:marRight w:val="0"/>
      <w:marTop w:val="0"/>
      <w:marBottom w:val="0"/>
      <w:divBdr>
        <w:top w:val="none" w:sz="0" w:space="0" w:color="auto"/>
        <w:left w:val="none" w:sz="0" w:space="0" w:color="auto"/>
        <w:bottom w:val="none" w:sz="0" w:space="0" w:color="auto"/>
        <w:right w:val="none" w:sz="0" w:space="0" w:color="auto"/>
      </w:divBdr>
    </w:div>
    <w:div w:id="164983344">
      <w:bodyDiv w:val="1"/>
      <w:marLeft w:val="0"/>
      <w:marRight w:val="0"/>
      <w:marTop w:val="0"/>
      <w:marBottom w:val="0"/>
      <w:divBdr>
        <w:top w:val="none" w:sz="0" w:space="0" w:color="auto"/>
        <w:left w:val="none" w:sz="0" w:space="0" w:color="auto"/>
        <w:bottom w:val="none" w:sz="0" w:space="0" w:color="auto"/>
        <w:right w:val="none" w:sz="0" w:space="0" w:color="auto"/>
      </w:divBdr>
    </w:div>
    <w:div w:id="174466540">
      <w:bodyDiv w:val="1"/>
      <w:marLeft w:val="0"/>
      <w:marRight w:val="0"/>
      <w:marTop w:val="0"/>
      <w:marBottom w:val="0"/>
      <w:divBdr>
        <w:top w:val="none" w:sz="0" w:space="0" w:color="auto"/>
        <w:left w:val="none" w:sz="0" w:space="0" w:color="auto"/>
        <w:bottom w:val="none" w:sz="0" w:space="0" w:color="auto"/>
        <w:right w:val="none" w:sz="0" w:space="0" w:color="auto"/>
      </w:divBdr>
    </w:div>
    <w:div w:id="181168201">
      <w:bodyDiv w:val="1"/>
      <w:marLeft w:val="0"/>
      <w:marRight w:val="0"/>
      <w:marTop w:val="0"/>
      <w:marBottom w:val="0"/>
      <w:divBdr>
        <w:top w:val="none" w:sz="0" w:space="0" w:color="auto"/>
        <w:left w:val="none" w:sz="0" w:space="0" w:color="auto"/>
        <w:bottom w:val="none" w:sz="0" w:space="0" w:color="auto"/>
        <w:right w:val="none" w:sz="0" w:space="0" w:color="auto"/>
      </w:divBdr>
    </w:div>
    <w:div w:id="184248256">
      <w:bodyDiv w:val="1"/>
      <w:marLeft w:val="0"/>
      <w:marRight w:val="0"/>
      <w:marTop w:val="0"/>
      <w:marBottom w:val="0"/>
      <w:divBdr>
        <w:top w:val="none" w:sz="0" w:space="0" w:color="auto"/>
        <w:left w:val="none" w:sz="0" w:space="0" w:color="auto"/>
        <w:bottom w:val="none" w:sz="0" w:space="0" w:color="auto"/>
        <w:right w:val="none" w:sz="0" w:space="0" w:color="auto"/>
      </w:divBdr>
    </w:div>
    <w:div w:id="189490224">
      <w:bodyDiv w:val="1"/>
      <w:marLeft w:val="0"/>
      <w:marRight w:val="0"/>
      <w:marTop w:val="0"/>
      <w:marBottom w:val="0"/>
      <w:divBdr>
        <w:top w:val="none" w:sz="0" w:space="0" w:color="auto"/>
        <w:left w:val="none" w:sz="0" w:space="0" w:color="auto"/>
        <w:bottom w:val="none" w:sz="0" w:space="0" w:color="auto"/>
        <w:right w:val="none" w:sz="0" w:space="0" w:color="auto"/>
      </w:divBdr>
    </w:div>
    <w:div w:id="190999512">
      <w:bodyDiv w:val="1"/>
      <w:marLeft w:val="0"/>
      <w:marRight w:val="0"/>
      <w:marTop w:val="0"/>
      <w:marBottom w:val="0"/>
      <w:divBdr>
        <w:top w:val="none" w:sz="0" w:space="0" w:color="auto"/>
        <w:left w:val="none" w:sz="0" w:space="0" w:color="auto"/>
        <w:bottom w:val="none" w:sz="0" w:space="0" w:color="auto"/>
        <w:right w:val="none" w:sz="0" w:space="0" w:color="auto"/>
      </w:divBdr>
    </w:div>
    <w:div w:id="191695911">
      <w:bodyDiv w:val="1"/>
      <w:marLeft w:val="0"/>
      <w:marRight w:val="0"/>
      <w:marTop w:val="0"/>
      <w:marBottom w:val="0"/>
      <w:divBdr>
        <w:top w:val="none" w:sz="0" w:space="0" w:color="auto"/>
        <w:left w:val="none" w:sz="0" w:space="0" w:color="auto"/>
        <w:bottom w:val="none" w:sz="0" w:space="0" w:color="auto"/>
        <w:right w:val="none" w:sz="0" w:space="0" w:color="auto"/>
      </w:divBdr>
    </w:div>
    <w:div w:id="193663717">
      <w:bodyDiv w:val="1"/>
      <w:marLeft w:val="0"/>
      <w:marRight w:val="0"/>
      <w:marTop w:val="0"/>
      <w:marBottom w:val="0"/>
      <w:divBdr>
        <w:top w:val="none" w:sz="0" w:space="0" w:color="auto"/>
        <w:left w:val="none" w:sz="0" w:space="0" w:color="auto"/>
        <w:bottom w:val="none" w:sz="0" w:space="0" w:color="auto"/>
        <w:right w:val="none" w:sz="0" w:space="0" w:color="auto"/>
      </w:divBdr>
    </w:div>
    <w:div w:id="194512377">
      <w:bodyDiv w:val="1"/>
      <w:marLeft w:val="0"/>
      <w:marRight w:val="0"/>
      <w:marTop w:val="0"/>
      <w:marBottom w:val="0"/>
      <w:divBdr>
        <w:top w:val="none" w:sz="0" w:space="0" w:color="auto"/>
        <w:left w:val="none" w:sz="0" w:space="0" w:color="auto"/>
        <w:bottom w:val="none" w:sz="0" w:space="0" w:color="auto"/>
        <w:right w:val="none" w:sz="0" w:space="0" w:color="auto"/>
      </w:divBdr>
    </w:div>
    <w:div w:id="197162188">
      <w:bodyDiv w:val="1"/>
      <w:marLeft w:val="0"/>
      <w:marRight w:val="0"/>
      <w:marTop w:val="0"/>
      <w:marBottom w:val="0"/>
      <w:divBdr>
        <w:top w:val="none" w:sz="0" w:space="0" w:color="auto"/>
        <w:left w:val="none" w:sz="0" w:space="0" w:color="auto"/>
        <w:bottom w:val="none" w:sz="0" w:space="0" w:color="auto"/>
        <w:right w:val="none" w:sz="0" w:space="0" w:color="auto"/>
      </w:divBdr>
    </w:div>
    <w:div w:id="198855236">
      <w:bodyDiv w:val="1"/>
      <w:marLeft w:val="0"/>
      <w:marRight w:val="0"/>
      <w:marTop w:val="0"/>
      <w:marBottom w:val="0"/>
      <w:divBdr>
        <w:top w:val="none" w:sz="0" w:space="0" w:color="auto"/>
        <w:left w:val="none" w:sz="0" w:space="0" w:color="auto"/>
        <w:bottom w:val="none" w:sz="0" w:space="0" w:color="auto"/>
        <w:right w:val="none" w:sz="0" w:space="0" w:color="auto"/>
      </w:divBdr>
    </w:div>
    <w:div w:id="201477948">
      <w:bodyDiv w:val="1"/>
      <w:marLeft w:val="0"/>
      <w:marRight w:val="0"/>
      <w:marTop w:val="0"/>
      <w:marBottom w:val="0"/>
      <w:divBdr>
        <w:top w:val="none" w:sz="0" w:space="0" w:color="auto"/>
        <w:left w:val="none" w:sz="0" w:space="0" w:color="auto"/>
        <w:bottom w:val="none" w:sz="0" w:space="0" w:color="auto"/>
        <w:right w:val="none" w:sz="0" w:space="0" w:color="auto"/>
      </w:divBdr>
    </w:div>
    <w:div w:id="203954137">
      <w:bodyDiv w:val="1"/>
      <w:marLeft w:val="0"/>
      <w:marRight w:val="0"/>
      <w:marTop w:val="0"/>
      <w:marBottom w:val="0"/>
      <w:divBdr>
        <w:top w:val="none" w:sz="0" w:space="0" w:color="auto"/>
        <w:left w:val="none" w:sz="0" w:space="0" w:color="auto"/>
        <w:bottom w:val="none" w:sz="0" w:space="0" w:color="auto"/>
        <w:right w:val="none" w:sz="0" w:space="0" w:color="auto"/>
      </w:divBdr>
    </w:div>
    <w:div w:id="204215623">
      <w:bodyDiv w:val="1"/>
      <w:marLeft w:val="0"/>
      <w:marRight w:val="0"/>
      <w:marTop w:val="0"/>
      <w:marBottom w:val="0"/>
      <w:divBdr>
        <w:top w:val="none" w:sz="0" w:space="0" w:color="auto"/>
        <w:left w:val="none" w:sz="0" w:space="0" w:color="auto"/>
        <w:bottom w:val="none" w:sz="0" w:space="0" w:color="auto"/>
        <w:right w:val="none" w:sz="0" w:space="0" w:color="auto"/>
      </w:divBdr>
      <w:divsChild>
        <w:div w:id="79261641">
          <w:marLeft w:val="480"/>
          <w:marRight w:val="0"/>
          <w:marTop w:val="0"/>
          <w:marBottom w:val="0"/>
          <w:divBdr>
            <w:top w:val="none" w:sz="0" w:space="0" w:color="auto"/>
            <w:left w:val="none" w:sz="0" w:space="0" w:color="auto"/>
            <w:bottom w:val="none" w:sz="0" w:space="0" w:color="auto"/>
            <w:right w:val="none" w:sz="0" w:space="0" w:color="auto"/>
          </w:divBdr>
        </w:div>
        <w:div w:id="97533608">
          <w:marLeft w:val="480"/>
          <w:marRight w:val="0"/>
          <w:marTop w:val="0"/>
          <w:marBottom w:val="0"/>
          <w:divBdr>
            <w:top w:val="none" w:sz="0" w:space="0" w:color="auto"/>
            <w:left w:val="none" w:sz="0" w:space="0" w:color="auto"/>
            <w:bottom w:val="none" w:sz="0" w:space="0" w:color="auto"/>
            <w:right w:val="none" w:sz="0" w:space="0" w:color="auto"/>
          </w:divBdr>
        </w:div>
        <w:div w:id="120652055">
          <w:marLeft w:val="480"/>
          <w:marRight w:val="0"/>
          <w:marTop w:val="0"/>
          <w:marBottom w:val="0"/>
          <w:divBdr>
            <w:top w:val="none" w:sz="0" w:space="0" w:color="auto"/>
            <w:left w:val="none" w:sz="0" w:space="0" w:color="auto"/>
            <w:bottom w:val="none" w:sz="0" w:space="0" w:color="auto"/>
            <w:right w:val="none" w:sz="0" w:space="0" w:color="auto"/>
          </w:divBdr>
        </w:div>
        <w:div w:id="148988116">
          <w:marLeft w:val="480"/>
          <w:marRight w:val="0"/>
          <w:marTop w:val="0"/>
          <w:marBottom w:val="0"/>
          <w:divBdr>
            <w:top w:val="none" w:sz="0" w:space="0" w:color="auto"/>
            <w:left w:val="none" w:sz="0" w:space="0" w:color="auto"/>
            <w:bottom w:val="none" w:sz="0" w:space="0" w:color="auto"/>
            <w:right w:val="none" w:sz="0" w:space="0" w:color="auto"/>
          </w:divBdr>
        </w:div>
        <w:div w:id="247278981">
          <w:marLeft w:val="480"/>
          <w:marRight w:val="0"/>
          <w:marTop w:val="0"/>
          <w:marBottom w:val="0"/>
          <w:divBdr>
            <w:top w:val="none" w:sz="0" w:space="0" w:color="auto"/>
            <w:left w:val="none" w:sz="0" w:space="0" w:color="auto"/>
            <w:bottom w:val="none" w:sz="0" w:space="0" w:color="auto"/>
            <w:right w:val="none" w:sz="0" w:space="0" w:color="auto"/>
          </w:divBdr>
        </w:div>
        <w:div w:id="329987657">
          <w:marLeft w:val="480"/>
          <w:marRight w:val="0"/>
          <w:marTop w:val="0"/>
          <w:marBottom w:val="0"/>
          <w:divBdr>
            <w:top w:val="none" w:sz="0" w:space="0" w:color="auto"/>
            <w:left w:val="none" w:sz="0" w:space="0" w:color="auto"/>
            <w:bottom w:val="none" w:sz="0" w:space="0" w:color="auto"/>
            <w:right w:val="none" w:sz="0" w:space="0" w:color="auto"/>
          </w:divBdr>
        </w:div>
        <w:div w:id="336855744">
          <w:marLeft w:val="480"/>
          <w:marRight w:val="0"/>
          <w:marTop w:val="0"/>
          <w:marBottom w:val="0"/>
          <w:divBdr>
            <w:top w:val="none" w:sz="0" w:space="0" w:color="auto"/>
            <w:left w:val="none" w:sz="0" w:space="0" w:color="auto"/>
            <w:bottom w:val="none" w:sz="0" w:space="0" w:color="auto"/>
            <w:right w:val="none" w:sz="0" w:space="0" w:color="auto"/>
          </w:divBdr>
        </w:div>
        <w:div w:id="372997719">
          <w:marLeft w:val="480"/>
          <w:marRight w:val="0"/>
          <w:marTop w:val="0"/>
          <w:marBottom w:val="0"/>
          <w:divBdr>
            <w:top w:val="none" w:sz="0" w:space="0" w:color="auto"/>
            <w:left w:val="none" w:sz="0" w:space="0" w:color="auto"/>
            <w:bottom w:val="none" w:sz="0" w:space="0" w:color="auto"/>
            <w:right w:val="none" w:sz="0" w:space="0" w:color="auto"/>
          </w:divBdr>
        </w:div>
        <w:div w:id="489642691">
          <w:marLeft w:val="480"/>
          <w:marRight w:val="0"/>
          <w:marTop w:val="0"/>
          <w:marBottom w:val="0"/>
          <w:divBdr>
            <w:top w:val="none" w:sz="0" w:space="0" w:color="auto"/>
            <w:left w:val="none" w:sz="0" w:space="0" w:color="auto"/>
            <w:bottom w:val="none" w:sz="0" w:space="0" w:color="auto"/>
            <w:right w:val="none" w:sz="0" w:space="0" w:color="auto"/>
          </w:divBdr>
        </w:div>
        <w:div w:id="494340697">
          <w:marLeft w:val="480"/>
          <w:marRight w:val="0"/>
          <w:marTop w:val="0"/>
          <w:marBottom w:val="0"/>
          <w:divBdr>
            <w:top w:val="none" w:sz="0" w:space="0" w:color="auto"/>
            <w:left w:val="none" w:sz="0" w:space="0" w:color="auto"/>
            <w:bottom w:val="none" w:sz="0" w:space="0" w:color="auto"/>
            <w:right w:val="none" w:sz="0" w:space="0" w:color="auto"/>
          </w:divBdr>
        </w:div>
        <w:div w:id="540433770">
          <w:marLeft w:val="480"/>
          <w:marRight w:val="0"/>
          <w:marTop w:val="0"/>
          <w:marBottom w:val="0"/>
          <w:divBdr>
            <w:top w:val="none" w:sz="0" w:space="0" w:color="auto"/>
            <w:left w:val="none" w:sz="0" w:space="0" w:color="auto"/>
            <w:bottom w:val="none" w:sz="0" w:space="0" w:color="auto"/>
            <w:right w:val="none" w:sz="0" w:space="0" w:color="auto"/>
          </w:divBdr>
        </w:div>
        <w:div w:id="556937578">
          <w:marLeft w:val="480"/>
          <w:marRight w:val="0"/>
          <w:marTop w:val="0"/>
          <w:marBottom w:val="0"/>
          <w:divBdr>
            <w:top w:val="none" w:sz="0" w:space="0" w:color="auto"/>
            <w:left w:val="none" w:sz="0" w:space="0" w:color="auto"/>
            <w:bottom w:val="none" w:sz="0" w:space="0" w:color="auto"/>
            <w:right w:val="none" w:sz="0" w:space="0" w:color="auto"/>
          </w:divBdr>
        </w:div>
        <w:div w:id="599223686">
          <w:marLeft w:val="480"/>
          <w:marRight w:val="0"/>
          <w:marTop w:val="0"/>
          <w:marBottom w:val="0"/>
          <w:divBdr>
            <w:top w:val="none" w:sz="0" w:space="0" w:color="auto"/>
            <w:left w:val="none" w:sz="0" w:space="0" w:color="auto"/>
            <w:bottom w:val="none" w:sz="0" w:space="0" w:color="auto"/>
            <w:right w:val="none" w:sz="0" w:space="0" w:color="auto"/>
          </w:divBdr>
        </w:div>
        <w:div w:id="607004103">
          <w:marLeft w:val="480"/>
          <w:marRight w:val="0"/>
          <w:marTop w:val="0"/>
          <w:marBottom w:val="0"/>
          <w:divBdr>
            <w:top w:val="none" w:sz="0" w:space="0" w:color="auto"/>
            <w:left w:val="none" w:sz="0" w:space="0" w:color="auto"/>
            <w:bottom w:val="none" w:sz="0" w:space="0" w:color="auto"/>
            <w:right w:val="none" w:sz="0" w:space="0" w:color="auto"/>
          </w:divBdr>
        </w:div>
        <w:div w:id="615335037">
          <w:marLeft w:val="480"/>
          <w:marRight w:val="0"/>
          <w:marTop w:val="0"/>
          <w:marBottom w:val="0"/>
          <w:divBdr>
            <w:top w:val="none" w:sz="0" w:space="0" w:color="auto"/>
            <w:left w:val="none" w:sz="0" w:space="0" w:color="auto"/>
            <w:bottom w:val="none" w:sz="0" w:space="0" w:color="auto"/>
            <w:right w:val="none" w:sz="0" w:space="0" w:color="auto"/>
          </w:divBdr>
        </w:div>
        <w:div w:id="656764788">
          <w:marLeft w:val="480"/>
          <w:marRight w:val="0"/>
          <w:marTop w:val="0"/>
          <w:marBottom w:val="0"/>
          <w:divBdr>
            <w:top w:val="none" w:sz="0" w:space="0" w:color="auto"/>
            <w:left w:val="none" w:sz="0" w:space="0" w:color="auto"/>
            <w:bottom w:val="none" w:sz="0" w:space="0" w:color="auto"/>
            <w:right w:val="none" w:sz="0" w:space="0" w:color="auto"/>
          </w:divBdr>
        </w:div>
        <w:div w:id="795222122">
          <w:marLeft w:val="480"/>
          <w:marRight w:val="0"/>
          <w:marTop w:val="0"/>
          <w:marBottom w:val="0"/>
          <w:divBdr>
            <w:top w:val="none" w:sz="0" w:space="0" w:color="auto"/>
            <w:left w:val="none" w:sz="0" w:space="0" w:color="auto"/>
            <w:bottom w:val="none" w:sz="0" w:space="0" w:color="auto"/>
            <w:right w:val="none" w:sz="0" w:space="0" w:color="auto"/>
          </w:divBdr>
        </w:div>
        <w:div w:id="883176095">
          <w:marLeft w:val="480"/>
          <w:marRight w:val="0"/>
          <w:marTop w:val="0"/>
          <w:marBottom w:val="0"/>
          <w:divBdr>
            <w:top w:val="none" w:sz="0" w:space="0" w:color="auto"/>
            <w:left w:val="none" w:sz="0" w:space="0" w:color="auto"/>
            <w:bottom w:val="none" w:sz="0" w:space="0" w:color="auto"/>
            <w:right w:val="none" w:sz="0" w:space="0" w:color="auto"/>
          </w:divBdr>
        </w:div>
        <w:div w:id="912857504">
          <w:marLeft w:val="480"/>
          <w:marRight w:val="0"/>
          <w:marTop w:val="0"/>
          <w:marBottom w:val="0"/>
          <w:divBdr>
            <w:top w:val="none" w:sz="0" w:space="0" w:color="auto"/>
            <w:left w:val="none" w:sz="0" w:space="0" w:color="auto"/>
            <w:bottom w:val="none" w:sz="0" w:space="0" w:color="auto"/>
            <w:right w:val="none" w:sz="0" w:space="0" w:color="auto"/>
          </w:divBdr>
        </w:div>
        <w:div w:id="950282800">
          <w:marLeft w:val="480"/>
          <w:marRight w:val="0"/>
          <w:marTop w:val="0"/>
          <w:marBottom w:val="0"/>
          <w:divBdr>
            <w:top w:val="none" w:sz="0" w:space="0" w:color="auto"/>
            <w:left w:val="none" w:sz="0" w:space="0" w:color="auto"/>
            <w:bottom w:val="none" w:sz="0" w:space="0" w:color="auto"/>
            <w:right w:val="none" w:sz="0" w:space="0" w:color="auto"/>
          </w:divBdr>
        </w:div>
        <w:div w:id="1002707549">
          <w:marLeft w:val="480"/>
          <w:marRight w:val="0"/>
          <w:marTop w:val="0"/>
          <w:marBottom w:val="0"/>
          <w:divBdr>
            <w:top w:val="none" w:sz="0" w:space="0" w:color="auto"/>
            <w:left w:val="none" w:sz="0" w:space="0" w:color="auto"/>
            <w:bottom w:val="none" w:sz="0" w:space="0" w:color="auto"/>
            <w:right w:val="none" w:sz="0" w:space="0" w:color="auto"/>
          </w:divBdr>
        </w:div>
        <w:div w:id="1024525087">
          <w:marLeft w:val="480"/>
          <w:marRight w:val="0"/>
          <w:marTop w:val="0"/>
          <w:marBottom w:val="0"/>
          <w:divBdr>
            <w:top w:val="none" w:sz="0" w:space="0" w:color="auto"/>
            <w:left w:val="none" w:sz="0" w:space="0" w:color="auto"/>
            <w:bottom w:val="none" w:sz="0" w:space="0" w:color="auto"/>
            <w:right w:val="none" w:sz="0" w:space="0" w:color="auto"/>
          </w:divBdr>
        </w:div>
        <w:div w:id="1078865831">
          <w:marLeft w:val="480"/>
          <w:marRight w:val="0"/>
          <w:marTop w:val="0"/>
          <w:marBottom w:val="0"/>
          <w:divBdr>
            <w:top w:val="none" w:sz="0" w:space="0" w:color="auto"/>
            <w:left w:val="none" w:sz="0" w:space="0" w:color="auto"/>
            <w:bottom w:val="none" w:sz="0" w:space="0" w:color="auto"/>
            <w:right w:val="none" w:sz="0" w:space="0" w:color="auto"/>
          </w:divBdr>
        </w:div>
        <w:div w:id="1084767396">
          <w:marLeft w:val="480"/>
          <w:marRight w:val="0"/>
          <w:marTop w:val="0"/>
          <w:marBottom w:val="0"/>
          <w:divBdr>
            <w:top w:val="none" w:sz="0" w:space="0" w:color="auto"/>
            <w:left w:val="none" w:sz="0" w:space="0" w:color="auto"/>
            <w:bottom w:val="none" w:sz="0" w:space="0" w:color="auto"/>
            <w:right w:val="none" w:sz="0" w:space="0" w:color="auto"/>
          </w:divBdr>
        </w:div>
        <w:div w:id="1095595614">
          <w:marLeft w:val="480"/>
          <w:marRight w:val="0"/>
          <w:marTop w:val="0"/>
          <w:marBottom w:val="0"/>
          <w:divBdr>
            <w:top w:val="none" w:sz="0" w:space="0" w:color="auto"/>
            <w:left w:val="none" w:sz="0" w:space="0" w:color="auto"/>
            <w:bottom w:val="none" w:sz="0" w:space="0" w:color="auto"/>
            <w:right w:val="none" w:sz="0" w:space="0" w:color="auto"/>
          </w:divBdr>
        </w:div>
        <w:div w:id="1188562481">
          <w:marLeft w:val="480"/>
          <w:marRight w:val="0"/>
          <w:marTop w:val="0"/>
          <w:marBottom w:val="0"/>
          <w:divBdr>
            <w:top w:val="none" w:sz="0" w:space="0" w:color="auto"/>
            <w:left w:val="none" w:sz="0" w:space="0" w:color="auto"/>
            <w:bottom w:val="none" w:sz="0" w:space="0" w:color="auto"/>
            <w:right w:val="none" w:sz="0" w:space="0" w:color="auto"/>
          </w:divBdr>
        </w:div>
        <w:div w:id="1190341223">
          <w:marLeft w:val="480"/>
          <w:marRight w:val="0"/>
          <w:marTop w:val="0"/>
          <w:marBottom w:val="0"/>
          <w:divBdr>
            <w:top w:val="none" w:sz="0" w:space="0" w:color="auto"/>
            <w:left w:val="none" w:sz="0" w:space="0" w:color="auto"/>
            <w:bottom w:val="none" w:sz="0" w:space="0" w:color="auto"/>
            <w:right w:val="none" w:sz="0" w:space="0" w:color="auto"/>
          </w:divBdr>
        </w:div>
        <w:div w:id="1214807640">
          <w:marLeft w:val="480"/>
          <w:marRight w:val="0"/>
          <w:marTop w:val="0"/>
          <w:marBottom w:val="0"/>
          <w:divBdr>
            <w:top w:val="none" w:sz="0" w:space="0" w:color="auto"/>
            <w:left w:val="none" w:sz="0" w:space="0" w:color="auto"/>
            <w:bottom w:val="none" w:sz="0" w:space="0" w:color="auto"/>
            <w:right w:val="none" w:sz="0" w:space="0" w:color="auto"/>
          </w:divBdr>
        </w:div>
        <w:div w:id="1218131995">
          <w:marLeft w:val="480"/>
          <w:marRight w:val="0"/>
          <w:marTop w:val="0"/>
          <w:marBottom w:val="0"/>
          <w:divBdr>
            <w:top w:val="none" w:sz="0" w:space="0" w:color="auto"/>
            <w:left w:val="none" w:sz="0" w:space="0" w:color="auto"/>
            <w:bottom w:val="none" w:sz="0" w:space="0" w:color="auto"/>
            <w:right w:val="none" w:sz="0" w:space="0" w:color="auto"/>
          </w:divBdr>
        </w:div>
        <w:div w:id="1238638713">
          <w:marLeft w:val="480"/>
          <w:marRight w:val="0"/>
          <w:marTop w:val="0"/>
          <w:marBottom w:val="0"/>
          <w:divBdr>
            <w:top w:val="none" w:sz="0" w:space="0" w:color="auto"/>
            <w:left w:val="none" w:sz="0" w:space="0" w:color="auto"/>
            <w:bottom w:val="none" w:sz="0" w:space="0" w:color="auto"/>
            <w:right w:val="none" w:sz="0" w:space="0" w:color="auto"/>
          </w:divBdr>
        </w:div>
        <w:div w:id="1249845109">
          <w:marLeft w:val="480"/>
          <w:marRight w:val="0"/>
          <w:marTop w:val="0"/>
          <w:marBottom w:val="0"/>
          <w:divBdr>
            <w:top w:val="none" w:sz="0" w:space="0" w:color="auto"/>
            <w:left w:val="none" w:sz="0" w:space="0" w:color="auto"/>
            <w:bottom w:val="none" w:sz="0" w:space="0" w:color="auto"/>
            <w:right w:val="none" w:sz="0" w:space="0" w:color="auto"/>
          </w:divBdr>
        </w:div>
        <w:div w:id="1250504173">
          <w:marLeft w:val="480"/>
          <w:marRight w:val="0"/>
          <w:marTop w:val="0"/>
          <w:marBottom w:val="0"/>
          <w:divBdr>
            <w:top w:val="none" w:sz="0" w:space="0" w:color="auto"/>
            <w:left w:val="none" w:sz="0" w:space="0" w:color="auto"/>
            <w:bottom w:val="none" w:sz="0" w:space="0" w:color="auto"/>
            <w:right w:val="none" w:sz="0" w:space="0" w:color="auto"/>
          </w:divBdr>
        </w:div>
        <w:div w:id="1258098342">
          <w:marLeft w:val="480"/>
          <w:marRight w:val="0"/>
          <w:marTop w:val="0"/>
          <w:marBottom w:val="0"/>
          <w:divBdr>
            <w:top w:val="none" w:sz="0" w:space="0" w:color="auto"/>
            <w:left w:val="none" w:sz="0" w:space="0" w:color="auto"/>
            <w:bottom w:val="none" w:sz="0" w:space="0" w:color="auto"/>
            <w:right w:val="none" w:sz="0" w:space="0" w:color="auto"/>
          </w:divBdr>
        </w:div>
        <w:div w:id="1403260797">
          <w:marLeft w:val="480"/>
          <w:marRight w:val="0"/>
          <w:marTop w:val="0"/>
          <w:marBottom w:val="0"/>
          <w:divBdr>
            <w:top w:val="none" w:sz="0" w:space="0" w:color="auto"/>
            <w:left w:val="none" w:sz="0" w:space="0" w:color="auto"/>
            <w:bottom w:val="none" w:sz="0" w:space="0" w:color="auto"/>
            <w:right w:val="none" w:sz="0" w:space="0" w:color="auto"/>
          </w:divBdr>
        </w:div>
        <w:div w:id="1407151032">
          <w:marLeft w:val="480"/>
          <w:marRight w:val="0"/>
          <w:marTop w:val="0"/>
          <w:marBottom w:val="0"/>
          <w:divBdr>
            <w:top w:val="none" w:sz="0" w:space="0" w:color="auto"/>
            <w:left w:val="none" w:sz="0" w:space="0" w:color="auto"/>
            <w:bottom w:val="none" w:sz="0" w:space="0" w:color="auto"/>
            <w:right w:val="none" w:sz="0" w:space="0" w:color="auto"/>
          </w:divBdr>
        </w:div>
        <w:div w:id="1498572273">
          <w:marLeft w:val="480"/>
          <w:marRight w:val="0"/>
          <w:marTop w:val="0"/>
          <w:marBottom w:val="0"/>
          <w:divBdr>
            <w:top w:val="none" w:sz="0" w:space="0" w:color="auto"/>
            <w:left w:val="none" w:sz="0" w:space="0" w:color="auto"/>
            <w:bottom w:val="none" w:sz="0" w:space="0" w:color="auto"/>
            <w:right w:val="none" w:sz="0" w:space="0" w:color="auto"/>
          </w:divBdr>
        </w:div>
        <w:div w:id="1536698750">
          <w:marLeft w:val="480"/>
          <w:marRight w:val="0"/>
          <w:marTop w:val="0"/>
          <w:marBottom w:val="0"/>
          <w:divBdr>
            <w:top w:val="none" w:sz="0" w:space="0" w:color="auto"/>
            <w:left w:val="none" w:sz="0" w:space="0" w:color="auto"/>
            <w:bottom w:val="none" w:sz="0" w:space="0" w:color="auto"/>
            <w:right w:val="none" w:sz="0" w:space="0" w:color="auto"/>
          </w:divBdr>
        </w:div>
        <w:div w:id="1582520741">
          <w:marLeft w:val="480"/>
          <w:marRight w:val="0"/>
          <w:marTop w:val="0"/>
          <w:marBottom w:val="0"/>
          <w:divBdr>
            <w:top w:val="none" w:sz="0" w:space="0" w:color="auto"/>
            <w:left w:val="none" w:sz="0" w:space="0" w:color="auto"/>
            <w:bottom w:val="none" w:sz="0" w:space="0" w:color="auto"/>
            <w:right w:val="none" w:sz="0" w:space="0" w:color="auto"/>
          </w:divBdr>
        </w:div>
        <w:div w:id="1597637309">
          <w:marLeft w:val="480"/>
          <w:marRight w:val="0"/>
          <w:marTop w:val="0"/>
          <w:marBottom w:val="0"/>
          <w:divBdr>
            <w:top w:val="none" w:sz="0" w:space="0" w:color="auto"/>
            <w:left w:val="none" w:sz="0" w:space="0" w:color="auto"/>
            <w:bottom w:val="none" w:sz="0" w:space="0" w:color="auto"/>
            <w:right w:val="none" w:sz="0" w:space="0" w:color="auto"/>
          </w:divBdr>
        </w:div>
        <w:div w:id="1729382003">
          <w:marLeft w:val="480"/>
          <w:marRight w:val="0"/>
          <w:marTop w:val="0"/>
          <w:marBottom w:val="0"/>
          <w:divBdr>
            <w:top w:val="none" w:sz="0" w:space="0" w:color="auto"/>
            <w:left w:val="none" w:sz="0" w:space="0" w:color="auto"/>
            <w:bottom w:val="none" w:sz="0" w:space="0" w:color="auto"/>
            <w:right w:val="none" w:sz="0" w:space="0" w:color="auto"/>
          </w:divBdr>
        </w:div>
        <w:div w:id="1781299774">
          <w:marLeft w:val="480"/>
          <w:marRight w:val="0"/>
          <w:marTop w:val="0"/>
          <w:marBottom w:val="0"/>
          <w:divBdr>
            <w:top w:val="none" w:sz="0" w:space="0" w:color="auto"/>
            <w:left w:val="none" w:sz="0" w:space="0" w:color="auto"/>
            <w:bottom w:val="none" w:sz="0" w:space="0" w:color="auto"/>
            <w:right w:val="none" w:sz="0" w:space="0" w:color="auto"/>
          </w:divBdr>
        </w:div>
        <w:div w:id="1820074274">
          <w:marLeft w:val="480"/>
          <w:marRight w:val="0"/>
          <w:marTop w:val="0"/>
          <w:marBottom w:val="0"/>
          <w:divBdr>
            <w:top w:val="none" w:sz="0" w:space="0" w:color="auto"/>
            <w:left w:val="none" w:sz="0" w:space="0" w:color="auto"/>
            <w:bottom w:val="none" w:sz="0" w:space="0" w:color="auto"/>
            <w:right w:val="none" w:sz="0" w:space="0" w:color="auto"/>
          </w:divBdr>
        </w:div>
        <w:div w:id="1862628182">
          <w:marLeft w:val="480"/>
          <w:marRight w:val="0"/>
          <w:marTop w:val="0"/>
          <w:marBottom w:val="0"/>
          <w:divBdr>
            <w:top w:val="none" w:sz="0" w:space="0" w:color="auto"/>
            <w:left w:val="none" w:sz="0" w:space="0" w:color="auto"/>
            <w:bottom w:val="none" w:sz="0" w:space="0" w:color="auto"/>
            <w:right w:val="none" w:sz="0" w:space="0" w:color="auto"/>
          </w:divBdr>
        </w:div>
        <w:div w:id="1874464725">
          <w:marLeft w:val="480"/>
          <w:marRight w:val="0"/>
          <w:marTop w:val="0"/>
          <w:marBottom w:val="0"/>
          <w:divBdr>
            <w:top w:val="none" w:sz="0" w:space="0" w:color="auto"/>
            <w:left w:val="none" w:sz="0" w:space="0" w:color="auto"/>
            <w:bottom w:val="none" w:sz="0" w:space="0" w:color="auto"/>
            <w:right w:val="none" w:sz="0" w:space="0" w:color="auto"/>
          </w:divBdr>
        </w:div>
        <w:div w:id="1988968182">
          <w:marLeft w:val="480"/>
          <w:marRight w:val="0"/>
          <w:marTop w:val="0"/>
          <w:marBottom w:val="0"/>
          <w:divBdr>
            <w:top w:val="none" w:sz="0" w:space="0" w:color="auto"/>
            <w:left w:val="none" w:sz="0" w:space="0" w:color="auto"/>
            <w:bottom w:val="none" w:sz="0" w:space="0" w:color="auto"/>
            <w:right w:val="none" w:sz="0" w:space="0" w:color="auto"/>
          </w:divBdr>
        </w:div>
        <w:div w:id="2067217338">
          <w:marLeft w:val="480"/>
          <w:marRight w:val="0"/>
          <w:marTop w:val="0"/>
          <w:marBottom w:val="0"/>
          <w:divBdr>
            <w:top w:val="none" w:sz="0" w:space="0" w:color="auto"/>
            <w:left w:val="none" w:sz="0" w:space="0" w:color="auto"/>
            <w:bottom w:val="none" w:sz="0" w:space="0" w:color="auto"/>
            <w:right w:val="none" w:sz="0" w:space="0" w:color="auto"/>
          </w:divBdr>
        </w:div>
        <w:div w:id="2095545922">
          <w:marLeft w:val="480"/>
          <w:marRight w:val="0"/>
          <w:marTop w:val="0"/>
          <w:marBottom w:val="0"/>
          <w:divBdr>
            <w:top w:val="none" w:sz="0" w:space="0" w:color="auto"/>
            <w:left w:val="none" w:sz="0" w:space="0" w:color="auto"/>
            <w:bottom w:val="none" w:sz="0" w:space="0" w:color="auto"/>
            <w:right w:val="none" w:sz="0" w:space="0" w:color="auto"/>
          </w:divBdr>
        </w:div>
        <w:div w:id="2118210253">
          <w:marLeft w:val="480"/>
          <w:marRight w:val="0"/>
          <w:marTop w:val="0"/>
          <w:marBottom w:val="0"/>
          <w:divBdr>
            <w:top w:val="none" w:sz="0" w:space="0" w:color="auto"/>
            <w:left w:val="none" w:sz="0" w:space="0" w:color="auto"/>
            <w:bottom w:val="none" w:sz="0" w:space="0" w:color="auto"/>
            <w:right w:val="none" w:sz="0" w:space="0" w:color="auto"/>
          </w:divBdr>
        </w:div>
      </w:divsChild>
    </w:div>
    <w:div w:id="217476395">
      <w:bodyDiv w:val="1"/>
      <w:marLeft w:val="0"/>
      <w:marRight w:val="0"/>
      <w:marTop w:val="0"/>
      <w:marBottom w:val="0"/>
      <w:divBdr>
        <w:top w:val="none" w:sz="0" w:space="0" w:color="auto"/>
        <w:left w:val="none" w:sz="0" w:space="0" w:color="auto"/>
        <w:bottom w:val="none" w:sz="0" w:space="0" w:color="auto"/>
        <w:right w:val="none" w:sz="0" w:space="0" w:color="auto"/>
      </w:divBdr>
    </w:div>
    <w:div w:id="218252841">
      <w:bodyDiv w:val="1"/>
      <w:marLeft w:val="0"/>
      <w:marRight w:val="0"/>
      <w:marTop w:val="0"/>
      <w:marBottom w:val="0"/>
      <w:divBdr>
        <w:top w:val="none" w:sz="0" w:space="0" w:color="auto"/>
        <w:left w:val="none" w:sz="0" w:space="0" w:color="auto"/>
        <w:bottom w:val="none" w:sz="0" w:space="0" w:color="auto"/>
        <w:right w:val="none" w:sz="0" w:space="0" w:color="auto"/>
      </w:divBdr>
    </w:div>
    <w:div w:id="218367512">
      <w:bodyDiv w:val="1"/>
      <w:marLeft w:val="0"/>
      <w:marRight w:val="0"/>
      <w:marTop w:val="0"/>
      <w:marBottom w:val="0"/>
      <w:divBdr>
        <w:top w:val="none" w:sz="0" w:space="0" w:color="auto"/>
        <w:left w:val="none" w:sz="0" w:space="0" w:color="auto"/>
        <w:bottom w:val="none" w:sz="0" w:space="0" w:color="auto"/>
        <w:right w:val="none" w:sz="0" w:space="0" w:color="auto"/>
      </w:divBdr>
    </w:div>
    <w:div w:id="220410932">
      <w:bodyDiv w:val="1"/>
      <w:marLeft w:val="0"/>
      <w:marRight w:val="0"/>
      <w:marTop w:val="0"/>
      <w:marBottom w:val="0"/>
      <w:divBdr>
        <w:top w:val="none" w:sz="0" w:space="0" w:color="auto"/>
        <w:left w:val="none" w:sz="0" w:space="0" w:color="auto"/>
        <w:bottom w:val="none" w:sz="0" w:space="0" w:color="auto"/>
        <w:right w:val="none" w:sz="0" w:space="0" w:color="auto"/>
      </w:divBdr>
    </w:div>
    <w:div w:id="221983080">
      <w:bodyDiv w:val="1"/>
      <w:marLeft w:val="0"/>
      <w:marRight w:val="0"/>
      <w:marTop w:val="0"/>
      <w:marBottom w:val="0"/>
      <w:divBdr>
        <w:top w:val="none" w:sz="0" w:space="0" w:color="auto"/>
        <w:left w:val="none" w:sz="0" w:space="0" w:color="auto"/>
        <w:bottom w:val="none" w:sz="0" w:space="0" w:color="auto"/>
        <w:right w:val="none" w:sz="0" w:space="0" w:color="auto"/>
      </w:divBdr>
      <w:divsChild>
        <w:div w:id="118425885">
          <w:marLeft w:val="480"/>
          <w:marRight w:val="0"/>
          <w:marTop w:val="0"/>
          <w:marBottom w:val="0"/>
          <w:divBdr>
            <w:top w:val="none" w:sz="0" w:space="0" w:color="auto"/>
            <w:left w:val="none" w:sz="0" w:space="0" w:color="auto"/>
            <w:bottom w:val="none" w:sz="0" w:space="0" w:color="auto"/>
            <w:right w:val="none" w:sz="0" w:space="0" w:color="auto"/>
          </w:divBdr>
        </w:div>
        <w:div w:id="167990092">
          <w:marLeft w:val="480"/>
          <w:marRight w:val="0"/>
          <w:marTop w:val="0"/>
          <w:marBottom w:val="0"/>
          <w:divBdr>
            <w:top w:val="none" w:sz="0" w:space="0" w:color="auto"/>
            <w:left w:val="none" w:sz="0" w:space="0" w:color="auto"/>
            <w:bottom w:val="none" w:sz="0" w:space="0" w:color="auto"/>
            <w:right w:val="none" w:sz="0" w:space="0" w:color="auto"/>
          </w:divBdr>
        </w:div>
        <w:div w:id="183595466">
          <w:marLeft w:val="480"/>
          <w:marRight w:val="0"/>
          <w:marTop w:val="0"/>
          <w:marBottom w:val="0"/>
          <w:divBdr>
            <w:top w:val="none" w:sz="0" w:space="0" w:color="auto"/>
            <w:left w:val="none" w:sz="0" w:space="0" w:color="auto"/>
            <w:bottom w:val="none" w:sz="0" w:space="0" w:color="auto"/>
            <w:right w:val="none" w:sz="0" w:space="0" w:color="auto"/>
          </w:divBdr>
        </w:div>
        <w:div w:id="225142386">
          <w:marLeft w:val="480"/>
          <w:marRight w:val="0"/>
          <w:marTop w:val="0"/>
          <w:marBottom w:val="0"/>
          <w:divBdr>
            <w:top w:val="none" w:sz="0" w:space="0" w:color="auto"/>
            <w:left w:val="none" w:sz="0" w:space="0" w:color="auto"/>
            <w:bottom w:val="none" w:sz="0" w:space="0" w:color="auto"/>
            <w:right w:val="none" w:sz="0" w:space="0" w:color="auto"/>
          </w:divBdr>
        </w:div>
        <w:div w:id="243993554">
          <w:marLeft w:val="480"/>
          <w:marRight w:val="0"/>
          <w:marTop w:val="0"/>
          <w:marBottom w:val="0"/>
          <w:divBdr>
            <w:top w:val="none" w:sz="0" w:space="0" w:color="auto"/>
            <w:left w:val="none" w:sz="0" w:space="0" w:color="auto"/>
            <w:bottom w:val="none" w:sz="0" w:space="0" w:color="auto"/>
            <w:right w:val="none" w:sz="0" w:space="0" w:color="auto"/>
          </w:divBdr>
        </w:div>
        <w:div w:id="300162191">
          <w:marLeft w:val="480"/>
          <w:marRight w:val="0"/>
          <w:marTop w:val="0"/>
          <w:marBottom w:val="0"/>
          <w:divBdr>
            <w:top w:val="none" w:sz="0" w:space="0" w:color="auto"/>
            <w:left w:val="none" w:sz="0" w:space="0" w:color="auto"/>
            <w:bottom w:val="none" w:sz="0" w:space="0" w:color="auto"/>
            <w:right w:val="none" w:sz="0" w:space="0" w:color="auto"/>
          </w:divBdr>
        </w:div>
        <w:div w:id="353045489">
          <w:marLeft w:val="480"/>
          <w:marRight w:val="0"/>
          <w:marTop w:val="0"/>
          <w:marBottom w:val="0"/>
          <w:divBdr>
            <w:top w:val="none" w:sz="0" w:space="0" w:color="auto"/>
            <w:left w:val="none" w:sz="0" w:space="0" w:color="auto"/>
            <w:bottom w:val="none" w:sz="0" w:space="0" w:color="auto"/>
            <w:right w:val="none" w:sz="0" w:space="0" w:color="auto"/>
          </w:divBdr>
        </w:div>
        <w:div w:id="370956633">
          <w:marLeft w:val="480"/>
          <w:marRight w:val="0"/>
          <w:marTop w:val="0"/>
          <w:marBottom w:val="0"/>
          <w:divBdr>
            <w:top w:val="none" w:sz="0" w:space="0" w:color="auto"/>
            <w:left w:val="none" w:sz="0" w:space="0" w:color="auto"/>
            <w:bottom w:val="none" w:sz="0" w:space="0" w:color="auto"/>
            <w:right w:val="none" w:sz="0" w:space="0" w:color="auto"/>
          </w:divBdr>
        </w:div>
        <w:div w:id="371464007">
          <w:marLeft w:val="480"/>
          <w:marRight w:val="0"/>
          <w:marTop w:val="0"/>
          <w:marBottom w:val="0"/>
          <w:divBdr>
            <w:top w:val="none" w:sz="0" w:space="0" w:color="auto"/>
            <w:left w:val="none" w:sz="0" w:space="0" w:color="auto"/>
            <w:bottom w:val="none" w:sz="0" w:space="0" w:color="auto"/>
            <w:right w:val="none" w:sz="0" w:space="0" w:color="auto"/>
          </w:divBdr>
        </w:div>
        <w:div w:id="373967505">
          <w:marLeft w:val="480"/>
          <w:marRight w:val="0"/>
          <w:marTop w:val="0"/>
          <w:marBottom w:val="0"/>
          <w:divBdr>
            <w:top w:val="none" w:sz="0" w:space="0" w:color="auto"/>
            <w:left w:val="none" w:sz="0" w:space="0" w:color="auto"/>
            <w:bottom w:val="none" w:sz="0" w:space="0" w:color="auto"/>
            <w:right w:val="none" w:sz="0" w:space="0" w:color="auto"/>
          </w:divBdr>
        </w:div>
        <w:div w:id="385683213">
          <w:marLeft w:val="480"/>
          <w:marRight w:val="0"/>
          <w:marTop w:val="0"/>
          <w:marBottom w:val="0"/>
          <w:divBdr>
            <w:top w:val="none" w:sz="0" w:space="0" w:color="auto"/>
            <w:left w:val="none" w:sz="0" w:space="0" w:color="auto"/>
            <w:bottom w:val="none" w:sz="0" w:space="0" w:color="auto"/>
            <w:right w:val="none" w:sz="0" w:space="0" w:color="auto"/>
          </w:divBdr>
        </w:div>
        <w:div w:id="421876384">
          <w:marLeft w:val="480"/>
          <w:marRight w:val="0"/>
          <w:marTop w:val="0"/>
          <w:marBottom w:val="0"/>
          <w:divBdr>
            <w:top w:val="none" w:sz="0" w:space="0" w:color="auto"/>
            <w:left w:val="none" w:sz="0" w:space="0" w:color="auto"/>
            <w:bottom w:val="none" w:sz="0" w:space="0" w:color="auto"/>
            <w:right w:val="none" w:sz="0" w:space="0" w:color="auto"/>
          </w:divBdr>
        </w:div>
        <w:div w:id="501555688">
          <w:marLeft w:val="480"/>
          <w:marRight w:val="0"/>
          <w:marTop w:val="0"/>
          <w:marBottom w:val="0"/>
          <w:divBdr>
            <w:top w:val="none" w:sz="0" w:space="0" w:color="auto"/>
            <w:left w:val="none" w:sz="0" w:space="0" w:color="auto"/>
            <w:bottom w:val="none" w:sz="0" w:space="0" w:color="auto"/>
            <w:right w:val="none" w:sz="0" w:space="0" w:color="auto"/>
          </w:divBdr>
        </w:div>
        <w:div w:id="526600459">
          <w:marLeft w:val="480"/>
          <w:marRight w:val="0"/>
          <w:marTop w:val="0"/>
          <w:marBottom w:val="0"/>
          <w:divBdr>
            <w:top w:val="none" w:sz="0" w:space="0" w:color="auto"/>
            <w:left w:val="none" w:sz="0" w:space="0" w:color="auto"/>
            <w:bottom w:val="none" w:sz="0" w:space="0" w:color="auto"/>
            <w:right w:val="none" w:sz="0" w:space="0" w:color="auto"/>
          </w:divBdr>
        </w:div>
        <w:div w:id="557665419">
          <w:marLeft w:val="480"/>
          <w:marRight w:val="0"/>
          <w:marTop w:val="0"/>
          <w:marBottom w:val="0"/>
          <w:divBdr>
            <w:top w:val="none" w:sz="0" w:space="0" w:color="auto"/>
            <w:left w:val="none" w:sz="0" w:space="0" w:color="auto"/>
            <w:bottom w:val="none" w:sz="0" w:space="0" w:color="auto"/>
            <w:right w:val="none" w:sz="0" w:space="0" w:color="auto"/>
          </w:divBdr>
        </w:div>
        <w:div w:id="579875789">
          <w:marLeft w:val="480"/>
          <w:marRight w:val="0"/>
          <w:marTop w:val="0"/>
          <w:marBottom w:val="0"/>
          <w:divBdr>
            <w:top w:val="none" w:sz="0" w:space="0" w:color="auto"/>
            <w:left w:val="none" w:sz="0" w:space="0" w:color="auto"/>
            <w:bottom w:val="none" w:sz="0" w:space="0" w:color="auto"/>
            <w:right w:val="none" w:sz="0" w:space="0" w:color="auto"/>
          </w:divBdr>
        </w:div>
        <w:div w:id="622806905">
          <w:marLeft w:val="480"/>
          <w:marRight w:val="0"/>
          <w:marTop w:val="0"/>
          <w:marBottom w:val="0"/>
          <w:divBdr>
            <w:top w:val="none" w:sz="0" w:space="0" w:color="auto"/>
            <w:left w:val="none" w:sz="0" w:space="0" w:color="auto"/>
            <w:bottom w:val="none" w:sz="0" w:space="0" w:color="auto"/>
            <w:right w:val="none" w:sz="0" w:space="0" w:color="auto"/>
          </w:divBdr>
        </w:div>
        <w:div w:id="681787654">
          <w:marLeft w:val="480"/>
          <w:marRight w:val="0"/>
          <w:marTop w:val="0"/>
          <w:marBottom w:val="0"/>
          <w:divBdr>
            <w:top w:val="none" w:sz="0" w:space="0" w:color="auto"/>
            <w:left w:val="none" w:sz="0" w:space="0" w:color="auto"/>
            <w:bottom w:val="none" w:sz="0" w:space="0" w:color="auto"/>
            <w:right w:val="none" w:sz="0" w:space="0" w:color="auto"/>
          </w:divBdr>
        </w:div>
        <w:div w:id="722872572">
          <w:marLeft w:val="480"/>
          <w:marRight w:val="0"/>
          <w:marTop w:val="0"/>
          <w:marBottom w:val="0"/>
          <w:divBdr>
            <w:top w:val="none" w:sz="0" w:space="0" w:color="auto"/>
            <w:left w:val="none" w:sz="0" w:space="0" w:color="auto"/>
            <w:bottom w:val="none" w:sz="0" w:space="0" w:color="auto"/>
            <w:right w:val="none" w:sz="0" w:space="0" w:color="auto"/>
          </w:divBdr>
        </w:div>
        <w:div w:id="870461889">
          <w:marLeft w:val="480"/>
          <w:marRight w:val="0"/>
          <w:marTop w:val="0"/>
          <w:marBottom w:val="0"/>
          <w:divBdr>
            <w:top w:val="none" w:sz="0" w:space="0" w:color="auto"/>
            <w:left w:val="none" w:sz="0" w:space="0" w:color="auto"/>
            <w:bottom w:val="none" w:sz="0" w:space="0" w:color="auto"/>
            <w:right w:val="none" w:sz="0" w:space="0" w:color="auto"/>
          </w:divBdr>
        </w:div>
        <w:div w:id="918095646">
          <w:marLeft w:val="480"/>
          <w:marRight w:val="0"/>
          <w:marTop w:val="0"/>
          <w:marBottom w:val="0"/>
          <w:divBdr>
            <w:top w:val="none" w:sz="0" w:space="0" w:color="auto"/>
            <w:left w:val="none" w:sz="0" w:space="0" w:color="auto"/>
            <w:bottom w:val="none" w:sz="0" w:space="0" w:color="auto"/>
            <w:right w:val="none" w:sz="0" w:space="0" w:color="auto"/>
          </w:divBdr>
        </w:div>
        <w:div w:id="923681406">
          <w:marLeft w:val="480"/>
          <w:marRight w:val="0"/>
          <w:marTop w:val="0"/>
          <w:marBottom w:val="0"/>
          <w:divBdr>
            <w:top w:val="none" w:sz="0" w:space="0" w:color="auto"/>
            <w:left w:val="none" w:sz="0" w:space="0" w:color="auto"/>
            <w:bottom w:val="none" w:sz="0" w:space="0" w:color="auto"/>
            <w:right w:val="none" w:sz="0" w:space="0" w:color="auto"/>
          </w:divBdr>
        </w:div>
        <w:div w:id="947810292">
          <w:marLeft w:val="480"/>
          <w:marRight w:val="0"/>
          <w:marTop w:val="0"/>
          <w:marBottom w:val="0"/>
          <w:divBdr>
            <w:top w:val="none" w:sz="0" w:space="0" w:color="auto"/>
            <w:left w:val="none" w:sz="0" w:space="0" w:color="auto"/>
            <w:bottom w:val="none" w:sz="0" w:space="0" w:color="auto"/>
            <w:right w:val="none" w:sz="0" w:space="0" w:color="auto"/>
          </w:divBdr>
        </w:div>
        <w:div w:id="972901691">
          <w:marLeft w:val="480"/>
          <w:marRight w:val="0"/>
          <w:marTop w:val="0"/>
          <w:marBottom w:val="0"/>
          <w:divBdr>
            <w:top w:val="none" w:sz="0" w:space="0" w:color="auto"/>
            <w:left w:val="none" w:sz="0" w:space="0" w:color="auto"/>
            <w:bottom w:val="none" w:sz="0" w:space="0" w:color="auto"/>
            <w:right w:val="none" w:sz="0" w:space="0" w:color="auto"/>
          </w:divBdr>
        </w:div>
        <w:div w:id="977994968">
          <w:marLeft w:val="480"/>
          <w:marRight w:val="0"/>
          <w:marTop w:val="0"/>
          <w:marBottom w:val="0"/>
          <w:divBdr>
            <w:top w:val="none" w:sz="0" w:space="0" w:color="auto"/>
            <w:left w:val="none" w:sz="0" w:space="0" w:color="auto"/>
            <w:bottom w:val="none" w:sz="0" w:space="0" w:color="auto"/>
            <w:right w:val="none" w:sz="0" w:space="0" w:color="auto"/>
          </w:divBdr>
        </w:div>
        <w:div w:id="1044064404">
          <w:marLeft w:val="480"/>
          <w:marRight w:val="0"/>
          <w:marTop w:val="0"/>
          <w:marBottom w:val="0"/>
          <w:divBdr>
            <w:top w:val="none" w:sz="0" w:space="0" w:color="auto"/>
            <w:left w:val="none" w:sz="0" w:space="0" w:color="auto"/>
            <w:bottom w:val="none" w:sz="0" w:space="0" w:color="auto"/>
            <w:right w:val="none" w:sz="0" w:space="0" w:color="auto"/>
          </w:divBdr>
        </w:div>
        <w:div w:id="1052538630">
          <w:marLeft w:val="480"/>
          <w:marRight w:val="0"/>
          <w:marTop w:val="0"/>
          <w:marBottom w:val="0"/>
          <w:divBdr>
            <w:top w:val="none" w:sz="0" w:space="0" w:color="auto"/>
            <w:left w:val="none" w:sz="0" w:space="0" w:color="auto"/>
            <w:bottom w:val="none" w:sz="0" w:space="0" w:color="auto"/>
            <w:right w:val="none" w:sz="0" w:space="0" w:color="auto"/>
          </w:divBdr>
        </w:div>
        <w:div w:id="1120297427">
          <w:marLeft w:val="480"/>
          <w:marRight w:val="0"/>
          <w:marTop w:val="0"/>
          <w:marBottom w:val="0"/>
          <w:divBdr>
            <w:top w:val="none" w:sz="0" w:space="0" w:color="auto"/>
            <w:left w:val="none" w:sz="0" w:space="0" w:color="auto"/>
            <w:bottom w:val="none" w:sz="0" w:space="0" w:color="auto"/>
            <w:right w:val="none" w:sz="0" w:space="0" w:color="auto"/>
          </w:divBdr>
        </w:div>
        <w:div w:id="1169295155">
          <w:marLeft w:val="480"/>
          <w:marRight w:val="0"/>
          <w:marTop w:val="0"/>
          <w:marBottom w:val="0"/>
          <w:divBdr>
            <w:top w:val="none" w:sz="0" w:space="0" w:color="auto"/>
            <w:left w:val="none" w:sz="0" w:space="0" w:color="auto"/>
            <w:bottom w:val="none" w:sz="0" w:space="0" w:color="auto"/>
            <w:right w:val="none" w:sz="0" w:space="0" w:color="auto"/>
          </w:divBdr>
        </w:div>
        <w:div w:id="1180897449">
          <w:marLeft w:val="480"/>
          <w:marRight w:val="0"/>
          <w:marTop w:val="0"/>
          <w:marBottom w:val="0"/>
          <w:divBdr>
            <w:top w:val="none" w:sz="0" w:space="0" w:color="auto"/>
            <w:left w:val="none" w:sz="0" w:space="0" w:color="auto"/>
            <w:bottom w:val="none" w:sz="0" w:space="0" w:color="auto"/>
            <w:right w:val="none" w:sz="0" w:space="0" w:color="auto"/>
          </w:divBdr>
        </w:div>
        <w:div w:id="1254238805">
          <w:marLeft w:val="480"/>
          <w:marRight w:val="0"/>
          <w:marTop w:val="0"/>
          <w:marBottom w:val="0"/>
          <w:divBdr>
            <w:top w:val="none" w:sz="0" w:space="0" w:color="auto"/>
            <w:left w:val="none" w:sz="0" w:space="0" w:color="auto"/>
            <w:bottom w:val="none" w:sz="0" w:space="0" w:color="auto"/>
            <w:right w:val="none" w:sz="0" w:space="0" w:color="auto"/>
          </w:divBdr>
        </w:div>
        <w:div w:id="1254318693">
          <w:marLeft w:val="480"/>
          <w:marRight w:val="0"/>
          <w:marTop w:val="0"/>
          <w:marBottom w:val="0"/>
          <w:divBdr>
            <w:top w:val="none" w:sz="0" w:space="0" w:color="auto"/>
            <w:left w:val="none" w:sz="0" w:space="0" w:color="auto"/>
            <w:bottom w:val="none" w:sz="0" w:space="0" w:color="auto"/>
            <w:right w:val="none" w:sz="0" w:space="0" w:color="auto"/>
          </w:divBdr>
        </w:div>
        <w:div w:id="1263996603">
          <w:marLeft w:val="480"/>
          <w:marRight w:val="0"/>
          <w:marTop w:val="0"/>
          <w:marBottom w:val="0"/>
          <w:divBdr>
            <w:top w:val="none" w:sz="0" w:space="0" w:color="auto"/>
            <w:left w:val="none" w:sz="0" w:space="0" w:color="auto"/>
            <w:bottom w:val="none" w:sz="0" w:space="0" w:color="auto"/>
            <w:right w:val="none" w:sz="0" w:space="0" w:color="auto"/>
          </w:divBdr>
        </w:div>
        <w:div w:id="1268544610">
          <w:marLeft w:val="480"/>
          <w:marRight w:val="0"/>
          <w:marTop w:val="0"/>
          <w:marBottom w:val="0"/>
          <w:divBdr>
            <w:top w:val="none" w:sz="0" w:space="0" w:color="auto"/>
            <w:left w:val="none" w:sz="0" w:space="0" w:color="auto"/>
            <w:bottom w:val="none" w:sz="0" w:space="0" w:color="auto"/>
            <w:right w:val="none" w:sz="0" w:space="0" w:color="auto"/>
          </w:divBdr>
        </w:div>
        <w:div w:id="1292858440">
          <w:marLeft w:val="480"/>
          <w:marRight w:val="0"/>
          <w:marTop w:val="0"/>
          <w:marBottom w:val="0"/>
          <w:divBdr>
            <w:top w:val="none" w:sz="0" w:space="0" w:color="auto"/>
            <w:left w:val="none" w:sz="0" w:space="0" w:color="auto"/>
            <w:bottom w:val="none" w:sz="0" w:space="0" w:color="auto"/>
            <w:right w:val="none" w:sz="0" w:space="0" w:color="auto"/>
          </w:divBdr>
        </w:div>
        <w:div w:id="1359962841">
          <w:marLeft w:val="480"/>
          <w:marRight w:val="0"/>
          <w:marTop w:val="0"/>
          <w:marBottom w:val="0"/>
          <w:divBdr>
            <w:top w:val="none" w:sz="0" w:space="0" w:color="auto"/>
            <w:left w:val="none" w:sz="0" w:space="0" w:color="auto"/>
            <w:bottom w:val="none" w:sz="0" w:space="0" w:color="auto"/>
            <w:right w:val="none" w:sz="0" w:space="0" w:color="auto"/>
          </w:divBdr>
        </w:div>
        <w:div w:id="1368946806">
          <w:marLeft w:val="480"/>
          <w:marRight w:val="0"/>
          <w:marTop w:val="0"/>
          <w:marBottom w:val="0"/>
          <w:divBdr>
            <w:top w:val="none" w:sz="0" w:space="0" w:color="auto"/>
            <w:left w:val="none" w:sz="0" w:space="0" w:color="auto"/>
            <w:bottom w:val="none" w:sz="0" w:space="0" w:color="auto"/>
            <w:right w:val="none" w:sz="0" w:space="0" w:color="auto"/>
          </w:divBdr>
        </w:div>
        <w:div w:id="1407994857">
          <w:marLeft w:val="480"/>
          <w:marRight w:val="0"/>
          <w:marTop w:val="0"/>
          <w:marBottom w:val="0"/>
          <w:divBdr>
            <w:top w:val="none" w:sz="0" w:space="0" w:color="auto"/>
            <w:left w:val="none" w:sz="0" w:space="0" w:color="auto"/>
            <w:bottom w:val="none" w:sz="0" w:space="0" w:color="auto"/>
            <w:right w:val="none" w:sz="0" w:space="0" w:color="auto"/>
          </w:divBdr>
        </w:div>
        <w:div w:id="1497190466">
          <w:marLeft w:val="480"/>
          <w:marRight w:val="0"/>
          <w:marTop w:val="0"/>
          <w:marBottom w:val="0"/>
          <w:divBdr>
            <w:top w:val="none" w:sz="0" w:space="0" w:color="auto"/>
            <w:left w:val="none" w:sz="0" w:space="0" w:color="auto"/>
            <w:bottom w:val="none" w:sz="0" w:space="0" w:color="auto"/>
            <w:right w:val="none" w:sz="0" w:space="0" w:color="auto"/>
          </w:divBdr>
        </w:div>
        <w:div w:id="1510169782">
          <w:marLeft w:val="480"/>
          <w:marRight w:val="0"/>
          <w:marTop w:val="0"/>
          <w:marBottom w:val="0"/>
          <w:divBdr>
            <w:top w:val="none" w:sz="0" w:space="0" w:color="auto"/>
            <w:left w:val="none" w:sz="0" w:space="0" w:color="auto"/>
            <w:bottom w:val="none" w:sz="0" w:space="0" w:color="auto"/>
            <w:right w:val="none" w:sz="0" w:space="0" w:color="auto"/>
          </w:divBdr>
        </w:div>
        <w:div w:id="1534998384">
          <w:marLeft w:val="480"/>
          <w:marRight w:val="0"/>
          <w:marTop w:val="0"/>
          <w:marBottom w:val="0"/>
          <w:divBdr>
            <w:top w:val="none" w:sz="0" w:space="0" w:color="auto"/>
            <w:left w:val="none" w:sz="0" w:space="0" w:color="auto"/>
            <w:bottom w:val="none" w:sz="0" w:space="0" w:color="auto"/>
            <w:right w:val="none" w:sz="0" w:space="0" w:color="auto"/>
          </w:divBdr>
        </w:div>
        <w:div w:id="1565721658">
          <w:marLeft w:val="480"/>
          <w:marRight w:val="0"/>
          <w:marTop w:val="0"/>
          <w:marBottom w:val="0"/>
          <w:divBdr>
            <w:top w:val="none" w:sz="0" w:space="0" w:color="auto"/>
            <w:left w:val="none" w:sz="0" w:space="0" w:color="auto"/>
            <w:bottom w:val="none" w:sz="0" w:space="0" w:color="auto"/>
            <w:right w:val="none" w:sz="0" w:space="0" w:color="auto"/>
          </w:divBdr>
        </w:div>
        <w:div w:id="1607040940">
          <w:marLeft w:val="480"/>
          <w:marRight w:val="0"/>
          <w:marTop w:val="0"/>
          <w:marBottom w:val="0"/>
          <w:divBdr>
            <w:top w:val="none" w:sz="0" w:space="0" w:color="auto"/>
            <w:left w:val="none" w:sz="0" w:space="0" w:color="auto"/>
            <w:bottom w:val="none" w:sz="0" w:space="0" w:color="auto"/>
            <w:right w:val="none" w:sz="0" w:space="0" w:color="auto"/>
          </w:divBdr>
        </w:div>
        <w:div w:id="1660377638">
          <w:marLeft w:val="480"/>
          <w:marRight w:val="0"/>
          <w:marTop w:val="0"/>
          <w:marBottom w:val="0"/>
          <w:divBdr>
            <w:top w:val="none" w:sz="0" w:space="0" w:color="auto"/>
            <w:left w:val="none" w:sz="0" w:space="0" w:color="auto"/>
            <w:bottom w:val="none" w:sz="0" w:space="0" w:color="auto"/>
            <w:right w:val="none" w:sz="0" w:space="0" w:color="auto"/>
          </w:divBdr>
        </w:div>
        <w:div w:id="1680543705">
          <w:marLeft w:val="480"/>
          <w:marRight w:val="0"/>
          <w:marTop w:val="0"/>
          <w:marBottom w:val="0"/>
          <w:divBdr>
            <w:top w:val="none" w:sz="0" w:space="0" w:color="auto"/>
            <w:left w:val="none" w:sz="0" w:space="0" w:color="auto"/>
            <w:bottom w:val="none" w:sz="0" w:space="0" w:color="auto"/>
            <w:right w:val="none" w:sz="0" w:space="0" w:color="auto"/>
          </w:divBdr>
        </w:div>
        <w:div w:id="1837182780">
          <w:marLeft w:val="480"/>
          <w:marRight w:val="0"/>
          <w:marTop w:val="0"/>
          <w:marBottom w:val="0"/>
          <w:divBdr>
            <w:top w:val="none" w:sz="0" w:space="0" w:color="auto"/>
            <w:left w:val="none" w:sz="0" w:space="0" w:color="auto"/>
            <w:bottom w:val="none" w:sz="0" w:space="0" w:color="auto"/>
            <w:right w:val="none" w:sz="0" w:space="0" w:color="auto"/>
          </w:divBdr>
        </w:div>
        <w:div w:id="1876456123">
          <w:marLeft w:val="480"/>
          <w:marRight w:val="0"/>
          <w:marTop w:val="0"/>
          <w:marBottom w:val="0"/>
          <w:divBdr>
            <w:top w:val="none" w:sz="0" w:space="0" w:color="auto"/>
            <w:left w:val="none" w:sz="0" w:space="0" w:color="auto"/>
            <w:bottom w:val="none" w:sz="0" w:space="0" w:color="auto"/>
            <w:right w:val="none" w:sz="0" w:space="0" w:color="auto"/>
          </w:divBdr>
        </w:div>
        <w:div w:id="1898740925">
          <w:marLeft w:val="480"/>
          <w:marRight w:val="0"/>
          <w:marTop w:val="0"/>
          <w:marBottom w:val="0"/>
          <w:divBdr>
            <w:top w:val="none" w:sz="0" w:space="0" w:color="auto"/>
            <w:left w:val="none" w:sz="0" w:space="0" w:color="auto"/>
            <w:bottom w:val="none" w:sz="0" w:space="0" w:color="auto"/>
            <w:right w:val="none" w:sz="0" w:space="0" w:color="auto"/>
          </w:divBdr>
        </w:div>
        <w:div w:id="1921332484">
          <w:marLeft w:val="480"/>
          <w:marRight w:val="0"/>
          <w:marTop w:val="0"/>
          <w:marBottom w:val="0"/>
          <w:divBdr>
            <w:top w:val="none" w:sz="0" w:space="0" w:color="auto"/>
            <w:left w:val="none" w:sz="0" w:space="0" w:color="auto"/>
            <w:bottom w:val="none" w:sz="0" w:space="0" w:color="auto"/>
            <w:right w:val="none" w:sz="0" w:space="0" w:color="auto"/>
          </w:divBdr>
        </w:div>
        <w:div w:id="1959215738">
          <w:marLeft w:val="480"/>
          <w:marRight w:val="0"/>
          <w:marTop w:val="0"/>
          <w:marBottom w:val="0"/>
          <w:divBdr>
            <w:top w:val="none" w:sz="0" w:space="0" w:color="auto"/>
            <w:left w:val="none" w:sz="0" w:space="0" w:color="auto"/>
            <w:bottom w:val="none" w:sz="0" w:space="0" w:color="auto"/>
            <w:right w:val="none" w:sz="0" w:space="0" w:color="auto"/>
          </w:divBdr>
        </w:div>
        <w:div w:id="1978953107">
          <w:marLeft w:val="480"/>
          <w:marRight w:val="0"/>
          <w:marTop w:val="0"/>
          <w:marBottom w:val="0"/>
          <w:divBdr>
            <w:top w:val="none" w:sz="0" w:space="0" w:color="auto"/>
            <w:left w:val="none" w:sz="0" w:space="0" w:color="auto"/>
            <w:bottom w:val="none" w:sz="0" w:space="0" w:color="auto"/>
            <w:right w:val="none" w:sz="0" w:space="0" w:color="auto"/>
          </w:divBdr>
        </w:div>
        <w:div w:id="1985158186">
          <w:marLeft w:val="480"/>
          <w:marRight w:val="0"/>
          <w:marTop w:val="0"/>
          <w:marBottom w:val="0"/>
          <w:divBdr>
            <w:top w:val="none" w:sz="0" w:space="0" w:color="auto"/>
            <w:left w:val="none" w:sz="0" w:space="0" w:color="auto"/>
            <w:bottom w:val="none" w:sz="0" w:space="0" w:color="auto"/>
            <w:right w:val="none" w:sz="0" w:space="0" w:color="auto"/>
          </w:divBdr>
        </w:div>
        <w:div w:id="2051685956">
          <w:marLeft w:val="480"/>
          <w:marRight w:val="0"/>
          <w:marTop w:val="0"/>
          <w:marBottom w:val="0"/>
          <w:divBdr>
            <w:top w:val="none" w:sz="0" w:space="0" w:color="auto"/>
            <w:left w:val="none" w:sz="0" w:space="0" w:color="auto"/>
            <w:bottom w:val="none" w:sz="0" w:space="0" w:color="auto"/>
            <w:right w:val="none" w:sz="0" w:space="0" w:color="auto"/>
          </w:divBdr>
        </w:div>
        <w:div w:id="2121297239">
          <w:marLeft w:val="480"/>
          <w:marRight w:val="0"/>
          <w:marTop w:val="0"/>
          <w:marBottom w:val="0"/>
          <w:divBdr>
            <w:top w:val="none" w:sz="0" w:space="0" w:color="auto"/>
            <w:left w:val="none" w:sz="0" w:space="0" w:color="auto"/>
            <w:bottom w:val="none" w:sz="0" w:space="0" w:color="auto"/>
            <w:right w:val="none" w:sz="0" w:space="0" w:color="auto"/>
          </w:divBdr>
        </w:div>
      </w:divsChild>
    </w:div>
    <w:div w:id="222567217">
      <w:bodyDiv w:val="1"/>
      <w:marLeft w:val="0"/>
      <w:marRight w:val="0"/>
      <w:marTop w:val="0"/>
      <w:marBottom w:val="0"/>
      <w:divBdr>
        <w:top w:val="none" w:sz="0" w:space="0" w:color="auto"/>
        <w:left w:val="none" w:sz="0" w:space="0" w:color="auto"/>
        <w:bottom w:val="none" w:sz="0" w:space="0" w:color="auto"/>
        <w:right w:val="none" w:sz="0" w:space="0" w:color="auto"/>
      </w:divBdr>
    </w:div>
    <w:div w:id="224487534">
      <w:bodyDiv w:val="1"/>
      <w:marLeft w:val="0"/>
      <w:marRight w:val="0"/>
      <w:marTop w:val="0"/>
      <w:marBottom w:val="0"/>
      <w:divBdr>
        <w:top w:val="none" w:sz="0" w:space="0" w:color="auto"/>
        <w:left w:val="none" w:sz="0" w:space="0" w:color="auto"/>
        <w:bottom w:val="none" w:sz="0" w:space="0" w:color="auto"/>
        <w:right w:val="none" w:sz="0" w:space="0" w:color="auto"/>
      </w:divBdr>
    </w:div>
    <w:div w:id="226192455">
      <w:bodyDiv w:val="1"/>
      <w:marLeft w:val="0"/>
      <w:marRight w:val="0"/>
      <w:marTop w:val="0"/>
      <w:marBottom w:val="0"/>
      <w:divBdr>
        <w:top w:val="none" w:sz="0" w:space="0" w:color="auto"/>
        <w:left w:val="none" w:sz="0" w:space="0" w:color="auto"/>
        <w:bottom w:val="none" w:sz="0" w:space="0" w:color="auto"/>
        <w:right w:val="none" w:sz="0" w:space="0" w:color="auto"/>
      </w:divBdr>
    </w:div>
    <w:div w:id="230165957">
      <w:bodyDiv w:val="1"/>
      <w:marLeft w:val="0"/>
      <w:marRight w:val="0"/>
      <w:marTop w:val="0"/>
      <w:marBottom w:val="0"/>
      <w:divBdr>
        <w:top w:val="none" w:sz="0" w:space="0" w:color="auto"/>
        <w:left w:val="none" w:sz="0" w:space="0" w:color="auto"/>
        <w:bottom w:val="none" w:sz="0" w:space="0" w:color="auto"/>
        <w:right w:val="none" w:sz="0" w:space="0" w:color="auto"/>
      </w:divBdr>
    </w:div>
    <w:div w:id="231089631">
      <w:bodyDiv w:val="1"/>
      <w:marLeft w:val="0"/>
      <w:marRight w:val="0"/>
      <w:marTop w:val="0"/>
      <w:marBottom w:val="0"/>
      <w:divBdr>
        <w:top w:val="none" w:sz="0" w:space="0" w:color="auto"/>
        <w:left w:val="none" w:sz="0" w:space="0" w:color="auto"/>
        <w:bottom w:val="none" w:sz="0" w:space="0" w:color="auto"/>
        <w:right w:val="none" w:sz="0" w:space="0" w:color="auto"/>
      </w:divBdr>
    </w:div>
    <w:div w:id="232128999">
      <w:bodyDiv w:val="1"/>
      <w:marLeft w:val="0"/>
      <w:marRight w:val="0"/>
      <w:marTop w:val="0"/>
      <w:marBottom w:val="0"/>
      <w:divBdr>
        <w:top w:val="none" w:sz="0" w:space="0" w:color="auto"/>
        <w:left w:val="none" w:sz="0" w:space="0" w:color="auto"/>
        <w:bottom w:val="none" w:sz="0" w:space="0" w:color="auto"/>
        <w:right w:val="none" w:sz="0" w:space="0" w:color="auto"/>
      </w:divBdr>
    </w:div>
    <w:div w:id="235632332">
      <w:bodyDiv w:val="1"/>
      <w:marLeft w:val="0"/>
      <w:marRight w:val="0"/>
      <w:marTop w:val="0"/>
      <w:marBottom w:val="0"/>
      <w:divBdr>
        <w:top w:val="none" w:sz="0" w:space="0" w:color="auto"/>
        <w:left w:val="none" w:sz="0" w:space="0" w:color="auto"/>
        <w:bottom w:val="none" w:sz="0" w:space="0" w:color="auto"/>
        <w:right w:val="none" w:sz="0" w:space="0" w:color="auto"/>
      </w:divBdr>
    </w:div>
    <w:div w:id="236669116">
      <w:bodyDiv w:val="1"/>
      <w:marLeft w:val="0"/>
      <w:marRight w:val="0"/>
      <w:marTop w:val="0"/>
      <w:marBottom w:val="0"/>
      <w:divBdr>
        <w:top w:val="none" w:sz="0" w:space="0" w:color="auto"/>
        <w:left w:val="none" w:sz="0" w:space="0" w:color="auto"/>
        <w:bottom w:val="none" w:sz="0" w:space="0" w:color="auto"/>
        <w:right w:val="none" w:sz="0" w:space="0" w:color="auto"/>
      </w:divBdr>
    </w:div>
    <w:div w:id="236747333">
      <w:bodyDiv w:val="1"/>
      <w:marLeft w:val="0"/>
      <w:marRight w:val="0"/>
      <w:marTop w:val="0"/>
      <w:marBottom w:val="0"/>
      <w:divBdr>
        <w:top w:val="none" w:sz="0" w:space="0" w:color="auto"/>
        <w:left w:val="none" w:sz="0" w:space="0" w:color="auto"/>
        <w:bottom w:val="none" w:sz="0" w:space="0" w:color="auto"/>
        <w:right w:val="none" w:sz="0" w:space="0" w:color="auto"/>
      </w:divBdr>
    </w:div>
    <w:div w:id="237523726">
      <w:bodyDiv w:val="1"/>
      <w:marLeft w:val="0"/>
      <w:marRight w:val="0"/>
      <w:marTop w:val="0"/>
      <w:marBottom w:val="0"/>
      <w:divBdr>
        <w:top w:val="none" w:sz="0" w:space="0" w:color="auto"/>
        <w:left w:val="none" w:sz="0" w:space="0" w:color="auto"/>
        <w:bottom w:val="none" w:sz="0" w:space="0" w:color="auto"/>
        <w:right w:val="none" w:sz="0" w:space="0" w:color="auto"/>
      </w:divBdr>
    </w:div>
    <w:div w:id="238097113">
      <w:bodyDiv w:val="1"/>
      <w:marLeft w:val="0"/>
      <w:marRight w:val="0"/>
      <w:marTop w:val="0"/>
      <w:marBottom w:val="0"/>
      <w:divBdr>
        <w:top w:val="none" w:sz="0" w:space="0" w:color="auto"/>
        <w:left w:val="none" w:sz="0" w:space="0" w:color="auto"/>
        <w:bottom w:val="none" w:sz="0" w:space="0" w:color="auto"/>
        <w:right w:val="none" w:sz="0" w:space="0" w:color="auto"/>
      </w:divBdr>
    </w:div>
    <w:div w:id="238177138">
      <w:bodyDiv w:val="1"/>
      <w:marLeft w:val="0"/>
      <w:marRight w:val="0"/>
      <w:marTop w:val="0"/>
      <w:marBottom w:val="0"/>
      <w:divBdr>
        <w:top w:val="none" w:sz="0" w:space="0" w:color="auto"/>
        <w:left w:val="none" w:sz="0" w:space="0" w:color="auto"/>
        <w:bottom w:val="none" w:sz="0" w:space="0" w:color="auto"/>
        <w:right w:val="none" w:sz="0" w:space="0" w:color="auto"/>
      </w:divBdr>
    </w:div>
    <w:div w:id="246034791">
      <w:bodyDiv w:val="1"/>
      <w:marLeft w:val="0"/>
      <w:marRight w:val="0"/>
      <w:marTop w:val="0"/>
      <w:marBottom w:val="0"/>
      <w:divBdr>
        <w:top w:val="none" w:sz="0" w:space="0" w:color="auto"/>
        <w:left w:val="none" w:sz="0" w:space="0" w:color="auto"/>
        <w:bottom w:val="none" w:sz="0" w:space="0" w:color="auto"/>
        <w:right w:val="none" w:sz="0" w:space="0" w:color="auto"/>
      </w:divBdr>
    </w:div>
    <w:div w:id="259409160">
      <w:bodyDiv w:val="1"/>
      <w:marLeft w:val="0"/>
      <w:marRight w:val="0"/>
      <w:marTop w:val="0"/>
      <w:marBottom w:val="0"/>
      <w:divBdr>
        <w:top w:val="none" w:sz="0" w:space="0" w:color="auto"/>
        <w:left w:val="none" w:sz="0" w:space="0" w:color="auto"/>
        <w:bottom w:val="none" w:sz="0" w:space="0" w:color="auto"/>
        <w:right w:val="none" w:sz="0" w:space="0" w:color="auto"/>
      </w:divBdr>
    </w:div>
    <w:div w:id="263195198">
      <w:bodyDiv w:val="1"/>
      <w:marLeft w:val="0"/>
      <w:marRight w:val="0"/>
      <w:marTop w:val="0"/>
      <w:marBottom w:val="0"/>
      <w:divBdr>
        <w:top w:val="none" w:sz="0" w:space="0" w:color="auto"/>
        <w:left w:val="none" w:sz="0" w:space="0" w:color="auto"/>
        <w:bottom w:val="none" w:sz="0" w:space="0" w:color="auto"/>
        <w:right w:val="none" w:sz="0" w:space="0" w:color="auto"/>
      </w:divBdr>
    </w:div>
    <w:div w:id="267395242">
      <w:bodyDiv w:val="1"/>
      <w:marLeft w:val="0"/>
      <w:marRight w:val="0"/>
      <w:marTop w:val="0"/>
      <w:marBottom w:val="0"/>
      <w:divBdr>
        <w:top w:val="none" w:sz="0" w:space="0" w:color="auto"/>
        <w:left w:val="none" w:sz="0" w:space="0" w:color="auto"/>
        <w:bottom w:val="none" w:sz="0" w:space="0" w:color="auto"/>
        <w:right w:val="none" w:sz="0" w:space="0" w:color="auto"/>
      </w:divBdr>
    </w:div>
    <w:div w:id="269895798">
      <w:bodyDiv w:val="1"/>
      <w:marLeft w:val="0"/>
      <w:marRight w:val="0"/>
      <w:marTop w:val="0"/>
      <w:marBottom w:val="0"/>
      <w:divBdr>
        <w:top w:val="none" w:sz="0" w:space="0" w:color="auto"/>
        <w:left w:val="none" w:sz="0" w:space="0" w:color="auto"/>
        <w:bottom w:val="none" w:sz="0" w:space="0" w:color="auto"/>
        <w:right w:val="none" w:sz="0" w:space="0" w:color="auto"/>
      </w:divBdr>
    </w:div>
    <w:div w:id="271279938">
      <w:bodyDiv w:val="1"/>
      <w:marLeft w:val="0"/>
      <w:marRight w:val="0"/>
      <w:marTop w:val="0"/>
      <w:marBottom w:val="0"/>
      <w:divBdr>
        <w:top w:val="none" w:sz="0" w:space="0" w:color="auto"/>
        <w:left w:val="none" w:sz="0" w:space="0" w:color="auto"/>
        <w:bottom w:val="none" w:sz="0" w:space="0" w:color="auto"/>
        <w:right w:val="none" w:sz="0" w:space="0" w:color="auto"/>
      </w:divBdr>
    </w:div>
    <w:div w:id="272902582">
      <w:bodyDiv w:val="1"/>
      <w:marLeft w:val="0"/>
      <w:marRight w:val="0"/>
      <w:marTop w:val="0"/>
      <w:marBottom w:val="0"/>
      <w:divBdr>
        <w:top w:val="none" w:sz="0" w:space="0" w:color="auto"/>
        <w:left w:val="none" w:sz="0" w:space="0" w:color="auto"/>
        <w:bottom w:val="none" w:sz="0" w:space="0" w:color="auto"/>
        <w:right w:val="none" w:sz="0" w:space="0" w:color="auto"/>
      </w:divBdr>
      <w:divsChild>
        <w:div w:id="2561291">
          <w:marLeft w:val="480"/>
          <w:marRight w:val="0"/>
          <w:marTop w:val="0"/>
          <w:marBottom w:val="0"/>
          <w:divBdr>
            <w:top w:val="none" w:sz="0" w:space="0" w:color="auto"/>
            <w:left w:val="none" w:sz="0" w:space="0" w:color="auto"/>
            <w:bottom w:val="none" w:sz="0" w:space="0" w:color="auto"/>
            <w:right w:val="none" w:sz="0" w:space="0" w:color="auto"/>
          </w:divBdr>
        </w:div>
        <w:div w:id="38171692">
          <w:marLeft w:val="480"/>
          <w:marRight w:val="0"/>
          <w:marTop w:val="0"/>
          <w:marBottom w:val="0"/>
          <w:divBdr>
            <w:top w:val="none" w:sz="0" w:space="0" w:color="auto"/>
            <w:left w:val="none" w:sz="0" w:space="0" w:color="auto"/>
            <w:bottom w:val="none" w:sz="0" w:space="0" w:color="auto"/>
            <w:right w:val="none" w:sz="0" w:space="0" w:color="auto"/>
          </w:divBdr>
        </w:div>
        <w:div w:id="105195857">
          <w:marLeft w:val="480"/>
          <w:marRight w:val="0"/>
          <w:marTop w:val="0"/>
          <w:marBottom w:val="0"/>
          <w:divBdr>
            <w:top w:val="none" w:sz="0" w:space="0" w:color="auto"/>
            <w:left w:val="none" w:sz="0" w:space="0" w:color="auto"/>
            <w:bottom w:val="none" w:sz="0" w:space="0" w:color="auto"/>
            <w:right w:val="none" w:sz="0" w:space="0" w:color="auto"/>
          </w:divBdr>
        </w:div>
        <w:div w:id="138497156">
          <w:marLeft w:val="480"/>
          <w:marRight w:val="0"/>
          <w:marTop w:val="0"/>
          <w:marBottom w:val="0"/>
          <w:divBdr>
            <w:top w:val="none" w:sz="0" w:space="0" w:color="auto"/>
            <w:left w:val="none" w:sz="0" w:space="0" w:color="auto"/>
            <w:bottom w:val="none" w:sz="0" w:space="0" w:color="auto"/>
            <w:right w:val="none" w:sz="0" w:space="0" w:color="auto"/>
          </w:divBdr>
        </w:div>
        <w:div w:id="150223774">
          <w:marLeft w:val="480"/>
          <w:marRight w:val="0"/>
          <w:marTop w:val="0"/>
          <w:marBottom w:val="0"/>
          <w:divBdr>
            <w:top w:val="none" w:sz="0" w:space="0" w:color="auto"/>
            <w:left w:val="none" w:sz="0" w:space="0" w:color="auto"/>
            <w:bottom w:val="none" w:sz="0" w:space="0" w:color="auto"/>
            <w:right w:val="none" w:sz="0" w:space="0" w:color="auto"/>
          </w:divBdr>
        </w:div>
        <w:div w:id="156768426">
          <w:marLeft w:val="480"/>
          <w:marRight w:val="0"/>
          <w:marTop w:val="0"/>
          <w:marBottom w:val="0"/>
          <w:divBdr>
            <w:top w:val="none" w:sz="0" w:space="0" w:color="auto"/>
            <w:left w:val="none" w:sz="0" w:space="0" w:color="auto"/>
            <w:bottom w:val="none" w:sz="0" w:space="0" w:color="auto"/>
            <w:right w:val="none" w:sz="0" w:space="0" w:color="auto"/>
          </w:divBdr>
        </w:div>
        <w:div w:id="172695967">
          <w:marLeft w:val="480"/>
          <w:marRight w:val="0"/>
          <w:marTop w:val="0"/>
          <w:marBottom w:val="0"/>
          <w:divBdr>
            <w:top w:val="none" w:sz="0" w:space="0" w:color="auto"/>
            <w:left w:val="none" w:sz="0" w:space="0" w:color="auto"/>
            <w:bottom w:val="none" w:sz="0" w:space="0" w:color="auto"/>
            <w:right w:val="none" w:sz="0" w:space="0" w:color="auto"/>
          </w:divBdr>
        </w:div>
        <w:div w:id="273907345">
          <w:marLeft w:val="480"/>
          <w:marRight w:val="0"/>
          <w:marTop w:val="0"/>
          <w:marBottom w:val="0"/>
          <w:divBdr>
            <w:top w:val="none" w:sz="0" w:space="0" w:color="auto"/>
            <w:left w:val="none" w:sz="0" w:space="0" w:color="auto"/>
            <w:bottom w:val="none" w:sz="0" w:space="0" w:color="auto"/>
            <w:right w:val="none" w:sz="0" w:space="0" w:color="auto"/>
          </w:divBdr>
        </w:div>
        <w:div w:id="316342488">
          <w:marLeft w:val="480"/>
          <w:marRight w:val="0"/>
          <w:marTop w:val="0"/>
          <w:marBottom w:val="0"/>
          <w:divBdr>
            <w:top w:val="none" w:sz="0" w:space="0" w:color="auto"/>
            <w:left w:val="none" w:sz="0" w:space="0" w:color="auto"/>
            <w:bottom w:val="none" w:sz="0" w:space="0" w:color="auto"/>
            <w:right w:val="none" w:sz="0" w:space="0" w:color="auto"/>
          </w:divBdr>
        </w:div>
        <w:div w:id="343628703">
          <w:marLeft w:val="480"/>
          <w:marRight w:val="0"/>
          <w:marTop w:val="0"/>
          <w:marBottom w:val="0"/>
          <w:divBdr>
            <w:top w:val="none" w:sz="0" w:space="0" w:color="auto"/>
            <w:left w:val="none" w:sz="0" w:space="0" w:color="auto"/>
            <w:bottom w:val="none" w:sz="0" w:space="0" w:color="auto"/>
            <w:right w:val="none" w:sz="0" w:space="0" w:color="auto"/>
          </w:divBdr>
        </w:div>
        <w:div w:id="383871378">
          <w:marLeft w:val="480"/>
          <w:marRight w:val="0"/>
          <w:marTop w:val="0"/>
          <w:marBottom w:val="0"/>
          <w:divBdr>
            <w:top w:val="none" w:sz="0" w:space="0" w:color="auto"/>
            <w:left w:val="none" w:sz="0" w:space="0" w:color="auto"/>
            <w:bottom w:val="none" w:sz="0" w:space="0" w:color="auto"/>
            <w:right w:val="none" w:sz="0" w:space="0" w:color="auto"/>
          </w:divBdr>
        </w:div>
        <w:div w:id="591429468">
          <w:marLeft w:val="480"/>
          <w:marRight w:val="0"/>
          <w:marTop w:val="0"/>
          <w:marBottom w:val="0"/>
          <w:divBdr>
            <w:top w:val="none" w:sz="0" w:space="0" w:color="auto"/>
            <w:left w:val="none" w:sz="0" w:space="0" w:color="auto"/>
            <w:bottom w:val="none" w:sz="0" w:space="0" w:color="auto"/>
            <w:right w:val="none" w:sz="0" w:space="0" w:color="auto"/>
          </w:divBdr>
        </w:div>
        <w:div w:id="592665043">
          <w:marLeft w:val="480"/>
          <w:marRight w:val="0"/>
          <w:marTop w:val="0"/>
          <w:marBottom w:val="0"/>
          <w:divBdr>
            <w:top w:val="none" w:sz="0" w:space="0" w:color="auto"/>
            <w:left w:val="none" w:sz="0" w:space="0" w:color="auto"/>
            <w:bottom w:val="none" w:sz="0" w:space="0" w:color="auto"/>
            <w:right w:val="none" w:sz="0" w:space="0" w:color="auto"/>
          </w:divBdr>
        </w:div>
        <w:div w:id="600651868">
          <w:marLeft w:val="480"/>
          <w:marRight w:val="0"/>
          <w:marTop w:val="0"/>
          <w:marBottom w:val="0"/>
          <w:divBdr>
            <w:top w:val="none" w:sz="0" w:space="0" w:color="auto"/>
            <w:left w:val="none" w:sz="0" w:space="0" w:color="auto"/>
            <w:bottom w:val="none" w:sz="0" w:space="0" w:color="auto"/>
            <w:right w:val="none" w:sz="0" w:space="0" w:color="auto"/>
          </w:divBdr>
        </w:div>
        <w:div w:id="701898848">
          <w:marLeft w:val="480"/>
          <w:marRight w:val="0"/>
          <w:marTop w:val="0"/>
          <w:marBottom w:val="0"/>
          <w:divBdr>
            <w:top w:val="none" w:sz="0" w:space="0" w:color="auto"/>
            <w:left w:val="none" w:sz="0" w:space="0" w:color="auto"/>
            <w:bottom w:val="none" w:sz="0" w:space="0" w:color="auto"/>
            <w:right w:val="none" w:sz="0" w:space="0" w:color="auto"/>
          </w:divBdr>
        </w:div>
        <w:div w:id="738403037">
          <w:marLeft w:val="480"/>
          <w:marRight w:val="0"/>
          <w:marTop w:val="0"/>
          <w:marBottom w:val="0"/>
          <w:divBdr>
            <w:top w:val="none" w:sz="0" w:space="0" w:color="auto"/>
            <w:left w:val="none" w:sz="0" w:space="0" w:color="auto"/>
            <w:bottom w:val="none" w:sz="0" w:space="0" w:color="auto"/>
            <w:right w:val="none" w:sz="0" w:space="0" w:color="auto"/>
          </w:divBdr>
        </w:div>
        <w:div w:id="761797505">
          <w:marLeft w:val="480"/>
          <w:marRight w:val="0"/>
          <w:marTop w:val="0"/>
          <w:marBottom w:val="0"/>
          <w:divBdr>
            <w:top w:val="none" w:sz="0" w:space="0" w:color="auto"/>
            <w:left w:val="none" w:sz="0" w:space="0" w:color="auto"/>
            <w:bottom w:val="none" w:sz="0" w:space="0" w:color="auto"/>
            <w:right w:val="none" w:sz="0" w:space="0" w:color="auto"/>
          </w:divBdr>
        </w:div>
        <w:div w:id="767388776">
          <w:marLeft w:val="480"/>
          <w:marRight w:val="0"/>
          <w:marTop w:val="0"/>
          <w:marBottom w:val="0"/>
          <w:divBdr>
            <w:top w:val="none" w:sz="0" w:space="0" w:color="auto"/>
            <w:left w:val="none" w:sz="0" w:space="0" w:color="auto"/>
            <w:bottom w:val="none" w:sz="0" w:space="0" w:color="auto"/>
            <w:right w:val="none" w:sz="0" w:space="0" w:color="auto"/>
          </w:divBdr>
        </w:div>
        <w:div w:id="819544458">
          <w:marLeft w:val="480"/>
          <w:marRight w:val="0"/>
          <w:marTop w:val="0"/>
          <w:marBottom w:val="0"/>
          <w:divBdr>
            <w:top w:val="none" w:sz="0" w:space="0" w:color="auto"/>
            <w:left w:val="none" w:sz="0" w:space="0" w:color="auto"/>
            <w:bottom w:val="none" w:sz="0" w:space="0" w:color="auto"/>
            <w:right w:val="none" w:sz="0" w:space="0" w:color="auto"/>
          </w:divBdr>
        </w:div>
        <w:div w:id="834497747">
          <w:marLeft w:val="480"/>
          <w:marRight w:val="0"/>
          <w:marTop w:val="0"/>
          <w:marBottom w:val="0"/>
          <w:divBdr>
            <w:top w:val="none" w:sz="0" w:space="0" w:color="auto"/>
            <w:left w:val="none" w:sz="0" w:space="0" w:color="auto"/>
            <w:bottom w:val="none" w:sz="0" w:space="0" w:color="auto"/>
            <w:right w:val="none" w:sz="0" w:space="0" w:color="auto"/>
          </w:divBdr>
        </w:div>
        <w:div w:id="876544846">
          <w:marLeft w:val="480"/>
          <w:marRight w:val="0"/>
          <w:marTop w:val="0"/>
          <w:marBottom w:val="0"/>
          <w:divBdr>
            <w:top w:val="none" w:sz="0" w:space="0" w:color="auto"/>
            <w:left w:val="none" w:sz="0" w:space="0" w:color="auto"/>
            <w:bottom w:val="none" w:sz="0" w:space="0" w:color="auto"/>
            <w:right w:val="none" w:sz="0" w:space="0" w:color="auto"/>
          </w:divBdr>
        </w:div>
        <w:div w:id="891620781">
          <w:marLeft w:val="480"/>
          <w:marRight w:val="0"/>
          <w:marTop w:val="0"/>
          <w:marBottom w:val="0"/>
          <w:divBdr>
            <w:top w:val="none" w:sz="0" w:space="0" w:color="auto"/>
            <w:left w:val="none" w:sz="0" w:space="0" w:color="auto"/>
            <w:bottom w:val="none" w:sz="0" w:space="0" w:color="auto"/>
            <w:right w:val="none" w:sz="0" w:space="0" w:color="auto"/>
          </w:divBdr>
        </w:div>
        <w:div w:id="891770639">
          <w:marLeft w:val="480"/>
          <w:marRight w:val="0"/>
          <w:marTop w:val="0"/>
          <w:marBottom w:val="0"/>
          <w:divBdr>
            <w:top w:val="none" w:sz="0" w:space="0" w:color="auto"/>
            <w:left w:val="none" w:sz="0" w:space="0" w:color="auto"/>
            <w:bottom w:val="none" w:sz="0" w:space="0" w:color="auto"/>
            <w:right w:val="none" w:sz="0" w:space="0" w:color="auto"/>
          </w:divBdr>
        </w:div>
        <w:div w:id="1004866316">
          <w:marLeft w:val="480"/>
          <w:marRight w:val="0"/>
          <w:marTop w:val="0"/>
          <w:marBottom w:val="0"/>
          <w:divBdr>
            <w:top w:val="none" w:sz="0" w:space="0" w:color="auto"/>
            <w:left w:val="none" w:sz="0" w:space="0" w:color="auto"/>
            <w:bottom w:val="none" w:sz="0" w:space="0" w:color="auto"/>
            <w:right w:val="none" w:sz="0" w:space="0" w:color="auto"/>
          </w:divBdr>
        </w:div>
        <w:div w:id="1061517778">
          <w:marLeft w:val="480"/>
          <w:marRight w:val="0"/>
          <w:marTop w:val="0"/>
          <w:marBottom w:val="0"/>
          <w:divBdr>
            <w:top w:val="none" w:sz="0" w:space="0" w:color="auto"/>
            <w:left w:val="none" w:sz="0" w:space="0" w:color="auto"/>
            <w:bottom w:val="none" w:sz="0" w:space="0" w:color="auto"/>
            <w:right w:val="none" w:sz="0" w:space="0" w:color="auto"/>
          </w:divBdr>
        </w:div>
        <w:div w:id="1093429225">
          <w:marLeft w:val="480"/>
          <w:marRight w:val="0"/>
          <w:marTop w:val="0"/>
          <w:marBottom w:val="0"/>
          <w:divBdr>
            <w:top w:val="none" w:sz="0" w:space="0" w:color="auto"/>
            <w:left w:val="none" w:sz="0" w:space="0" w:color="auto"/>
            <w:bottom w:val="none" w:sz="0" w:space="0" w:color="auto"/>
            <w:right w:val="none" w:sz="0" w:space="0" w:color="auto"/>
          </w:divBdr>
        </w:div>
        <w:div w:id="1110510556">
          <w:marLeft w:val="480"/>
          <w:marRight w:val="0"/>
          <w:marTop w:val="0"/>
          <w:marBottom w:val="0"/>
          <w:divBdr>
            <w:top w:val="none" w:sz="0" w:space="0" w:color="auto"/>
            <w:left w:val="none" w:sz="0" w:space="0" w:color="auto"/>
            <w:bottom w:val="none" w:sz="0" w:space="0" w:color="auto"/>
            <w:right w:val="none" w:sz="0" w:space="0" w:color="auto"/>
          </w:divBdr>
        </w:div>
        <w:div w:id="1140070577">
          <w:marLeft w:val="480"/>
          <w:marRight w:val="0"/>
          <w:marTop w:val="0"/>
          <w:marBottom w:val="0"/>
          <w:divBdr>
            <w:top w:val="none" w:sz="0" w:space="0" w:color="auto"/>
            <w:left w:val="none" w:sz="0" w:space="0" w:color="auto"/>
            <w:bottom w:val="none" w:sz="0" w:space="0" w:color="auto"/>
            <w:right w:val="none" w:sz="0" w:space="0" w:color="auto"/>
          </w:divBdr>
        </w:div>
        <w:div w:id="1143231320">
          <w:marLeft w:val="480"/>
          <w:marRight w:val="0"/>
          <w:marTop w:val="0"/>
          <w:marBottom w:val="0"/>
          <w:divBdr>
            <w:top w:val="none" w:sz="0" w:space="0" w:color="auto"/>
            <w:left w:val="none" w:sz="0" w:space="0" w:color="auto"/>
            <w:bottom w:val="none" w:sz="0" w:space="0" w:color="auto"/>
            <w:right w:val="none" w:sz="0" w:space="0" w:color="auto"/>
          </w:divBdr>
        </w:div>
        <w:div w:id="1169128656">
          <w:marLeft w:val="480"/>
          <w:marRight w:val="0"/>
          <w:marTop w:val="0"/>
          <w:marBottom w:val="0"/>
          <w:divBdr>
            <w:top w:val="none" w:sz="0" w:space="0" w:color="auto"/>
            <w:left w:val="none" w:sz="0" w:space="0" w:color="auto"/>
            <w:bottom w:val="none" w:sz="0" w:space="0" w:color="auto"/>
            <w:right w:val="none" w:sz="0" w:space="0" w:color="auto"/>
          </w:divBdr>
        </w:div>
        <w:div w:id="1210455300">
          <w:marLeft w:val="480"/>
          <w:marRight w:val="0"/>
          <w:marTop w:val="0"/>
          <w:marBottom w:val="0"/>
          <w:divBdr>
            <w:top w:val="none" w:sz="0" w:space="0" w:color="auto"/>
            <w:left w:val="none" w:sz="0" w:space="0" w:color="auto"/>
            <w:bottom w:val="none" w:sz="0" w:space="0" w:color="auto"/>
            <w:right w:val="none" w:sz="0" w:space="0" w:color="auto"/>
          </w:divBdr>
        </w:div>
        <w:div w:id="1402799394">
          <w:marLeft w:val="480"/>
          <w:marRight w:val="0"/>
          <w:marTop w:val="0"/>
          <w:marBottom w:val="0"/>
          <w:divBdr>
            <w:top w:val="none" w:sz="0" w:space="0" w:color="auto"/>
            <w:left w:val="none" w:sz="0" w:space="0" w:color="auto"/>
            <w:bottom w:val="none" w:sz="0" w:space="0" w:color="auto"/>
            <w:right w:val="none" w:sz="0" w:space="0" w:color="auto"/>
          </w:divBdr>
        </w:div>
        <w:div w:id="1403218955">
          <w:marLeft w:val="480"/>
          <w:marRight w:val="0"/>
          <w:marTop w:val="0"/>
          <w:marBottom w:val="0"/>
          <w:divBdr>
            <w:top w:val="none" w:sz="0" w:space="0" w:color="auto"/>
            <w:left w:val="none" w:sz="0" w:space="0" w:color="auto"/>
            <w:bottom w:val="none" w:sz="0" w:space="0" w:color="auto"/>
            <w:right w:val="none" w:sz="0" w:space="0" w:color="auto"/>
          </w:divBdr>
        </w:div>
        <w:div w:id="1457605759">
          <w:marLeft w:val="480"/>
          <w:marRight w:val="0"/>
          <w:marTop w:val="0"/>
          <w:marBottom w:val="0"/>
          <w:divBdr>
            <w:top w:val="none" w:sz="0" w:space="0" w:color="auto"/>
            <w:left w:val="none" w:sz="0" w:space="0" w:color="auto"/>
            <w:bottom w:val="none" w:sz="0" w:space="0" w:color="auto"/>
            <w:right w:val="none" w:sz="0" w:space="0" w:color="auto"/>
          </w:divBdr>
        </w:div>
        <w:div w:id="1484156312">
          <w:marLeft w:val="480"/>
          <w:marRight w:val="0"/>
          <w:marTop w:val="0"/>
          <w:marBottom w:val="0"/>
          <w:divBdr>
            <w:top w:val="none" w:sz="0" w:space="0" w:color="auto"/>
            <w:left w:val="none" w:sz="0" w:space="0" w:color="auto"/>
            <w:bottom w:val="none" w:sz="0" w:space="0" w:color="auto"/>
            <w:right w:val="none" w:sz="0" w:space="0" w:color="auto"/>
          </w:divBdr>
        </w:div>
        <w:div w:id="1500533806">
          <w:marLeft w:val="480"/>
          <w:marRight w:val="0"/>
          <w:marTop w:val="0"/>
          <w:marBottom w:val="0"/>
          <w:divBdr>
            <w:top w:val="none" w:sz="0" w:space="0" w:color="auto"/>
            <w:left w:val="none" w:sz="0" w:space="0" w:color="auto"/>
            <w:bottom w:val="none" w:sz="0" w:space="0" w:color="auto"/>
            <w:right w:val="none" w:sz="0" w:space="0" w:color="auto"/>
          </w:divBdr>
        </w:div>
        <w:div w:id="1637107742">
          <w:marLeft w:val="480"/>
          <w:marRight w:val="0"/>
          <w:marTop w:val="0"/>
          <w:marBottom w:val="0"/>
          <w:divBdr>
            <w:top w:val="none" w:sz="0" w:space="0" w:color="auto"/>
            <w:left w:val="none" w:sz="0" w:space="0" w:color="auto"/>
            <w:bottom w:val="none" w:sz="0" w:space="0" w:color="auto"/>
            <w:right w:val="none" w:sz="0" w:space="0" w:color="auto"/>
          </w:divBdr>
        </w:div>
        <w:div w:id="1677341777">
          <w:marLeft w:val="480"/>
          <w:marRight w:val="0"/>
          <w:marTop w:val="0"/>
          <w:marBottom w:val="0"/>
          <w:divBdr>
            <w:top w:val="none" w:sz="0" w:space="0" w:color="auto"/>
            <w:left w:val="none" w:sz="0" w:space="0" w:color="auto"/>
            <w:bottom w:val="none" w:sz="0" w:space="0" w:color="auto"/>
            <w:right w:val="none" w:sz="0" w:space="0" w:color="auto"/>
          </w:divBdr>
        </w:div>
        <w:div w:id="1813674671">
          <w:marLeft w:val="480"/>
          <w:marRight w:val="0"/>
          <w:marTop w:val="0"/>
          <w:marBottom w:val="0"/>
          <w:divBdr>
            <w:top w:val="none" w:sz="0" w:space="0" w:color="auto"/>
            <w:left w:val="none" w:sz="0" w:space="0" w:color="auto"/>
            <w:bottom w:val="none" w:sz="0" w:space="0" w:color="auto"/>
            <w:right w:val="none" w:sz="0" w:space="0" w:color="auto"/>
          </w:divBdr>
        </w:div>
        <w:div w:id="1842694831">
          <w:marLeft w:val="480"/>
          <w:marRight w:val="0"/>
          <w:marTop w:val="0"/>
          <w:marBottom w:val="0"/>
          <w:divBdr>
            <w:top w:val="none" w:sz="0" w:space="0" w:color="auto"/>
            <w:left w:val="none" w:sz="0" w:space="0" w:color="auto"/>
            <w:bottom w:val="none" w:sz="0" w:space="0" w:color="auto"/>
            <w:right w:val="none" w:sz="0" w:space="0" w:color="auto"/>
          </w:divBdr>
        </w:div>
        <w:div w:id="1894997015">
          <w:marLeft w:val="480"/>
          <w:marRight w:val="0"/>
          <w:marTop w:val="0"/>
          <w:marBottom w:val="0"/>
          <w:divBdr>
            <w:top w:val="none" w:sz="0" w:space="0" w:color="auto"/>
            <w:left w:val="none" w:sz="0" w:space="0" w:color="auto"/>
            <w:bottom w:val="none" w:sz="0" w:space="0" w:color="auto"/>
            <w:right w:val="none" w:sz="0" w:space="0" w:color="auto"/>
          </w:divBdr>
        </w:div>
        <w:div w:id="1909267399">
          <w:marLeft w:val="480"/>
          <w:marRight w:val="0"/>
          <w:marTop w:val="0"/>
          <w:marBottom w:val="0"/>
          <w:divBdr>
            <w:top w:val="none" w:sz="0" w:space="0" w:color="auto"/>
            <w:left w:val="none" w:sz="0" w:space="0" w:color="auto"/>
            <w:bottom w:val="none" w:sz="0" w:space="0" w:color="auto"/>
            <w:right w:val="none" w:sz="0" w:space="0" w:color="auto"/>
          </w:divBdr>
        </w:div>
        <w:div w:id="1914586266">
          <w:marLeft w:val="480"/>
          <w:marRight w:val="0"/>
          <w:marTop w:val="0"/>
          <w:marBottom w:val="0"/>
          <w:divBdr>
            <w:top w:val="none" w:sz="0" w:space="0" w:color="auto"/>
            <w:left w:val="none" w:sz="0" w:space="0" w:color="auto"/>
            <w:bottom w:val="none" w:sz="0" w:space="0" w:color="auto"/>
            <w:right w:val="none" w:sz="0" w:space="0" w:color="auto"/>
          </w:divBdr>
        </w:div>
        <w:div w:id="1922255970">
          <w:marLeft w:val="480"/>
          <w:marRight w:val="0"/>
          <w:marTop w:val="0"/>
          <w:marBottom w:val="0"/>
          <w:divBdr>
            <w:top w:val="none" w:sz="0" w:space="0" w:color="auto"/>
            <w:left w:val="none" w:sz="0" w:space="0" w:color="auto"/>
            <w:bottom w:val="none" w:sz="0" w:space="0" w:color="auto"/>
            <w:right w:val="none" w:sz="0" w:space="0" w:color="auto"/>
          </w:divBdr>
        </w:div>
        <w:div w:id="2040932931">
          <w:marLeft w:val="480"/>
          <w:marRight w:val="0"/>
          <w:marTop w:val="0"/>
          <w:marBottom w:val="0"/>
          <w:divBdr>
            <w:top w:val="none" w:sz="0" w:space="0" w:color="auto"/>
            <w:left w:val="none" w:sz="0" w:space="0" w:color="auto"/>
            <w:bottom w:val="none" w:sz="0" w:space="0" w:color="auto"/>
            <w:right w:val="none" w:sz="0" w:space="0" w:color="auto"/>
          </w:divBdr>
        </w:div>
        <w:div w:id="2084912475">
          <w:marLeft w:val="480"/>
          <w:marRight w:val="0"/>
          <w:marTop w:val="0"/>
          <w:marBottom w:val="0"/>
          <w:divBdr>
            <w:top w:val="none" w:sz="0" w:space="0" w:color="auto"/>
            <w:left w:val="none" w:sz="0" w:space="0" w:color="auto"/>
            <w:bottom w:val="none" w:sz="0" w:space="0" w:color="auto"/>
            <w:right w:val="none" w:sz="0" w:space="0" w:color="auto"/>
          </w:divBdr>
        </w:div>
        <w:div w:id="2107731110">
          <w:marLeft w:val="480"/>
          <w:marRight w:val="0"/>
          <w:marTop w:val="0"/>
          <w:marBottom w:val="0"/>
          <w:divBdr>
            <w:top w:val="none" w:sz="0" w:space="0" w:color="auto"/>
            <w:left w:val="none" w:sz="0" w:space="0" w:color="auto"/>
            <w:bottom w:val="none" w:sz="0" w:space="0" w:color="auto"/>
            <w:right w:val="none" w:sz="0" w:space="0" w:color="auto"/>
          </w:divBdr>
        </w:div>
        <w:div w:id="2121609441">
          <w:marLeft w:val="480"/>
          <w:marRight w:val="0"/>
          <w:marTop w:val="0"/>
          <w:marBottom w:val="0"/>
          <w:divBdr>
            <w:top w:val="none" w:sz="0" w:space="0" w:color="auto"/>
            <w:left w:val="none" w:sz="0" w:space="0" w:color="auto"/>
            <w:bottom w:val="none" w:sz="0" w:space="0" w:color="auto"/>
            <w:right w:val="none" w:sz="0" w:space="0" w:color="auto"/>
          </w:divBdr>
        </w:div>
        <w:div w:id="2124566452">
          <w:marLeft w:val="480"/>
          <w:marRight w:val="0"/>
          <w:marTop w:val="0"/>
          <w:marBottom w:val="0"/>
          <w:divBdr>
            <w:top w:val="none" w:sz="0" w:space="0" w:color="auto"/>
            <w:left w:val="none" w:sz="0" w:space="0" w:color="auto"/>
            <w:bottom w:val="none" w:sz="0" w:space="0" w:color="auto"/>
            <w:right w:val="none" w:sz="0" w:space="0" w:color="auto"/>
          </w:divBdr>
        </w:div>
        <w:div w:id="2130279369">
          <w:marLeft w:val="480"/>
          <w:marRight w:val="0"/>
          <w:marTop w:val="0"/>
          <w:marBottom w:val="0"/>
          <w:divBdr>
            <w:top w:val="none" w:sz="0" w:space="0" w:color="auto"/>
            <w:left w:val="none" w:sz="0" w:space="0" w:color="auto"/>
            <w:bottom w:val="none" w:sz="0" w:space="0" w:color="auto"/>
            <w:right w:val="none" w:sz="0" w:space="0" w:color="auto"/>
          </w:divBdr>
        </w:div>
        <w:div w:id="2134782469">
          <w:marLeft w:val="480"/>
          <w:marRight w:val="0"/>
          <w:marTop w:val="0"/>
          <w:marBottom w:val="0"/>
          <w:divBdr>
            <w:top w:val="none" w:sz="0" w:space="0" w:color="auto"/>
            <w:left w:val="none" w:sz="0" w:space="0" w:color="auto"/>
            <w:bottom w:val="none" w:sz="0" w:space="0" w:color="auto"/>
            <w:right w:val="none" w:sz="0" w:space="0" w:color="auto"/>
          </w:divBdr>
        </w:div>
      </w:divsChild>
    </w:div>
    <w:div w:id="277489286">
      <w:bodyDiv w:val="1"/>
      <w:marLeft w:val="0"/>
      <w:marRight w:val="0"/>
      <w:marTop w:val="0"/>
      <w:marBottom w:val="0"/>
      <w:divBdr>
        <w:top w:val="none" w:sz="0" w:space="0" w:color="auto"/>
        <w:left w:val="none" w:sz="0" w:space="0" w:color="auto"/>
        <w:bottom w:val="none" w:sz="0" w:space="0" w:color="auto"/>
        <w:right w:val="none" w:sz="0" w:space="0" w:color="auto"/>
      </w:divBdr>
    </w:div>
    <w:div w:id="277764250">
      <w:bodyDiv w:val="1"/>
      <w:marLeft w:val="0"/>
      <w:marRight w:val="0"/>
      <w:marTop w:val="0"/>
      <w:marBottom w:val="0"/>
      <w:divBdr>
        <w:top w:val="none" w:sz="0" w:space="0" w:color="auto"/>
        <w:left w:val="none" w:sz="0" w:space="0" w:color="auto"/>
        <w:bottom w:val="none" w:sz="0" w:space="0" w:color="auto"/>
        <w:right w:val="none" w:sz="0" w:space="0" w:color="auto"/>
      </w:divBdr>
    </w:div>
    <w:div w:id="281229946">
      <w:bodyDiv w:val="1"/>
      <w:marLeft w:val="0"/>
      <w:marRight w:val="0"/>
      <w:marTop w:val="0"/>
      <w:marBottom w:val="0"/>
      <w:divBdr>
        <w:top w:val="none" w:sz="0" w:space="0" w:color="auto"/>
        <w:left w:val="none" w:sz="0" w:space="0" w:color="auto"/>
        <w:bottom w:val="none" w:sz="0" w:space="0" w:color="auto"/>
        <w:right w:val="none" w:sz="0" w:space="0" w:color="auto"/>
      </w:divBdr>
    </w:div>
    <w:div w:id="282227127">
      <w:bodyDiv w:val="1"/>
      <w:marLeft w:val="0"/>
      <w:marRight w:val="0"/>
      <w:marTop w:val="0"/>
      <w:marBottom w:val="0"/>
      <w:divBdr>
        <w:top w:val="none" w:sz="0" w:space="0" w:color="auto"/>
        <w:left w:val="none" w:sz="0" w:space="0" w:color="auto"/>
        <w:bottom w:val="none" w:sz="0" w:space="0" w:color="auto"/>
        <w:right w:val="none" w:sz="0" w:space="0" w:color="auto"/>
      </w:divBdr>
    </w:div>
    <w:div w:id="287319517">
      <w:bodyDiv w:val="1"/>
      <w:marLeft w:val="0"/>
      <w:marRight w:val="0"/>
      <w:marTop w:val="0"/>
      <w:marBottom w:val="0"/>
      <w:divBdr>
        <w:top w:val="none" w:sz="0" w:space="0" w:color="auto"/>
        <w:left w:val="none" w:sz="0" w:space="0" w:color="auto"/>
        <w:bottom w:val="none" w:sz="0" w:space="0" w:color="auto"/>
        <w:right w:val="none" w:sz="0" w:space="0" w:color="auto"/>
      </w:divBdr>
    </w:div>
    <w:div w:id="290016153">
      <w:bodyDiv w:val="1"/>
      <w:marLeft w:val="0"/>
      <w:marRight w:val="0"/>
      <w:marTop w:val="0"/>
      <w:marBottom w:val="0"/>
      <w:divBdr>
        <w:top w:val="none" w:sz="0" w:space="0" w:color="auto"/>
        <w:left w:val="none" w:sz="0" w:space="0" w:color="auto"/>
        <w:bottom w:val="none" w:sz="0" w:space="0" w:color="auto"/>
        <w:right w:val="none" w:sz="0" w:space="0" w:color="auto"/>
      </w:divBdr>
    </w:div>
    <w:div w:id="293147740">
      <w:bodyDiv w:val="1"/>
      <w:marLeft w:val="0"/>
      <w:marRight w:val="0"/>
      <w:marTop w:val="0"/>
      <w:marBottom w:val="0"/>
      <w:divBdr>
        <w:top w:val="none" w:sz="0" w:space="0" w:color="auto"/>
        <w:left w:val="none" w:sz="0" w:space="0" w:color="auto"/>
        <w:bottom w:val="none" w:sz="0" w:space="0" w:color="auto"/>
        <w:right w:val="none" w:sz="0" w:space="0" w:color="auto"/>
      </w:divBdr>
    </w:div>
    <w:div w:id="295259112">
      <w:bodyDiv w:val="1"/>
      <w:marLeft w:val="0"/>
      <w:marRight w:val="0"/>
      <w:marTop w:val="0"/>
      <w:marBottom w:val="0"/>
      <w:divBdr>
        <w:top w:val="none" w:sz="0" w:space="0" w:color="auto"/>
        <w:left w:val="none" w:sz="0" w:space="0" w:color="auto"/>
        <w:bottom w:val="none" w:sz="0" w:space="0" w:color="auto"/>
        <w:right w:val="none" w:sz="0" w:space="0" w:color="auto"/>
      </w:divBdr>
    </w:div>
    <w:div w:id="298725389">
      <w:bodyDiv w:val="1"/>
      <w:marLeft w:val="0"/>
      <w:marRight w:val="0"/>
      <w:marTop w:val="0"/>
      <w:marBottom w:val="0"/>
      <w:divBdr>
        <w:top w:val="none" w:sz="0" w:space="0" w:color="auto"/>
        <w:left w:val="none" w:sz="0" w:space="0" w:color="auto"/>
        <w:bottom w:val="none" w:sz="0" w:space="0" w:color="auto"/>
        <w:right w:val="none" w:sz="0" w:space="0" w:color="auto"/>
      </w:divBdr>
    </w:div>
    <w:div w:id="301153253">
      <w:bodyDiv w:val="1"/>
      <w:marLeft w:val="0"/>
      <w:marRight w:val="0"/>
      <w:marTop w:val="0"/>
      <w:marBottom w:val="0"/>
      <w:divBdr>
        <w:top w:val="none" w:sz="0" w:space="0" w:color="auto"/>
        <w:left w:val="none" w:sz="0" w:space="0" w:color="auto"/>
        <w:bottom w:val="none" w:sz="0" w:space="0" w:color="auto"/>
        <w:right w:val="none" w:sz="0" w:space="0" w:color="auto"/>
      </w:divBdr>
      <w:divsChild>
        <w:div w:id="46029261">
          <w:marLeft w:val="480"/>
          <w:marRight w:val="0"/>
          <w:marTop w:val="0"/>
          <w:marBottom w:val="0"/>
          <w:divBdr>
            <w:top w:val="none" w:sz="0" w:space="0" w:color="auto"/>
            <w:left w:val="none" w:sz="0" w:space="0" w:color="auto"/>
            <w:bottom w:val="none" w:sz="0" w:space="0" w:color="auto"/>
            <w:right w:val="none" w:sz="0" w:space="0" w:color="auto"/>
          </w:divBdr>
        </w:div>
        <w:div w:id="118502241">
          <w:marLeft w:val="480"/>
          <w:marRight w:val="0"/>
          <w:marTop w:val="0"/>
          <w:marBottom w:val="0"/>
          <w:divBdr>
            <w:top w:val="none" w:sz="0" w:space="0" w:color="auto"/>
            <w:left w:val="none" w:sz="0" w:space="0" w:color="auto"/>
            <w:bottom w:val="none" w:sz="0" w:space="0" w:color="auto"/>
            <w:right w:val="none" w:sz="0" w:space="0" w:color="auto"/>
          </w:divBdr>
        </w:div>
        <w:div w:id="140773428">
          <w:marLeft w:val="480"/>
          <w:marRight w:val="0"/>
          <w:marTop w:val="0"/>
          <w:marBottom w:val="0"/>
          <w:divBdr>
            <w:top w:val="none" w:sz="0" w:space="0" w:color="auto"/>
            <w:left w:val="none" w:sz="0" w:space="0" w:color="auto"/>
            <w:bottom w:val="none" w:sz="0" w:space="0" w:color="auto"/>
            <w:right w:val="none" w:sz="0" w:space="0" w:color="auto"/>
          </w:divBdr>
        </w:div>
        <w:div w:id="177278670">
          <w:marLeft w:val="480"/>
          <w:marRight w:val="0"/>
          <w:marTop w:val="0"/>
          <w:marBottom w:val="0"/>
          <w:divBdr>
            <w:top w:val="none" w:sz="0" w:space="0" w:color="auto"/>
            <w:left w:val="none" w:sz="0" w:space="0" w:color="auto"/>
            <w:bottom w:val="none" w:sz="0" w:space="0" w:color="auto"/>
            <w:right w:val="none" w:sz="0" w:space="0" w:color="auto"/>
          </w:divBdr>
        </w:div>
        <w:div w:id="180516079">
          <w:marLeft w:val="480"/>
          <w:marRight w:val="0"/>
          <w:marTop w:val="0"/>
          <w:marBottom w:val="0"/>
          <w:divBdr>
            <w:top w:val="none" w:sz="0" w:space="0" w:color="auto"/>
            <w:left w:val="none" w:sz="0" w:space="0" w:color="auto"/>
            <w:bottom w:val="none" w:sz="0" w:space="0" w:color="auto"/>
            <w:right w:val="none" w:sz="0" w:space="0" w:color="auto"/>
          </w:divBdr>
        </w:div>
        <w:div w:id="247739567">
          <w:marLeft w:val="480"/>
          <w:marRight w:val="0"/>
          <w:marTop w:val="0"/>
          <w:marBottom w:val="0"/>
          <w:divBdr>
            <w:top w:val="none" w:sz="0" w:space="0" w:color="auto"/>
            <w:left w:val="none" w:sz="0" w:space="0" w:color="auto"/>
            <w:bottom w:val="none" w:sz="0" w:space="0" w:color="auto"/>
            <w:right w:val="none" w:sz="0" w:space="0" w:color="auto"/>
          </w:divBdr>
        </w:div>
        <w:div w:id="263460820">
          <w:marLeft w:val="480"/>
          <w:marRight w:val="0"/>
          <w:marTop w:val="0"/>
          <w:marBottom w:val="0"/>
          <w:divBdr>
            <w:top w:val="none" w:sz="0" w:space="0" w:color="auto"/>
            <w:left w:val="none" w:sz="0" w:space="0" w:color="auto"/>
            <w:bottom w:val="none" w:sz="0" w:space="0" w:color="auto"/>
            <w:right w:val="none" w:sz="0" w:space="0" w:color="auto"/>
          </w:divBdr>
        </w:div>
        <w:div w:id="274363735">
          <w:marLeft w:val="480"/>
          <w:marRight w:val="0"/>
          <w:marTop w:val="0"/>
          <w:marBottom w:val="0"/>
          <w:divBdr>
            <w:top w:val="none" w:sz="0" w:space="0" w:color="auto"/>
            <w:left w:val="none" w:sz="0" w:space="0" w:color="auto"/>
            <w:bottom w:val="none" w:sz="0" w:space="0" w:color="auto"/>
            <w:right w:val="none" w:sz="0" w:space="0" w:color="auto"/>
          </w:divBdr>
        </w:div>
        <w:div w:id="282352293">
          <w:marLeft w:val="480"/>
          <w:marRight w:val="0"/>
          <w:marTop w:val="0"/>
          <w:marBottom w:val="0"/>
          <w:divBdr>
            <w:top w:val="none" w:sz="0" w:space="0" w:color="auto"/>
            <w:left w:val="none" w:sz="0" w:space="0" w:color="auto"/>
            <w:bottom w:val="none" w:sz="0" w:space="0" w:color="auto"/>
            <w:right w:val="none" w:sz="0" w:space="0" w:color="auto"/>
          </w:divBdr>
        </w:div>
        <w:div w:id="384792993">
          <w:marLeft w:val="480"/>
          <w:marRight w:val="0"/>
          <w:marTop w:val="0"/>
          <w:marBottom w:val="0"/>
          <w:divBdr>
            <w:top w:val="none" w:sz="0" w:space="0" w:color="auto"/>
            <w:left w:val="none" w:sz="0" w:space="0" w:color="auto"/>
            <w:bottom w:val="none" w:sz="0" w:space="0" w:color="auto"/>
            <w:right w:val="none" w:sz="0" w:space="0" w:color="auto"/>
          </w:divBdr>
        </w:div>
        <w:div w:id="411968872">
          <w:marLeft w:val="480"/>
          <w:marRight w:val="0"/>
          <w:marTop w:val="0"/>
          <w:marBottom w:val="0"/>
          <w:divBdr>
            <w:top w:val="none" w:sz="0" w:space="0" w:color="auto"/>
            <w:left w:val="none" w:sz="0" w:space="0" w:color="auto"/>
            <w:bottom w:val="none" w:sz="0" w:space="0" w:color="auto"/>
            <w:right w:val="none" w:sz="0" w:space="0" w:color="auto"/>
          </w:divBdr>
        </w:div>
        <w:div w:id="436562587">
          <w:marLeft w:val="480"/>
          <w:marRight w:val="0"/>
          <w:marTop w:val="0"/>
          <w:marBottom w:val="0"/>
          <w:divBdr>
            <w:top w:val="none" w:sz="0" w:space="0" w:color="auto"/>
            <w:left w:val="none" w:sz="0" w:space="0" w:color="auto"/>
            <w:bottom w:val="none" w:sz="0" w:space="0" w:color="auto"/>
            <w:right w:val="none" w:sz="0" w:space="0" w:color="auto"/>
          </w:divBdr>
        </w:div>
        <w:div w:id="441269956">
          <w:marLeft w:val="480"/>
          <w:marRight w:val="0"/>
          <w:marTop w:val="0"/>
          <w:marBottom w:val="0"/>
          <w:divBdr>
            <w:top w:val="none" w:sz="0" w:space="0" w:color="auto"/>
            <w:left w:val="none" w:sz="0" w:space="0" w:color="auto"/>
            <w:bottom w:val="none" w:sz="0" w:space="0" w:color="auto"/>
            <w:right w:val="none" w:sz="0" w:space="0" w:color="auto"/>
          </w:divBdr>
        </w:div>
        <w:div w:id="444345730">
          <w:marLeft w:val="480"/>
          <w:marRight w:val="0"/>
          <w:marTop w:val="0"/>
          <w:marBottom w:val="0"/>
          <w:divBdr>
            <w:top w:val="none" w:sz="0" w:space="0" w:color="auto"/>
            <w:left w:val="none" w:sz="0" w:space="0" w:color="auto"/>
            <w:bottom w:val="none" w:sz="0" w:space="0" w:color="auto"/>
            <w:right w:val="none" w:sz="0" w:space="0" w:color="auto"/>
          </w:divBdr>
        </w:div>
        <w:div w:id="469328781">
          <w:marLeft w:val="480"/>
          <w:marRight w:val="0"/>
          <w:marTop w:val="0"/>
          <w:marBottom w:val="0"/>
          <w:divBdr>
            <w:top w:val="none" w:sz="0" w:space="0" w:color="auto"/>
            <w:left w:val="none" w:sz="0" w:space="0" w:color="auto"/>
            <w:bottom w:val="none" w:sz="0" w:space="0" w:color="auto"/>
            <w:right w:val="none" w:sz="0" w:space="0" w:color="auto"/>
          </w:divBdr>
        </w:div>
        <w:div w:id="473331863">
          <w:marLeft w:val="480"/>
          <w:marRight w:val="0"/>
          <w:marTop w:val="0"/>
          <w:marBottom w:val="0"/>
          <w:divBdr>
            <w:top w:val="none" w:sz="0" w:space="0" w:color="auto"/>
            <w:left w:val="none" w:sz="0" w:space="0" w:color="auto"/>
            <w:bottom w:val="none" w:sz="0" w:space="0" w:color="auto"/>
            <w:right w:val="none" w:sz="0" w:space="0" w:color="auto"/>
          </w:divBdr>
        </w:div>
        <w:div w:id="520553313">
          <w:marLeft w:val="480"/>
          <w:marRight w:val="0"/>
          <w:marTop w:val="0"/>
          <w:marBottom w:val="0"/>
          <w:divBdr>
            <w:top w:val="none" w:sz="0" w:space="0" w:color="auto"/>
            <w:left w:val="none" w:sz="0" w:space="0" w:color="auto"/>
            <w:bottom w:val="none" w:sz="0" w:space="0" w:color="auto"/>
            <w:right w:val="none" w:sz="0" w:space="0" w:color="auto"/>
          </w:divBdr>
        </w:div>
        <w:div w:id="524943772">
          <w:marLeft w:val="480"/>
          <w:marRight w:val="0"/>
          <w:marTop w:val="0"/>
          <w:marBottom w:val="0"/>
          <w:divBdr>
            <w:top w:val="none" w:sz="0" w:space="0" w:color="auto"/>
            <w:left w:val="none" w:sz="0" w:space="0" w:color="auto"/>
            <w:bottom w:val="none" w:sz="0" w:space="0" w:color="auto"/>
            <w:right w:val="none" w:sz="0" w:space="0" w:color="auto"/>
          </w:divBdr>
        </w:div>
        <w:div w:id="599722819">
          <w:marLeft w:val="480"/>
          <w:marRight w:val="0"/>
          <w:marTop w:val="0"/>
          <w:marBottom w:val="0"/>
          <w:divBdr>
            <w:top w:val="none" w:sz="0" w:space="0" w:color="auto"/>
            <w:left w:val="none" w:sz="0" w:space="0" w:color="auto"/>
            <w:bottom w:val="none" w:sz="0" w:space="0" w:color="auto"/>
            <w:right w:val="none" w:sz="0" w:space="0" w:color="auto"/>
          </w:divBdr>
        </w:div>
        <w:div w:id="648218263">
          <w:marLeft w:val="480"/>
          <w:marRight w:val="0"/>
          <w:marTop w:val="0"/>
          <w:marBottom w:val="0"/>
          <w:divBdr>
            <w:top w:val="none" w:sz="0" w:space="0" w:color="auto"/>
            <w:left w:val="none" w:sz="0" w:space="0" w:color="auto"/>
            <w:bottom w:val="none" w:sz="0" w:space="0" w:color="auto"/>
            <w:right w:val="none" w:sz="0" w:space="0" w:color="auto"/>
          </w:divBdr>
        </w:div>
        <w:div w:id="654185333">
          <w:marLeft w:val="480"/>
          <w:marRight w:val="0"/>
          <w:marTop w:val="0"/>
          <w:marBottom w:val="0"/>
          <w:divBdr>
            <w:top w:val="none" w:sz="0" w:space="0" w:color="auto"/>
            <w:left w:val="none" w:sz="0" w:space="0" w:color="auto"/>
            <w:bottom w:val="none" w:sz="0" w:space="0" w:color="auto"/>
            <w:right w:val="none" w:sz="0" w:space="0" w:color="auto"/>
          </w:divBdr>
        </w:div>
        <w:div w:id="670111076">
          <w:marLeft w:val="480"/>
          <w:marRight w:val="0"/>
          <w:marTop w:val="0"/>
          <w:marBottom w:val="0"/>
          <w:divBdr>
            <w:top w:val="none" w:sz="0" w:space="0" w:color="auto"/>
            <w:left w:val="none" w:sz="0" w:space="0" w:color="auto"/>
            <w:bottom w:val="none" w:sz="0" w:space="0" w:color="auto"/>
            <w:right w:val="none" w:sz="0" w:space="0" w:color="auto"/>
          </w:divBdr>
        </w:div>
        <w:div w:id="742872486">
          <w:marLeft w:val="480"/>
          <w:marRight w:val="0"/>
          <w:marTop w:val="0"/>
          <w:marBottom w:val="0"/>
          <w:divBdr>
            <w:top w:val="none" w:sz="0" w:space="0" w:color="auto"/>
            <w:left w:val="none" w:sz="0" w:space="0" w:color="auto"/>
            <w:bottom w:val="none" w:sz="0" w:space="0" w:color="auto"/>
            <w:right w:val="none" w:sz="0" w:space="0" w:color="auto"/>
          </w:divBdr>
        </w:div>
        <w:div w:id="744717305">
          <w:marLeft w:val="480"/>
          <w:marRight w:val="0"/>
          <w:marTop w:val="0"/>
          <w:marBottom w:val="0"/>
          <w:divBdr>
            <w:top w:val="none" w:sz="0" w:space="0" w:color="auto"/>
            <w:left w:val="none" w:sz="0" w:space="0" w:color="auto"/>
            <w:bottom w:val="none" w:sz="0" w:space="0" w:color="auto"/>
            <w:right w:val="none" w:sz="0" w:space="0" w:color="auto"/>
          </w:divBdr>
        </w:div>
        <w:div w:id="758527529">
          <w:marLeft w:val="480"/>
          <w:marRight w:val="0"/>
          <w:marTop w:val="0"/>
          <w:marBottom w:val="0"/>
          <w:divBdr>
            <w:top w:val="none" w:sz="0" w:space="0" w:color="auto"/>
            <w:left w:val="none" w:sz="0" w:space="0" w:color="auto"/>
            <w:bottom w:val="none" w:sz="0" w:space="0" w:color="auto"/>
            <w:right w:val="none" w:sz="0" w:space="0" w:color="auto"/>
          </w:divBdr>
        </w:div>
        <w:div w:id="811992535">
          <w:marLeft w:val="480"/>
          <w:marRight w:val="0"/>
          <w:marTop w:val="0"/>
          <w:marBottom w:val="0"/>
          <w:divBdr>
            <w:top w:val="none" w:sz="0" w:space="0" w:color="auto"/>
            <w:left w:val="none" w:sz="0" w:space="0" w:color="auto"/>
            <w:bottom w:val="none" w:sz="0" w:space="0" w:color="auto"/>
            <w:right w:val="none" w:sz="0" w:space="0" w:color="auto"/>
          </w:divBdr>
        </w:div>
        <w:div w:id="897521866">
          <w:marLeft w:val="480"/>
          <w:marRight w:val="0"/>
          <w:marTop w:val="0"/>
          <w:marBottom w:val="0"/>
          <w:divBdr>
            <w:top w:val="none" w:sz="0" w:space="0" w:color="auto"/>
            <w:left w:val="none" w:sz="0" w:space="0" w:color="auto"/>
            <w:bottom w:val="none" w:sz="0" w:space="0" w:color="auto"/>
            <w:right w:val="none" w:sz="0" w:space="0" w:color="auto"/>
          </w:divBdr>
        </w:div>
        <w:div w:id="913390562">
          <w:marLeft w:val="480"/>
          <w:marRight w:val="0"/>
          <w:marTop w:val="0"/>
          <w:marBottom w:val="0"/>
          <w:divBdr>
            <w:top w:val="none" w:sz="0" w:space="0" w:color="auto"/>
            <w:left w:val="none" w:sz="0" w:space="0" w:color="auto"/>
            <w:bottom w:val="none" w:sz="0" w:space="0" w:color="auto"/>
            <w:right w:val="none" w:sz="0" w:space="0" w:color="auto"/>
          </w:divBdr>
        </w:div>
        <w:div w:id="955984245">
          <w:marLeft w:val="480"/>
          <w:marRight w:val="0"/>
          <w:marTop w:val="0"/>
          <w:marBottom w:val="0"/>
          <w:divBdr>
            <w:top w:val="none" w:sz="0" w:space="0" w:color="auto"/>
            <w:left w:val="none" w:sz="0" w:space="0" w:color="auto"/>
            <w:bottom w:val="none" w:sz="0" w:space="0" w:color="auto"/>
            <w:right w:val="none" w:sz="0" w:space="0" w:color="auto"/>
          </w:divBdr>
        </w:div>
        <w:div w:id="1022517642">
          <w:marLeft w:val="480"/>
          <w:marRight w:val="0"/>
          <w:marTop w:val="0"/>
          <w:marBottom w:val="0"/>
          <w:divBdr>
            <w:top w:val="none" w:sz="0" w:space="0" w:color="auto"/>
            <w:left w:val="none" w:sz="0" w:space="0" w:color="auto"/>
            <w:bottom w:val="none" w:sz="0" w:space="0" w:color="auto"/>
            <w:right w:val="none" w:sz="0" w:space="0" w:color="auto"/>
          </w:divBdr>
        </w:div>
        <w:div w:id="1030449860">
          <w:marLeft w:val="480"/>
          <w:marRight w:val="0"/>
          <w:marTop w:val="0"/>
          <w:marBottom w:val="0"/>
          <w:divBdr>
            <w:top w:val="none" w:sz="0" w:space="0" w:color="auto"/>
            <w:left w:val="none" w:sz="0" w:space="0" w:color="auto"/>
            <w:bottom w:val="none" w:sz="0" w:space="0" w:color="auto"/>
            <w:right w:val="none" w:sz="0" w:space="0" w:color="auto"/>
          </w:divBdr>
        </w:div>
        <w:div w:id="1037391909">
          <w:marLeft w:val="480"/>
          <w:marRight w:val="0"/>
          <w:marTop w:val="0"/>
          <w:marBottom w:val="0"/>
          <w:divBdr>
            <w:top w:val="none" w:sz="0" w:space="0" w:color="auto"/>
            <w:left w:val="none" w:sz="0" w:space="0" w:color="auto"/>
            <w:bottom w:val="none" w:sz="0" w:space="0" w:color="auto"/>
            <w:right w:val="none" w:sz="0" w:space="0" w:color="auto"/>
          </w:divBdr>
        </w:div>
        <w:div w:id="1076973340">
          <w:marLeft w:val="480"/>
          <w:marRight w:val="0"/>
          <w:marTop w:val="0"/>
          <w:marBottom w:val="0"/>
          <w:divBdr>
            <w:top w:val="none" w:sz="0" w:space="0" w:color="auto"/>
            <w:left w:val="none" w:sz="0" w:space="0" w:color="auto"/>
            <w:bottom w:val="none" w:sz="0" w:space="0" w:color="auto"/>
            <w:right w:val="none" w:sz="0" w:space="0" w:color="auto"/>
          </w:divBdr>
        </w:div>
        <w:div w:id="1090614069">
          <w:marLeft w:val="480"/>
          <w:marRight w:val="0"/>
          <w:marTop w:val="0"/>
          <w:marBottom w:val="0"/>
          <w:divBdr>
            <w:top w:val="none" w:sz="0" w:space="0" w:color="auto"/>
            <w:left w:val="none" w:sz="0" w:space="0" w:color="auto"/>
            <w:bottom w:val="none" w:sz="0" w:space="0" w:color="auto"/>
            <w:right w:val="none" w:sz="0" w:space="0" w:color="auto"/>
          </w:divBdr>
        </w:div>
        <w:div w:id="1195465071">
          <w:marLeft w:val="480"/>
          <w:marRight w:val="0"/>
          <w:marTop w:val="0"/>
          <w:marBottom w:val="0"/>
          <w:divBdr>
            <w:top w:val="none" w:sz="0" w:space="0" w:color="auto"/>
            <w:left w:val="none" w:sz="0" w:space="0" w:color="auto"/>
            <w:bottom w:val="none" w:sz="0" w:space="0" w:color="auto"/>
            <w:right w:val="none" w:sz="0" w:space="0" w:color="auto"/>
          </w:divBdr>
        </w:div>
        <w:div w:id="1296792464">
          <w:marLeft w:val="480"/>
          <w:marRight w:val="0"/>
          <w:marTop w:val="0"/>
          <w:marBottom w:val="0"/>
          <w:divBdr>
            <w:top w:val="none" w:sz="0" w:space="0" w:color="auto"/>
            <w:left w:val="none" w:sz="0" w:space="0" w:color="auto"/>
            <w:bottom w:val="none" w:sz="0" w:space="0" w:color="auto"/>
            <w:right w:val="none" w:sz="0" w:space="0" w:color="auto"/>
          </w:divBdr>
        </w:div>
        <w:div w:id="1375154233">
          <w:marLeft w:val="480"/>
          <w:marRight w:val="0"/>
          <w:marTop w:val="0"/>
          <w:marBottom w:val="0"/>
          <w:divBdr>
            <w:top w:val="none" w:sz="0" w:space="0" w:color="auto"/>
            <w:left w:val="none" w:sz="0" w:space="0" w:color="auto"/>
            <w:bottom w:val="none" w:sz="0" w:space="0" w:color="auto"/>
            <w:right w:val="none" w:sz="0" w:space="0" w:color="auto"/>
          </w:divBdr>
        </w:div>
        <w:div w:id="1425875845">
          <w:marLeft w:val="480"/>
          <w:marRight w:val="0"/>
          <w:marTop w:val="0"/>
          <w:marBottom w:val="0"/>
          <w:divBdr>
            <w:top w:val="none" w:sz="0" w:space="0" w:color="auto"/>
            <w:left w:val="none" w:sz="0" w:space="0" w:color="auto"/>
            <w:bottom w:val="none" w:sz="0" w:space="0" w:color="auto"/>
            <w:right w:val="none" w:sz="0" w:space="0" w:color="auto"/>
          </w:divBdr>
        </w:div>
        <w:div w:id="1427117810">
          <w:marLeft w:val="480"/>
          <w:marRight w:val="0"/>
          <w:marTop w:val="0"/>
          <w:marBottom w:val="0"/>
          <w:divBdr>
            <w:top w:val="none" w:sz="0" w:space="0" w:color="auto"/>
            <w:left w:val="none" w:sz="0" w:space="0" w:color="auto"/>
            <w:bottom w:val="none" w:sz="0" w:space="0" w:color="auto"/>
            <w:right w:val="none" w:sz="0" w:space="0" w:color="auto"/>
          </w:divBdr>
        </w:div>
        <w:div w:id="1473988497">
          <w:marLeft w:val="480"/>
          <w:marRight w:val="0"/>
          <w:marTop w:val="0"/>
          <w:marBottom w:val="0"/>
          <w:divBdr>
            <w:top w:val="none" w:sz="0" w:space="0" w:color="auto"/>
            <w:left w:val="none" w:sz="0" w:space="0" w:color="auto"/>
            <w:bottom w:val="none" w:sz="0" w:space="0" w:color="auto"/>
            <w:right w:val="none" w:sz="0" w:space="0" w:color="auto"/>
          </w:divBdr>
        </w:div>
        <w:div w:id="1503006283">
          <w:marLeft w:val="480"/>
          <w:marRight w:val="0"/>
          <w:marTop w:val="0"/>
          <w:marBottom w:val="0"/>
          <w:divBdr>
            <w:top w:val="none" w:sz="0" w:space="0" w:color="auto"/>
            <w:left w:val="none" w:sz="0" w:space="0" w:color="auto"/>
            <w:bottom w:val="none" w:sz="0" w:space="0" w:color="auto"/>
            <w:right w:val="none" w:sz="0" w:space="0" w:color="auto"/>
          </w:divBdr>
        </w:div>
        <w:div w:id="1533155105">
          <w:marLeft w:val="480"/>
          <w:marRight w:val="0"/>
          <w:marTop w:val="0"/>
          <w:marBottom w:val="0"/>
          <w:divBdr>
            <w:top w:val="none" w:sz="0" w:space="0" w:color="auto"/>
            <w:left w:val="none" w:sz="0" w:space="0" w:color="auto"/>
            <w:bottom w:val="none" w:sz="0" w:space="0" w:color="auto"/>
            <w:right w:val="none" w:sz="0" w:space="0" w:color="auto"/>
          </w:divBdr>
        </w:div>
        <w:div w:id="1538732736">
          <w:marLeft w:val="480"/>
          <w:marRight w:val="0"/>
          <w:marTop w:val="0"/>
          <w:marBottom w:val="0"/>
          <w:divBdr>
            <w:top w:val="none" w:sz="0" w:space="0" w:color="auto"/>
            <w:left w:val="none" w:sz="0" w:space="0" w:color="auto"/>
            <w:bottom w:val="none" w:sz="0" w:space="0" w:color="auto"/>
            <w:right w:val="none" w:sz="0" w:space="0" w:color="auto"/>
          </w:divBdr>
        </w:div>
        <w:div w:id="1620070511">
          <w:marLeft w:val="480"/>
          <w:marRight w:val="0"/>
          <w:marTop w:val="0"/>
          <w:marBottom w:val="0"/>
          <w:divBdr>
            <w:top w:val="none" w:sz="0" w:space="0" w:color="auto"/>
            <w:left w:val="none" w:sz="0" w:space="0" w:color="auto"/>
            <w:bottom w:val="none" w:sz="0" w:space="0" w:color="auto"/>
            <w:right w:val="none" w:sz="0" w:space="0" w:color="auto"/>
          </w:divBdr>
        </w:div>
        <w:div w:id="1639383912">
          <w:marLeft w:val="480"/>
          <w:marRight w:val="0"/>
          <w:marTop w:val="0"/>
          <w:marBottom w:val="0"/>
          <w:divBdr>
            <w:top w:val="none" w:sz="0" w:space="0" w:color="auto"/>
            <w:left w:val="none" w:sz="0" w:space="0" w:color="auto"/>
            <w:bottom w:val="none" w:sz="0" w:space="0" w:color="auto"/>
            <w:right w:val="none" w:sz="0" w:space="0" w:color="auto"/>
          </w:divBdr>
        </w:div>
        <w:div w:id="1654095200">
          <w:marLeft w:val="480"/>
          <w:marRight w:val="0"/>
          <w:marTop w:val="0"/>
          <w:marBottom w:val="0"/>
          <w:divBdr>
            <w:top w:val="none" w:sz="0" w:space="0" w:color="auto"/>
            <w:left w:val="none" w:sz="0" w:space="0" w:color="auto"/>
            <w:bottom w:val="none" w:sz="0" w:space="0" w:color="auto"/>
            <w:right w:val="none" w:sz="0" w:space="0" w:color="auto"/>
          </w:divBdr>
        </w:div>
        <w:div w:id="1704283340">
          <w:marLeft w:val="480"/>
          <w:marRight w:val="0"/>
          <w:marTop w:val="0"/>
          <w:marBottom w:val="0"/>
          <w:divBdr>
            <w:top w:val="none" w:sz="0" w:space="0" w:color="auto"/>
            <w:left w:val="none" w:sz="0" w:space="0" w:color="auto"/>
            <w:bottom w:val="none" w:sz="0" w:space="0" w:color="auto"/>
            <w:right w:val="none" w:sz="0" w:space="0" w:color="auto"/>
          </w:divBdr>
        </w:div>
        <w:div w:id="1721517428">
          <w:marLeft w:val="480"/>
          <w:marRight w:val="0"/>
          <w:marTop w:val="0"/>
          <w:marBottom w:val="0"/>
          <w:divBdr>
            <w:top w:val="none" w:sz="0" w:space="0" w:color="auto"/>
            <w:left w:val="none" w:sz="0" w:space="0" w:color="auto"/>
            <w:bottom w:val="none" w:sz="0" w:space="0" w:color="auto"/>
            <w:right w:val="none" w:sz="0" w:space="0" w:color="auto"/>
          </w:divBdr>
        </w:div>
        <w:div w:id="1728651433">
          <w:marLeft w:val="480"/>
          <w:marRight w:val="0"/>
          <w:marTop w:val="0"/>
          <w:marBottom w:val="0"/>
          <w:divBdr>
            <w:top w:val="none" w:sz="0" w:space="0" w:color="auto"/>
            <w:left w:val="none" w:sz="0" w:space="0" w:color="auto"/>
            <w:bottom w:val="none" w:sz="0" w:space="0" w:color="auto"/>
            <w:right w:val="none" w:sz="0" w:space="0" w:color="auto"/>
          </w:divBdr>
        </w:div>
        <w:div w:id="1765371687">
          <w:marLeft w:val="480"/>
          <w:marRight w:val="0"/>
          <w:marTop w:val="0"/>
          <w:marBottom w:val="0"/>
          <w:divBdr>
            <w:top w:val="none" w:sz="0" w:space="0" w:color="auto"/>
            <w:left w:val="none" w:sz="0" w:space="0" w:color="auto"/>
            <w:bottom w:val="none" w:sz="0" w:space="0" w:color="auto"/>
            <w:right w:val="none" w:sz="0" w:space="0" w:color="auto"/>
          </w:divBdr>
        </w:div>
        <w:div w:id="1771732646">
          <w:marLeft w:val="480"/>
          <w:marRight w:val="0"/>
          <w:marTop w:val="0"/>
          <w:marBottom w:val="0"/>
          <w:divBdr>
            <w:top w:val="none" w:sz="0" w:space="0" w:color="auto"/>
            <w:left w:val="none" w:sz="0" w:space="0" w:color="auto"/>
            <w:bottom w:val="none" w:sz="0" w:space="0" w:color="auto"/>
            <w:right w:val="none" w:sz="0" w:space="0" w:color="auto"/>
          </w:divBdr>
        </w:div>
        <w:div w:id="1808083047">
          <w:marLeft w:val="480"/>
          <w:marRight w:val="0"/>
          <w:marTop w:val="0"/>
          <w:marBottom w:val="0"/>
          <w:divBdr>
            <w:top w:val="none" w:sz="0" w:space="0" w:color="auto"/>
            <w:left w:val="none" w:sz="0" w:space="0" w:color="auto"/>
            <w:bottom w:val="none" w:sz="0" w:space="0" w:color="auto"/>
            <w:right w:val="none" w:sz="0" w:space="0" w:color="auto"/>
          </w:divBdr>
        </w:div>
        <w:div w:id="1917014553">
          <w:marLeft w:val="480"/>
          <w:marRight w:val="0"/>
          <w:marTop w:val="0"/>
          <w:marBottom w:val="0"/>
          <w:divBdr>
            <w:top w:val="none" w:sz="0" w:space="0" w:color="auto"/>
            <w:left w:val="none" w:sz="0" w:space="0" w:color="auto"/>
            <w:bottom w:val="none" w:sz="0" w:space="0" w:color="auto"/>
            <w:right w:val="none" w:sz="0" w:space="0" w:color="auto"/>
          </w:divBdr>
        </w:div>
        <w:div w:id="1964116304">
          <w:marLeft w:val="480"/>
          <w:marRight w:val="0"/>
          <w:marTop w:val="0"/>
          <w:marBottom w:val="0"/>
          <w:divBdr>
            <w:top w:val="none" w:sz="0" w:space="0" w:color="auto"/>
            <w:left w:val="none" w:sz="0" w:space="0" w:color="auto"/>
            <w:bottom w:val="none" w:sz="0" w:space="0" w:color="auto"/>
            <w:right w:val="none" w:sz="0" w:space="0" w:color="auto"/>
          </w:divBdr>
        </w:div>
        <w:div w:id="2100633943">
          <w:marLeft w:val="480"/>
          <w:marRight w:val="0"/>
          <w:marTop w:val="0"/>
          <w:marBottom w:val="0"/>
          <w:divBdr>
            <w:top w:val="none" w:sz="0" w:space="0" w:color="auto"/>
            <w:left w:val="none" w:sz="0" w:space="0" w:color="auto"/>
            <w:bottom w:val="none" w:sz="0" w:space="0" w:color="auto"/>
            <w:right w:val="none" w:sz="0" w:space="0" w:color="auto"/>
          </w:divBdr>
        </w:div>
      </w:divsChild>
    </w:div>
    <w:div w:id="302391577">
      <w:bodyDiv w:val="1"/>
      <w:marLeft w:val="0"/>
      <w:marRight w:val="0"/>
      <w:marTop w:val="0"/>
      <w:marBottom w:val="0"/>
      <w:divBdr>
        <w:top w:val="none" w:sz="0" w:space="0" w:color="auto"/>
        <w:left w:val="none" w:sz="0" w:space="0" w:color="auto"/>
        <w:bottom w:val="none" w:sz="0" w:space="0" w:color="auto"/>
        <w:right w:val="none" w:sz="0" w:space="0" w:color="auto"/>
      </w:divBdr>
    </w:div>
    <w:div w:id="304168451">
      <w:bodyDiv w:val="1"/>
      <w:marLeft w:val="0"/>
      <w:marRight w:val="0"/>
      <w:marTop w:val="0"/>
      <w:marBottom w:val="0"/>
      <w:divBdr>
        <w:top w:val="none" w:sz="0" w:space="0" w:color="auto"/>
        <w:left w:val="none" w:sz="0" w:space="0" w:color="auto"/>
        <w:bottom w:val="none" w:sz="0" w:space="0" w:color="auto"/>
        <w:right w:val="none" w:sz="0" w:space="0" w:color="auto"/>
      </w:divBdr>
    </w:div>
    <w:div w:id="306279148">
      <w:bodyDiv w:val="1"/>
      <w:marLeft w:val="0"/>
      <w:marRight w:val="0"/>
      <w:marTop w:val="0"/>
      <w:marBottom w:val="0"/>
      <w:divBdr>
        <w:top w:val="none" w:sz="0" w:space="0" w:color="auto"/>
        <w:left w:val="none" w:sz="0" w:space="0" w:color="auto"/>
        <w:bottom w:val="none" w:sz="0" w:space="0" w:color="auto"/>
        <w:right w:val="none" w:sz="0" w:space="0" w:color="auto"/>
      </w:divBdr>
    </w:div>
    <w:div w:id="310868540">
      <w:bodyDiv w:val="1"/>
      <w:marLeft w:val="0"/>
      <w:marRight w:val="0"/>
      <w:marTop w:val="0"/>
      <w:marBottom w:val="0"/>
      <w:divBdr>
        <w:top w:val="none" w:sz="0" w:space="0" w:color="auto"/>
        <w:left w:val="none" w:sz="0" w:space="0" w:color="auto"/>
        <w:bottom w:val="none" w:sz="0" w:space="0" w:color="auto"/>
        <w:right w:val="none" w:sz="0" w:space="0" w:color="auto"/>
      </w:divBdr>
    </w:div>
    <w:div w:id="311257939">
      <w:bodyDiv w:val="1"/>
      <w:marLeft w:val="0"/>
      <w:marRight w:val="0"/>
      <w:marTop w:val="0"/>
      <w:marBottom w:val="0"/>
      <w:divBdr>
        <w:top w:val="none" w:sz="0" w:space="0" w:color="auto"/>
        <w:left w:val="none" w:sz="0" w:space="0" w:color="auto"/>
        <w:bottom w:val="none" w:sz="0" w:space="0" w:color="auto"/>
        <w:right w:val="none" w:sz="0" w:space="0" w:color="auto"/>
      </w:divBdr>
    </w:div>
    <w:div w:id="313721367">
      <w:bodyDiv w:val="1"/>
      <w:marLeft w:val="0"/>
      <w:marRight w:val="0"/>
      <w:marTop w:val="0"/>
      <w:marBottom w:val="0"/>
      <w:divBdr>
        <w:top w:val="none" w:sz="0" w:space="0" w:color="auto"/>
        <w:left w:val="none" w:sz="0" w:space="0" w:color="auto"/>
        <w:bottom w:val="none" w:sz="0" w:space="0" w:color="auto"/>
        <w:right w:val="none" w:sz="0" w:space="0" w:color="auto"/>
      </w:divBdr>
    </w:div>
    <w:div w:id="315692661">
      <w:bodyDiv w:val="1"/>
      <w:marLeft w:val="0"/>
      <w:marRight w:val="0"/>
      <w:marTop w:val="0"/>
      <w:marBottom w:val="0"/>
      <w:divBdr>
        <w:top w:val="none" w:sz="0" w:space="0" w:color="auto"/>
        <w:left w:val="none" w:sz="0" w:space="0" w:color="auto"/>
        <w:bottom w:val="none" w:sz="0" w:space="0" w:color="auto"/>
        <w:right w:val="none" w:sz="0" w:space="0" w:color="auto"/>
      </w:divBdr>
    </w:div>
    <w:div w:id="316156997">
      <w:bodyDiv w:val="1"/>
      <w:marLeft w:val="0"/>
      <w:marRight w:val="0"/>
      <w:marTop w:val="0"/>
      <w:marBottom w:val="0"/>
      <w:divBdr>
        <w:top w:val="none" w:sz="0" w:space="0" w:color="auto"/>
        <w:left w:val="none" w:sz="0" w:space="0" w:color="auto"/>
        <w:bottom w:val="none" w:sz="0" w:space="0" w:color="auto"/>
        <w:right w:val="none" w:sz="0" w:space="0" w:color="auto"/>
      </w:divBdr>
    </w:div>
    <w:div w:id="317729798">
      <w:bodyDiv w:val="1"/>
      <w:marLeft w:val="0"/>
      <w:marRight w:val="0"/>
      <w:marTop w:val="0"/>
      <w:marBottom w:val="0"/>
      <w:divBdr>
        <w:top w:val="none" w:sz="0" w:space="0" w:color="auto"/>
        <w:left w:val="none" w:sz="0" w:space="0" w:color="auto"/>
        <w:bottom w:val="none" w:sz="0" w:space="0" w:color="auto"/>
        <w:right w:val="none" w:sz="0" w:space="0" w:color="auto"/>
      </w:divBdr>
    </w:div>
    <w:div w:id="317923986">
      <w:bodyDiv w:val="1"/>
      <w:marLeft w:val="0"/>
      <w:marRight w:val="0"/>
      <w:marTop w:val="0"/>
      <w:marBottom w:val="0"/>
      <w:divBdr>
        <w:top w:val="none" w:sz="0" w:space="0" w:color="auto"/>
        <w:left w:val="none" w:sz="0" w:space="0" w:color="auto"/>
        <w:bottom w:val="none" w:sz="0" w:space="0" w:color="auto"/>
        <w:right w:val="none" w:sz="0" w:space="0" w:color="auto"/>
      </w:divBdr>
    </w:div>
    <w:div w:id="319384431">
      <w:bodyDiv w:val="1"/>
      <w:marLeft w:val="0"/>
      <w:marRight w:val="0"/>
      <w:marTop w:val="0"/>
      <w:marBottom w:val="0"/>
      <w:divBdr>
        <w:top w:val="none" w:sz="0" w:space="0" w:color="auto"/>
        <w:left w:val="none" w:sz="0" w:space="0" w:color="auto"/>
        <w:bottom w:val="none" w:sz="0" w:space="0" w:color="auto"/>
        <w:right w:val="none" w:sz="0" w:space="0" w:color="auto"/>
      </w:divBdr>
      <w:divsChild>
        <w:div w:id="2171244">
          <w:marLeft w:val="480"/>
          <w:marRight w:val="0"/>
          <w:marTop w:val="0"/>
          <w:marBottom w:val="0"/>
          <w:divBdr>
            <w:top w:val="none" w:sz="0" w:space="0" w:color="auto"/>
            <w:left w:val="none" w:sz="0" w:space="0" w:color="auto"/>
            <w:bottom w:val="none" w:sz="0" w:space="0" w:color="auto"/>
            <w:right w:val="none" w:sz="0" w:space="0" w:color="auto"/>
          </w:divBdr>
        </w:div>
        <w:div w:id="8023578">
          <w:marLeft w:val="480"/>
          <w:marRight w:val="0"/>
          <w:marTop w:val="0"/>
          <w:marBottom w:val="0"/>
          <w:divBdr>
            <w:top w:val="none" w:sz="0" w:space="0" w:color="auto"/>
            <w:left w:val="none" w:sz="0" w:space="0" w:color="auto"/>
            <w:bottom w:val="none" w:sz="0" w:space="0" w:color="auto"/>
            <w:right w:val="none" w:sz="0" w:space="0" w:color="auto"/>
          </w:divBdr>
        </w:div>
        <w:div w:id="14431740">
          <w:marLeft w:val="480"/>
          <w:marRight w:val="0"/>
          <w:marTop w:val="0"/>
          <w:marBottom w:val="0"/>
          <w:divBdr>
            <w:top w:val="none" w:sz="0" w:space="0" w:color="auto"/>
            <w:left w:val="none" w:sz="0" w:space="0" w:color="auto"/>
            <w:bottom w:val="none" w:sz="0" w:space="0" w:color="auto"/>
            <w:right w:val="none" w:sz="0" w:space="0" w:color="auto"/>
          </w:divBdr>
        </w:div>
        <w:div w:id="90516232">
          <w:marLeft w:val="480"/>
          <w:marRight w:val="0"/>
          <w:marTop w:val="0"/>
          <w:marBottom w:val="0"/>
          <w:divBdr>
            <w:top w:val="none" w:sz="0" w:space="0" w:color="auto"/>
            <w:left w:val="none" w:sz="0" w:space="0" w:color="auto"/>
            <w:bottom w:val="none" w:sz="0" w:space="0" w:color="auto"/>
            <w:right w:val="none" w:sz="0" w:space="0" w:color="auto"/>
          </w:divBdr>
        </w:div>
        <w:div w:id="145515174">
          <w:marLeft w:val="480"/>
          <w:marRight w:val="0"/>
          <w:marTop w:val="0"/>
          <w:marBottom w:val="0"/>
          <w:divBdr>
            <w:top w:val="none" w:sz="0" w:space="0" w:color="auto"/>
            <w:left w:val="none" w:sz="0" w:space="0" w:color="auto"/>
            <w:bottom w:val="none" w:sz="0" w:space="0" w:color="auto"/>
            <w:right w:val="none" w:sz="0" w:space="0" w:color="auto"/>
          </w:divBdr>
        </w:div>
        <w:div w:id="210582578">
          <w:marLeft w:val="480"/>
          <w:marRight w:val="0"/>
          <w:marTop w:val="0"/>
          <w:marBottom w:val="0"/>
          <w:divBdr>
            <w:top w:val="none" w:sz="0" w:space="0" w:color="auto"/>
            <w:left w:val="none" w:sz="0" w:space="0" w:color="auto"/>
            <w:bottom w:val="none" w:sz="0" w:space="0" w:color="auto"/>
            <w:right w:val="none" w:sz="0" w:space="0" w:color="auto"/>
          </w:divBdr>
        </w:div>
        <w:div w:id="236289686">
          <w:marLeft w:val="480"/>
          <w:marRight w:val="0"/>
          <w:marTop w:val="0"/>
          <w:marBottom w:val="0"/>
          <w:divBdr>
            <w:top w:val="none" w:sz="0" w:space="0" w:color="auto"/>
            <w:left w:val="none" w:sz="0" w:space="0" w:color="auto"/>
            <w:bottom w:val="none" w:sz="0" w:space="0" w:color="auto"/>
            <w:right w:val="none" w:sz="0" w:space="0" w:color="auto"/>
          </w:divBdr>
        </w:div>
        <w:div w:id="350693008">
          <w:marLeft w:val="480"/>
          <w:marRight w:val="0"/>
          <w:marTop w:val="0"/>
          <w:marBottom w:val="0"/>
          <w:divBdr>
            <w:top w:val="none" w:sz="0" w:space="0" w:color="auto"/>
            <w:left w:val="none" w:sz="0" w:space="0" w:color="auto"/>
            <w:bottom w:val="none" w:sz="0" w:space="0" w:color="auto"/>
            <w:right w:val="none" w:sz="0" w:space="0" w:color="auto"/>
          </w:divBdr>
        </w:div>
        <w:div w:id="358285442">
          <w:marLeft w:val="480"/>
          <w:marRight w:val="0"/>
          <w:marTop w:val="0"/>
          <w:marBottom w:val="0"/>
          <w:divBdr>
            <w:top w:val="none" w:sz="0" w:space="0" w:color="auto"/>
            <w:left w:val="none" w:sz="0" w:space="0" w:color="auto"/>
            <w:bottom w:val="none" w:sz="0" w:space="0" w:color="auto"/>
            <w:right w:val="none" w:sz="0" w:space="0" w:color="auto"/>
          </w:divBdr>
        </w:div>
        <w:div w:id="399712590">
          <w:marLeft w:val="480"/>
          <w:marRight w:val="0"/>
          <w:marTop w:val="0"/>
          <w:marBottom w:val="0"/>
          <w:divBdr>
            <w:top w:val="none" w:sz="0" w:space="0" w:color="auto"/>
            <w:left w:val="none" w:sz="0" w:space="0" w:color="auto"/>
            <w:bottom w:val="none" w:sz="0" w:space="0" w:color="auto"/>
            <w:right w:val="none" w:sz="0" w:space="0" w:color="auto"/>
          </w:divBdr>
        </w:div>
        <w:div w:id="462776377">
          <w:marLeft w:val="480"/>
          <w:marRight w:val="0"/>
          <w:marTop w:val="0"/>
          <w:marBottom w:val="0"/>
          <w:divBdr>
            <w:top w:val="none" w:sz="0" w:space="0" w:color="auto"/>
            <w:left w:val="none" w:sz="0" w:space="0" w:color="auto"/>
            <w:bottom w:val="none" w:sz="0" w:space="0" w:color="auto"/>
            <w:right w:val="none" w:sz="0" w:space="0" w:color="auto"/>
          </w:divBdr>
        </w:div>
        <w:div w:id="536818877">
          <w:marLeft w:val="480"/>
          <w:marRight w:val="0"/>
          <w:marTop w:val="0"/>
          <w:marBottom w:val="0"/>
          <w:divBdr>
            <w:top w:val="none" w:sz="0" w:space="0" w:color="auto"/>
            <w:left w:val="none" w:sz="0" w:space="0" w:color="auto"/>
            <w:bottom w:val="none" w:sz="0" w:space="0" w:color="auto"/>
            <w:right w:val="none" w:sz="0" w:space="0" w:color="auto"/>
          </w:divBdr>
        </w:div>
        <w:div w:id="551309891">
          <w:marLeft w:val="480"/>
          <w:marRight w:val="0"/>
          <w:marTop w:val="0"/>
          <w:marBottom w:val="0"/>
          <w:divBdr>
            <w:top w:val="none" w:sz="0" w:space="0" w:color="auto"/>
            <w:left w:val="none" w:sz="0" w:space="0" w:color="auto"/>
            <w:bottom w:val="none" w:sz="0" w:space="0" w:color="auto"/>
            <w:right w:val="none" w:sz="0" w:space="0" w:color="auto"/>
          </w:divBdr>
        </w:div>
        <w:div w:id="570386878">
          <w:marLeft w:val="480"/>
          <w:marRight w:val="0"/>
          <w:marTop w:val="0"/>
          <w:marBottom w:val="0"/>
          <w:divBdr>
            <w:top w:val="none" w:sz="0" w:space="0" w:color="auto"/>
            <w:left w:val="none" w:sz="0" w:space="0" w:color="auto"/>
            <w:bottom w:val="none" w:sz="0" w:space="0" w:color="auto"/>
            <w:right w:val="none" w:sz="0" w:space="0" w:color="auto"/>
          </w:divBdr>
        </w:div>
        <w:div w:id="613633586">
          <w:marLeft w:val="480"/>
          <w:marRight w:val="0"/>
          <w:marTop w:val="0"/>
          <w:marBottom w:val="0"/>
          <w:divBdr>
            <w:top w:val="none" w:sz="0" w:space="0" w:color="auto"/>
            <w:left w:val="none" w:sz="0" w:space="0" w:color="auto"/>
            <w:bottom w:val="none" w:sz="0" w:space="0" w:color="auto"/>
            <w:right w:val="none" w:sz="0" w:space="0" w:color="auto"/>
          </w:divBdr>
        </w:div>
        <w:div w:id="637959068">
          <w:marLeft w:val="480"/>
          <w:marRight w:val="0"/>
          <w:marTop w:val="0"/>
          <w:marBottom w:val="0"/>
          <w:divBdr>
            <w:top w:val="none" w:sz="0" w:space="0" w:color="auto"/>
            <w:left w:val="none" w:sz="0" w:space="0" w:color="auto"/>
            <w:bottom w:val="none" w:sz="0" w:space="0" w:color="auto"/>
            <w:right w:val="none" w:sz="0" w:space="0" w:color="auto"/>
          </w:divBdr>
        </w:div>
        <w:div w:id="686053953">
          <w:marLeft w:val="480"/>
          <w:marRight w:val="0"/>
          <w:marTop w:val="0"/>
          <w:marBottom w:val="0"/>
          <w:divBdr>
            <w:top w:val="none" w:sz="0" w:space="0" w:color="auto"/>
            <w:left w:val="none" w:sz="0" w:space="0" w:color="auto"/>
            <w:bottom w:val="none" w:sz="0" w:space="0" w:color="auto"/>
            <w:right w:val="none" w:sz="0" w:space="0" w:color="auto"/>
          </w:divBdr>
        </w:div>
        <w:div w:id="714307715">
          <w:marLeft w:val="480"/>
          <w:marRight w:val="0"/>
          <w:marTop w:val="0"/>
          <w:marBottom w:val="0"/>
          <w:divBdr>
            <w:top w:val="none" w:sz="0" w:space="0" w:color="auto"/>
            <w:left w:val="none" w:sz="0" w:space="0" w:color="auto"/>
            <w:bottom w:val="none" w:sz="0" w:space="0" w:color="auto"/>
            <w:right w:val="none" w:sz="0" w:space="0" w:color="auto"/>
          </w:divBdr>
        </w:div>
        <w:div w:id="833762795">
          <w:marLeft w:val="480"/>
          <w:marRight w:val="0"/>
          <w:marTop w:val="0"/>
          <w:marBottom w:val="0"/>
          <w:divBdr>
            <w:top w:val="none" w:sz="0" w:space="0" w:color="auto"/>
            <w:left w:val="none" w:sz="0" w:space="0" w:color="auto"/>
            <w:bottom w:val="none" w:sz="0" w:space="0" w:color="auto"/>
            <w:right w:val="none" w:sz="0" w:space="0" w:color="auto"/>
          </w:divBdr>
        </w:div>
        <w:div w:id="874348432">
          <w:marLeft w:val="480"/>
          <w:marRight w:val="0"/>
          <w:marTop w:val="0"/>
          <w:marBottom w:val="0"/>
          <w:divBdr>
            <w:top w:val="none" w:sz="0" w:space="0" w:color="auto"/>
            <w:left w:val="none" w:sz="0" w:space="0" w:color="auto"/>
            <w:bottom w:val="none" w:sz="0" w:space="0" w:color="auto"/>
            <w:right w:val="none" w:sz="0" w:space="0" w:color="auto"/>
          </w:divBdr>
        </w:div>
        <w:div w:id="904216217">
          <w:marLeft w:val="480"/>
          <w:marRight w:val="0"/>
          <w:marTop w:val="0"/>
          <w:marBottom w:val="0"/>
          <w:divBdr>
            <w:top w:val="none" w:sz="0" w:space="0" w:color="auto"/>
            <w:left w:val="none" w:sz="0" w:space="0" w:color="auto"/>
            <w:bottom w:val="none" w:sz="0" w:space="0" w:color="auto"/>
            <w:right w:val="none" w:sz="0" w:space="0" w:color="auto"/>
          </w:divBdr>
        </w:div>
        <w:div w:id="912812990">
          <w:marLeft w:val="480"/>
          <w:marRight w:val="0"/>
          <w:marTop w:val="0"/>
          <w:marBottom w:val="0"/>
          <w:divBdr>
            <w:top w:val="none" w:sz="0" w:space="0" w:color="auto"/>
            <w:left w:val="none" w:sz="0" w:space="0" w:color="auto"/>
            <w:bottom w:val="none" w:sz="0" w:space="0" w:color="auto"/>
            <w:right w:val="none" w:sz="0" w:space="0" w:color="auto"/>
          </w:divBdr>
        </w:div>
        <w:div w:id="913126194">
          <w:marLeft w:val="480"/>
          <w:marRight w:val="0"/>
          <w:marTop w:val="0"/>
          <w:marBottom w:val="0"/>
          <w:divBdr>
            <w:top w:val="none" w:sz="0" w:space="0" w:color="auto"/>
            <w:left w:val="none" w:sz="0" w:space="0" w:color="auto"/>
            <w:bottom w:val="none" w:sz="0" w:space="0" w:color="auto"/>
            <w:right w:val="none" w:sz="0" w:space="0" w:color="auto"/>
          </w:divBdr>
        </w:div>
        <w:div w:id="1091850348">
          <w:marLeft w:val="480"/>
          <w:marRight w:val="0"/>
          <w:marTop w:val="0"/>
          <w:marBottom w:val="0"/>
          <w:divBdr>
            <w:top w:val="none" w:sz="0" w:space="0" w:color="auto"/>
            <w:left w:val="none" w:sz="0" w:space="0" w:color="auto"/>
            <w:bottom w:val="none" w:sz="0" w:space="0" w:color="auto"/>
            <w:right w:val="none" w:sz="0" w:space="0" w:color="auto"/>
          </w:divBdr>
        </w:div>
        <w:div w:id="1095708741">
          <w:marLeft w:val="480"/>
          <w:marRight w:val="0"/>
          <w:marTop w:val="0"/>
          <w:marBottom w:val="0"/>
          <w:divBdr>
            <w:top w:val="none" w:sz="0" w:space="0" w:color="auto"/>
            <w:left w:val="none" w:sz="0" w:space="0" w:color="auto"/>
            <w:bottom w:val="none" w:sz="0" w:space="0" w:color="auto"/>
            <w:right w:val="none" w:sz="0" w:space="0" w:color="auto"/>
          </w:divBdr>
        </w:div>
        <w:div w:id="1098405684">
          <w:marLeft w:val="480"/>
          <w:marRight w:val="0"/>
          <w:marTop w:val="0"/>
          <w:marBottom w:val="0"/>
          <w:divBdr>
            <w:top w:val="none" w:sz="0" w:space="0" w:color="auto"/>
            <w:left w:val="none" w:sz="0" w:space="0" w:color="auto"/>
            <w:bottom w:val="none" w:sz="0" w:space="0" w:color="auto"/>
            <w:right w:val="none" w:sz="0" w:space="0" w:color="auto"/>
          </w:divBdr>
        </w:div>
        <w:div w:id="1110587358">
          <w:marLeft w:val="480"/>
          <w:marRight w:val="0"/>
          <w:marTop w:val="0"/>
          <w:marBottom w:val="0"/>
          <w:divBdr>
            <w:top w:val="none" w:sz="0" w:space="0" w:color="auto"/>
            <w:left w:val="none" w:sz="0" w:space="0" w:color="auto"/>
            <w:bottom w:val="none" w:sz="0" w:space="0" w:color="auto"/>
            <w:right w:val="none" w:sz="0" w:space="0" w:color="auto"/>
          </w:divBdr>
        </w:div>
        <w:div w:id="1394280688">
          <w:marLeft w:val="480"/>
          <w:marRight w:val="0"/>
          <w:marTop w:val="0"/>
          <w:marBottom w:val="0"/>
          <w:divBdr>
            <w:top w:val="none" w:sz="0" w:space="0" w:color="auto"/>
            <w:left w:val="none" w:sz="0" w:space="0" w:color="auto"/>
            <w:bottom w:val="none" w:sz="0" w:space="0" w:color="auto"/>
            <w:right w:val="none" w:sz="0" w:space="0" w:color="auto"/>
          </w:divBdr>
        </w:div>
        <w:div w:id="1457331422">
          <w:marLeft w:val="480"/>
          <w:marRight w:val="0"/>
          <w:marTop w:val="0"/>
          <w:marBottom w:val="0"/>
          <w:divBdr>
            <w:top w:val="none" w:sz="0" w:space="0" w:color="auto"/>
            <w:left w:val="none" w:sz="0" w:space="0" w:color="auto"/>
            <w:bottom w:val="none" w:sz="0" w:space="0" w:color="auto"/>
            <w:right w:val="none" w:sz="0" w:space="0" w:color="auto"/>
          </w:divBdr>
        </w:div>
        <w:div w:id="1467821961">
          <w:marLeft w:val="480"/>
          <w:marRight w:val="0"/>
          <w:marTop w:val="0"/>
          <w:marBottom w:val="0"/>
          <w:divBdr>
            <w:top w:val="none" w:sz="0" w:space="0" w:color="auto"/>
            <w:left w:val="none" w:sz="0" w:space="0" w:color="auto"/>
            <w:bottom w:val="none" w:sz="0" w:space="0" w:color="auto"/>
            <w:right w:val="none" w:sz="0" w:space="0" w:color="auto"/>
          </w:divBdr>
        </w:div>
        <w:div w:id="1542595635">
          <w:marLeft w:val="480"/>
          <w:marRight w:val="0"/>
          <w:marTop w:val="0"/>
          <w:marBottom w:val="0"/>
          <w:divBdr>
            <w:top w:val="none" w:sz="0" w:space="0" w:color="auto"/>
            <w:left w:val="none" w:sz="0" w:space="0" w:color="auto"/>
            <w:bottom w:val="none" w:sz="0" w:space="0" w:color="auto"/>
            <w:right w:val="none" w:sz="0" w:space="0" w:color="auto"/>
          </w:divBdr>
        </w:div>
        <w:div w:id="1583837283">
          <w:marLeft w:val="480"/>
          <w:marRight w:val="0"/>
          <w:marTop w:val="0"/>
          <w:marBottom w:val="0"/>
          <w:divBdr>
            <w:top w:val="none" w:sz="0" w:space="0" w:color="auto"/>
            <w:left w:val="none" w:sz="0" w:space="0" w:color="auto"/>
            <w:bottom w:val="none" w:sz="0" w:space="0" w:color="auto"/>
            <w:right w:val="none" w:sz="0" w:space="0" w:color="auto"/>
          </w:divBdr>
        </w:div>
        <w:div w:id="1644119326">
          <w:marLeft w:val="480"/>
          <w:marRight w:val="0"/>
          <w:marTop w:val="0"/>
          <w:marBottom w:val="0"/>
          <w:divBdr>
            <w:top w:val="none" w:sz="0" w:space="0" w:color="auto"/>
            <w:left w:val="none" w:sz="0" w:space="0" w:color="auto"/>
            <w:bottom w:val="none" w:sz="0" w:space="0" w:color="auto"/>
            <w:right w:val="none" w:sz="0" w:space="0" w:color="auto"/>
          </w:divBdr>
        </w:div>
        <w:div w:id="1726180536">
          <w:marLeft w:val="480"/>
          <w:marRight w:val="0"/>
          <w:marTop w:val="0"/>
          <w:marBottom w:val="0"/>
          <w:divBdr>
            <w:top w:val="none" w:sz="0" w:space="0" w:color="auto"/>
            <w:left w:val="none" w:sz="0" w:space="0" w:color="auto"/>
            <w:bottom w:val="none" w:sz="0" w:space="0" w:color="auto"/>
            <w:right w:val="none" w:sz="0" w:space="0" w:color="auto"/>
          </w:divBdr>
        </w:div>
        <w:div w:id="1761373199">
          <w:marLeft w:val="480"/>
          <w:marRight w:val="0"/>
          <w:marTop w:val="0"/>
          <w:marBottom w:val="0"/>
          <w:divBdr>
            <w:top w:val="none" w:sz="0" w:space="0" w:color="auto"/>
            <w:left w:val="none" w:sz="0" w:space="0" w:color="auto"/>
            <w:bottom w:val="none" w:sz="0" w:space="0" w:color="auto"/>
            <w:right w:val="none" w:sz="0" w:space="0" w:color="auto"/>
          </w:divBdr>
        </w:div>
        <w:div w:id="1803693300">
          <w:marLeft w:val="480"/>
          <w:marRight w:val="0"/>
          <w:marTop w:val="0"/>
          <w:marBottom w:val="0"/>
          <w:divBdr>
            <w:top w:val="none" w:sz="0" w:space="0" w:color="auto"/>
            <w:left w:val="none" w:sz="0" w:space="0" w:color="auto"/>
            <w:bottom w:val="none" w:sz="0" w:space="0" w:color="auto"/>
            <w:right w:val="none" w:sz="0" w:space="0" w:color="auto"/>
          </w:divBdr>
        </w:div>
        <w:div w:id="1871910810">
          <w:marLeft w:val="480"/>
          <w:marRight w:val="0"/>
          <w:marTop w:val="0"/>
          <w:marBottom w:val="0"/>
          <w:divBdr>
            <w:top w:val="none" w:sz="0" w:space="0" w:color="auto"/>
            <w:left w:val="none" w:sz="0" w:space="0" w:color="auto"/>
            <w:bottom w:val="none" w:sz="0" w:space="0" w:color="auto"/>
            <w:right w:val="none" w:sz="0" w:space="0" w:color="auto"/>
          </w:divBdr>
        </w:div>
        <w:div w:id="1895457887">
          <w:marLeft w:val="480"/>
          <w:marRight w:val="0"/>
          <w:marTop w:val="0"/>
          <w:marBottom w:val="0"/>
          <w:divBdr>
            <w:top w:val="none" w:sz="0" w:space="0" w:color="auto"/>
            <w:left w:val="none" w:sz="0" w:space="0" w:color="auto"/>
            <w:bottom w:val="none" w:sz="0" w:space="0" w:color="auto"/>
            <w:right w:val="none" w:sz="0" w:space="0" w:color="auto"/>
          </w:divBdr>
        </w:div>
        <w:div w:id="1956250982">
          <w:marLeft w:val="480"/>
          <w:marRight w:val="0"/>
          <w:marTop w:val="0"/>
          <w:marBottom w:val="0"/>
          <w:divBdr>
            <w:top w:val="none" w:sz="0" w:space="0" w:color="auto"/>
            <w:left w:val="none" w:sz="0" w:space="0" w:color="auto"/>
            <w:bottom w:val="none" w:sz="0" w:space="0" w:color="auto"/>
            <w:right w:val="none" w:sz="0" w:space="0" w:color="auto"/>
          </w:divBdr>
        </w:div>
        <w:div w:id="1961765156">
          <w:marLeft w:val="480"/>
          <w:marRight w:val="0"/>
          <w:marTop w:val="0"/>
          <w:marBottom w:val="0"/>
          <w:divBdr>
            <w:top w:val="none" w:sz="0" w:space="0" w:color="auto"/>
            <w:left w:val="none" w:sz="0" w:space="0" w:color="auto"/>
            <w:bottom w:val="none" w:sz="0" w:space="0" w:color="auto"/>
            <w:right w:val="none" w:sz="0" w:space="0" w:color="auto"/>
          </w:divBdr>
        </w:div>
        <w:div w:id="2000034381">
          <w:marLeft w:val="480"/>
          <w:marRight w:val="0"/>
          <w:marTop w:val="0"/>
          <w:marBottom w:val="0"/>
          <w:divBdr>
            <w:top w:val="none" w:sz="0" w:space="0" w:color="auto"/>
            <w:left w:val="none" w:sz="0" w:space="0" w:color="auto"/>
            <w:bottom w:val="none" w:sz="0" w:space="0" w:color="auto"/>
            <w:right w:val="none" w:sz="0" w:space="0" w:color="auto"/>
          </w:divBdr>
        </w:div>
        <w:div w:id="2023317464">
          <w:marLeft w:val="480"/>
          <w:marRight w:val="0"/>
          <w:marTop w:val="0"/>
          <w:marBottom w:val="0"/>
          <w:divBdr>
            <w:top w:val="none" w:sz="0" w:space="0" w:color="auto"/>
            <w:left w:val="none" w:sz="0" w:space="0" w:color="auto"/>
            <w:bottom w:val="none" w:sz="0" w:space="0" w:color="auto"/>
            <w:right w:val="none" w:sz="0" w:space="0" w:color="auto"/>
          </w:divBdr>
        </w:div>
        <w:div w:id="2038117747">
          <w:marLeft w:val="480"/>
          <w:marRight w:val="0"/>
          <w:marTop w:val="0"/>
          <w:marBottom w:val="0"/>
          <w:divBdr>
            <w:top w:val="none" w:sz="0" w:space="0" w:color="auto"/>
            <w:left w:val="none" w:sz="0" w:space="0" w:color="auto"/>
            <w:bottom w:val="none" w:sz="0" w:space="0" w:color="auto"/>
            <w:right w:val="none" w:sz="0" w:space="0" w:color="auto"/>
          </w:divBdr>
        </w:div>
        <w:div w:id="2055614411">
          <w:marLeft w:val="480"/>
          <w:marRight w:val="0"/>
          <w:marTop w:val="0"/>
          <w:marBottom w:val="0"/>
          <w:divBdr>
            <w:top w:val="none" w:sz="0" w:space="0" w:color="auto"/>
            <w:left w:val="none" w:sz="0" w:space="0" w:color="auto"/>
            <w:bottom w:val="none" w:sz="0" w:space="0" w:color="auto"/>
            <w:right w:val="none" w:sz="0" w:space="0" w:color="auto"/>
          </w:divBdr>
        </w:div>
        <w:div w:id="2075472699">
          <w:marLeft w:val="480"/>
          <w:marRight w:val="0"/>
          <w:marTop w:val="0"/>
          <w:marBottom w:val="0"/>
          <w:divBdr>
            <w:top w:val="none" w:sz="0" w:space="0" w:color="auto"/>
            <w:left w:val="none" w:sz="0" w:space="0" w:color="auto"/>
            <w:bottom w:val="none" w:sz="0" w:space="0" w:color="auto"/>
            <w:right w:val="none" w:sz="0" w:space="0" w:color="auto"/>
          </w:divBdr>
        </w:div>
      </w:divsChild>
    </w:div>
    <w:div w:id="320038996">
      <w:bodyDiv w:val="1"/>
      <w:marLeft w:val="0"/>
      <w:marRight w:val="0"/>
      <w:marTop w:val="0"/>
      <w:marBottom w:val="0"/>
      <w:divBdr>
        <w:top w:val="none" w:sz="0" w:space="0" w:color="auto"/>
        <w:left w:val="none" w:sz="0" w:space="0" w:color="auto"/>
        <w:bottom w:val="none" w:sz="0" w:space="0" w:color="auto"/>
        <w:right w:val="none" w:sz="0" w:space="0" w:color="auto"/>
      </w:divBdr>
    </w:div>
    <w:div w:id="322201022">
      <w:bodyDiv w:val="1"/>
      <w:marLeft w:val="0"/>
      <w:marRight w:val="0"/>
      <w:marTop w:val="0"/>
      <w:marBottom w:val="0"/>
      <w:divBdr>
        <w:top w:val="none" w:sz="0" w:space="0" w:color="auto"/>
        <w:left w:val="none" w:sz="0" w:space="0" w:color="auto"/>
        <w:bottom w:val="none" w:sz="0" w:space="0" w:color="auto"/>
        <w:right w:val="none" w:sz="0" w:space="0" w:color="auto"/>
      </w:divBdr>
    </w:div>
    <w:div w:id="328101648">
      <w:bodyDiv w:val="1"/>
      <w:marLeft w:val="0"/>
      <w:marRight w:val="0"/>
      <w:marTop w:val="0"/>
      <w:marBottom w:val="0"/>
      <w:divBdr>
        <w:top w:val="none" w:sz="0" w:space="0" w:color="auto"/>
        <w:left w:val="none" w:sz="0" w:space="0" w:color="auto"/>
        <w:bottom w:val="none" w:sz="0" w:space="0" w:color="auto"/>
        <w:right w:val="none" w:sz="0" w:space="0" w:color="auto"/>
      </w:divBdr>
    </w:div>
    <w:div w:id="329991135">
      <w:bodyDiv w:val="1"/>
      <w:marLeft w:val="0"/>
      <w:marRight w:val="0"/>
      <w:marTop w:val="0"/>
      <w:marBottom w:val="0"/>
      <w:divBdr>
        <w:top w:val="none" w:sz="0" w:space="0" w:color="auto"/>
        <w:left w:val="none" w:sz="0" w:space="0" w:color="auto"/>
        <w:bottom w:val="none" w:sz="0" w:space="0" w:color="auto"/>
        <w:right w:val="none" w:sz="0" w:space="0" w:color="auto"/>
      </w:divBdr>
    </w:div>
    <w:div w:id="341398966">
      <w:bodyDiv w:val="1"/>
      <w:marLeft w:val="0"/>
      <w:marRight w:val="0"/>
      <w:marTop w:val="0"/>
      <w:marBottom w:val="0"/>
      <w:divBdr>
        <w:top w:val="none" w:sz="0" w:space="0" w:color="auto"/>
        <w:left w:val="none" w:sz="0" w:space="0" w:color="auto"/>
        <w:bottom w:val="none" w:sz="0" w:space="0" w:color="auto"/>
        <w:right w:val="none" w:sz="0" w:space="0" w:color="auto"/>
      </w:divBdr>
    </w:div>
    <w:div w:id="343291437">
      <w:bodyDiv w:val="1"/>
      <w:marLeft w:val="0"/>
      <w:marRight w:val="0"/>
      <w:marTop w:val="0"/>
      <w:marBottom w:val="0"/>
      <w:divBdr>
        <w:top w:val="none" w:sz="0" w:space="0" w:color="auto"/>
        <w:left w:val="none" w:sz="0" w:space="0" w:color="auto"/>
        <w:bottom w:val="none" w:sz="0" w:space="0" w:color="auto"/>
        <w:right w:val="none" w:sz="0" w:space="0" w:color="auto"/>
      </w:divBdr>
    </w:div>
    <w:div w:id="347953079">
      <w:bodyDiv w:val="1"/>
      <w:marLeft w:val="0"/>
      <w:marRight w:val="0"/>
      <w:marTop w:val="0"/>
      <w:marBottom w:val="0"/>
      <w:divBdr>
        <w:top w:val="none" w:sz="0" w:space="0" w:color="auto"/>
        <w:left w:val="none" w:sz="0" w:space="0" w:color="auto"/>
        <w:bottom w:val="none" w:sz="0" w:space="0" w:color="auto"/>
        <w:right w:val="none" w:sz="0" w:space="0" w:color="auto"/>
      </w:divBdr>
    </w:div>
    <w:div w:id="350375328">
      <w:bodyDiv w:val="1"/>
      <w:marLeft w:val="0"/>
      <w:marRight w:val="0"/>
      <w:marTop w:val="0"/>
      <w:marBottom w:val="0"/>
      <w:divBdr>
        <w:top w:val="none" w:sz="0" w:space="0" w:color="auto"/>
        <w:left w:val="none" w:sz="0" w:space="0" w:color="auto"/>
        <w:bottom w:val="none" w:sz="0" w:space="0" w:color="auto"/>
        <w:right w:val="none" w:sz="0" w:space="0" w:color="auto"/>
      </w:divBdr>
    </w:div>
    <w:div w:id="351076446">
      <w:bodyDiv w:val="1"/>
      <w:marLeft w:val="0"/>
      <w:marRight w:val="0"/>
      <w:marTop w:val="0"/>
      <w:marBottom w:val="0"/>
      <w:divBdr>
        <w:top w:val="none" w:sz="0" w:space="0" w:color="auto"/>
        <w:left w:val="none" w:sz="0" w:space="0" w:color="auto"/>
        <w:bottom w:val="none" w:sz="0" w:space="0" w:color="auto"/>
        <w:right w:val="none" w:sz="0" w:space="0" w:color="auto"/>
      </w:divBdr>
    </w:div>
    <w:div w:id="352732038">
      <w:bodyDiv w:val="1"/>
      <w:marLeft w:val="0"/>
      <w:marRight w:val="0"/>
      <w:marTop w:val="0"/>
      <w:marBottom w:val="0"/>
      <w:divBdr>
        <w:top w:val="none" w:sz="0" w:space="0" w:color="auto"/>
        <w:left w:val="none" w:sz="0" w:space="0" w:color="auto"/>
        <w:bottom w:val="none" w:sz="0" w:space="0" w:color="auto"/>
        <w:right w:val="none" w:sz="0" w:space="0" w:color="auto"/>
      </w:divBdr>
    </w:div>
    <w:div w:id="352803813">
      <w:bodyDiv w:val="1"/>
      <w:marLeft w:val="0"/>
      <w:marRight w:val="0"/>
      <w:marTop w:val="0"/>
      <w:marBottom w:val="0"/>
      <w:divBdr>
        <w:top w:val="none" w:sz="0" w:space="0" w:color="auto"/>
        <w:left w:val="none" w:sz="0" w:space="0" w:color="auto"/>
        <w:bottom w:val="none" w:sz="0" w:space="0" w:color="auto"/>
        <w:right w:val="none" w:sz="0" w:space="0" w:color="auto"/>
      </w:divBdr>
    </w:div>
    <w:div w:id="359164754">
      <w:bodyDiv w:val="1"/>
      <w:marLeft w:val="0"/>
      <w:marRight w:val="0"/>
      <w:marTop w:val="0"/>
      <w:marBottom w:val="0"/>
      <w:divBdr>
        <w:top w:val="none" w:sz="0" w:space="0" w:color="auto"/>
        <w:left w:val="none" w:sz="0" w:space="0" w:color="auto"/>
        <w:bottom w:val="none" w:sz="0" w:space="0" w:color="auto"/>
        <w:right w:val="none" w:sz="0" w:space="0" w:color="auto"/>
      </w:divBdr>
    </w:div>
    <w:div w:id="362825577">
      <w:bodyDiv w:val="1"/>
      <w:marLeft w:val="0"/>
      <w:marRight w:val="0"/>
      <w:marTop w:val="0"/>
      <w:marBottom w:val="0"/>
      <w:divBdr>
        <w:top w:val="none" w:sz="0" w:space="0" w:color="auto"/>
        <w:left w:val="none" w:sz="0" w:space="0" w:color="auto"/>
        <w:bottom w:val="none" w:sz="0" w:space="0" w:color="auto"/>
        <w:right w:val="none" w:sz="0" w:space="0" w:color="auto"/>
      </w:divBdr>
    </w:div>
    <w:div w:id="363336748">
      <w:bodyDiv w:val="1"/>
      <w:marLeft w:val="0"/>
      <w:marRight w:val="0"/>
      <w:marTop w:val="0"/>
      <w:marBottom w:val="0"/>
      <w:divBdr>
        <w:top w:val="none" w:sz="0" w:space="0" w:color="auto"/>
        <w:left w:val="none" w:sz="0" w:space="0" w:color="auto"/>
        <w:bottom w:val="none" w:sz="0" w:space="0" w:color="auto"/>
        <w:right w:val="none" w:sz="0" w:space="0" w:color="auto"/>
      </w:divBdr>
    </w:div>
    <w:div w:id="364908960">
      <w:bodyDiv w:val="1"/>
      <w:marLeft w:val="0"/>
      <w:marRight w:val="0"/>
      <w:marTop w:val="0"/>
      <w:marBottom w:val="0"/>
      <w:divBdr>
        <w:top w:val="none" w:sz="0" w:space="0" w:color="auto"/>
        <w:left w:val="none" w:sz="0" w:space="0" w:color="auto"/>
        <w:bottom w:val="none" w:sz="0" w:space="0" w:color="auto"/>
        <w:right w:val="none" w:sz="0" w:space="0" w:color="auto"/>
      </w:divBdr>
    </w:div>
    <w:div w:id="365064955">
      <w:bodyDiv w:val="1"/>
      <w:marLeft w:val="0"/>
      <w:marRight w:val="0"/>
      <w:marTop w:val="0"/>
      <w:marBottom w:val="0"/>
      <w:divBdr>
        <w:top w:val="none" w:sz="0" w:space="0" w:color="auto"/>
        <w:left w:val="none" w:sz="0" w:space="0" w:color="auto"/>
        <w:bottom w:val="none" w:sz="0" w:space="0" w:color="auto"/>
        <w:right w:val="none" w:sz="0" w:space="0" w:color="auto"/>
      </w:divBdr>
    </w:div>
    <w:div w:id="368409626">
      <w:bodyDiv w:val="1"/>
      <w:marLeft w:val="0"/>
      <w:marRight w:val="0"/>
      <w:marTop w:val="0"/>
      <w:marBottom w:val="0"/>
      <w:divBdr>
        <w:top w:val="none" w:sz="0" w:space="0" w:color="auto"/>
        <w:left w:val="none" w:sz="0" w:space="0" w:color="auto"/>
        <w:bottom w:val="none" w:sz="0" w:space="0" w:color="auto"/>
        <w:right w:val="none" w:sz="0" w:space="0" w:color="auto"/>
      </w:divBdr>
    </w:div>
    <w:div w:id="370306439">
      <w:bodyDiv w:val="1"/>
      <w:marLeft w:val="0"/>
      <w:marRight w:val="0"/>
      <w:marTop w:val="0"/>
      <w:marBottom w:val="0"/>
      <w:divBdr>
        <w:top w:val="none" w:sz="0" w:space="0" w:color="auto"/>
        <w:left w:val="none" w:sz="0" w:space="0" w:color="auto"/>
        <w:bottom w:val="none" w:sz="0" w:space="0" w:color="auto"/>
        <w:right w:val="none" w:sz="0" w:space="0" w:color="auto"/>
      </w:divBdr>
    </w:div>
    <w:div w:id="370883759">
      <w:bodyDiv w:val="1"/>
      <w:marLeft w:val="0"/>
      <w:marRight w:val="0"/>
      <w:marTop w:val="0"/>
      <w:marBottom w:val="0"/>
      <w:divBdr>
        <w:top w:val="none" w:sz="0" w:space="0" w:color="auto"/>
        <w:left w:val="none" w:sz="0" w:space="0" w:color="auto"/>
        <w:bottom w:val="none" w:sz="0" w:space="0" w:color="auto"/>
        <w:right w:val="none" w:sz="0" w:space="0" w:color="auto"/>
      </w:divBdr>
    </w:div>
    <w:div w:id="373583432">
      <w:bodyDiv w:val="1"/>
      <w:marLeft w:val="0"/>
      <w:marRight w:val="0"/>
      <w:marTop w:val="0"/>
      <w:marBottom w:val="0"/>
      <w:divBdr>
        <w:top w:val="none" w:sz="0" w:space="0" w:color="auto"/>
        <w:left w:val="none" w:sz="0" w:space="0" w:color="auto"/>
        <w:bottom w:val="none" w:sz="0" w:space="0" w:color="auto"/>
        <w:right w:val="none" w:sz="0" w:space="0" w:color="auto"/>
      </w:divBdr>
    </w:div>
    <w:div w:id="376900162">
      <w:bodyDiv w:val="1"/>
      <w:marLeft w:val="0"/>
      <w:marRight w:val="0"/>
      <w:marTop w:val="0"/>
      <w:marBottom w:val="0"/>
      <w:divBdr>
        <w:top w:val="none" w:sz="0" w:space="0" w:color="auto"/>
        <w:left w:val="none" w:sz="0" w:space="0" w:color="auto"/>
        <w:bottom w:val="none" w:sz="0" w:space="0" w:color="auto"/>
        <w:right w:val="none" w:sz="0" w:space="0" w:color="auto"/>
      </w:divBdr>
    </w:div>
    <w:div w:id="384791245">
      <w:bodyDiv w:val="1"/>
      <w:marLeft w:val="0"/>
      <w:marRight w:val="0"/>
      <w:marTop w:val="0"/>
      <w:marBottom w:val="0"/>
      <w:divBdr>
        <w:top w:val="none" w:sz="0" w:space="0" w:color="auto"/>
        <w:left w:val="none" w:sz="0" w:space="0" w:color="auto"/>
        <w:bottom w:val="none" w:sz="0" w:space="0" w:color="auto"/>
        <w:right w:val="none" w:sz="0" w:space="0" w:color="auto"/>
      </w:divBdr>
      <w:divsChild>
        <w:div w:id="10763790">
          <w:marLeft w:val="480"/>
          <w:marRight w:val="0"/>
          <w:marTop w:val="0"/>
          <w:marBottom w:val="0"/>
          <w:divBdr>
            <w:top w:val="none" w:sz="0" w:space="0" w:color="auto"/>
            <w:left w:val="none" w:sz="0" w:space="0" w:color="auto"/>
            <w:bottom w:val="none" w:sz="0" w:space="0" w:color="auto"/>
            <w:right w:val="none" w:sz="0" w:space="0" w:color="auto"/>
          </w:divBdr>
        </w:div>
        <w:div w:id="23210011">
          <w:marLeft w:val="480"/>
          <w:marRight w:val="0"/>
          <w:marTop w:val="0"/>
          <w:marBottom w:val="0"/>
          <w:divBdr>
            <w:top w:val="none" w:sz="0" w:space="0" w:color="auto"/>
            <w:left w:val="none" w:sz="0" w:space="0" w:color="auto"/>
            <w:bottom w:val="none" w:sz="0" w:space="0" w:color="auto"/>
            <w:right w:val="none" w:sz="0" w:space="0" w:color="auto"/>
          </w:divBdr>
        </w:div>
        <w:div w:id="35396343">
          <w:marLeft w:val="480"/>
          <w:marRight w:val="0"/>
          <w:marTop w:val="0"/>
          <w:marBottom w:val="0"/>
          <w:divBdr>
            <w:top w:val="none" w:sz="0" w:space="0" w:color="auto"/>
            <w:left w:val="none" w:sz="0" w:space="0" w:color="auto"/>
            <w:bottom w:val="none" w:sz="0" w:space="0" w:color="auto"/>
            <w:right w:val="none" w:sz="0" w:space="0" w:color="auto"/>
          </w:divBdr>
        </w:div>
        <w:div w:id="59141175">
          <w:marLeft w:val="480"/>
          <w:marRight w:val="0"/>
          <w:marTop w:val="0"/>
          <w:marBottom w:val="0"/>
          <w:divBdr>
            <w:top w:val="none" w:sz="0" w:space="0" w:color="auto"/>
            <w:left w:val="none" w:sz="0" w:space="0" w:color="auto"/>
            <w:bottom w:val="none" w:sz="0" w:space="0" w:color="auto"/>
            <w:right w:val="none" w:sz="0" w:space="0" w:color="auto"/>
          </w:divBdr>
        </w:div>
        <w:div w:id="122769375">
          <w:marLeft w:val="480"/>
          <w:marRight w:val="0"/>
          <w:marTop w:val="0"/>
          <w:marBottom w:val="0"/>
          <w:divBdr>
            <w:top w:val="none" w:sz="0" w:space="0" w:color="auto"/>
            <w:left w:val="none" w:sz="0" w:space="0" w:color="auto"/>
            <w:bottom w:val="none" w:sz="0" w:space="0" w:color="auto"/>
            <w:right w:val="none" w:sz="0" w:space="0" w:color="auto"/>
          </w:divBdr>
        </w:div>
        <w:div w:id="214854627">
          <w:marLeft w:val="480"/>
          <w:marRight w:val="0"/>
          <w:marTop w:val="0"/>
          <w:marBottom w:val="0"/>
          <w:divBdr>
            <w:top w:val="none" w:sz="0" w:space="0" w:color="auto"/>
            <w:left w:val="none" w:sz="0" w:space="0" w:color="auto"/>
            <w:bottom w:val="none" w:sz="0" w:space="0" w:color="auto"/>
            <w:right w:val="none" w:sz="0" w:space="0" w:color="auto"/>
          </w:divBdr>
        </w:div>
        <w:div w:id="286860671">
          <w:marLeft w:val="480"/>
          <w:marRight w:val="0"/>
          <w:marTop w:val="0"/>
          <w:marBottom w:val="0"/>
          <w:divBdr>
            <w:top w:val="none" w:sz="0" w:space="0" w:color="auto"/>
            <w:left w:val="none" w:sz="0" w:space="0" w:color="auto"/>
            <w:bottom w:val="none" w:sz="0" w:space="0" w:color="auto"/>
            <w:right w:val="none" w:sz="0" w:space="0" w:color="auto"/>
          </w:divBdr>
        </w:div>
        <w:div w:id="313071094">
          <w:marLeft w:val="480"/>
          <w:marRight w:val="0"/>
          <w:marTop w:val="0"/>
          <w:marBottom w:val="0"/>
          <w:divBdr>
            <w:top w:val="none" w:sz="0" w:space="0" w:color="auto"/>
            <w:left w:val="none" w:sz="0" w:space="0" w:color="auto"/>
            <w:bottom w:val="none" w:sz="0" w:space="0" w:color="auto"/>
            <w:right w:val="none" w:sz="0" w:space="0" w:color="auto"/>
          </w:divBdr>
        </w:div>
        <w:div w:id="324211614">
          <w:marLeft w:val="480"/>
          <w:marRight w:val="0"/>
          <w:marTop w:val="0"/>
          <w:marBottom w:val="0"/>
          <w:divBdr>
            <w:top w:val="none" w:sz="0" w:space="0" w:color="auto"/>
            <w:left w:val="none" w:sz="0" w:space="0" w:color="auto"/>
            <w:bottom w:val="none" w:sz="0" w:space="0" w:color="auto"/>
            <w:right w:val="none" w:sz="0" w:space="0" w:color="auto"/>
          </w:divBdr>
        </w:div>
        <w:div w:id="382366291">
          <w:marLeft w:val="480"/>
          <w:marRight w:val="0"/>
          <w:marTop w:val="0"/>
          <w:marBottom w:val="0"/>
          <w:divBdr>
            <w:top w:val="none" w:sz="0" w:space="0" w:color="auto"/>
            <w:left w:val="none" w:sz="0" w:space="0" w:color="auto"/>
            <w:bottom w:val="none" w:sz="0" w:space="0" w:color="auto"/>
            <w:right w:val="none" w:sz="0" w:space="0" w:color="auto"/>
          </w:divBdr>
        </w:div>
        <w:div w:id="382951485">
          <w:marLeft w:val="480"/>
          <w:marRight w:val="0"/>
          <w:marTop w:val="0"/>
          <w:marBottom w:val="0"/>
          <w:divBdr>
            <w:top w:val="none" w:sz="0" w:space="0" w:color="auto"/>
            <w:left w:val="none" w:sz="0" w:space="0" w:color="auto"/>
            <w:bottom w:val="none" w:sz="0" w:space="0" w:color="auto"/>
            <w:right w:val="none" w:sz="0" w:space="0" w:color="auto"/>
          </w:divBdr>
        </w:div>
        <w:div w:id="389839693">
          <w:marLeft w:val="480"/>
          <w:marRight w:val="0"/>
          <w:marTop w:val="0"/>
          <w:marBottom w:val="0"/>
          <w:divBdr>
            <w:top w:val="none" w:sz="0" w:space="0" w:color="auto"/>
            <w:left w:val="none" w:sz="0" w:space="0" w:color="auto"/>
            <w:bottom w:val="none" w:sz="0" w:space="0" w:color="auto"/>
            <w:right w:val="none" w:sz="0" w:space="0" w:color="auto"/>
          </w:divBdr>
        </w:div>
        <w:div w:id="438792732">
          <w:marLeft w:val="480"/>
          <w:marRight w:val="0"/>
          <w:marTop w:val="0"/>
          <w:marBottom w:val="0"/>
          <w:divBdr>
            <w:top w:val="none" w:sz="0" w:space="0" w:color="auto"/>
            <w:left w:val="none" w:sz="0" w:space="0" w:color="auto"/>
            <w:bottom w:val="none" w:sz="0" w:space="0" w:color="auto"/>
            <w:right w:val="none" w:sz="0" w:space="0" w:color="auto"/>
          </w:divBdr>
        </w:div>
        <w:div w:id="460029180">
          <w:marLeft w:val="480"/>
          <w:marRight w:val="0"/>
          <w:marTop w:val="0"/>
          <w:marBottom w:val="0"/>
          <w:divBdr>
            <w:top w:val="none" w:sz="0" w:space="0" w:color="auto"/>
            <w:left w:val="none" w:sz="0" w:space="0" w:color="auto"/>
            <w:bottom w:val="none" w:sz="0" w:space="0" w:color="auto"/>
            <w:right w:val="none" w:sz="0" w:space="0" w:color="auto"/>
          </w:divBdr>
        </w:div>
        <w:div w:id="575937996">
          <w:marLeft w:val="480"/>
          <w:marRight w:val="0"/>
          <w:marTop w:val="0"/>
          <w:marBottom w:val="0"/>
          <w:divBdr>
            <w:top w:val="none" w:sz="0" w:space="0" w:color="auto"/>
            <w:left w:val="none" w:sz="0" w:space="0" w:color="auto"/>
            <w:bottom w:val="none" w:sz="0" w:space="0" w:color="auto"/>
            <w:right w:val="none" w:sz="0" w:space="0" w:color="auto"/>
          </w:divBdr>
        </w:div>
        <w:div w:id="618874986">
          <w:marLeft w:val="480"/>
          <w:marRight w:val="0"/>
          <w:marTop w:val="0"/>
          <w:marBottom w:val="0"/>
          <w:divBdr>
            <w:top w:val="none" w:sz="0" w:space="0" w:color="auto"/>
            <w:left w:val="none" w:sz="0" w:space="0" w:color="auto"/>
            <w:bottom w:val="none" w:sz="0" w:space="0" w:color="auto"/>
            <w:right w:val="none" w:sz="0" w:space="0" w:color="auto"/>
          </w:divBdr>
        </w:div>
        <w:div w:id="676814601">
          <w:marLeft w:val="480"/>
          <w:marRight w:val="0"/>
          <w:marTop w:val="0"/>
          <w:marBottom w:val="0"/>
          <w:divBdr>
            <w:top w:val="none" w:sz="0" w:space="0" w:color="auto"/>
            <w:left w:val="none" w:sz="0" w:space="0" w:color="auto"/>
            <w:bottom w:val="none" w:sz="0" w:space="0" w:color="auto"/>
            <w:right w:val="none" w:sz="0" w:space="0" w:color="auto"/>
          </w:divBdr>
        </w:div>
        <w:div w:id="694766627">
          <w:marLeft w:val="480"/>
          <w:marRight w:val="0"/>
          <w:marTop w:val="0"/>
          <w:marBottom w:val="0"/>
          <w:divBdr>
            <w:top w:val="none" w:sz="0" w:space="0" w:color="auto"/>
            <w:left w:val="none" w:sz="0" w:space="0" w:color="auto"/>
            <w:bottom w:val="none" w:sz="0" w:space="0" w:color="auto"/>
            <w:right w:val="none" w:sz="0" w:space="0" w:color="auto"/>
          </w:divBdr>
        </w:div>
        <w:div w:id="797115129">
          <w:marLeft w:val="480"/>
          <w:marRight w:val="0"/>
          <w:marTop w:val="0"/>
          <w:marBottom w:val="0"/>
          <w:divBdr>
            <w:top w:val="none" w:sz="0" w:space="0" w:color="auto"/>
            <w:left w:val="none" w:sz="0" w:space="0" w:color="auto"/>
            <w:bottom w:val="none" w:sz="0" w:space="0" w:color="auto"/>
            <w:right w:val="none" w:sz="0" w:space="0" w:color="auto"/>
          </w:divBdr>
        </w:div>
        <w:div w:id="838807133">
          <w:marLeft w:val="480"/>
          <w:marRight w:val="0"/>
          <w:marTop w:val="0"/>
          <w:marBottom w:val="0"/>
          <w:divBdr>
            <w:top w:val="none" w:sz="0" w:space="0" w:color="auto"/>
            <w:left w:val="none" w:sz="0" w:space="0" w:color="auto"/>
            <w:bottom w:val="none" w:sz="0" w:space="0" w:color="auto"/>
            <w:right w:val="none" w:sz="0" w:space="0" w:color="auto"/>
          </w:divBdr>
        </w:div>
        <w:div w:id="886338601">
          <w:marLeft w:val="480"/>
          <w:marRight w:val="0"/>
          <w:marTop w:val="0"/>
          <w:marBottom w:val="0"/>
          <w:divBdr>
            <w:top w:val="none" w:sz="0" w:space="0" w:color="auto"/>
            <w:left w:val="none" w:sz="0" w:space="0" w:color="auto"/>
            <w:bottom w:val="none" w:sz="0" w:space="0" w:color="auto"/>
            <w:right w:val="none" w:sz="0" w:space="0" w:color="auto"/>
          </w:divBdr>
        </w:div>
        <w:div w:id="902375645">
          <w:marLeft w:val="480"/>
          <w:marRight w:val="0"/>
          <w:marTop w:val="0"/>
          <w:marBottom w:val="0"/>
          <w:divBdr>
            <w:top w:val="none" w:sz="0" w:space="0" w:color="auto"/>
            <w:left w:val="none" w:sz="0" w:space="0" w:color="auto"/>
            <w:bottom w:val="none" w:sz="0" w:space="0" w:color="auto"/>
            <w:right w:val="none" w:sz="0" w:space="0" w:color="auto"/>
          </w:divBdr>
        </w:div>
        <w:div w:id="924609929">
          <w:marLeft w:val="480"/>
          <w:marRight w:val="0"/>
          <w:marTop w:val="0"/>
          <w:marBottom w:val="0"/>
          <w:divBdr>
            <w:top w:val="none" w:sz="0" w:space="0" w:color="auto"/>
            <w:left w:val="none" w:sz="0" w:space="0" w:color="auto"/>
            <w:bottom w:val="none" w:sz="0" w:space="0" w:color="auto"/>
            <w:right w:val="none" w:sz="0" w:space="0" w:color="auto"/>
          </w:divBdr>
        </w:div>
        <w:div w:id="932786641">
          <w:marLeft w:val="480"/>
          <w:marRight w:val="0"/>
          <w:marTop w:val="0"/>
          <w:marBottom w:val="0"/>
          <w:divBdr>
            <w:top w:val="none" w:sz="0" w:space="0" w:color="auto"/>
            <w:left w:val="none" w:sz="0" w:space="0" w:color="auto"/>
            <w:bottom w:val="none" w:sz="0" w:space="0" w:color="auto"/>
            <w:right w:val="none" w:sz="0" w:space="0" w:color="auto"/>
          </w:divBdr>
        </w:div>
        <w:div w:id="946043252">
          <w:marLeft w:val="480"/>
          <w:marRight w:val="0"/>
          <w:marTop w:val="0"/>
          <w:marBottom w:val="0"/>
          <w:divBdr>
            <w:top w:val="none" w:sz="0" w:space="0" w:color="auto"/>
            <w:left w:val="none" w:sz="0" w:space="0" w:color="auto"/>
            <w:bottom w:val="none" w:sz="0" w:space="0" w:color="auto"/>
            <w:right w:val="none" w:sz="0" w:space="0" w:color="auto"/>
          </w:divBdr>
        </w:div>
        <w:div w:id="967275476">
          <w:marLeft w:val="480"/>
          <w:marRight w:val="0"/>
          <w:marTop w:val="0"/>
          <w:marBottom w:val="0"/>
          <w:divBdr>
            <w:top w:val="none" w:sz="0" w:space="0" w:color="auto"/>
            <w:left w:val="none" w:sz="0" w:space="0" w:color="auto"/>
            <w:bottom w:val="none" w:sz="0" w:space="0" w:color="auto"/>
            <w:right w:val="none" w:sz="0" w:space="0" w:color="auto"/>
          </w:divBdr>
        </w:div>
        <w:div w:id="986084846">
          <w:marLeft w:val="480"/>
          <w:marRight w:val="0"/>
          <w:marTop w:val="0"/>
          <w:marBottom w:val="0"/>
          <w:divBdr>
            <w:top w:val="none" w:sz="0" w:space="0" w:color="auto"/>
            <w:left w:val="none" w:sz="0" w:space="0" w:color="auto"/>
            <w:bottom w:val="none" w:sz="0" w:space="0" w:color="auto"/>
            <w:right w:val="none" w:sz="0" w:space="0" w:color="auto"/>
          </w:divBdr>
        </w:div>
        <w:div w:id="1032223958">
          <w:marLeft w:val="480"/>
          <w:marRight w:val="0"/>
          <w:marTop w:val="0"/>
          <w:marBottom w:val="0"/>
          <w:divBdr>
            <w:top w:val="none" w:sz="0" w:space="0" w:color="auto"/>
            <w:left w:val="none" w:sz="0" w:space="0" w:color="auto"/>
            <w:bottom w:val="none" w:sz="0" w:space="0" w:color="auto"/>
            <w:right w:val="none" w:sz="0" w:space="0" w:color="auto"/>
          </w:divBdr>
        </w:div>
        <w:div w:id="1071805906">
          <w:marLeft w:val="480"/>
          <w:marRight w:val="0"/>
          <w:marTop w:val="0"/>
          <w:marBottom w:val="0"/>
          <w:divBdr>
            <w:top w:val="none" w:sz="0" w:space="0" w:color="auto"/>
            <w:left w:val="none" w:sz="0" w:space="0" w:color="auto"/>
            <w:bottom w:val="none" w:sz="0" w:space="0" w:color="auto"/>
            <w:right w:val="none" w:sz="0" w:space="0" w:color="auto"/>
          </w:divBdr>
        </w:div>
        <w:div w:id="1105342196">
          <w:marLeft w:val="480"/>
          <w:marRight w:val="0"/>
          <w:marTop w:val="0"/>
          <w:marBottom w:val="0"/>
          <w:divBdr>
            <w:top w:val="none" w:sz="0" w:space="0" w:color="auto"/>
            <w:left w:val="none" w:sz="0" w:space="0" w:color="auto"/>
            <w:bottom w:val="none" w:sz="0" w:space="0" w:color="auto"/>
            <w:right w:val="none" w:sz="0" w:space="0" w:color="auto"/>
          </w:divBdr>
        </w:div>
        <w:div w:id="1107702269">
          <w:marLeft w:val="480"/>
          <w:marRight w:val="0"/>
          <w:marTop w:val="0"/>
          <w:marBottom w:val="0"/>
          <w:divBdr>
            <w:top w:val="none" w:sz="0" w:space="0" w:color="auto"/>
            <w:left w:val="none" w:sz="0" w:space="0" w:color="auto"/>
            <w:bottom w:val="none" w:sz="0" w:space="0" w:color="auto"/>
            <w:right w:val="none" w:sz="0" w:space="0" w:color="auto"/>
          </w:divBdr>
        </w:div>
        <w:div w:id="1137458602">
          <w:marLeft w:val="480"/>
          <w:marRight w:val="0"/>
          <w:marTop w:val="0"/>
          <w:marBottom w:val="0"/>
          <w:divBdr>
            <w:top w:val="none" w:sz="0" w:space="0" w:color="auto"/>
            <w:left w:val="none" w:sz="0" w:space="0" w:color="auto"/>
            <w:bottom w:val="none" w:sz="0" w:space="0" w:color="auto"/>
            <w:right w:val="none" w:sz="0" w:space="0" w:color="auto"/>
          </w:divBdr>
        </w:div>
        <w:div w:id="1140732034">
          <w:marLeft w:val="480"/>
          <w:marRight w:val="0"/>
          <w:marTop w:val="0"/>
          <w:marBottom w:val="0"/>
          <w:divBdr>
            <w:top w:val="none" w:sz="0" w:space="0" w:color="auto"/>
            <w:left w:val="none" w:sz="0" w:space="0" w:color="auto"/>
            <w:bottom w:val="none" w:sz="0" w:space="0" w:color="auto"/>
            <w:right w:val="none" w:sz="0" w:space="0" w:color="auto"/>
          </w:divBdr>
        </w:div>
        <w:div w:id="1144463894">
          <w:marLeft w:val="480"/>
          <w:marRight w:val="0"/>
          <w:marTop w:val="0"/>
          <w:marBottom w:val="0"/>
          <w:divBdr>
            <w:top w:val="none" w:sz="0" w:space="0" w:color="auto"/>
            <w:left w:val="none" w:sz="0" w:space="0" w:color="auto"/>
            <w:bottom w:val="none" w:sz="0" w:space="0" w:color="auto"/>
            <w:right w:val="none" w:sz="0" w:space="0" w:color="auto"/>
          </w:divBdr>
        </w:div>
        <w:div w:id="1155951354">
          <w:marLeft w:val="480"/>
          <w:marRight w:val="0"/>
          <w:marTop w:val="0"/>
          <w:marBottom w:val="0"/>
          <w:divBdr>
            <w:top w:val="none" w:sz="0" w:space="0" w:color="auto"/>
            <w:left w:val="none" w:sz="0" w:space="0" w:color="auto"/>
            <w:bottom w:val="none" w:sz="0" w:space="0" w:color="auto"/>
            <w:right w:val="none" w:sz="0" w:space="0" w:color="auto"/>
          </w:divBdr>
        </w:div>
        <w:div w:id="1190147215">
          <w:marLeft w:val="480"/>
          <w:marRight w:val="0"/>
          <w:marTop w:val="0"/>
          <w:marBottom w:val="0"/>
          <w:divBdr>
            <w:top w:val="none" w:sz="0" w:space="0" w:color="auto"/>
            <w:left w:val="none" w:sz="0" w:space="0" w:color="auto"/>
            <w:bottom w:val="none" w:sz="0" w:space="0" w:color="auto"/>
            <w:right w:val="none" w:sz="0" w:space="0" w:color="auto"/>
          </w:divBdr>
        </w:div>
        <w:div w:id="1325862361">
          <w:marLeft w:val="480"/>
          <w:marRight w:val="0"/>
          <w:marTop w:val="0"/>
          <w:marBottom w:val="0"/>
          <w:divBdr>
            <w:top w:val="none" w:sz="0" w:space="0" w:color="auto"/>
            <w:left w:val="none" w:sz="0" w:space="0" w:color="auto"/>
            <w:bottom w:val="none" w:sz="0" w:space="0" w:color="auto"/>
            <w:right w:val="none" w:sz="0" w:space="0" w:color="auto"/>
          </w:divBdr>
        </w:div>
        <w:div w:id="1365208013">
          <w:marLeft w:val="480"/>
          <w:marRight w:val="0"/>
          <w:marTop w:val="0"/>
          <w:marBottom w:val="0"/>
          <w:divBdr>
            <w:top w:val="none" w:sz="0" w:space="0" w:color="auto"/>
            <w:left w:val="none" w:sz="0" w:space="0" w:color="auto"/>
            <w:bottom w:val="none" w:sz="0" w:space="0" w:color="auto"/>
            <w:right w:val="none" w:sz="0" w:space="0" w:color="auto"/>
          </w:divBdr>
        </w:div>
        <w:div w:id="1411266778">
          <w:marLeft w:val="480"/>
          <w:marRight w:val="0"/>
          <w:marTop w:val="0"/>
          <w:marBottom w:val="0"/>
          <w:divBdr>
            <w:top w:val="none" w:sz="0" w:space="0" w:color="auto"/>
            <w:left w:val="none" w:sz="0" w:space="0" w:color="auto"/>
            <w:bottom w:val="none" w:sz="0" w:space="0" w:color="auto"/>
            <w:right w:val="none" w:sz="0" w:space="0" w:color="auto"/>
          </w:divBdr>
        </w:div>
        <w:div w:id="1415203044">
          <w:marLeft w:val="480"/>
          <w:marRight w:val="0"/>
          <w:marTop w:val="0"/>
          <w:marBottom w:val="0"/>
          <w:divBdr>
            <w:top w:val="none" w:sz="0" w:space="0" w:color="auto"/>
            <w:left w:val="none" w:sz="0" w:space="0" w:color="auto"/>
            <w:bottom w:val="none" w:sz="0" w:space="0" w:color="auto"/>
            <w:right w:val="none" w:sz="0" w:space="0" w:color="auto"/>
          </w:divBdr>
        </w:div>
        <w:div w:id="1491097302">
          <w:marLeft w:val="480"/>
          <w:marRight w:val="0"/>
          <w:marTop w:val="0"/>
          <w:marBottom w:val="0"/>
          <w:divBdr>
            <w:top w:val="none" w:sz="0" w:space="0" w:color="auto"/>
            <w:left w:val="none" w:sz="0" w:space="0" w:color="auto"/>
            <w:bottom w:val="none" w:sz="0" w:space="0" w:color="auto"/>
            <w:right w:val="none" w:sz="0" w:space="0" w:color="auto"/>
          </w:divBdr>
        </w:div>
        <w:div w:id="1499342035">
          <w:marLeft w:val="480"/>
          <w:marRight w:val="0"/>
          <w:marTop w:val="0"/>
          <w:marBottom w:val="0"/>
          <w:divBdr>
            <w:top w:val="none" w:sz="0" w:space="0" w:color="auto"/>
            <w:left w:val="none" w:sz="0" w:space="0" w:color="auto"/>
            <w:bottom w:val="none" w:sz="0" w:space="0" w:color="auto"/>
            <w:right w:val="none" w:sz="0" w:space="0" w:color="auto"/>
          </w:divBdr>
        </w:div>
        <w:div w:id="1544099283">
          <w:marLeft w:val="480"/>
          <w:marRight w:val="0"/>
          <w:marTop w:val="0"/>
          <w:marBottom w:val="0"/>
          <w:divBdr>
            <w:top w:val="none" w:sz="0" w:space="0" w:color="auto"/>
            <w:left w:val="none" w:sz="0" w:space="0" w:color="auto"/>
            <w:bottom w:val="none" w:sz="0" w:space="0" w:color="auto"/>
            <w:right w:val="none" w:sz="0" w:space="0" w:color="auto"/>
          </w:divBdr>
        </w:div>
        <w:div w:id="1674530264">
          <w:marLeft w:val="480"/>
          <w:marRight w:val="0"/>
          <w:marTop w:val="0"/>
          <w:marBottom w:val="0"/>
          <w:divBdr>
            <w:top w:val="none" w:sz="0" w:space="0" w:color="auto"/>
            <w:left w:val="none" w:sz="0" w:space="0" w:color="auto"/>
            <w:bottom w:val="none" w:sz="0" w:space="0" w:color="auto"/>
            <w:right w:val="none" w:sz="0" w:space="0" w:color="auto"/>
          </w:divBdr>
        </w:div>
        <w:div w:id="1721784687">
          <w:marLeft w:val="480"/>
          <w:marRight w:val="0"/>
          <w:marTop w:val="0"/>
          <w:marBottom w:val="0"/>
          <w:divBdr>
            <w:top w:val="none" w:sz="0" w:space="0" w:color="auto"/>
            <w:left w:val="none" w:sz="0" w:space="0" w:color="auto"/>
            <w:bottom w:val="none" w:sz="0" w:space="0" w:color="auto"/>
            <w:right w:val="none" w:sz="0" w:space="0" w:color="auto"/>
          </w:divBdr>
        </w:div>
        <w:div w:id="1734966949">
          <w:marLeft w:val="480"/>
          <w:marRight w:val="0"/>
          <w:marTop w:val="0"/>
          <w:marBottom w:val="0"/>
          <w:divBdr>
            <w:top w:val="none" w:sz="0" w:space="0" w:color="auto"/>
            <w:left w:val="none" w:sz="0" w:space="0" w:color="auto"/>
            <w:bottom w:val="none" w:sz="0" w:space="0" w:color="auto"/>
            <w:right w:val="none" w:sz="0" w:space="0" w:color="auto"/>
          </w:divBdr>
        </w:div>
        <w:div w:id="1937132313">
          <w:marLeft w:val="480"/>
          <w:marRight w:val="0"/>
          <w:marTop w:val="0"/>
          <w:marBottom w:val="0"/>
          <w:divBdr>
            <w:top w:val="none" w:sz="0" w:space="0" w:color="auto"/>
            <w:left w:val="none" w:sz="0" w:space="0" w:color="auto"/>
            <w:bottom w:val="none" w:sz="0" w:space="0" w:color="auto"/>
            <w:right w:val="none" w:sz="0" w:space="0" w:color="auto"/>
          </w:divBdr>
        </w:div>
        <w:div w:id="1949046021">
          <w:marLeft w:val="480"/>
          <w:marRight w:val="0"/>
          <w:marTop w:val="0"/>
          <w:marBottom w:val="0"/>
          <w:divBdr>
            <w:top w:val="none" w:sz="0" w:space="0" w:color="auto"/>
            <w:left w:val="none" w:sz="0" w:space="0" w:color="auto"/>
            <w:bottom w:val="none" w:sz="0" w:space="0" w:color="auto"/>
            <w:right w:val="none" w:sz="0" w:space="0" w:color="auto"/>
          </w:divBdr>
        </w:div>
        <w:div w:id="1954358768">
          <w:marLeft w:val="480"/>
          <w:marRight w:val="0"/>
          <w:marTop w:val="0"/>
          <w:marBottom w:val="0"/>
          <w:divBdr>
            <w:top w:val="none" w:sz="0" w:space="0" w:color="auto"/>
            <w:left w:val="none" w:sz="0" w:space="0" w:color="auto"/>
            <w:bottom w:val="none" w:sz="0" w:space="0" w:color="auto"/>
            <w:right w:val="none" w:sz="0" w:space="0" w:color="auto"/>
          </w:divBdr>
        </w:div>
        <w:div w:id="1968706047">
          <w:marLeft w:val="480"/>
          <w:marRight w:val="0"/>
          <w:marTop w:val="0"/>
          <w:marBottom w:val="0"/>
          <w:divBdr>
            <w:top w:val="none" w:sz="0" w:space="0" w:color="auto"/>
            <w:left w:val="none" w:sz="0" w:space="0" w:color="auto"/>
            <w:bottom w:val="none" w:sz="0" w:space="0" w:color="auto"/>
            <w:right w:val="none" w:sz="0" w:space="0" w:color="auto"/>
          </w:divBdr>
        </w:div>
        <w:div w:id="2111076957">
          <w:marLeft w:val="480"/>
          <w:marRight w:val="0"/>
          <w:marTop w:val="0"/>
          <w:marBottom w:val="0"/>
          <w:divBdr>
            <w:top w:val="none" w:sz="0" w:space="0" w:color="auto"/>
            <w:left w:val="none" w:sz="0" w:space="0" w:color="auto"/>
            <w:bottom w:val="none" w:sz="0" w:space="0" w:color="auto"/>
            <w:right w:val="none" w:sz="0" w:space="0" w:color="auto"/>
          </w:divBdr>
        </w:div>
        <w:div w:id="2126802943">
          <w:marLeft w:val="480"/>
          <w:marRight w:val="0"/>
          <w:marTop w:val="0"/>
          <w:marBottom w:val="0"/>
          <w:divBdr>
            <w:top w:val="none" w:sz="0" w:space="0" w:color="auto"/>
            <w:left w:val="none" w:sz="0" w:space="0" w:color="auto"/>
            <w:bottom w:val="none" w:sz="0" w:space="0" w:color="auto"/>
            <w:right w:val="none" w:sz="0" w:space="0" w:color="auto"/>
          </w:divBdr>
        </w:div>
        <w:div w:id="2130052672">
          <w:marLeft w:val="480"/>
          <w:marRight w:val="0"/>
          <w:marTop w:val="0"/>
          <w:marBottom w:val="0"/>
          <w:divBdr>
            <w:top w:val="none" w:sz="0" w:space="0" w:color="auto"/>
            <w:left w:val="none" w:sz="0" w:space="0" w:color="auto"/>
            <w:bottom w:val="none" w:sz="0" w:space="0" w:color="auto"/>
            <w:right w:val="none" w:sz="0" w:space="0" w:color="auto"/>
          </w:divBdr>
        </w:div>
        <w:div w:id="2144107026">
          <w:marLeft w:val="480"/>
          <w:marRight w:val="0"/>
          <w:marTop w:val="0"/>
          <w:marBottom w:val="0"/>
          <w:divBdr>
            <w:top w:val="none" w:sz="0" w:space="0" w:color="auto"/>
            <w:left w:val="none" w:sz="0" w:space="0" w:color="auto"/>
            <w:bottom w:val="none" w:sz="0" w:space="0" w:color="auto"/>
            <w:right w:val="none" w:sz="0" w:space="0" w:color="auto"/>
          </w:divBdr>
        </w:div>
      </w:divsChild>
    </w:div>
    <w:div w:id="389227019">
      <w:bodyDiv w:val="1"/>
      <w:marLeft w:val="0"/>
      <w:marRight w:val="0"/>
      <w:marTop w:val="0"/>
      <w:marBottom w:val="0"/>
      <w:divBdr>
        <w:top w:val="none" w:sz="0" w:space="0" w:color="auto"/>
        <w:left w:val="none" w:sz="0" w:space="0" w:color="auto"/>
        <w:bottom w:val="none" w:sz="0" w:space="0" w:color="auto"/>
        <w:right w:val="none" w:sz="0" w:space="0" w:color="auto"/>
      </w:divBdr>
      <w:divsChild>
        <w:div w:id="17779410">
          <w:marLeft w:val="480"/>
          <w:marRight w:val="0"/>
          <w:marTop w:val="0"/>
          <w:marBottom w:val="0"/>
          <w:divBdr>
            <w:top w:val="none" w:sz="0" w:space="0" w:color="auto"/>
            <w:left w:val="none" w:sz="0" w:space="0" w:color="auto"/>
            <w:bottom w:val="none" w:sz="0" w:space="0" w:color="auto"/>
            <w:right w:val="none" w:sz="0" w:space="0" w:color="auto"/>
          </w:divBdr>
        </w:div>
        <w:div w:id="44453522">
          <w:marLeft w:val="480"/>
          <w:marRight w:val="0"/>
          <w:marTop w:val="0"/>
          <w:marBottom w:val="0"/>
          <w:divBdr>
            <w:top w:val="none" w:sz="0" w:space="0" w:color="auto"/>
            <w:left w:val="none" w:sz="0" w:space="0" w:color="auto"/>
            <w:bottom w:val="none" w:sz="0" w:space="0" w:color="auto"/>
            <w:right w:val="none" w:sz="0" w:space="0" w:color="auto"/>
          </w:divBdr>
        </w:div>
        <w:div w:id="54163608">
          <w:marLeft w:val="480"/>
          <w:marRight w:val="0"/>
          <w:marTop w:val="0"/>
          <w:marBottom w:val="0"/>
          <w:divBdr>
            <w:top w:val="none" w:sz="0" w:space="0" w:color="auto"/>
            <w:left w:val="none" w:sz="0" w:space="0" w:color="auto"/>
            <w:bottom w:val="none" w:sz="0" w:space="0" w:color="auto"/>
            <w:right w:val="none" w:sz="0" w:space="0" w:color="auto"/>
          </w:divBdr>
        </w:div>
        <w:div w:id="147678309">
          <w:marLeft w:val="480"/>
          <w:marRight w:val="0"/>
          <w:marTop w:val="0"/>
          <w:marBottom w:val="0"/>
          <w:divBdr>
            <w:top w:val="none" w:sz="0" w:space="0" w:color="auto"/>
            <w:left w:val="none" w:sz="0" w:space="0" w:color="auto"/>
            <w:bottom w:val="none" w:sz="0" w:space="0" w:color="auto"/>
            <w:right w:val="none" w:sz="0" w:space="0" w:color="auto"/>
          </w:divBdr>
        </w:div>
        <w:div w:id="148905271">
          <w:marLeft w:val="480"/>
          <w:marRight w:val="0"/>
          <w:marTop w:val="0"/>
          <w:marBottom w:val="0"/>
          <w:divBdr>
            <w:top w:val="none" w:sz="0" w:space="0" w:color="auto"/>
            <w:left w:val="none" w:sz="0" w:space="0" w:color="auto"/>
            <w:bottom w:val="none" w:sz="0" w:space="0" w:color="auto"/>
            <w:right w:val="none" w:sz="0" w:space="0" w:color="auto"/>
          </w:divBdr>
        </w:div>
        <w:div w:id="168642653">
          <w:marLeft w:val="480"/>
          <w:marRight w:val="0"/>
          <w:marTop w:val="0"/>
          <w:marBottom w:val="0"/>
          <w:divBdr>
            <w:top w:val="none" w:sz="0" w:space="0" w:color="auto"/>
            <w:left w:val="none" w:sz="0" w:space="0" w:color="auto"/>
            <w:bottom w:val="none" w:sz="0" w:space="0" w:color="auto"/>
            <w:right w:val="none" w:sz="0" w:space="0" w:color="auto"/>
          </w:divBdr>
        </w:div>
        <w:div w:id="185564149">
          <w:marLeft w:val="480"/>
          <w:marRight w:val="0"/>
          <w:marTop w:val="0"/>
          <w:marBottom w:val="0"/>
          <w:divBdr>
            <w:top w:val="none" w:sz="0" w:space="0" w:color="auto"/>
            <w:left w:val="none" w:sz="0" w:space="0" w:color="auto"/>
            <w:bottom w:val="none" w:sz="0" w:space="0" w:color="auto"/>
            <w:right w:val="none" w:sz="0" w:space="0" w:color="auto"/>
          </w:divBdr>
        </w:div>
        <w:div w:id="204954558">
          <w:marLeft w:val="480"/>
          <w:marRight w:val="0"/>
          <w:marTop w:val="0"/>
          <w:marBottom w:val="0"/>
          <w:divBdr>
            <w:top w:val="none" w:sz="0" w:space="0" w:color="auto"/>
            <w:left w:val="none" w:sz="0" w:space="0" w:color="auto"/>
            <w:bottom w:val="none" w:sz="0" w:space="0" w:color="auto"/>
            <w:right w:val="none" w:sz="0" w:space="0" w:color="auto"/>
          </w:divBdr>
        </w:div>
        <w:div w:id="212012132">
          <w:marLeft w:val="480"/>
          <w:marRight w:val="0"/>
          <w:marTop w:val="0"/>
          <w:marBottom w:val="0"/>
          <w:divBdr>
            <w:top w:val="none" w:sz="0" w:space="0" w:color="auto"/>
            <w:left w:val="none" w:sz="0" w:space="0" w:color="auto"/>
            <w:bottom w:val="none" w:sz="0" w:space="0" w:color="auto"/>
            <w:right w:val="none" w:sz="0" w:space="0" w:color="auto"/>
          </w:divBdr>
        </w:div>
        <w:div w:id="262766295">
          <w:marLeft w:val="480"/>
          <w:marRight w:val="0"/>
          <w:marTop w:val="0"/>
          <w:marBottom w:val="0"/>
          <w:divBdr>
            <w:top w:val="none" w:sz="0" w:space="0" w:color="auto"/>
            <w:left w:val="none" w:sz="0" w:space="0" w:color="auto"/>
            <w:bottom w:val="none" w:sz="0" w:space="0" w:color="auto"/>
            <w:right w:val="none" w:sz="0" w:space="0" w:color="auto"/>
          </w:divBdr>
        </w:div>
        <w:div w:id="265624724">
          <w:marLeft w:val="480"/>
          <w:marRight w:val="0"/>
          <w:marTop w:val="0"/>
          <w:marBottom w:val="0"/>
          <w:divBdr>
            <w:top w:val="none" w:sz="0" w:space="0" w:color="auto"/>
            <w:left w:val="none" w:sz="0" w:space="0" w:color="auto"/>
            <w:bottom w:val="none" w:sz="0" w:space="0" w:color="auto"/>
            <w:right w:val="none" w:sz="0" w:space="0" w:color="auto"/>
          </w:divBdr>
        </w:div>
        <w:div w:id="322927602">
          <w:marLeft w:val="480"/>
          <w:marRight w:val="0"/>
          <w:marTop w:val="0"/>
          <w:marBottom w:val="0"/>
          <w:divBdr>
            <w:top w:val="none" w:sz="0" w:space="0" w:color="auto"/>
            <w:left w:val="none" w:sz="0" w:space="0" w:color="auto"/>
            <w:bottom w:val="none" w:sz="0" w:space="0" w:color="auto"/>
            <w:right w:val="none" w:sz="0" w:space="0" w:color="auto"/>
          </w:divBdr>
        </w:div>
        <w:div w:id="336544887">
          <w:marLeft w:val="480"/>
          <w:marRight w:val="0"/>
          <w:marTop w:val="0"/>
          <w:marBottom w:val="0"/>
          <w:divBdr>
            <w:top w:val="none" w:sz="0" w:space="0" w:color="auto"/>
            <w:left w:val="none" w:sz="0" w:space="0" w:color="auto"/>
            <w:bottom w:val="none" w:sz="0" w:space="0" w:color="auto"/>
            <w:right w:val="none" w:sz="0" w:space="0" w:color="auto"/>
          </w:divBdr>
        </w:div>
        <w:div w:id="454563962">
          <w:marLeft w:val="480"/>
          <w:marRight w:val="0"/>
          <w:marTop w:val="0"/>
          <w:marBottom w:val="0"/>
          <w:divBdr>
            <w:top w:val="none" w:sz="0" w:space="0" w:color="auto"/>
            <w:left w:val="none" w:sz="0" w:space="0" w:color="auto"/>
            <w:bottom w:val="none" w:sz="0" w:space="0" w:color="auto"/>
            <w:right w:val="none" w:sz="0" w:space="0" w:color="auto"/>
          </w:divBdr>
        </w:div>
        <w:div w:id="538518506">
          <w:marLeft w:val="480"/>
          <w:marRight w:val="0"/>
          <w:marTop w:val="0"/>
          <w:marBottom w:val="0"/>
          <w:divBdr>
            <w:top w:val="none" w:sz="0" w:space="0" w:color="auto"/>
            <w:left w:val="none" w:sz="0" w:space="0" w:color="auto"/>
            <w:bottom w:val="none" w:sz="0" w:space="0" w:color="auto"/>
            <w:right w:val="none" w:sz="0" w:space="0" w:color="auto"/>
          </w:divBdr>
        </w:div>
        <w:div w:id="557012472">
          <w:marLeft w:val="480"/>
          <w:marRight w:val="0"/>
          <w:marTop w:val="0"/>
          <w:marBottom w:val="0"/>
          <w:divBdr>
            <w:top w:val="none" w:sz="0" w:space="0" w:color="auto"/>
            <w:left w:val="none" w:sz="0" w:space="0" w:color="auto"/>
            <w:bottom w:val="none" w:sz="0" w:space="0" w:color="auto"/>
            <w:right w:val="none" w:sz="0" w:space="0" w:color="auto"/>
          </w:divBdr>
        </w:div>
        <w:div w:id="564802255">
          <w:marLeft w:val="480"/>
          <w:marRight w:val="0"/>
          <w:marTop w:val="0"/>
          <w:marBottom w:val="0"/>
          <w:divBdr>
            <w:top w:val="none" w:sz="0" w:space="0" w:color="auto"/>
            <w:left w:val="none" w:sz="0" w:space="0" w:color="auto"/>
            <w:bottom w:val="none" w:sz="0" w:space="0" w:color="auto"/>
            <w:right w:val="none" w:sz="0" w:space="0" w:color="auto"/>
          </w:divBdr>
        </w:div>
        <w:div w:id="565602725">
          <w:marLeft w:val="480"/>
          <w:marRight w:val="0"/>
          <w:marTop w:val="0"/>
          <w:marBottom w:val="0"/>
          <w:divBdr>
            <w:top w:val="none" w:sz="0" w:space="0" w:color="auto"/>
            <w:left w:val="none" w:sz="0" w:space="0" w:color="auto"/>
            <w:bottom w:val="none" w:sz="0" w:space="0" w:color="auto"/>
            <w:right w:val="none" w:sz="0" w:space="0" w:color="auto"/>
          </w:divBdr>
        </w:div>
        <w:div w:id="686248205">
          <w:marLeft w:val="480"/>
          <w:marRight w:val="0"/>
          <w:marTop w:val="0"/>
          <w:marBottom w:val="0"/>
          <w:divBdr>
            <w:top w:val="none" w:sz="0" w:space="0" w:color="auto"/>
            <w:left w:val="none" w:sz="0" w:space="0" w:color="auto"/>
            <w:bottom w:val="none" w:sz="0" w:space="0" w:color="auto"/>
            <w:right w:val="none" w:sz="0" w:space="0" w:color="auto"/>
          </w:divBdr>
        </w:div>
        <w:div w:id="704210608">
          <w:marLeft w:val="480"/>
          <w:marRight w:val="0"/>
          <w:marTop w:val="0"/>
          <w:marBottom w:val="0"/>
          <w:divBdr>
            <w:top w:val="none" w:sz="0" w:space="0" w:color="auto"/>
            <w:left w:val="none" w:sz="0" w:space="0" w:color="auto"/>
            <w:bottom w:val="none" w:sz="0" w:space="0" w:color="auto"/>
            <w:right w:val="none" w:sz="0" w:space="0" w:color="auto"/>
          </w:divBdr>
        </w:div>
        <w:div w:id="711535142">
          <w:marLeft w:val="480"/>
          <w:marRight w:val="0"/>
          <w:marTop w:val="0"/>
          <w:marBottom w:val="0"/>
          <w:divBdr>
            <w:top w:val="none" w:sz="0" w:space="0" w:color="auto"/>
            <w:left w:val="none" w:sz="0" w:space="0" w:color="auto"/>
            <w:bottom w:val="none" w:sz="0" w:space="0" w:color="auto"/>
            <w:right w:val="none" w:sz="0" w:space="0" w:color="auto"/>
          </w:divBdr>
        </w:div>
        <w:div w:id="742800874">
          <w:marLeft w:val="480"/>
          <w:marRight w:val="0"/>
          <w:marTop w:val="0"/>
          <w:marBottom w:val="0"/>
          <w:divBdr>
            <w:top w:val="none" w:sz="0" w:space="0" w:color="auto"/>
            <w:left w:val="none" w:sz="0" w:space="0" w:color="auto"/>
            <w:bottom w:val="none" w:sz="0" w:space="0" w:color="auto"/>
            <w:right w:val="none" w:sz="0" w:space="0" w:color="auto"/>
          </w:divBdr>
        </w:div>
        <w:div w:id="764768197">
          <w:marLeft w:val="480"/>
          <w:marRight w:val="0"/>
          <w:marTop w:val="0"/>
          <w:marBottom w:val="0"/>
          <w:divBdr>
            <w:top w:val="none" w:sz="0" w:space="0" w:color="auto"/>
            <w:left w:val="none" w:sz="0" w:space="0" w:color="auto"/>
            <w:bottom w:val="none" w:sz="0" w:space="0" w:color="auto"/>
            <w:right w:val="none" w:sz="0" w:space="0" w:color="auto"/>
          </w:divBdr>
        </w:div>
        <w:div w:id="812867198">
          <w:marLeft w:val="480"/>
          <w:marRight w:val="0"/>
          <w:marTop w:val="0"/>
          <w:marBottom w:val="0"/>
          <w:divBdr>
            <w:top w:val="none" w:sz="0" w:space="0" w:color="auto"/>
            <w:left w:val="none" w:sz="0" w:space="0" w:color="auto"/>
            <w:bottom w:val="none" w:sz="0" w:space="0" w:color="auto"/>
            <w:right w:val="none" w:sz="0" w:space="0" w:color="auto"/>
          </w:divBdr>
        </w:div>
        <w:div w:id="822620875">
          <w:marLeft w:val="480"/>
          <w:marRight w:val="0"/>
          <w:marTop w:val="0"/>
          <w:marBottom w:val="0"/>
          <w:divBdr>
            <w:top w:val="none" w:sz="0" w:space="0" w:color="auto"/>
            <w:left w:val="none" w:sz="0" w:space="0" w:color="auto"/>
            <w:bottom w:val="none" w:sz="0" w:space="0" w:color="auto"/>
            <w:right w:val="none" w:sz="0" w:space="0" w:color="auto"/>
          </w:divBdr>
        </w:div>
        <w:div w:id="858274837">
          <w:marLeft w:val="480"/>
          <w:marRight w:val="0"/>
          <w:marTop w:val="0"/>
          <w:marBottom w:val="0"/>
          <w:divBdr>
            <w:top w:val="none" w:sz="0" w:space="0" w:color="auto"/>
            <w:left w:val="none" w:sz="0" w:space="0" w:color="auto"/>
            <w:bottom w:val="none" w:sz="0" w:space="0" w:color="auto"/>
            <w:right w:val="none" w:sz="0" w:space="0" w:color="auto"/>
          </w:divBdr>
        </w:div>
        <w:div w:id="867719906">
          <w:marLeft w:val="480"/>
          <w:marRight w:val="0"/>
          <w:marTop w:val="0"/>
          <w:marBottom w:val="0"/>
          <w:divBdr>
            <w:top w:val="none" w:sz="0" w:space="0" w:color="auto"/>
            <w:left w:val="none" w:sz="0" w:space="0" w:color="auto"/>
            <w:bottom w:val="none" w:sz="0" w:space="0" w:color="auto"/>
            <w:right w:val="none" w:sz="0" w:space="0" w:color="auto"/>
          </w:divBdr>
        </w:div>
        <w:div w:id="878056246">
          <w:marLeft w:val="480"/>
          <w:marRight w:val="0"/>
          <w:marTop w:val="0"/>
          <w:marBottom w:val="0"/>
          <w:divBdr>
            <w:top w:val="none" w:sz="0" w:space="0" w:color="auto"/>
            <w:left w:val="none" w:sz="0" w:space="0" w:color="auto"/>
            <w:bottom w:val="none" w:sz="0" w:space="0" w:color="auto"/>
            <w:right w:val="none" w:sz="0" w:space="0" w:color="auto"/>
          </w:divBdr>
        </w:div>
        <w:div w:id="884874731">
          <w:marLeft w:val="480"/>
          <w:marRight w:val="0"/>
          <w:marTop w:val="0"/>
          <w:marBottom w:val="0"/>
          <w:divBdr>
            <w:top w:val="none" w:sz="0" w:space="0" w:color="auto"/>
            <w:left w:val="none" w:sz="0" w:space="0" w:color="auto"/>
            <w:bottom w:val="none" w:sz="0" w:space="0" w:color="auto"/>
            <w:right w:val="none" w:sz="0" w:space="0" w:color="auto"/>
          </w:divBdr>
        </w:div>
        <w:div w:id="917176851">
          <w:marLeft w:val="480"/>
          <w:marRight w:val="0"/>
          <w:marTop w:val="0"/>
          <w:marBottom w:val="0"/>
          <w:divBdr>
            <w:top w:val="none" w:sz="0" w:space="0" w:color="auto"/>
            <w:left w:val="none" w:sz="0" w:space="0" w:color="auto"/>
            <w:bottom w:val="none" w:sz="0" w:space="0" w:color="auto"/>
            <w:right w:val="none" w:sz="0" w:space="0" w:color="auto"/>
          </w:divBdr>
        </w:div>
        <w:div w:id="1130392450">
          <w:marLeft w:val="480"/>
          <w:marRight w:val="0"/>
          <w:marTop w:val="0"/>
          <w:marBottom w:val="0"/>
          <w:divBdr>
            <w:top w:val="none" w:sz="0" w:space="0" w:color="auto"/>
            <w:left w:val="none" w:sz="0" w:space="0" w:color="auto"/>
            <w:bottom w:val="none" w:sz="0" w:space="0" w:color="auto"/>
            <w:right w:val="none" w:sz="0" w:space="0" w:color="auto"/>
          </w:divBdr>
        </w:div>
        <w:div w:id="1206061356">
          <w:marLeft w:val="480"/>
          <w:marRight w:val="0"/>
          <w:marTop w:val="0"/>
          <w:marBottom w:val="0"/>
          <w:divBdr>
            <w:top w:val="none" w:sz="0" w:space="0" w:color="auto"/>
            <w:left w:val="none" w:sz="0" w:space="0" w:color="auto"/>
            <w:bottom w:val="none" w:sz="0" w:space="0" w:color="auto"/>
            <w:right w:val="none" w:sz="0" w:space="0" w:color="auto"/>
          </w:divBdr>
        </w:div>
        <w:div w:id="1256136283">
          <w:marLeft w:val="480"/>
          <w:marRight w:val="0"/>
          <w:marTop w:val="0"/>
          <w:marBottom w:val="0"/>
          <w:divBdr>
            <w:top w:val="none" w:sz="0" w:space="0" w:color="auto"/>
            <w:left w:val="none" w:sz="0" w:space="0" w:color="auto"/>
            <w:bottom w:val="none" w:sz="0" w:space="0" w:color="auto"/>
            <w:right w:val="none" w:sz="0" w:space="0" w:color="auto"/>
          </w:divBdr>
        </w:div>
        <w:div w:id="1307121362">
          <w:marLeft w:val="480"/>
          <w:marRight w:val="0"/>
          <w:marTop w:val="0"/>
          <w:marBottom w:val="0"/>
          <w:divBdr>
            <w:top w:val="none" w:sz="0" w:space="0" w:color="auto"/>
            <w:left w:val="none" w:sz="0" w:space="0" w:color="auto"/>
            <w:bottom w:val="none" w:sz="0" w:space="0" w:color="auto"/>
            <w:right w:val="none" w:sz="0" w:space="0" w:color="auto"/>
          </w:divBdr>
        </w:div>
        <w:div w:id="1320816215">
          <w:marLeft w:val="480"/>
          <w:marRight w:val="0"/>
          <w:marTop w:val="0"/>
          <w:marBottom w:val="0"/>
          <w:divBdr>
            <w:top w:val="none" w:sz="0" w:space="0" w:color="auto"/>
            <w:left w:val="none" w:sz="0" w:space="0" w:color="auto"/>
            <w:bottom w:val="none" w:sz="0" w:space="0" w:color="auto"/>
            <w:right w:val="none" w:sz="0" w:space="0" w:color="auto"/>
          </w:divBdr>
        </w:div>
        <w:div w:id="1386174657">
          <w:marLeft w:val="480"/>
          <w:marRight w:val="0"/>
          <w:marTop w:val="0"/>
          <w:marBottom w:val="0"/>
          <w:divBdr>
            <w:top w:val="none" w:sz="0" w:space="0" w:color="auto"/>
            <w:left w:val="none" w:sz="0" w:space="0" w:color="auto"/>
            <w:bottom w:val="none" w:sz="0" w:space="0" w:color="auto"/>
            <w:right w:val="none" w:sz="0" w:space="0" w:color="auto"/>
          </w:divBdr>
        </w:div>
        <w:div w:id="1471632584">
          <w:marLeft w:val="480"/>
          <w:marRight w:val="0"/>
          <w:marTop w:val="0"/>
          <w:marBottom w:val="0"/>
          <w:divBdr>
            <w:top w:val="none" w:sz="0" w:space="0" w:color="auto"/>
            <w:left w:val="none" w:sz="0" w:space="0" w:color="auto"/>
            <w:bottom w:val="none" w:sz="0" w:space="0" w:color="auto"/>
            <w:right w:val="none" w:sz="0" w:space="0" w:color="auto"/>
          </w:divBdr>
        </w:div>
        <w:div w:id="1508207159">
          <w:marLeft w:val="480"/>
          <w:marRight w:val="0"/>
          <w:marTop w:val="0"/>
          <w:marBottom w:val="0"/>
          <w:divBdr>
            <w:top w:val="none" w:sz="0" w:space="0" w:color="auto"/>
            <w:left w:val="none" w:sz="0" w:space="0" w:color="auto"/>
            <w:bottom w:val="none" w:sz="0" w:space="0" w:color="auto"/>
            <w:right w:val="none" w:sz="0" w:space="0" w:color="auto"/>
          </w:divBdr>
        </w:div>
        <w:div w:id="1532259977">
          <w:marLeft w:val="480"/>
          <w:marRight w:val="0"/>
          <w:marTop w:val="0"/>
          <w:marBottom w:val="0"/>
          <w:divBdr>
            <w:top w:val="none" w:sz="0" w:space="0" w:color="auto"/>
            <w:left w:val="none" w:sz="0" w:space="0" w:color="auto"/>
            <w:bottom w:val="none" w:sz="0" w:space="0" w:color="auto"/>
            <w:right w:val="none" w:sz="0" w:space="0" w:color="auto"/>
          </w:divBdr>
        </w:div>
        <w:div w:id="1570506130">
          <w:marLeft w:val="480"/>
          <w:marRight w:val="0"/>
          <w:marTop w:val="0"/>
          <w:marBottom w:val="0"/>
          <w:divBdr>
            <w:top w:val="none" w:sz="0" w:space="0" w:color="auto"/>
            <w:left w:val="none" w:sz="0" w:space="0" w:color="auto"/>
            <w:bottom w:val="none" w:sz="0" w:space="0" w:color="auto"/>
            <w:right w:val="none" w:sz="0" w:space="0" w:color="auto"/>
          </w:divBdr>
        </w:div>
        <w:div w:id="1625696317">
          <w:marLeft w:val="480"/>
          <w:marRight w:val="0"/>
          <w:marTop w:val="0"/>
          <w:marBottom w:val="0"/>
          <w:divBdr>
            <w:top w:val="none" w:sz="0" w:space="0" w:color="auto"/>
            <w:left w:val="none" w:sz="0" w:space="0" w:color="auto"/>
            <w:bottom w:val="none" w:sz="0" w:space="0" w:color="auto"/>
            <w:right w:val="none" w:sz="0" w:space="0" w:color="auto"/>
          </w:divBdr>
        </w:div>
        <w:div w:id="1799225731">
          <w:marLeft w:val="480"/>
          <w:marRight w:val="0"/>
          <w:marTop w:val="0"/>
          <w:marBottom w:val="0"/>
          <w:divBdr>
            <w:top w:val="none" w:sz="0" w:space="0" w:color="auto"/>
            <w:left w:val="none" w:sz="0" w:space="0" w:color="auto"/>
            <w:bottom w:val="none" w:sz="0" w:space="0" w:color="auto"/>
            <w:right w:val="none" w:sz="0" w:space="0" w:color="auto"/>
          </w:divBdr>
        </w:div>
        <w:div w:id="1922837912">
          <w:marLeft w:val="480"/>
          <w:marRight w:val="0"/>
          <w:marTop w:val="0"/>
          <w:marBottom w:val="0"/>
          <w:divBdr>
            <w:top w:val="none" w:sz="0" w:space="0" w:color="auto"/>
            <w:left w:val="none" w:sz="0" w:space="0" w:color="auto"/>
            <w:bottom w:val="none" w:sz="0" w:space="0" w:color="auto"/>
            <w:right w:val="none" w:sz="0" w:space="0" w:color="auto"/>
          </w:divBdr>
        </w:div>
        <w:div w:id="1980374136">
          <w:marLeft w:val="480"/>
          <w:marRight w:val="0"/>
          <w:marTop w:val="0"/>
          <w:marBottom w:val="0"/>
          <w:divBdr>
            <w:top w:val="none" w:sz="0" w:space="0" w:color="auto"/>
            <w:left w:val="none" w:sz="0" w:space="0" w:color="auto"/>
            <w:bottom w:val="none" w:sz="0" w:space="0" w:color="auto"/>
            <w:right w:val="none" w:sz="0" w:space="0" w:color="auto"/>
          </w:divBdr>
        </w:div>
        <w:div w:id="1980455712">
          <w:marLeft w:val="480"/>
          <w:marRight w:val="0"/>
          <w:marTop w:val="0"/>
          <w:marBottom w:val="0"/>
          <w:divBdr>
            <w:top w:val="none" w:sz="0" w:space="0" w:color="auto"/>
            <w:left w:val="none" w:sz="0" w:space="0" w:color="auto"/>
            <w:bottom w:val="none" w:sz="0" w:space="0" w:color="auto"/>
            <w:right w:val="none" w:sz="0" w:space="0" w:color="auto"/>
          </w:divBdr>
        </w:div>
        <w:div w:id="2019849596">
          <w:marLeft w:val="480"/>
          <w:marRight w:val="0"/>
          <w:marTop w:val="0"/>
          <w:marBottom w:val="0"/>
          <w:divBdr>
            <w:top w:val="none" w:sz="0" w:space="0" w:color="auto"/>
            <w:left w:val="none" w:sz="0" w:space="0" w:color="auto"/>
            <w:bottom w:val="none" w:sz="0" w:space="0" w:color="auto"/>
            <w:right w:val="none" w:sz="0" w:space="0" w:color="auto"/>
          </w:divBdr>
        </w:div>
        <w:div w:id="2091611431">
          <w:marLeft w:val="480"/>
          <w:marRight w:val="0"/>
          <w:marTop w:val="0"/>
          <w:marBottom w:val="0"/>
          <w:divBdr>
            <w:top w:val="none" w:sz="0" w:space="0" w:color="auto"/>
            <w:left w:val="none" w:sz="0" w:space="0" w:color="auto"/>
            <w:bottom w:val="none" w:sz="0" w:space="0" w:color="auto"/>
            <w:right w:val="none" w:sz="0" w:space="0" w:color="auto"/>
          </w:divBdr>
        </w:div>
        <w:div w:id="2145343020">
          <w:marLeft w:val="480"/>
          <w:marRight w:val="0"/>
          <w:marTop w:val="0"/>
          <w:marBottom w:val="0"/>
          <w:divBdr>
            <w:top w:val="none" w:sz="0" w:space="0" w:color="auto"/>
            <w:left w:val="none" w:sz="0" w:space="0" w:color="auto"/>
            <w:bottom w:val="none" w:sz="0" w:space="0" w:color="auto"/>
            <w:right w:val="none" w:sz="0" w:space="0" w:color="auto"/>
          </w:divBdr>
        </w:div>
        <w:div w:id="2145467546">
          <w:marLeft w:val="480"/>
          <w:marRight w:val="0"/>
          <w:marTop w:val="0"/>
          <w:marBottom w:val="0"/>
          <w:divBdr>
            <w:top w:val="none" w:sz="0" w:space="0" w:color="auto"/>
            <w:left w:val="none" w:sz="0" w:space="0" w:color="auto"/>
            <w:bottom w:val="none" w:sz="0" w:space="0" w:color="auto"/>
            <w:right w:val="none" w:sz="0" w:space="0" w:color="auto"/>
          </w:divBdr>
        </w:div>
      </w:divsChild>
    </w:div>
    <w:div w:id="389423959">
      <w:bodyDiv w:val="1"/>
      <w:marLeft w:val="0"/>
      <w:marRight w:val="0"/>
      <w:marTop w:val="0"/>
      <w:marBottom w:val="0"/>
      <w:divBdr>
        <w:top w:val="none" w:sz="0" w:space="0" w:color="auto"/>
        <w:left w:val="none" w:sz="0" w:space="0" w:color="auto"/>
        <w:bottom w:val="none" w:sz="0" w:space="0" w:color="auto"/>
        <w:right w:val="none" w:sz="0" w:space="0" w:color="auto"/>
      </w:divBdr>
    </w:div>
    <w:div w:id="392198913">
      <w:bodyDiv w:val="1"/>
      <w:marLeft w:val="0"/>
      <w:marRight w:val="0"/>
      <w:marTop w:val="0"/>
      <w:marBottom w:val="0"/>
      <w:divBdr>
        <w:top w:val="none" w:sz="0" w:space="0" w:color="auto"/>
        <w:left w:val="none" w:sz="0" w:space="0" w:color="auto"/>
        <w:bottom w:val="none" w:sz="0" w:space="0" w:color="auto"/>
        <w:right w:val="none" w:sz="0" w:space="0" w:color="auto"/>
      </w:divBdr>
    </w:div>
    <w:div w:id="394016651">
      <w:bodyDiv w:val="1"/>
      <w:marLeft w:val="0"/>
      <w:marRight w:val="0"/>
      <w:marTop w:val="0"/>
      <w:marBottom w:val="0"/>
      <w:divBdr>
        <w:top w:val="none" w:sz="0" w:space="0" w:color="auto"/>
        <w:left w:val="none" w:sz="0" w:space="0" w:color="auto"/>
        <w:bottom w:val="none" w:sz="0" w:space="0" w:color="auto"/>
        <w:right w:val="none" w:sz="0" w:space="0" w:color="auto"/>
      </w:divBdr>
    </w:div>
    <w:div w:id="394092111">
      <w:bodyDiv w:val="1"/>
      <w:marLeft w:val="0"/>
      <w:marRight w:val="0"/>
      <w:marTop w:val="0"/>
      <w:marBottom w:val="0"/>
      <w:divBdr>
        <w:top w:val="none" w:sz="0" w:space="0" w:color="auto"/>
        <w:left w:val="none" w:sz="0" w:space="0" w:color="auto"/>
        <w:bottom w:val="none" w:sz="0" w:space="0" w:color="auto"/>
        <w:right w:val="none" w:sz="0" w:space="0" w:color="auto"/>
      </w:divBdr>
    </w:div>
    <w:div w:id="394161040">
      <w:bodyDiv w:val="1"/>
      <w:marLeft w:val="0"/>
      <w:marRight w:val="0"/>
      <w:marTop w:val="0"/>
      <w:marBottom w:val="0"/>
      <w:divBdr>
        <w:top w:val="none" w:sz="0" w:space="0" w:color="auto"/>
        <w:left w:val="none" w:sz="0" w:space="0" w:color="auto"/>
        <w:bottom w:val="none" w:sz="0" w:space="0" w:color="auto"/>
        <w:right w:val="none" w:sz="0" w:space="0" w:color="auto"/>
      </w:divBdr>
    </w:div>
    <w:div w:id="395661731">
      <w:bodyDiv w:val="1"/>
      <w:marLeft w:val="0"/>
      <w:marRight w:val="0"/>
      <w:marTop w:val="0"/>
      <w:marBottom w:val="0"/>
      <w:divBdr>
        <w:top w:val="none" w:sz="0" w:space="0" w:color="auto"/>
        <w:left w:val="none" w:sz="0" w:space="0" w:color="auto"/>
        <w:bottom w:val="none" w:sz="0" w:space="0" w:color="auto"/>
        <w:right w:val="none" w:sz="0" w:space="0" w:color="auto"/>
      </w:divBdr>
      <w:divsChild>
        <w:div w:id="156383722">
          <w:marLeft w:val="480"/>
          <w:marRight w:val="0"/>
          <w:marTop w:val="0"/>
          <w:marBottom w:val="0"/>
          <w:divBdr>
            <w:top w:val="none" w:sz="0" w:space="0" w:color="auto"/>
            <w:left w:val="none" w:sz="0" w:space="0" w:color="auto"/>
            <w:bottom w:val="none" w:sz="0" w:space="0" w:color="auto"/>
            <w:right w:val="none" w:sz="0" w:space="0" w:color="auto"/>
          </w:divBdr>
        </w:div>
        <w:div w:id="170066375">
          <w:marLeft w:val="480"/>
          <w:marRight w:val="0"/>
          <w:marTop w:val="0"/>
          <w:marBottom w:val="0"/>
          <w:divBdr>
            <w:top w:val="none" w:sz="0" w:space="0" w:color="auto"/>
            <w:left w:val="none" w:sz="0" w:space="0" w:color="auto"/>
            <w:bottom w:val="none" w:sz="0" w:space="0" w:color="auto"/>
            <w:right w:val="none" w:sz="0" w:space="0" w:color="auto"/>
          </w:divBdr>
        </w:div>
        <w:div w:id="266667287">
          <w:marLeft w:val="480"/>
          <w:marRight w:val="0"/>
          <w:marTop w:val="0"/>
          <w:marBottom w:val="0"/>
          <w:divBdr>
            <w:top w:val="none" w:sz="0" w:space="0" w:color="auto"/>
            <w:left w:val="none" w:sz="0" w:space="0" w:color="auto"/>
            <w:bottom w:val="none" w:sz="0" w:space="0" w:color="auto"/>
            <w:right w:val="none" w:sz="0" w:space="0" w:color="auto"/>
          </w:divBdr>
        </w:div>
        <w:div w:id="281957346">
          <w:marLeft w:val="480"/>
          <w:marRight w:val="0"/>
          <w:marTop w:val="0"/>
          <w:marBottom w:val="0"/>
          <w:divBdr>
            <w:top w:val="none" w:sz="0" w:space="0" w:color="auto"/>
            <w:left w:val="none" w:sz="0" w:space="0" w:color="auto"/>
            <w:bottom w:val="none" w:sz="0" w:space="0" w:color="auto"/>
            <w:right w:val="none" w:sz="0" w:space="0" w:color="auto"/>
          </w:divBdr>
        </w:div>
        <w:div w:id="364214692">
          <w:marLeft w:val="480"/>
          <w:marRight w:val="0"/>
          <w:marTop w:val="0"/>
          <w:marBottom w:val="0"/>
          <w:divBdr>
            <w:top w:val="none" w:sz="0" w:space="0" w:color="auto"/>
            <w:left w:val="none" w:sz="0" w:space="0" w:color="auto"/>
            <w:bottom w:val="none" w:sz="0" w:space="0" w:color="auto"/>
            <w:right w:val="none" w:sz="0" w:space="0" w:color="auto"/>
          </w:divBdr>
        </w:div>
        <w:div w:id="411589991">
          <w:marLeft w:val="480"/>
          <w:marRight w:val="0"/>
          <w:marTop w:val="0"/>
          <w:marBottom w:val="0"/>
          <w:divBdr>
            <w:top w:val="none" w:sz="0" w:space="0" w:color="auto"/>
            <w:left w:val="none" w:sz="0" w:space="0" w:color="auto"/>
            <w:bottom w:val="none" w:sz="0" w:space="0" w:color="auto"/>
            <w:right w:val="none" w:sz="0" w:space="0" w:color="auto"/>
          </w:divBdr>
        </w:div>
        <w:div w:id="430472796">
          <w:marLeft w:val="480"/>
          <w:marRight w:val="0"/>
          <w:marTop w:val="0"/>
          <w:marBottom w:val="0"/>
          <w:divBdr>
            <w:top w:val="none" w:sz="0" w:space="0" w:color="auto"/>
            <w:left w:val="none" w:sz="0" w:space="0" w:color="auto"/>
            <w:bottom w:val="none" w:sz="0" w:space="0" w:color="auto"/>
            <w:right w:val="none" w:sz="0" w:space="0" w:color="auto"/>
          </w:divBdr>
        </w:div>
        <w:div w:id="434374000">
          <w:marLeft w:val="480"/>
          <w:marRight w:val="0"/>
          <w:marTop w:val="0"/>
          <w:marBottom w:val="0"/>
          <w:divBdr>
            <w:top w:val="none" w:sz="0" w:space="0" w:color="auto"/>
            <w:left w:val="none" w:sz="0" w:space="0" w:color="auto"/>
            <w:bottom w:val="none" w:sz="0" w:space="0" w:color="auto"/>
            <w:right w:val="none" w:sz="0" w:space="0" w:color="auto"/>
          </w:divBdr>
        </w:div>
        <w:div w:id="455493542">
          <w:marLeft w:val="480"/>
          <w:marRight w:val="0"/>
          <w:marTop w:val="0"/>
          <w:marBottom w:val="0"/>
          <w:divBdr>
            <w:top w:val="none" w:sz="0" w:space="0" w:color="auto"/>
            <w:left w:val="none" w:sz="0" w:space="0" w:color="auto"/>
            <w:bottom w:val="none" w:sz="0" w:space="0" w:color="auto"/>
            <w:right w:val="none" w:sz="0" w:space="0" w:color="auto"/>
          </w:divBdr>
        </w:div>
        <w:div w:id="519508477">
          <w:marLeft w:val="480"/>
          <w:marRight w:val="0"/>
          <w:marTop w:val="0"/>
          <w:marBottom w:val="0"/>
          <w:divBdr>
            <w:top w:val="none" w:sz="0" w:space="0" w:color="auto"/>
            <w:left w:val="none" w:sz="0" w:space="0" w:color="auto"/>
            <w:bottom w:val="none" w:sz="0" w:space="0" w:color="auto"/>
            <w:right w:val="none" w:sz="0" w:space="0" w:color="auto"/>
          </w:divBdr>
        </w:div>
        <w:div w:id="553153002">
          <w:marLeft w:val="480"/>
          <w:marRight w:val="0"/>
          <w:marTop w:val="0"/>
          <w:marBottom w:val="0"/>
          <w:divBdr>
            <w:top w:val="none" w:sz="0" w:space="0" w:color="auto"/>
            <w:left w:val="none" w:sz="0" w:space="0" w:color="auto"/>
            <w:bottom w:val="none" w:sz="0" w:space="0" w:color="auto"/>
            <w:right w:val="none" w:sz="0" w:space="0" w:color="auto"/>
          </w:divBdr>
        </w:div>
        <w:div w:id="676612467">
          <w:marLeft w:val="480"/>
          <w:marRight w:val="0"/>
          <w:marTop w:val="0"/>
          <w:marBottom w:val="0"/>
          <w:divBdr>
            <w:top w:val="none" w:sz="0" w:space="0" w:color="auto"/>
            <w:left w:val="none" w:sz="0" w:space="0" w:color="auto"/>
            <w:bottom w:val="none" w:sz="0" w:space="0" w:color="auto"/>
            <w:right w:val="none" w:sz="0" w:space="0" w:color="auto"/>
          </w:divBdr>
        </w:div>
        <w:div w:id="739250561">
          <w:marLeft w:val="480"/>
          <w:marRight w:val="0"/>
          <w:marTop w:val="0"/>
          <w:marBottom w:val="0"/>
          <w:divBdr>
            <w:top w:val="none" w:sz="0" w:space="0" w:color="auto"/>
            <w:left w:val="none" w:sz="0" w:space="0" w:color="auto"/>
            <w:bottom w:val="none" w:sz="0" w:space="0" w:color="auto"/>
            <w:right w:val="none" w:sz="0" w:space="0" w:color="auto"/>
          </w:divBdr>
        </w:div>
        <w:div w:id="755521193">
          <w:marLeft w:val="480"/>
          <w:marRight w:val="0"/>
          <w:marTop w:val="0"/>
          <w:marBottom w:val="0"/>
          <w:divBdr>
            <w:top w:val="none" w:sz="0" w:space="0" w:color="auto"/>
            <w:left w:val="none" w:sz="0" w:space="0" w:color="auto"/>
            <w:bottom w:val="none" w:sz="0" w:space="0" w:color="auto"/>
            <w:right w:val="none" w:sz="0" w:space="0" w:color="auto"/>
          </w:divBdr>
        </w:div>
        <w:div w:id="755782551">
          <w:marLeft w:val="480"/>
          <w:marRight w:val="0"/>
          <w:marTop w:val="0"/>
          <w:marBottom w:val="0"/>
          <w:divBdr>
            <w:top w:val="none" w:sz="0" w:space="0" w:color="auto"/>
            <w:left w:val="none" w:sz="0" w:space="0" w:color="auto"/>
            <w:bottom w:val="none" w:sz="0" w:space="0" w:color="auto"/>
            <w:right w:val="none" w:sz="0" w:space="0" w:color="auto"/>
          </w:divBdr>
        </w:div>
        <w:div w:id="787698710">
          <w:marLeft w:val="480"/>
          <w:marRight w:val="0"/>
          <w:marTop w:val="0"/>
          <w:marBottom w:val="0"/>
          <w:divBdr>
            <w:top w:val="none" w:sz="0" w:space="0" w:color="auto"/>
            <w:left w:val="none" w:sz="0" w:space="0" w:color="auto"/>
            <w:bottom w:val="none" w:sz="0" w:space="0" w:color="auto"/>
            <w:right w:val="none" w:sz="0" w:space="0" w:color="auto"/>
          </w:divBdr>
        </w:div>
        <w:div w:id="827400779">
          <w:marLeft w:val="480"/>
          <w:marRight w:val="0"/>
          <w:marTop w:val="0"/>
          <w:marBottom w:val="0"/>
          <w:divBdr>
            <w:top w:val="none" w:sz="0" w:space="0" w:color="auto"/>
            <w:left w:val="none" w:sz="0" w:space="0" w:color="auto"/>
            <w:bottom w:val="none" w:sz="0" w:space="0" w:color="auto"/>
            <w:right w:val="none" w:sz="0" w:space="0" w:color="auto"/>
          </w:divBdr>
        </w:div>
        <w:div w:id="891304146">
          <w:marLeft w:val="480"/>
          <w:marRight w:val="0"/>
          <w:marTop w:val="0"/>
          <w:marBottom w:val="0"/>
          <w:divBdr>
            <w:top w:val="none" w:sz="0" w:space="0" w:color="auto"/>
            <w:left w:val="none" w:sz="0" w:space="0" w:color="auto"/>
            <w:bottom w:val="none" w:sz="0" w:space="0" w:color="auto"/>
            <w:right w:val="none" w:sz="0" w:space="0" w:color="auto"/>
          </w:divBdr>
        </w:div>
        <w:div w:id="1024327808">
          <w:marLeft w:val="480"/>
          <w:marRight w:val="0"/>
          <w:marTop w:val="0"/>
          <w:marBottom w:val="0"/>
          <w:divBdr>
            <w:top w:val="none" w:sz="0" w:space="0" w:color="auto"/>
            <w:left w:val="none" w:sz="0" w:space="0" w:color="auto"/>
            <w:bottom w:val="none" w:sz="0" w:space="0" w:color="auto"/>
            <w:right w:val="none" w:sz="0" w:space="0" w:color="auto"/>
          </w:divBdr>
        </w:div>
        <w:div w:id="1028724739">
          <w:marLeft w:val="480"/>
          <w:marRight w:val="0"/>
          <w:marTop w:val="0"/>
          <w:marBottom w:val="0"/>
          <w:divBdr>
            <w:top w:val="none" w:sz="0" w:space="0" w:color="auto"/>
            <w:left w:val="none" w:sz="0" w:space="0" w:color="auto"/>
            <w:bottom w:val="none" w:sz="0" w:space="0" w:color="auto"/>
            <w:right w:val="none" w:sz="0" w:space="0" w:color="auto"/>
          </w:divBdr>
        </w:div>
        <w:div w:id="1086920211">
          <w:marLeft w:val="480"/>
          <w:marRight w:val="0"/>
          <w:marTop w:val="0"/>
          <w:marBottom w:val="0"/>
          <w:divBdr>
            <w:top w:val="none" w:sz="0" w:space="0" w:color="auto"/>
            <w:left w:val="none" w:sz="0" w:space="0" w:color="auto"/>
            <w:bottom w:val="none" w:sz="0" w:space="0" w:color="auto"/>
            <w:right w:val="none" w:sz="0" w:space="0" w:color="auto"/>
          </w:divBdr>
        </w:div>
        <w:div w:id="1088235290">
          <w:marLeft w:val="480"/>
          <w:marRight w:val="0"/>
          <w:marTop w:val="0"/>
          <w:marBottom w:val="0"/>
          <w:divBdr>
            <w:top w:val="none" w:sz="0" w:space="0" w:color="auto"/>
            <w:left w:val="none" w:sz="0" w:space="0" w:color="auto"/>
            <w:bottom w:val="none" w:sz="0" w:space="0" w:color="auto"/>
            <w:right w:val="none" w:sz="0" w:space="0" w:color="auto"/>
          </w:divBdr>
        </w:div>
        <w:div w:id="1097554636">
          <w:marLeft w:val="480"/>
          <w:marRight w:val="0"/>
          <w:marTop w:val="0"/>
          <w:marBottom w:val="0"/>
          <w:divBdr>
            <w:top w:val="none" w:sz="0" w:space="0" w:color="auto"/>
            <w:left w:val="none" w:sz="0" w:space="0" w:color="auto"/>
            <w:bottom w:val="none" w:sz="0" w:space="0" w:color="auto"/>
            <w:right w:val="none" w:sz="0" w:space="0" w:color="auto"/>
          </w:divBdr>
        </w:div>
        <w:div w:id="1101341884">
          <w:marLeft w:val="480"/>
          <w:marRight w:val="0"/>
          <w:marTop w:val="0"/>
          <w:marBottom w:val="0"/>
          <w:divBdr>
            <w:top w:val="none" w:sz="0" w:space="0" w:color="auto"/>
            <w:left w:val="none" w:sz="0" w:space="0" w:color="auto"/>
            <w:bottom w:val="none" w:sz="0" w:space="0" w:color="auto"/>
            <w:right w:val="none" w:sz="0" w:space="0" w:color="auto"/>
          </w:divBdr>
        </w:div>
        <w:div w:id="1121849517">
          <w:marLeft w:val="480"/>
          <w:marRight w:val="0"/>
          <w:marTop w:val="0"/>
          <w:marBottom w:val="0"/>
          <w:divBdr>
            <w:top w:val="none" w:sz="0" w:space="0" w:color="auto"/>
            <w:left w:val="none" w:sz="0" w:space="0" w:color="auto"/>
            <w:bottom w:val="none" w:sz="0" w:space="0" w:color="auto"/>
            <w:right w:val="none" w:sz="0" w:space="0" w:color="auto"/>
          </w:divBdr>
        </w:div>
        <w:div w:id="1143546377">
          <w:marLeft w:val="480"/>
          <w:marRight w:val="0"/>
          <w:marTop w:val="0"/>
          <w:marBottom w:val="0"/>
          <w:divBdr>
            <w:top w:val="none" w:sz="0" w:space="0" w:color="auto"/>
            <w:left w:val="none" w:sz="0" w:space="0" w:color="auto"/>
            <w:bottom w:val="none" w:sz="0" w:space="0" w:color="auto"/>
            <w:right w:val="none" w:sz="0" w:space="0" w:color="auto"/>
          </w:divBdr>
        </w:div>
        <w:div w:id="1166557226">
          <w:marLeft w:val="480"/>
          <w:marRight w:val="0"/>
          <w:marTop w:val="0"/>
          <w:marBottom w:val="0"/>
          <w:divBdr>
            <w:top w:val="none" w:sz="0" w:space="0" w:color="auto"/>
            <w:left w:val="none" w:sz="0" w:space="0" w:color="auto"/>
            <w:bottom w:val="none" w:sz="0" w:space="0" w:color="auto"/>
            <w:right w:val="none" w:sz="0" w:space="0" w:color="auto"/>
          </w:divBdr>
        </w:div>
        <w:div w:id="1177036876">
          <w:marLeft w:val="480"/>
          <w:marRight w:val="0"/>
          <w:marTop w:val="0"/>
          <w:marBottom w:val="0"/>
          <w:divBdr>
            <w:top w:val="none" w:sz="0" w:space="0" w:color="auto"/>
            <w:left w:val="none" w:sz="0" w:space="0" w:color="auto"/>
            <w:bottom w:val="none" w:sz="0" w:space="0" w:color="auto"/>
            <w:right w:val="none" w:sz="0" w:space="0" w:color="auto"/>
          </w:divBdr>
        </w:div>
        <w:div w:id="1201557260">
          <w:marLeft w:val="480"/>
          <w:marRight w:val="0"/>
          <w:marTop w:val="0"/>
          <w:marBottom w:val="0"/>
          <w:divBdr>
            <w:top w:val="none" w:sz="0" w:space="0" w:color="auto"/>
            <w:left w:val="none" w:sz="0" w:space="0" w:color="auto"/>
            <w:bottom w:val="none" w:sz="0" w:space="0" w:color="auto"/>
            <w:right w:val="none" w:sz="0" w:space="0" w:color="auto"/>
          </w:divBdr>
        </w:div>
        <w:div w:id="1333989263">
          <w:marLeft w:val="480"/>
          <w:marRight w:val="0"/>
          <w:marTop w:val="0"/>
          <w:marBottom w:val="0"/>
          <w:divBdr>
            <w:top w:val="none" w:sz="0" w:space="0" w:color="auto"/>
            <w:left w:val="none" w:sz="0" w:space="0" w:color="auto"/>
            <w:bottom w:val="none" w:sz="0" w:space="0" w:color="auto"/>
            <w:right w:val="none" w:sz="0" w:space="0" w:color="auto"/>
          </w:divBdr>
        </w:div>
        <w:div w:id="1365792093">
          <w:marLeft w:val="480"/>
          <w:marRight w:val="0"/>
          <w:marTop w:val="0"/>
          <w:marBottom w:val="0"/>
          <w:divBdr>
            <w:top w:val="none" w:sz="0" w:space="0" w:color="auto"/>
            <w:left w:val="none" w:sz="0" w:space="0" w:color="auto"/>
            <w:bottom w:val="none" w:sz="0" w:space="0" w:color="auto"/>
            <w:right w:val="none" w:sz="0" w:space="0" w:color="auto"/>
          </w:divBdr>
        </w:div>
        <w:div w:id="1384987886">
          <w:marLeft w:val="480"/>
          <w:marRight w:val="0"/>
          <w:marTop w:val="0"/>
          <w:marBottom w:val="0"/>
          <w:divBdr>
            <w:top w:val="none" w:sz="0" w:space="0" w:color="auto"/>
            <w:left w:val="none" w:sz="0" w:space="0" w:color="auto"/>
            <w:bottom w:val="none" w:sz="0" w:space="0" w:color="auto"/>
            <w:right w:val="none" w:sz="0" w:space="0" w:color="auto"/>
          </w:divBdr>
        </w:div>
        <w:div w:id="1403917361">
          <w:marLeft w:val="480"/>
          <w:marRight w:val="0"/>
          <w:marTop w:val="0"/>
          <w:marBottom w:val="0"/>
          <w:divBdr>
            <w:top w:val="none" w:sz="0" w:space="0" w:color="auto"/>
            <w:left w:val="none" w:sz="0" w:space="0" w:color="auto"/>
            <w:bottom w:val="none" w:sz="0" w:space="0" w:color="auto"/>
            <w:right w:val="none" w:sz="0" w:space="0" w:color="auto"/>
          </w:divBdr>
        </w:div>
        <w:div w:id="1427382716">
          <w:marLeft w:val="480"/>
          <w:marRight w:val="0"/>
          <w:marTop w:val="0"/>
          <w:marBottom w:val="0"/>
          <w:divBdr>
            <w:top w:val="none" w:sz="0" w:space="0" w:color="auto"/>
            <w:left w:val="none" w:sz="0" w:space="0" w:color="auto"/>
            <w:bottom w:val="none" w:sz="0" w:space="0" w:color="auto"/>
            <w:right w:val="none" w:sz="0" w:space="0" w:color="auto"/>
          </w:divBdr>
        </w:div>
        <w:div w:id="1576279978">
          <w:marLeft w:val="480"/>
          <w:marRight w:val="0"/>
          <w:marTop w:val="0"/>
          <w:marBottom w:val="0"/>
          <w:divBdr>
            <w:top w:val="none" w:sz="0" w:space="0" w:color="auto"/>
            <w:left w:val="none" w:sz="0" w:space="0" w:color="auto"/>
            <w:bottom w:val="none" w:sz="0" w:space="0" w:color="auto"/>
            <w:right w:val="none" w:sz="0" w:space="0" w:color="auto"/>
          </w:divBdr>
        </w:div>
        <w:div w:id="1592078320">
          <w:marLeft w:val="480"/>
          <w:marRight w:val="0"/>
          <w:marTop w:val="0"/>
          <w:marBottom w:val="0"/>
          <w:divBdr>
            <w:top w:val="none" w:sz="0" w:space="0" w:color="auto"/>
            <w:left w:val="none" w:sz="0" w:space="0" w:color="auto"/>
            <w:bottom w:val="none" w:sz="0" w:space="0" w:color="auto"/>
            <w:right w:val="none" w:sz="0" w:space="0" w:color="auto"/>
          </w:divBdr>
        </w:div>
        <w:div w:id="1601794905">
          <w:marLeft w:val="480"/>
          <w:marRight w:val="0"/>
          <w:marTop w:val="0"/>
          <w:marBottom w:val="0"/>
          <w:divBdr>
            <w:top w:val="none" w:sz="0" w:space="0" w:color="auto"/>
            <w:left w:val="none" w:sz="0" w:space="0" w:color="auto"/>
            <w:bottom w:val="none" w:sz="0" w:space="0" w:color="auto"/>
            <w:right w:val="none" w:sz="0" w:space="0" w:color="auto"/>
          </w:divBdr>
        </w:div>
        <w:div w:id="1642035564">
          <w:marLeft w:val="480"/>
          <w:marRight w:val="0"/>
          <w:marTop w:val="0"/>
          <w:marBottom w:val="0"/>
          <w:divBdr>
            <w:top w:val="none" w:sz="0" w:space="0" w:color="auto"/>
            <w:left w:val="none" w:sz="0" w:space="0" w:color="auto"/>
            <w:bottom w:val="none" w:sz="0" w:space="0" w:color="auto"/>
            <w:right w:val="none" w:sz="0" w:space="0" w:color="auto"/>
          </w:divBdr>
        </w:div>
        <w:div w:id="1747343632">
          <w:marLeft w:val="480"/>
          <w:marRight w:val="0"/>
          <w:marTop w:val="0"/>
          <w:marBottom w:val="0"/>
          <w:divBdr>
            <w:top w:val="none" w:sz="0" w:space="0" w:color="auto"/>
            <w:left w:val="none" w:sz="0" w:space="0" w:color="auto"/>
            <w:bottom w:val="none" w:sz="0" w:space="0" w:color="auto"/>
            <w:right w:val="none" w:sz="0" w:space="0" w:color="auto"/>
          </w:divBdr>
        </w:div>
        <w:div w:id="1802185414">
          <w:marLeft w:val="480"/>
          <w:marRight w:val="0"/>
          <w:marTop w:val="0"/>
          <w:marBottom w:val="0"/>
          <w:divBdr>
            <w:top w:val="none" w:sz="0" w:space="0" w:color="auto"/>
            <w:left w:val="none" w:sz="0" w:space="0" w:color="auto"/>
            <w:bottom w:val="none" w:sz="0" w:space="0" w:color="auto"/>
            <w:right w:val="none" w:sz="0" w:space="0" w:color="auto"/>
          </w:divBdr>
        </w:div>
        <w:div w:id="1913738721">
          <w:marLeft w:val="480"/>
          <w:marRight w:val="0"/>
          <w:marTop w:val="0"/>
          <w:marBottom w:val="0"/>
          <w:divBdr>
            <w:top w:val="none" w:sz="0" w:space="0" w:color="auto"/>
            <w:left w:val="none" w:sz="0" w:space="0" w:color="auto"/>
            <w:bottom w:val="none" w:sz="0" w:space="0" w:color="auto"/>
            <w:right w:val="none" w:sz="0" w:space="0" w:color="auto"/>
          </w:divBdr>
        </w:div>
        <w:div w:id="1928879927">
          <w:marLeft w:val="480"/>
          <w:marRight w:val="0"/>
          <w:marTop w:val="0"/>
          <w:marBottom w:val="0"/>
          <w:divBdr>
            <w:top w:val="none" w:sz="0" w:space="0" w:color="auto"/>
            <w:left w:val="none" w:sz="0" w:space="0" w:color="auto"/>
            <w:bottom w:val="none" w:sz="0" w:space="0" w:color="auto"/>
            <w:right w:val="none" w:sz="0" w:space="0" w:color="auto"/>
          </w:divBdr>
        </w:div>
        <w:div w:id="1931422271">
          <w:marLeft w:val="480"/>
          <w:marRight w:val="0"/>
          <w:marTop w:val="0"/>
          <w:marBottom w:val="0"/>
          <w:divBdr>
            <w:top w:val="none" w:sz="0" w:space="0" w:color="auto"/>
            <w:left w:val="none" w:sz="0" w:space="0" w:color="auto"/>
            <w:bottom w:val="none" w:sz="0" w:space="0" w:color="auto"/>
            <w:right w:val="none" w:sz="0" w:space="0" w:color="auto"/>
          </w:divBdr>
        </w:div>
        <w:div w:id="1941595610">
          <w:marLeft w:val="480"/>
          <w:marRight w:val="0"/>
          <w:marTop w:val="0"/>
          <w:marBottom w:val="0"/>
          <w:divBdr>
            <w:top w:val="none" w:sz="0" w:space="0" w:color="auto"/>
            <w:left w:val="none" w:sz="0" w:space="0" w:color="auto"/>
            <w:bottom w:val="none" w:sz="0" w:space="0" w:color="auto"/>
            <w:right w:val="none" w:sz="0" w:space="0" w:color="auto"/>
          </w:divBdr>
        </w:div>
        <w:div w:id="2023362261">
          <w:marLeft w:val="480"/>
          <w:marRight w:val="0"/>
          <w:marTop w:val="0"/>
          <w:marBottom w:val="0"/>
          <w:divBdr>
            <w:top w:val="none" w:sz="0" w:space="0" w:color="auto"/>
            <w:left w:val="none" w:sz="0" w:space="0" w:color="auto"/>
            <w:bottom w:val="none" w:sz="0" w:space="0" w:color="auto"/>
            <w:right w:val="none" w:sz="0" w:space="0" w:color="auto"/>
          </w:divBdr>
        </w:div>
        <w:div w:id="2089188902">
          <w:marLeft w:val="480"/>
          <w:marRight w:val="0"/>
          <w:marTop w:val="0"/>
          <w:marBottom w:val="0"/>
          <w:divBdr>
            <w:top w:val="none" w:sz="0" w:space="0" w:color="auto"/>
            <w:left w:val="none" w:sz="0" w:space="0" w:color="auto"/>
            <w:bottom w:val="none" w:sz="0" w:space="0" w:color="auto"/>
            <w:right w:val="none" w:sz="0" w:space="0" w:color="auto"/>
          </w:divBdr>
        </w:div>
      </w:divsChild>
    </w:div>
    <w:div w:id="397166965">
      <w:bodyDiv w:val="1"/>
      <w:marLeft w:val="0"/>
      <w:marRight w:val="0"/>
      <w:marTop w:val="0"/>
      <w:marBottom w:val="0"/>
      <w:divBdr>
        <w:top w:val="none" w:sz="0" w:space="0" w:color="auto"/>
        <w:left w:val="none" w:sz="0" w:space="0" w:color="auto"/>
        <w:bottom w:val="none" w:sz="0" w:space="0" w:color="auto"/>
        <w:right w:val="none" w:sz="0" w:space="0" w:color="auto"/>
      </w:divBdr>
    </w:div>
    <w:div w:id="401611178">
      <w:bodyDiv w:val="1"/>
      <w:marLeft w:val="0"/>
      <w:marRight w:val="0"/>
      <w:marTop w:val="0"/>
      <w:marBottom w:val="0"/>
      <w:divBdr>
        <w:top w:val="none" w:sz="0" w:space="0" w:color="auto"/>
        <w:left w:val="none" w:sz="0" w:space="0" w:color="auto"/>
        <w:bottom w:val="none" w:sz="0" w:space="0" w:color="auto"/>
        <w:right w:val="none" w:sz="0" w:space="0" w:color="auto"/>
      </w:divBdr>
    </w:div>
    <w:div w:id="403727821">
      <w:bodyDiv w:val="1"/>
      <w:marLeft w:val="0"/>
      <w:marRight w:val="0"/>
      <w:marTop w:val="0"/>
      <w:marBottom w:val="0"/>
      <w:divBdr>
        <w:top w:val="none" w:sz="0" w:space="0" w:color="auto"/>
        <w:left w:val="none" w:sz="0" w:space="0" w:color="auto"/>
        <w:bottom w:val="none" w:sz="0" w:space="0" w:color="auto"/>
        <w:right w:val="none" w:sz="0" w:space="0" w:color="auto"/>
      </w:divBdr>
    </w:div>
    <w:div w:id="407923580">
      <w:bodyDiv w:val="1"/>
      <w:marLeft w:val="0"/>
      <w:marRight w:val="0"/>
      <w:marTop w:val="0"/>
      <w:marBottom w:val="0"/>
      <w:divBdr>
        <w:top w:val="none" w:sz="0" w:space="0" w:color="auto"/>
        <w:left w:val="none" w:sz="0" w:space="0" w:color="auto"/>
        <w:bottom w:val="none" w:sz="0" w:space="0" w:color="auto"/>
        <w:right w:val="none" w:sz="0" w:space="0" w:color="auto"/>
      </w:divBdr>
    </w:div>
    <w:div w:id="409279531">
      <w:bodyDiv w:val="1"/>
      <w:marLeft w:val="0"/>
      <w:marRight w:val="0"/>
      <w:marTop w:val="0"/>
      <w:marBottom w:val="0"/>
      <w:divBdr>
        <w:top w:val="none" w:sz="0" w:space="0" w:color="auto"/>
        <w:left w:val="none" w:sz="0" w:space="0" w:color="auto"/>
        <w:bottom w:val="none" w:sz="0" w:space="0" w:color="auto"/>
        <w:right w:val="none" w:sz="0" w:space="0" w:color="auto"/>
      </w:divBdr>
      <w:divsChild>
        <w:div w:id="71704144">
          <w:marLeft w:val="480"/>
          <w:marRight w:val="0"/>
          <w:marTop w:val="0"/>
          <w:marBottom w:val="0"/>
          <w:divBdr>
            <w:top w:val="none" w:sz="0" w:space="0" w:color="auto"/>
            <w:left w:val="none" w:sz="0" w:space="0" w:color="auto"/>
            <w:bottom w:val="none" w:sz="0" w:space="0" w:color="auto"/>
            <w:right w:val="none" w:sz="0" w:space="0" w:color="auto"/>
          </w:divBdr>
        </w:div>
        <w:div w:id="127865653">
          <w:marLeft w:val="480"/>
          <w:marRight w:val="0"/>
          <w:marTop w:val="0"/>
          <w:marBottom w:val="0"/>
          <w:divBdr>
            <w:top w:val="none" w:sz="0" w:space="0" w:color="auto"/>
            <w:left w:val="none" w:sz="0" w:space="0" w:color="auto"/>
            <w:bottom w:val="none" w:sz="0" w:space="0" w:color="auto"/>
            <w:right w:val="none" w:sz="0" w:space="0" w:color="auto"/>
          </w:divBdr>
        </w:div>
        <w:div w:id="217478422">
          <w:marLeft w:val="480"/>
          <w:marRight w:val="0"/>
          <w:marTop w:val="0"/>
          <w:marBottom w:val="0"/>
          <w:divBdr>
            <w:top w:val="none" w:sz="0" w:space="0" w:color="auto"/>
            <w:left w:val="none" w:sz="0" w:space="0" w:color="auto"/>
            <w:bottom w:val="none" w:sz="0" w:space="0" w:color="auto"/>
            <w:right w:val="none" w:sz="0" w:space="0" w:color="auto"/>
          </w:divBdr>
        </w:div>
        <w:div w:id="222570090">
          <w:marLeft w:val="480"/>
          <w:marRight w:val="0"/>
          <w:marTop w:val="0"/>
          <w:marBottom w:val="0"/>
          <w:divBdr>
            <w:top w:val="none" w:sz="0" w:space="0" w:color="auto"/>
            <w:left w:val="none" w:sz="0" w:space="0" w:color="auto"/>
            <w:bottom w:val="none" w:sz="0" w:space="0" w:color="auto"/>
            <w:right w:val="none" w:sz="0" w:space="0" w:color="auto"/>
          </w:divBdr>
        </w:div>
        <w:div w:id="227113339">
          <w:marLeft w:val="480"/>
          <w:marRight w:val="0"/>
          <w:marTop w:val="0"/>
          <w:marBottom w:val="0"/>
          <w:divBdr>
            <w:top w:val="none" w:sz="0" w:space="0" w:color="auto"/>
            <w:left w:val="none" w:sz="0" w:space="0" w:color="auto"/>
            <w:bottom w:val="none" w:sz="0" w:space="0" w:color="auto"/>
            <w:right w:val="none" w:sz="0" w:space="0" w:color="auto"/>
          </w:divBdr>
        </w:div>
        <w:div w:id="450394212">
          <w:marLeft w:val="480"/>
          <w:marRight w:val="0"/>
          <w:marTop w:val="0"/>
          <w:marBottom w:val="0"/>
          <w:divBdr>
            <w:top w:val="none" w:sz="0" w:space="0" w:color="auto"/>
            <w:left w:val="none" w:sz="0" w:space="0" w:color="auto"/>
            <w:bottom w:val="none" w:sz="0" w:space="0" w:color="auto"/>
            <w:right w:val="none" w:sz="0" w:space="0" w:color="auto"/>
          </w:divBdr>
        </w:div>
        <w:div w:id="451174130">
          <w:marLeft w:val="480"/>
          <w:marRight w:val="0"/>
          <w:marTop w:val="0"/>
          <w:marBottom w:val="0"/>
          <w:divBdr>
            <w:top w:val="none" w:sz="0" w:space="0" w:color="auto"/>
            <w:left w:val="none" w:sz="0" w:space="0" w:color="auto"/>
            <w:bottom w:val="none" w:sz="0" w:space="0" w:color="auto"/>
            <w:right w:val="none" w:sz="0" w:space="0" w:color="auto"/>
          </w:divBdr>
        </w:div>
        <w:div w:id="543560228">
          <w:marLeft w:val="480"/>
          <w:marRight w:val="0"/>
          <w:marTop w:val="0"/>
          <w:marBottom w:val="0"/>
          <w:divBdr>
            <w:top w:val="none" w:sz="0" w:space="0" w:color="auto"/>
            <w:left w:val="none" w:sz="0" w:space="0" w:color="auto"/>
            <w:bottom w:val="none" w:sz="0" w:space="0" w:color="auto"/>
            <w:right w:val="none" w:sz="0" w:space="0" w:color="auto"/>
          </w:divBdr>
        </w:div>
        <w:div w:id="629358894">
          <w:marLeft w:val="480"/>
          <w:marRight w:val="0"/>
          <w:marTop w:val="0"/>
          <w:marBottom w:val="0"/>
          <w:divBdr>
            <w:top w:val="none" w:sz="0" w:space="0" w:color="auto"/>
            <w:left w:val="none" w:sz="0" w:space="0" w:color="auto"/>
            <w:bottom w:val="none" w:sz="0" w:space="0" w:color="auto"/>
            <w:right w:val="none" w:sz="0" w:space="0" w:color="auto"/>
          </w:divBdr>
        </w:div>
        <w:div w:id="959528750">
          <w:marLeft w:val="480"/>
          <w:marRight w:val="0"/>
          <w:marTop w:val="0"/>
          <w:marBottom w:val="0"/>
          <w:divBdr>
            <w:top w:val="none" w:sz="0" w:space="0" w:color="auto"/>
            <w:left w:val="none" w:sz="0" w:space="0" w:color="auto"/>
            <w:bottom w:val="none" w:sz="0" w:space="0" w:color="auto"/>
            <w:right w:val="none" w:sz="0" w:space="0" w:color="auto"/>
          </w:divBdr>
        </w:div>
        <w:div w:id="964774790">
          <w:marLeft w:val="480"/>
          <w:marRight w:val="0"/>
          <w:marTop w:val="0"/>
          <w:marBottom w:val="0"/>
          <w:divBdr>
            <w:top w:val="none" w:sz="0" w:space="0" w:color="auto"/>
            <w:left w:val="none" w:sz="0" w:space="0" w:color="auto"/>
            <w:bottom w:val="none" w:sz="0" w:space="0" w:color="auto"/>
            <w:right w:val="none" w:sz="0" w:space="0" w:color="auto"/>
          </w:divBdr>
        </w:div>
        <w:div w:id="1045956183">
          <w:marLeft w:val="480"/>
          <w:marRight w:val="0"/>
          <w:marTop w:val="0"/>
          <w:marBottom w:val="0"/>
          <w:divBdr>
            <w:top w:val="none" w:sz="0" w:space="0" w:color="auto"/>
            <w:left w:val="none" w:sz="0" w:space="0" w:color="auto"/>
            <w:bottom w:val="none" w:sz="0" w:space="0" w:color="auto"/>
            <w:right w:val="none" w:sz="0" w:space="0" w:color="auto"/>
          </w:divBdr>
        </w:div>
        <w:div w:id="1063479257">
          <w:marLeft w:val="480"/>
          <w:marRight w:val="0"/>
          <w:marTop w:val="0"/>
          <w:marBottom w:val="0"/>
          <w:divBdr>
            <w:top w:val="none" w:sz="0" w:space="0" w:color="auto"/>
            <w:left w:val="none" w:sz="0" w:space="0" w:color="auto"/>
            <w:bottom w:val="none" w:sz="0" w:space="0" w:color="auto"/>
            <w:right w:val="none" w:sz="0" w:space="0" w:color="auto"/>
          </w:divBdr>
        </w:div>
        <w:div w:id="1136214881">
          <w:marLeft w:val="480"/>
          <w:marRight w:val="0"/>
          <w:marTop w:val="0"/>
          <w:marBottom w:val="0"/>
          <w:divBdr>
            <w:top w:val="none" w:sz="0" w:space="0" w:color="auto"/>
            <w:left w:val="none" w:sz="0" w:space="0" w:color="auto"/>
            <w:bottom w:val="none" w:sz="0" w:space="0" w:color="auto"/>
            <w:right w:val="none" w:sz="0" w:space="0" w:color="auto"/>
          </w:divBdr>
        </w:div>
        <w:div w:id="1159032460">
          <w:marLeft w:val="480"/>
          <w:marRight w:val="0"/>
          <w:marTop w:val="0"/>
          <w:marBottom w:val="0"/>
          <w:divBdr>
            <w:top w:val="none" w:sz="0" w:space="0" w:color="auto"/>
            <w:left w:val="none" w:sz="0" w:space="0" w:color="auto"/>
            <w:bottom w:val="none" w:sz="0" w:space="0" w:color="auto"/>
            <w:right w:val="none" w:sz="0" w:space="0" w:color="auto"/>
          </w:divBdr>
        </w:div>
        <w:div w:id="1228035565">
          <w:marLeft w:val="480"/>
          <w:marRight w:val="0"/>
          <w:marTop w:val="0"/>
          <w:marBottom w:val="0"/>
          <w:divBdr>
            <w:top w:val="none" w:sz="0" w:space="0" w:color="auto"/>
            <w:left w:val="none" w:sz="0" w:space="0" w:color="auto"/>
            <w:bottom w:val="none" w:sz="0" w:space="0" w:color="auto"/>
            <w:right w:val="none" w:sz="0" w:space="0" w:color="auto"/>
          </w:divBdr>
        </w:div>
        <w:div w:id="1231965529">
          <w:marLeft w:val="480"/>
          <w:marRight w:val="0"/>
          <w:marTop w:val="0"/>
          <w:marBottom w:val="0"/>
          <w:divBdr>
            <w:top w:val="none" w:sz="0" w:space="0" w:color="auto"/>
            <w:left w:val="none" w:sz="0" w:space="0" w:color="auto"/>
            <w:bottom w:val="none" w:sz="0" w:space="0" w:color="auto"/>
            <w:right w:val="none" w:sz="0" w:space="0" w:color="auto"/>
          </w:divBdr>
        </w:div>
        <w:div w:id="1265193256">
          <w:marLeft w:val="480"/>
          <w:marRight w:val="0"/>
          <w:marTop w:val="0"/>
          <w:marBottom w:val="0"/>
          <w:divBdr>
            <w:top w:val="none" w:sz="0" w:space="0" w:color="auto"/>
            <w:left w:val="none" w:sz="0" w:space="0" w:color="auto"/>
            <w:bottom w:val="none" w:sz="0" w:space="0" w:color="auto"/>
            <w:right w:val="none" w:sz="0" w:space="0" w:color="auto"/>
          </w:divBdr>
        </w:div>
        <w:div w:id="1271010521">
          <w:marLeft w:val="480"/>
          <w:marRight w:val="0"/>
          <w:marTop w:val="0"/>
          <w:marBottom w:val="0"/>
          <w:divBdr>
            <w:top w:val="none" w:sz="0" w:space="0" w:color="auto"/>
            <w:left w:val="none" w:sz="0" w:space="0" w:color="auto"/>
            <w:bottom w:val="none" w:sz="0" w:space="0" w:color="auto"/>
            <w:right w:val="none" w:sz="0" w:space="0" w:color="auto"/>
          </w:divBdr>
        </w:div>
        <w:div w:id="1308196586">
          <w:marLeft w:val="480"/>
          <w:marRight w:val="0"/>
          <w:marTop w:val="0"/>
          <w:marBottom w:val="0"/>
          <w:divBdr>
            <w:top w:val="none" w:sz="0" w:space="0" w:color="auto"/>
            <w:left w:val="none" w:sz="0" w:space="0" w:color="auto"/>
            <w:bottom w:val="none" w:sz="0" w:space="0" w:color="auto"/>
            <w:right w:val="none" w:sz="0" w:space="0" w:color="auto"/>
          </w:divBdr>
        </w:div>
        <w:div w:id="1453792353">
          <w:marLeft w:val="480"/>
          <w:marRight w:val="0"/>
          <w:marTop w:val="0"/>
          <w:marBottom w:val="0"/>
          <w:divBdr>
            <w:top w:val="none" w:sz="0" w:space="0" w:color="auto"/>
            <w:left w:val="none" w:sz="0" w:space="0" w:color="auto"/>
            <w:bottom w:val="none" w:sz="0" w:space="0" w:color="auto"/>
            <w:right w:val="none" w:sz="0" w:space="0" w:color="auto"/>
          </w:divBdr>
        </w:div>
        <w:div w:id="1504081341">
          <w:marLeft w:val="480"/>
          <w:marRight w:val="0"/>
          <w:marTop w:val="0"/>
          <w:marBottom w:val="0"/>
          <w:divBdr>
            <w:top w:val="none" w:sz="0" w:space="0" w:color="auto"/>
            <w:left w:val="none" w:sz="0" w:space="0" w:color="auto"/>
            <w:bottom w:val="none" w:sz="0" w:space="0" w:color="auto"/>
            <w:right w:val="none" w:sz="0" w:space="0" w:color="auto"/>
          </w:divBdr>
        </w:div>
        <w:div w:id="1539394615">
          <w:marLeft w:val="480"/>
          <w:marRight w:val="0"/>
          <w:marTop w:val="0"/>
          <w:marBottom w:val="0"/>
          <w:divBdr>
            <w:top w:val="none" w:sz="0" w:space="0" w:color="auto"/>
            <w:left w:val="none" w:sz="0" w:space="0" w:color="auto"/>
            <w:bottom w:val="none" w:sz="0" w:space="0" w:color="auto"/>
            <w:right w:val="none" w:sz="0" w:space="0" w:color="auto"/>
          </w:divBdr>
        </w:div>
        <w:div w:id="1596476996">
          <w:marLeft w:val="480"/>
          <w:marRight w:val="0"/>
          <w:marTop w:val="0"/>
          <w:marBottom w:val="0"/>
          <w:divBdr>
            <w:top w:val="none" w:sz="0" w:space="0" w:color="auto"/>
            <w:left w:val="none" w:sz="0" w:space="0" w:color="auto"/>
            <w:bottom w:val="none" w:sz="0" w:space="0" w:color="auto"/>
            <w:right w:val="none" w:sz="0" w:space="0" w:color="auto"/>
          </w:divBdr>
        </w:div>
        <w:div w:id="1624195835">
          <w:marLeft w:val="480"/>
          <w:marRight w:val="0"/>
          <w:marTop w:val="0"/>
          <w:marBottom w:val="0"/>
          <w:divBdr>
            <w:top w:val="none" w:sz="0" w:space="0" w:color="auto"/>
            <w:left w:val="none" w:sz="0" w:space="0" w:color="auto"/>
            <w:bottom w:val="none" w:sz="0" w:space="0" w:color="auto"/>
            <w:right w:val="none" w:sz="0" w:space="0" w:color="auto"/>
          </w:divBdr>
        </w:div>
        <w:div w:id="1705862112">
          <w:marLeft w:val="480"/>
          <w:marRight w:val="0"/>
          <w:marTop w:val="0"/>
          <w:marBottom w:val="0"/>
          <w:divBdr>
            <w:top w:val="none" w:sz="0" w:space="0" w:color="auto"/>
            <w:left w:val="none" w:sz="0" w:space="0" w:color="auto"/>
            <w:bottom w:val="none" w:sz="0" w:space="0" w:color="auto"/>
            <w:right w:val="none" w:sz="0" w:space="0" w:color="auto"/>
          </w:divBdr>
        </w:div>
        <w:div w:id="1734111073">
          <w:marLeft w:val="480"/>
          <w:marRight w:val="0"/>
          <w:marTop w:val="0"/>
          <w:marBottom w:val="0"/>
          <w:divBdr>
            <w:top w:val="none" w:sz="0" w:space="0" w:color="auto"/>
            <w:left w:val="none" w:sz="0" w:space="0" w:color="auto"/>
            <w:bottom w:val="none" w:sz="0" w:space="0" w:color="auto"/>
            <w:right w:val="none" w:sz="0" w:space="0" w:color="auto"/>
          </w:divBdr>
        </w:div>
        <w:div w:id="1753315285">
          <w:marLeft w:val="480"/>
          <w:marRight w:val="0"/>
          <w:marTop w:val="0"/>
          <w:marBottom w:val="0"/>
          <w:divBdr>
            <w:top w:val="none" w:sz="0" w:space="0" w:color="auto"/>
            <w:left w:val="none" w:sz="0" w:space="0" w:color="auto"/>
            <w:bottom w:val="none" w:sz="0" w:space="0" w:color="auto"/>
            <w:right w:val="none" w:sz="0" w:space="0" w:color="auto"/>
          </w:divBdr>
        </w:div>
        <w:div w:id="1809668198">
          <w:marLeft w:val="480"/>
          <w:marRight w:val="0"/>
          <w:marTop w:val="0"/>
          <w:marBottom w:val="0"/>
          <w:divBdr>
            <w:top w:val="none" w:sz="0" w:space="0" w:color="auto"/>
            <w:left w:val="none" w:sz="0" w:space="0" w:color="auto"/>
            <w:bottom w:val="none" w:sz="0" w:space="0" w:color="auto"/>
            <w:right w:val="none" w:sz="0" w:space="0" w:color="auto"/>
          </w:divBdr>
        </w:div>
        <w:div w:id="1812941704">
          <w:marLeft w:val="480"/>
          <w:marRight w:val="0"/>
          <w:marTop w:val="0"/>
          <w:marBottom w:val="0"/>
          <w:divBdr>
            <w:top w:val="none" w:sz="0" w:space="0" w:color="auto"/>
            <w:left w:val="none" w:sz="0" w:space="0" w:color="auto"/>
            <w:bottom w:val="none" w:sz="0" w:space="0" w:color="auto"/>
            <w:right w:val="none" w:sz="0" w:space="0" w:color="auto"/>
          </w:divBdr>
        </w:div>
        <w:div w:id="1877617166">
          <w:marLeft w:val="480"/>
          <w:marRight w:val="0"/>
          <w:marTop w:val="0"/>
          <w:marBottom w:val="0"/>
          <w:divBdr>
            <w:top w:val="none" w:sz="0" w:space="0" w:color="auto"/>
            <w:left w:val="none" w:sz="0" w:space="0" w:color="auto"/>
            <w:bottom w:val="none" w:sz="0" w:space="0" w:color="auto"/>
            <w:right w:val="none" w:sz="0" w:space="0" w:color="auto"/>
          </w:divBdr>
        </w:div>
        <w:div w:id="1924411121">
          <w:marLeft w:val="480"/>
          <w:marRight w:val="0"/>
          <w:marTop w:val="0"/>
          <w:marBottom w:val="0"/>
          <w:divBdr>
            <w:top w:val="none" w:sz="0" w:space="0" w:color="auto"/>
            <w:left w:val="none" w:sz="0" w:space="0" w:color="auto"/>
            <w:bottom w:val="none" w:sz="0" w:space="0" w:color="auto"/>
            <w:right w:val="none" w:sz="0" w:space="0" w:color="auto"/>
          </w:divBdr>
        </w:div>
        <w:div w:id="1930234322">
          <w:marLeft w:val="480"/>
          <w:marRight w:val="0"/>
          <w:marTop w:val="0"/>
          <w:marBottom w:val="0"/>
          <w:divBdr>
            <w:top w:val="none" w:sz="0" w:space="0" w:color="auto"/>
            <w:left w:val="none" w:sz="0" w:space="0" w:color="auto"/>
            <w:bottom w:val="none" w:sz="0" w:space="0" w:color="auto"/>
            <w:right w:val="none" w:sz="0" w:space="0" w:color="auto"/>
          </w:divBdr>
        </w:div>
        <w:div w:id="2013870463">
          <w:marLeft w:val="480"/>
          <w:marRight w:val="0"/>
          <w:marTop w:val="0"/>
          <w:marBottom w:val="0"/>
          <w:divBdr>
            <w:top w:val="none" w:sz="0" w:space="0" w:color="auto"/>
            <w:left w:val="none" w:sz="0" w:space="0" w:color="auto"/>
            <w:bottom w:val="none" w:sz="0" w:space="0" w:color="auto"/>
            <w:right w:val="none" w:sz="0" w:space="0" w:color="auto"/>
          </w:divBdr>
        </w:div>
        <w:div w:id="2016180739">
          <w:marLeft w:val="480"/>
          <w:marRight w:val="0"/>
          <w:marTop w:val="0"/>
          <w:marBottom w:val="0"/>
          <w:divBdr>
            <w:top w:val="none" w:sz="0" w:space="0" w:color="auto"/>
            <w:left w:val="none" w:sz="0" w:space="0" w:color="auto"/>
            <w:bottom w:val="none" w:sz="0" w:space="0" w:color="auto"/>
            <w:right w:val="none" w:sz="0" w:space="0" w:color="auto"/>
          </w:divBdr>
        </w:div>
        <w:div w:id="2056271194">
          <w:marLeft w:val="480"/>
          <w:marRight w:val="0"/>
          <w:marTop w:val="0"/>
          <w:marBottom w:val="0"/>
          <w:divBdr>
            <w:top w:val="none" w:sz="0" w:space="0" w:color="auto"/>
            <w:left w:val="none" w:sz="0" w:space="0" w:color="auto"/>
            <w:bottom w:val="none" w:sz="0" w:space="0" w:color="auto"/>
            <w:right w:val="none" w:sz="0" w:space="0" w:color="auto"/>
          </w:divBdr>
        </w:div>
        <w:div w:id="2090225454">
          <w:marLeft w:val="480"/>
          <w:marRight w:val="0"/>
          <w:marTop w:val="0"/>
          <w:marBottom w:val="0"/>
          <w:divBdr>
            <w:top w:val="none" w:sz="0" w:space="0" w:color="auto"/>
            <w:left w:val="none" w:sz="0" w:space="0" w:color="auto"/>
            <w:bottom w:val="none" w:sz="0" w:space="0" w:color="auto"/>
            <w:right w:val="none" w:sz="0" w:space="0" w:color="auto"/>
          </w:divBdr>
        </w:div>
        <w:div w:id="2142838958">
          <w:marLeft w:val="480"/>
          <w:marRight w:val="0"/>
          <w:marTop w:val="0"/>
          <w:marBottom w:val="0"/>
          <w:divBdr>
            <w:top w:val="none" w:sz="0" w:space="0" w:color="auto"/>
            <w:left w:val="none" w:sz="0" w:space="0" w:color="auto"/>
            <w:bottom w:val="none" w:sz="0" w:space="0" w:color="auto"/>
            <w:right w:val="none" w:sz="0" w:space="0" w:color="auto"/>
          </w:divBdr>
        </w:div>
      </w:divsChild>
    </w:div>
    <w:div w:id="412092797">
      <w:bodyDiv w:val="1"/>
      <w:marLeft w:val="0"/>
      <w:marRight w:val="0"/>
      <w:marTop w:val="0"/>
      <w:marBottom w:val="0"/>
      <w:divBdr>
        <w:top w:val="none" w:sz="0" w:space="0" w:color="auto"/>
        <w:left w:val="none" w:sz="0" w:space="0" w:color="auto"/>
        <w:bottom w:val="none" w:sz="0" w:space="0" w:color="auto"/>
        <w:right w:val="none" w:sz="0" w:space="0" w:color="auto"/>
      </w:divBdr>
    </w:div>
    <w:div w:id="413011237">
      <w:bodyDiv w:val="1"/>
      <w:marLeft w:val="0"/>
      <w:marRight w:val="0"/>
      <w:marTop w:val="0"/>
      <w:marBottom w:val="0"/>
      <w:divBdr>
        <w:top w:val="none" w:sz="0" w:space="0" w:color="auto"/>
        <w:left w:val="none" w:sz="0" w:space="0" w:color="auto"/>
        <w:bottom w:val="none" w:sz="0" w:space="0" w:color="auto"/>
        <w:right w:val="none" w:sz="0" w:space="0" w:color="auto"/>
      </w:divBdr>
    </w:div>
    <w:div w:id="416368897">
      <w:bodyDiv w:val="1"/>
      <w:marLeft w:val="0"/>
      <w:marRight w:val="0"/>
      <w:marTop w:val="0"/>
      <w:marBottom w:val="0"/>
      <w:divBdr>
        <w:top w:val="none" w:sz="0" w:space="0" w:color="auto"/>
        <w:left w:val="none" w:sz="0" w:space="0" w:color="auto"/>
        <w:bottom w:val="none" w:sz="0" w:space="0" w:color="auto"/>
        <w:right w:val="none" w:sz="0" w:space="0" w:color="auto"/>
      </w:divBdr>
      <w:divsChild>
        <w:div w:id="193425089">
          <w:marLeft w:val="480"/>
          <w:marRight w:val="0"/>
          <w:marTop w:val="0"/>
          <w:marBottom w:val="0"/>
          <w:divBdr>
            <w:top w:val="none" w:sz="0" w:space="0" w:color="auto"/>
            <w:left w:val="none" w:sz="0" w:space="0" w:color="auto"/>
            <w:bottom w:val="none" w:sz="0" w:space="0" w:color="auto"/>
            <w:right w:val="none" w:sz="0" w:space="0" w:color="auto"/>
          </w:divBdr>
        </w:div>
        <w:div w:id="223569206">
          <w:marLeft w:val="480"/>
          <w:marRight w:val="0"/>
          <w:marTop w:val="0"/>
          <w:marBottom w:val="0"/>
          <w:divBdr>
            <w:top w:val="none" w:sz="0" w:space="0" w:color="auto"/>
            <w:left w:val="none" w:sz="0" w:space="0" w:color="auto"/>
            <w:bottom w:val="none" w:sz="0" w:space="0" w:color="auto"/>
            <w:right w:val="none" w:sz="0" w:space="0" w:color="auto"/>
          </w:divBdr>
        </w:div>
        <w:div w:id="254870818">
          <w:marLeft w:val="480"/>
          <w:marRight w:val="0"/>
          <w:marTop w:val="0"/>
          <w:marBottom w:val="0"/>
          <w:divBdr>
            <w:top w:val="none" w:sz="0" w:space="0" w:color="auto"/>
            <w:left w:val="none" w:sz="0" w:space="0" w:color="auto"/>
            <w:bottom w:val="none" w:sz="0" w:space="0" w:color="auto"/>
            <w:right w:val="none" w:sz="0" w:space="0" w:color="auto"/>
          </w:divBdr>
        </w:div>
        <w:div w:id="322246282">
          <w:marLeft w:val="480"/>
          <w:marRight w:val="0"/>
          <w:marTop w:val="0"/>
          <w:marBottom w:val="0"/>
          <w:divBdr>
            <w:top w:val="none" w:sz="0" w:space="0" w:color="auto"/>
            <w:left w:val="none" w:sz="0" w:space="0" w:color="auto"/>
            <w:bottom w:val="none" w:sz="0" w:space="0" w:color="auto"/>
            <w:right w:val="none" w:sz="0" w:space="0" w:color="auto"/>
          </w:divBdr>
        </w:div>
        <w:div w:id="369651625">
          <w:marLeft w:val="480"/>
          <w:marRight w:val="0"/>
          <w:marTop w:val="0"/>
          <w:marBottom w:val="0"/>
          <w:divBdr>
            <w:top w:val="none" w:sz="0" w:space="0" w:color="auto"/>
            <w:left w:val="none" w:sz="0" w:space="0" w:color="auto"/>
            <w:bottom w:val="none" w:sz="0" w:space="0" w:color="auto"/>
            <w:right w:val="none" w:sz="0" w:space="0" w:color="auto"/>
          </w:divBdr>
        </w:div>
        <w:div w:id="453907901">
          <w:marLeft w:val="480"/>
          <w:marRight w:val="0"/>
          <w:marTop w:val="0"/>
          <w:marBottom w:val="0"/>
          <w:divBdr>
            <w:top w:val="none" w:sz="0" w:space="0" w:color="auto"/>
            <w:left w:val="none" w:sz="0" w:space="0" w:color="auto"/>
            <w:bottom w:val="none" w:sz="0" w:space="0" w:color="auto"/>
            <w:right w:val="none" w:sz="0" w:space="0" w:color="auto"/>
          </w:divBdr>
        </w:div>
        <w:div w:id="493182758">
          <w:marLeft w:val="480"/>
          <w:marRight w:val="0"/>
          <w:marTop w:val="0"/>
          <w:marBottom w:val="0"/>
          <w:divBdr>
            <w:top w:val="none" w:sz="0" w:space="0" w:color="auto"/>
            <w:left w:val="none" w:sz="0" w:space="0" w:color="auto"/>
            <w:bottom w:val="none" w:sz="0" w:space="0" w:color="auto"/>
            <w:right w:val="none" w:sz="0" w:space="0" w:color="auto"/>
          </w:divBdr>
        </w:div>
        <w:div w:id="522059871">
          <w:marLeft w:val="480"/>
          <w:marRight w:val="0"/>
          <w:marTop w:val="0"/>
          <w:marBottom w:val="0"/>
          <w:divBdr>
            <w:top w:val="none" w:sz="0" w:space="0" w:color="auto"/>
            <w:left w:val="none" w:sz="0" w:space="0" w:color="auto"/>
            <w:bottom w:val="none" w:sz="0" w:space="0" w:color="auto"/>
            <w:right w:val="none" w:sz="0" w:space="0" w:color="auto"/>
          </w:divBdr>
        </w:div>
        <w:div w:id="544373850">
          <w:marLeft w:val="480"/>
          <w:marRight w:val="0"/>
          <w:marTop w:val="0"/>
          <w:marBottom w:val="0"/>
          <w:divBdr>
            <w:top w:val="none" w:sz="0" w:space="0" w:color="auto"/>
            <w:left w:val="none" w:sz="0" w:space="0" w:color="auto"/>
            <w:bottom w:val="none" w:sz="0" w:space="0" w:color="auto"/>
            <w:right w:val="none" w:sz="0" w:space="0" w:color="auto"/>
          </w:divBdr>
        </w:div>
        <w:div w:id="576669380">
          <w:marLeft w:val="480"/>
          <w:marRight w:val="0"/>
          <w:marTop w:val="0"/>
          <w:marBottom w:val="0"/>
          <w:divBdr>
            <w:top w:val="none" w:sz="0" w:space="0" w:color="auto"/>
            <w:left w:val="none" w:sz="0" w:space="0" w:color="auto"/>
            <w:bottom w:val="none" w:sz="0" w:space="0" w:color="auto"/>
            <w:right w:val="none" w:sz="0" w:space="0" w:color="auto"/>
          </w:divBdr>
        </w:div>
        <w:div w:id="583228638">
          <w:marLeft w:val="480"/>
          <w:marRight w:val="0"/>
          <w:marTop w:val="0"/>
          <w:marBottom w:val="0"/>
          <w:divBdr>
            <w:top w:val="none" w:sz="0" w:space="0" w:color="auto"/>
            <w:left w:val="none" w:sz="0" w:space="0" w:color="auto"/>
            <w:bottom w:val="none" w:sz="0" w:space="0" w:color="auto"/>
            <w:right w:val="none" w:sz="0" w:space="0" w:color="auto"/>
          </w:divBdr>
        </w:div>
        <w:div w:id="583880270">
          <w:marLeft w:val="480"/>
          <w:marRight w:val="0"/>
          <w:marTop w:val="0"/>
          <w:marBottom w:val="0"/>
          <w:divBdr>
            <w:top w:val="none" w:sz="0" w:space="0" w:color="auto"/>
            <w:left w:val="none" w:sz="0" w:space="0" w:color="auto"/>
            <w:bottom w:val="none" w:sz="0" w:space="0" w:color="auto"/>
            <w:right w:val="none" w:sz="0" w:space="0" w:color="auto"/>
          </w:divBdr>
        </w:div>
        <w:div w:id="626159136">
          <w:marLeft w:val="480"/>
          <w:marRight w:val="0"/>
          <w:marTop w:val="0"/>
          <w:marBottom w:val="0"/>
          <w:divBdr>
            <w:top w:val="none" w:sz="0" w:space="0" w:color="auto"/>
            <w:left w:val="none" w:sz="0" w:space="0" w:color="auto"/>
            <w:bottom w:val="none" w:sz="0" w:space="0" w:color="auto"/>
            <w:right w:val="none" w:sz="0" w:space="0" w:color="auto"/>
          </w:divBdr>
        </w:div>
        <w:div w:id="653066701">
          <w:marLeft w:val="480"/>
          <w:marRight w:val="0"/>
          <w:marTop w:val="0"/>
          <w:marBottom w:val="0"/>
          <w:divBdr>
            <w:top w:val="none" w:sz="0" w:space="0" w:color="auto"/>
            <w:left w:val="none" w:sz="0" w:space="0" w:color="auto"/>
            <w:bottom w:val="none" w:sz="0" w:space="0" w:color="auto"/>
            <w:right w:val="none" w:sz="0" w:space="0" w:color="auto"/>
          </w:divBdr>
        </w:div>
        <w:div w:id="655719815">
          <w:marLeft w:val="480"/>
          <w:marRight w:val="0"/>
          <w:marTop w:val="0"/>
          <w:marBottom w:val="0"/>
          <w:divBdr>
            <w:top w:val="none" w:sz="0" w:space="0" w:color="auto"/>
            <w:left w:val="none" w:sz="0" w:space="0" w:color="auto"/>
            <w:bottom w:val="none" w:sz="0" w:space="0" w:color="auto"/>
            <w:right w:val="none" w:sz="0" w:space="0" w:color="auto"/>
          </w:divBdr>
        </w:div>
        <w:div w:id="760377072">
          <w:marLeft w:val="480"/>
          <w:marRight w:val="0"/>
          <w:marTop w:val="0"/>
          <w:marBottom w:val="0"/>
          <w:divBdr>
            <w:top w:val="none" w:sz="0" w:space="0" w:color="auto"/>
            <w:left w:val="none" w:sz="0" w:space="0" w:color="auto"/>
            <w:bottom w:val="none" w:sz="0" w:space="0" w:color="auto"/>
            <w:right w:val="none" w:sz="0" w:space="0" w:color="auto"/>
          </w:divBdr>
        </w:div>
        <w:div w:id="812790669">
          <w:marLeft w:val="480"/>
          <w:marRight w:val="0"/>
          <w:marTop w:val="0"/>
          <w:marBottom w:val="0"/>
          <w:divBdr>
            <w:top w:val="none" w:sz="0" w:space="0" w:color="auto"/>
            <w:left w:val="none" w:sz="0" w:space="0" w:color="auto"/>
            <w:bottom w:val="none" w:sz="0" w:space="0" w:color="auto"/>
            <w:right w:val="none" w:sz="0" w:space="0" w:color="auto"/>
          </w:divBdr>
        </w:div>
        <w:div w:id="854998208">
          <w:marLeft w:val="480"/>
          <w:marRight w:val="0"/>
          <w:marTop w:val="0"/>
          <w:marBottom w:val="0"/>
          <w:divBdr>
            <w:top w:val="none" w:sz="0" w:space="0" w:color="auto"/>
            <w:left w:val="none" w:sz="0" w:space="0" w:color="auto"/>
            <w:bottom w:val="none" w:sz="0" w:space="0" w:color="auto"/>
            <w:right w:val="none" w:sz="0" w:space="0" w:color="auto"/>
          </w:divBdr>
        </w:div>
        <w:div w:id="989989978">
          <w:marLeft w:val="480"/>
          <w:marRight w:val="0"/>
          <w:marTop w:val="0"/>
          <w:marBottom w:val="0"/>
          <w:divBdr>
            <w:top w:val="none" w:sz="0" w:space="0" w:color="auto"/>
            <w:left w:val="none" w:sz="0" w:space="0" w:color="auto"/>
            <w:bottom w:val="none" w:sz="0" w:space="0" w:color="auto"/>
            <w:right w:val="none" w:sz="0" w:space="0" w:color="auto"/>
          </w:divBdr>
        </w:div>
        <w:div w:id="1046370791">
          <w:marLeft w:val="480"/>
          <w:marRight w:val="0"/>
          <w:marTop w:val="0"/>
          <w:marBottom w:val="0"/>
          <w:divBdr>
            <w:top w:val="none" w:sz="0" w:space="0" w:color="auto"/>
            <w:left w:val="none" w:sz="0" w:space="0" w:color="auto"/>
            <w:bottom w:val="none" w:sz="0" w:space="0" w:color="auto"/>
            <w:right w:val="none" w:sz="0" w:space="0" w:color="auto"/>
          </w:divBdr>
        </w:div>
        <w:div w:id="1060329381">
          <w:marLeft w:val="480"/>
          <w:marRight w:val="0"/>
          <w:marTop w:val="0"/>
          <w:marBottom w:val="0"/>
          <w:divBdr>
            <w:top w:val="none" w:sz="0" w:space="0" w:color="auto"/>
            <w:left w:val="none" w:sz="0" w:space="0" w:color="auto"/>
            <w:bottom w:val="none" w:sz="0" w:space="0" w:color="auto"/>
            <w:right w:val="none" w:sz="0" w:space="0" w:color="auto"/>
          </w:divBdr>
        </w:div>
        <w:div w:id="1114406345">
          <w:marLeft w:val="480"/>
          <w:marRight w:val="0"/>
          <w:marTop w:val="0"/>
          <w:marBottom w:val="0"/>
          <w:divBdr>
            <w:top w:val="none" w:sz="0" w:space="0" w:color="auto"/>
            <w:left w:val="none" w:sz="0" w:space="0" w:color="auto"/>
            <w:bottom w:val="none" w:sz="0" w:space="0" w:color="auto"/>
            <w:right w:val="none" w:sz="0" w:space="0" w:color="auto"/>
          </w:divBdr>
        </w:div>
        <w:div w:id="1236014345">
          <w:marLeft w:val="480"/>
          <w:marRight w:val="0"/>
          <w:marTop w:val="0"/>
          <w:marBottom w:val="0"/>
          <w:divBdr>
            <w:top w:val="none" w:sz="0" w:space="0" w:color="auto"/>
            <w:left w:val="none" w:sz="0" w:space="0" w:color="auto"/>
            <w:bottom w:val="none" w:sz="0" w:space="0" w:color="auto"/>
            <w:right w:val="none" w:sz="0" w:space="0" w:color="auto"/>
          </w:divBdr>
        </w:div>
        <w:div w:id="1267729803">
          <w:marLeft w:val="480"/>
          <w:marRight w:val="0"/>
          <w:marTop w:val="0"/>
          <w:marBottom w:val="0"/>
          <w:divBdr>
            <w:top w:val="none" w:sz="0" w:space="0" w:color="auto"/>
            <w:left w:val="none" w:sz="0" w:space="0" w:color="auto"/>
            <w:bottom w:val="none" w:sz="0" w:space="0" w:color="auto"/>
            <w:right w:val="none" w:sz="0" w:space="0" w:color="auto"/>
          </w:divBdr>
        </w:div>
        <w:div w:id="1295866189">
          <w:marLeft w:val="480"/>
          <w:marRight w:val="0"/>
          <w:marTop w:val="0"/>
          <w:marBottom w:val="0"/>
          <w:divBdr>
            <w:top w:val="none" w:sz="0" w:space="0" w:color="auto"/>
            <w:left w:val="none" w:sz="0" w:space="0" w:color="auto"/>
            <w:bottom w:val="none" w:sz="0" w:space="0" w:color="auto"/>
            <w:right w:val="none" w:sz="0" w:space="0" w:color="auto"/>
          </w:divBdr>
        </w:div>
        <w:div w:id="1384910775">
          <w:marLeft w:val="480"/>
          <w:marRight w:val="0"/>
          <w:marTop w:val="0"/>
          <w:marBottom w:val="0"/>
          <w:divBdr>
            <w:top w:val="none" w:sz="0" w:space="0" w:color="auto"/>
            <w:left w:val="none" w:sz="0" w:space="0" w:color="auto"/>
            <w:bottom w:val="none" w:sz="0" w:space="0" w:color="auto"/>
            <w:right w:val="none" w:sz="0" w:space="0" w:color="auto"/>
          </w:divBdr>
        </w:div>
        <w:div w:id="1400402916">
          <w:marLeft w:val="480"/>
          <w:marRight w:val="0"/>
          <w:marTop w:val="0"/>
          <w:marBottom w:val="0"/>
          <w:divBdr>
            <w:top w:val="none" w:sz="0" w:space="0" w:color="auto"/>
            <w:left w:val="none" w:sz="0" w:space="0" w:color="auto"/>
            <w:bottom w:val="none" w:sz="0" w:space="0" w:color="auto"/>
            <w:right w:val="none" w:sz="0" w:space="0" w:color="auto"/>
          </w:divBdr>
        </w:div>
        <w:div w:id="1599173249">
          <w:marLeft w:val="480"/>
          <w:marRight w:val="0"/>
          <w:marTop w:val="0"/>
          <w:marBottom w:val="0"/>
          <w:divBdr>
            <w:top w:val="none" w:sz="0" w:space="0" w:color="auto"/>
            <w:left w:val="none" w:sz="0" w:space="0" w:color="auto"/>
            <w:bottom w:val="none" w:sz="0" w:space="0" w:color="auto"/>
            <w:right w:val="none" w:sz="0" w:space="0" w:color="auto"/>
          </w:divBdr>
        </w:div>
        <w:div w:id="1706565217">
          <w:marLeft w:val="480"/>
          <w:marRight w:val="0"/>
          <w:marTop w:val="0"/>
          <w:marBottom w:val="0"/>
          <w:divBdr>
            <w:top w:val="none" w:sz="0" w:space="0" w:color="auto"/>
            <w:left w:val="none" w:sz="0" w:space="0" w:color="auto"/>
            <w:bottom w:val="none" w:sz="0" w:space="0" w:color="auto"/>
            <w:right w:val="none" w:sz="0" w:space="0" w:color="auto"/>
          </w:divBdr>
        </w:div>
        <w:div w:id="1720742030">
          <w:marLeft w:val="480"/>
          <w:marRight w:val="0"/>
          <w:marTop w:val="0"/>
          <w:marBottom w:val="0"/>
          <w:divBdr>
            <w:top w:val="none" w:sz="0" w:space="0" w:color="auto"/>
            <w:left w:val="none" w:sz="0" w:space="0" w:color="auto"/>
            <w:bottom w:val="none" w:sz="0" w:space="0" w:color="auto"/>
            <w:right w:val="none" w:sz="0" w:space="0" w:color="auto"/>
          </w:divBdr>
        </w:div>
        <w:div w:id="1782534774">
          <w:marLeft w:val="480"/>
          <w:marRight w:val="0"/>
          <w:marTop w:val="0"/>
          <w:marBottom w:val="0"/>
          <w:divBdr>
            <w:top w:val="none" w:sz="0" w:space="0" w:color="auto"/>
            <w:left w:val="none" w:sz="0" w:space="0" w:color="auto"/>
            <w:bottom w:val="none" w:sz="0" w:space="0" w:color="auto"/>
            <w:right w:val="none" w:sz="0" w:space="0" w:color="auto"/>
          </w:divBdr>
        </w:div>
        <w:div w:id="1803688616">
          <w:marLeft w:val="480"/>
          <w:marRight w:val="0"/>
          <w:marTop w:val="0"/>
          <w:marBottom w:val="0"/>
          <w:divBdr>
            <w:top w:val="none" w:sz="0" w:space="0" w:color="auto"/>
            <w:left w:val="none" w:sz="0" w:space="0" w:color="auto"/>
            <w:bottom w:val="none" w:sz="0" w:space="0" w:color="auto"/>
            <w:right w:val="none" w:sz="0" w:space="0" w:color="auto"/>
          </w:divBdr>
        </w:div>
        <w:div w:id="1814177893">
          <w:marLeft w:val="480"/>
          <w:marRight w:val="0"/>
          <w:marTop w:val="0"/>
          <w:marBottom w:val="0"/>
          <w:divBdr>
            <w:top w:val="none" w:sz="0" w:space="0" w:color="auto"/>
            <w:left w:val="none" w:sz="0" w:space="0" w:color="auto"/>
            <w:bottom w:val="none" w:sz="0" w:space="0" w:color="auto"/>
            <w:right w:val="none" w:sz="0" w:space="0" w:color="auto"/>
          </w:divBdr>
        </w:div>
        <w:div w:id="1849900857">
          <w:marLeft w:val="480"/>
          <w:marRight w:val="0"/>
          <w:marTop w:val="0"/>
          <w:marBottom w:val="0"/>
          <w:divBdr>
            <w:top w:val="none" w:sz="0" w:space="0" w:color="auto"/>
            <w:left w:val="none" w:sz="0" w:space="0" w:color="auto"/>
            <w:bottom w:val="none" w:sz="0" w:space="0" w:color="auto"/>
            <w:right w:val="none" w:sz="0" w:space="0" w:color="auto"/>
          </w:divBdr>
        </w:div>
        <w:div w:id="1901285458">
          <w:marLeft w:val="480"/>
          <w:marRight w:val="0"/>
          <w:marTop w:val="0"/>
          <w:marBottom w:val="0"/>
          <w:divBdr>
            <w:top w:val="none" w:sz="0" w:space="0" w:color="auto"/>
            <w:left w:val="none" w:sz="0" w:space="0" w:color="auto"/>
            <w:bottom w:val="none" w:sz="0" w:space="0" w:color="auto"/>
            <w:right w:val="none" w:sz="0" w:space="0" w:color="auto"/>
          </w:divBdr>
        </w:div>
        <w:div w:id="1959989071">
          <w:marLeft w:val="480"/>
          <w:marRight w:val="0"/>
          <w:marTop w:val="0"/>
          <w:marBottom w:val="0"/>
          <w:divBdr>
            <w:top w:val="none" w:sz="0" w:space="0" w:color="auto"/>
            <w:left w:val="none" w:sz="0" w:space="0" w:color="auto"/>
            <w:bottom w:val="none" w:sz="0" w:space="0" w:color="auto"/>
            <w:right w:val="none" w:sz="0" w:space="0" w:color="auto"/>
          </w:divBdr>
        </w:div>
        <w:div w:id="1975332824">
          <w:marLeft w:val="480"/>
          <w:marRight w:val="0"/>
          <w:marTop w:val="0"/>
          <w:marBottom w:val="0"/>
          <w:divBdr>
            <w:top w:val="none" w:sz="0" w:space="0" w:color="auto"/>
            <w:left w:val="none" w:sz="0" w:space="0" w:color="auto"/>
            <w:bottom w:val="none" w:sz="0" w:space="0" w:color="auto"/>
            <w:right w:val="none" w:sz="0" w:space="0" w:color="auto"/>
          </w:divBdr>
        </w:div>
        <w:div w:id="2036230456">
          <w:marLeft w:val="480"/>
          <w:marRight w:val="0"/>
          <w:marTop w:val="0"/>
          <w:marBottom w:val="0"/>
          <w:divBdr>
            <w:top w:val="none" w:sz="0" w:space="0" w:color="auto"/>
            <w:left w:val="none" w:sz="0" w:space="0" w:color="auto"/>
            <w:bottom w:val="none" w:sz="0" w:space="0" w:color="auto"/>
            <w:right w:val="none" w:sz="0" w:space="0" w:color="auto"/>
          </w:divBdr>
        </w:div>
        <w:div w:id="2059042373">
          <w:marLeft w:val="480"/>
          <w:marRight w:val="0"/>
          <w:marTop w:val="0"/>
          <w:marBottom w:val="0"/>
          <w:divBdr>
            <w:top w:val="none" w:sz="0" w:space="0" w:color="auto"/>
            <w:left w:val="none" w:sz="0" w:space="0" w:color="auto"/>
            <w:bottom w:val="none" w:sz="0" w:space="0" w:color="auto"/>
            <w:right w:val="none" w:sz="0" w:space="0" w:color="auto"/>
          </w:divBdr>
        </w:div>
        <w:div w:id="2081169664">
          <w:marLeft w:val="480"/>
          <w:marRight w:val="0"/>
          <w:marTop w:val="0"/>
          <w:marBottom w:val="0"/>
          <w:divBdr>
            <w:top w:val="none" w:sz="0" w:space="0" w:color="auto"/>
            <w:left w:val="none" w:sz="0" w:space="0" w:color="auto"/>
            <w:bottom w:val="none" w:sz="0" w:space="0" w:color="auto"/>
            <w:right w:val="none" w:sz="0" w:space="0" w:color="auto"/>
          </w:divBdr>
        </w:div>
        <w:div w:id="2126535742">
          <w:marLeft w:val="480"/>
          <w:marRight w:val="0"/>
          <w:marTop w:val="0"/>
          <w:marBottom w:val="0"/>
          <w:divBdr>
            <w:top w:val="none" w:sz="0" w:space="0" w:color="auto"/>
            <w:left w:val="none" w:sz="0" w:space="0" w:color="auto"/>
            <w:bottom w:val="none" w:sz="0" w:space="0" w:color="auto"/>
            <w:right w:val="none" w:sz="0" w:space="0" w:color="auto"/>
          </w:divBdr>
        </w:div>
        <w:div w:id="2133286318">
          <w:marLeft w:val="480"/>
          <w:marRight w:val="0"/>
          <w:marTop w:val="0"/>
          <w:marBottom w:val="0"/>
          <w:divBdr>
            <w:top w:val="none" w:sz="0" w:space="0" w:color="auto"/>
            <w:left w:val="none" w:sz="0" w:space="0" w:color="auto"/>
            <w:bottom w:val="none" w:sz="0" w:space="0" w:color="auto"/>
            <w:right w:val="none" w:sz="0" w:space="0" w:color="auto"/>
          </w:divBdr>
        </w:div>
      </w:divsChild>
    </w:div>
    <w:div w:id="419645092">
      <w:bodyDiv w:val="1"/>
      <w:marLeft w:val="0"/>
      <w:marRight w:val="0"/>
      <w:marTop w:val="0"/>
      <w:marBottom w:val="0"/>
      <w:divBdr>
        <w:top w:val="none" w:sz="0" w:space="0" w:color="auto"/>
        <w:left w:val="none" w:sz="0" w:space="0" w:color="auto"/>
        <w:bottom w:val="none" w:sz="0" w:space="0" w:color="auto"/>
        <w:right w:val="none" w:sz="0" w:space="0" w:color="auto"/>
      </w:divBdr>
    </w:div>
    <w:div w:id="431707721">
      <w:bodyDiv w:val="1"/>
      <w:marLeft w:val="0"/>
      <w:marRight w:val="0"/>
      <w:marTop w:val="0"/>
      <w:marBottom w:val="0"/>
      <w:divBdr>
        <w:top w:val="none" w:sz="0" w:space="0" w:color="auto"/>
        <w:left w:val="none" w:sz="0" w:space="0" w:color="auto"/>
        <w:bottom w:val="none" w:sz="0" w:space="0" w:color="auto"/>
        <w:right w:val="none" w:sz="0" w:space="0" w:color="auto"/>
      </w:divBdr>
    </w:div>
    <w:div w:id="431776816">
      <w:bodyDiv w:val="1"/>
      <w:marLeft w:val="0"/>
      <w:marRight w:val="0"/>
      <w:marTop w:val="0"/>
      <w:marBottom w:val="0"/>
      <w:divBdr>
        <w:top w:val="none" w:sz="0" w:space="0" w:color="auto"/>
        <w:left w:val="none" w:sz="0" w:space="0" w:color="auto"/>
        <w:bottom w:val="none" w:sz="0" w:space="0" w:color="auto"/>
        <w:right w:val="none" w:sz="0" w:space="0" w:color="auto"/>
      </w:divBdr>
    </w:div>
    <w:div w:id="431777044">
      <w:bodyDiv w:val="1"/>
      <w:marLeft w:val="0"/>
      <w:marRight w:val="0"/>
      <w:marTop w:val="0"/>
      <w:marBottom w:val="0"/>
      <w:divBdr>
        <w:top w:val="none" w:sz="0" w:space="0" w:color="auto"/>
        <w:left w:val="none" w:sz="0" w:space="0" w:color="auto"/>
        <w:bottom w:val="none" w:sz="0" w:space="0" w:color="auto"/>
        <w:right w:val="none" w:sz="0" w:space="0" w:color="auto"/>
      </w:divBdr>
    </w:div>
    <w:div w:id="432943260">
      <w:bodyDiv w:val="1"/>
      <w:marLeft w:val="0"/>
      <w:marRight w:val="0"/>
      <w:marTop w:val="0"/>
      <w:marBottom w:val="0"/>
      <w:divBdr>
        <w:top w:val="none" w:sz="0" w:space="0" w:color="auto"/>
        <w:left w:val="none" w:sz="0" w:space="0" w:color="auto"/>
        <w:bottom w:val="none" w:sz="0" w:space="0" w:color="auto"/>
        <w:right w:val="none" w:sz="0" w:space="0" w:color="auto"/>
      </w:divBdr>
    </w:div>
    <w:div w:id="433478072">
      <w:bodyDiv w:val="1"/>
      <w:marLeft w:val="0"/>
      <w:marRight w:val="0"/>
      <w:marTop w:val="0"/>
      <w:marBottom w:val="0"/>
      <w:divBdr>
        <w:top w:val="none" w:sz="0" w:space="0" w:color="auto"/>
        <w:left w:val="none" w:sz="0" w:space="0" w:color="auto"/>
        <w:bottom w:val="none" w:sz="0" w:space="0" w:color="auto"/>
        <w:right w:val="none" w:sz="0" w:space="0" w:color="auto"/>
      </w:divBdr>
    </w:div>
    <w:div w:id="434059094">
      <w:bodyDiv w:val="1"/>
      <w:marLeft w:val="0"/>
      <w:marRight w:val="0"/>
      <w:marTop w:val="0"/>
      <w:marBottom w:val="0"/>
      <w:divBdr>
        <w:top w:val="none" w:sz="0" w:space="0" w:color="auto"/>
        <w:left w:val="none" w:sz="0" w:space="0" w:color="auto"/>
        <w:bottom w:val="none" w:sz="0" w:space="0" w:color="auto"/>
        <w:right w:val="none" w:sz="0" w:space="0" w:color="auto"/>
      </w:divBdr>
    </w:div>
    <w:div w:id="434405267">
      <w:bodyDiv w:val="1"/>
      <w:marLeft w:val="0"/>
      <w:marRight w:val="0"/>
      <w:marTop w:val="0"/>
      <w:marBottom w:val="0"/>
      <w:divBdr>
        <w:top w:val="none" w:sz="0" w:space="0" w:color="auto"/>
        <w:left w:val="none" w:sz="0" w:space="0" w:color="auto"/>
        <w:bottom w:val="none" w:sz="0" w:space="0" w:color="auto"/>
        <w:right w:val="none" w:sz="0" w:space="0" w:color="auto"/>
      </w:divBdr>
    </w:div>
    <w:div w:id="436560418">
      <w:bodyDiv w:val="1"/>
      <w:marLeft w:val="0"/>
      <w:marRight w:val="0"/>
      <w:marTop w:val="0"/>
      <w:marBottom w:val="0"/>
      <w:divBdr>
        <w:top w:val="none" w:sz="0" w:space="0" w:color="auto"/>
        <w:left w:val="none" w:sz="0" w:space="0" w:color="auto"/>
        <w:bottom w:val="none" w:sz="0" w:space="0" w:color="auto"/>
        <w:right w:val="none" w:sz="0" w:space="0" w:color="auto"/>
      </w:divBdr>
    </w:div>
    <w:div w:id="450973551">
      <w:bodyDiv w:val="1"/>
      <w:marLeft w:val="0"/>
      <w:marRight w:val="0"/>
      <w:marTop w:val="0"/>
      <w:marBottom w:val="0"/>
      <w:divBdr>
        <w:top w:val="none" w:sz="0" w:space="0" w:color="auto"/>
        <w:left w:val="none" w:sz="0" w:space="0" w:color="auto"/>
        <w:bottom w:val="none" w:sz="0" w:space="0" w:color="auto"/>
        <w:right w:val="none" w:sz="0" w:space="0" w:color="auto"/>
      </w:divBdr>
    </w:div>
    <w:div w:id="452140594">
      <w:bodyDiv w:val="1"/>
      <w:marLeft w:val="0"/>
      <w:marRight w:val="0"/>
      <w:marTop w:val="0"/>
      <w:marBottom w:val="0"/>
      <w:divBdr>
        <w:top w:val="none" w:sz="0" w:space="0" w:color="auto"/>
        <w:left w:val="none" w:sz="0" w:space="0" w:color="auto"/>
        <w:bottom w:val="none" w:sz="0" w:space="0" w:color="auto"/>
        <w:right w:val="none" w:sz="0" w:space="0" w:color="auto"/>
      </w:divBdr>
    </w:div>
    <w:div w:id="455031891">
      <w:bodyDiv w:val="1"/>
      <w:marLeft w:val="0"/>
      <w:marRight w:val="0"/>
      <w:marTop w:val="0"/>
      <w:marBottom w:val="0"/>
      <w:divBdr>
        <w:top w:val="none" w:sz="0" w:space="0" w:color="auto"/>
        <w:left w:val="none" w:sz="0" w:space="0" w:color="auto"/>
        <w:bottom w:val="none" w:sz="0" w:space="0" w:color="auto"/>
        <w:right w:val="none" w:sz="0" w:space="0" w:color="auto"/>
      </w:divBdr>
      <w:divsChild>
        <w:div w:id="5327990">
          <w:marLeft w:val="480"/>
          <w:marRight w:val="0"/>
          <w:marTop w:val="0"/>
          <w:marBottom w:val="0"/>
          <w:divBdr>
            <w:top w:val="none" w:sz="0" w:space="0" w:color="auto"/>
            <w:left w:val="none" w:sz="0" w:space="0" w:color="auto"/>
            <w:bottom w:val="none" w:sz="0" w:space="0" w:color="auto"/>
            <w:right w:val="none" w:sz="0" w:space="0" w:color="auto"/>
          </w:divBdr>
        </w:div>
        <w:div w:id="62025424">
          <w:marLeft w:val="480"/>
          <w:marRight w:val="0"/>
          <w:marTop w:val="0"/>
          <w:marBottom w:val="0"/>
          <w:divBdr>
            <w:top w:val="none" w:sz="0" w:space="0" w:color="auto"/>
            <w:left w:val="none" w:sz="0" w:space="0" w:color="auto"/>
            <w:bottom w:val="none" w:sz="0" w:space="0" w:color="auto"/>
            <w:right w:val="none" w:sz="0" w:space="0" w:color="auto"/>
          </w:divBdr>
        </w:div>
        <w:div w:id="64766358">
          <w:marLeft w:val="480"/>
          <w:marRight w:val="0"/>
          <w:marTop w:val="0"/>
          <w:marBottom w:val="0"/>
          <w:divBdr>
            <w:top w:val="none" w:sz="0" w:space="0" w:color="auto"/>
            <w:left w:val="none" w:sz="0" w:space="0" w:color="auto"/>
            <w:bottom w:val="none" w:sz="0" w:space="0" w:color="auto"/>
            <w:right w:val="none" w:sz="0" w:space="0" w:color="auto"/>
          </w:divBdr>
        </w:div>
        <w:div w:id="87818925">
          <w:marLeft w:val="480"/>
          <w:marRight w:val="0"/>
          <w:marTop w:val="0"/>
          <w:marBottom w:val="0"/>
          <w:divBdr>
            <w:top w:val="none" w:sz="0" w:space="0" w:color="auto"/>
            <w:left w:val="none" w:sz="0" w:space="0" w:color="auto"/>
            <w:bottom w:val="none" w:sz="0" w:space="0" w:color="auto"/>
            <w:right w:val="none" w:sz="0" w:space="0" w:color="auto"/>
          </w:divBdr>
        </w:div>
        <w:div w:id="99109727">
          <w:marLeft w:val="480"/>
          <w:marRight w:val="0"/>
          <w:marTop w:val="0"/>
          <w:marBottom w:val="0"/>
          <w:divBdr>
            <w:top w:val="none" w:sz="0" w:space="0" w:color="auto"/>
            <w:left w:val="none" w:sz="0" w:space="0" w:color="auto"/>
            <w:bottom w:val="none" w:sz="0" w:space="0" w:color="auto"/>
            <w:right w:val="none" w:sz="0" w:space="0" w:color="auto"/>
          </w:divBdr>
        </w:div>
        <w:div w:id="108663667">
          <w:marLeft w:val="480"/>
          <w:marRight w:val="0"/>
          <w:marTop w:val="0"/>
          <w:marBottom w:val="0"/>
          <w:divBdr>
            <w:top w:val="none" w:sz="0" w:space="0" w:color="auto"/>
            <w:left w:val="none" w:sz="0" w:space="0" w:color="auto"/>
            <w:bottom w:val="none" w:sz="0" w:space="0" w:color="auto"/>
            <w:right w:val="none" w:sz="0" w:space="0" w:color="auto"/>
          </w:divBdr>
        </w:div>
        <w:div w:id="253823224">
          <w:marLeft w:val="480"/>
          <w:marRight w:val="0"/>
          <w:marTop w:val="0"/>
          <w:marBottom w:val="0"/>
          <w:divBdr>
            <w:top w:val="none" w:sz="0" w:space="0" w:color="auto"/>
            <w:left w:val="none" w:sz="0" w:space="0" w:color="auto"/>
            <w:bottom w:val="none" w:sz="0" w:space="0" w:color="auto"/>
            <w:right w:val="none" w:sz="0" w:space="0" w:color="auto"/>
          </w:divBdr>
        </w:div>
        <w:div w:id="337537639">
          <w:marLeft w:val="480"/>
          <w:marRight w:val="0"/>
          <w:marTop w:val="0"/>
          <w:marBottom w:val="0"/>
          <w:divBdr>
            <w:top w:val="none" w:sz="0" w:space="0" w:color="auto"/>
            <w:left w:val="none" w:sz="0" w:space="0" w:color="auto"/>
            <w:bottom w:val="none" w:sz="0" w:space="0" w:color="auto"/>
            <w:right w:val="none" w:sz="0" w:space="0" w:color="auto"/>
          </w:divBdr>
        </w:div>
        <w:div w:id="436487279">
          <w:marLeft w:val="480"/>
          <w:marRight w:val="0"/>
          <w:marTop w:val="0"/>
          <w:marBottom w:val="0"/>
          <w:divBdr>
            <w:top w:val="none" w:sz="0" w:space="0" w:color="auto"/>
            <w:left w:val="none" w:sz="0" w:space="0" w:color="auto"/>
            <w:bottom w:val="none" w:sz="0" w:space="0" w:color="auto"/>
            <w:right w:val="none" w:sz="0" w:space="0" w:color="auto"/>
          </w:divBdr>
        </w:div>
        <w:div w:id="445194519">
          <w:marLeft w:val="480"/>
          <w:marRight w:val="0"/>
          <w:marTop w:val="0"/>
          <w:marBottom w:val="0"/>
          <w:divBdr>
            <w:top w:val="none" w:sz="0" w:space="0" w:color="auto"/>
            <w:left w:val="none" w:sz="0" w:space="0" w:color="auto"/>
            <w:bottom w:val="none" w:sz="0" w:space="0" w:color="auto"/>
            <w:right w:val="none" w:sz="0" w:space="0" w:color="auto"/>
          </w:divBdr>
        </w:div>
        <w:div w:id="481897220">
          <w:marLeft w:val="480"/>
          <w:marRight w:val="0"/>
          <w:marTop w:val="0"/>
          <w:marBottom w:val="0"/>
          <w:divBdr>
            <w:top w:val="none" w:sz="0" w:space="0" w:color="auto"/>
            <w:left w:val="none" w:sz="0" w:space="0" w:color="auto"/>
            <w:bottom w:val="none" w:sz="0" w:space="0" w:color="auto"/>
            <w:right w:val="none" w:sz="0" w:space="0" w:color="auto"/>
          </w:divBdr>
        </w:div>
        <w:div w:id="484442205">
          <w:marLeft w:val="480"/>
          <w:marRight w:val="0"/>
          <w:marTop w:val="0"/>
          <w:marBottom w:val="0"/>
          <w:divBdr>
            <w:top w:val="none" w:sz="0" w:space="0" w:color="auto"/>
            <w:left w:val="none" w:sz="0" w:space="0" w:color="auto"/>
            <w:bottom w:val="none" w:sz="0" w:space="0" w:color="auto"/>
            <w:right w:val="none" w:sz="0" w:space="0" w:color="auto"/>
          </w:divBdr>
        </w:div>
        <w:div w:id="495809409">
          <w:marLeft w:val="480"/>
          <w:marRight w:val="0"/>
          <w:marTop w:val="0"/>
          <w:marBottom w:val="0"/>
          <w:divBdr>
            <w:top w:val="none" w:sz="0" w:space="0" w:color="auto"/>
            <w:left w:val="none" w:sz="0" w:space="0" w:color="auto"/>
            <w:bottom w:val="none" w:sz="0" w:space="0" w:color="auto"/>
            <w:right w:val="none" w:sz="0" w:space="0" w:color="auto"/>
          </w:divBdr>
        </w:div>
        <w:div w:id="545486607">
          <w:marLeft w:val="480"/>
          <w:marRight w:val="0"/>
          <w:marTop w:val="0"/>
          <w:marBottom w:val="0"/>
          <w:divBdr>
            <w:top w:val="none" w:sz="0" w:space="0" w:color="auto"/>
            <w:left w:val="none" w:sz="0" w:space="0" w:color="auto"/>
            <w:bottom w:val="none" w:sz="0" w:space="0" w:color="auto"/>
            <w:right w:val="none" w:sz="0" w:space="0" w:color="auto"/>
          </w:divBdr>
        </w:div>
        <w:div w:id="568925635">
          <w:marLeft w:val="480"/>
          <w:marRight w:val="0"/>
          <w:marTop w:val="0"/>
          <w:marBottom w:val="0"/>
          <w:divBdr>
            <w:top w:val="none" w:sz="0" w:space="0" w:color="auto"/>
            <w:left w:val="none" w:sz="0" w:space="0" w:color="auto"/>
            <w:bottom w:val="none" w:sz="0" w:space="0" w:color="auto"/>
            <w:right w:val="none" w:sz="0" w:space="0" w:color="auto"/>
          </w:divBdr>
        </w:div>
        <w:div w:id="637683895">
          <w:marLeft w:val="480"/>
          <w:marRight w:val="0"/>
          <w:marTop w:val="0"/>
          <w:marBottom w:val="0"/>
          <w:divBdr>
            <w:top w:val="none" w:sz="0" w:space="0" w:color="auto"/>
            <w:left w:val="none" w:sz="0" w:space="0" w:color="auto"/>
            <w:bottom w:val="none" w:sz="0" w:space="0" w:color="auto"/>
            <w:right w:val="none" w:sz="0" w:space="0" w:color="auto"/>
          </w:divBdr>
        </w:div>
        <w:div w:id="731931325">
          <w:marLeft w:val="480"/>
          <w:marRight w:val="0"/>
          <w:marTop w:val="0"/>
          <w:marBottom w:val="0"/>
          <w:divBdr>
            <w:top w:val="none" w:sz="0" w:space="0" w:color="auto"/>
            <w:left w:val="none" w:sz="0" w:space="0" w:color="auto"/>
            <w:bottom w:val="none" w:sz="0" w:space="0" w:color="auto"/>
            <w:right w:val="none" w:sz="0" w:space="0" w:color="auto"/>
          </w:divBdr>
        </w:div>
        <w:div w:id="735860425">
          <w:marLeft w:val="480"/>
          <w:marRight w:val="0"/>
          <w:marTop w:val="0"/>
          <w:marBottom w:val="0"/>
          <w:divBdr>
            <w:top w:val="none" w:sz="0" w:space="0" w:color="auto"/>
            <w:left w:val="none" w:sz="0" w:space="0" w:color="auto"/>
            <w:bottom w:val="none" w:sz="0" w:space="0" w:color="auto"/>
            <w:right w:val="none" w:sz="0" w:space="0" w:color="auto"/>
          </w:divBdr>
        </w:div>
        <w:div w:id="772172109">
          <w:marLeft w:val="480"/>
          <w:marRight w:val="0"/>
          <w:marTop w:val="0"/>
          <w:marBottom w:val="0"/>
          <w:divBdr>
            <w:top w:val="none" w:sz="0" w:space="0" w:color="auto"/>
            <w:left w:val="none" w:sz="0" w:space="0" w:color="auto"/>
            <w:bottom w:val="none" w:sz="0" w:space="0" w:color="auto"/>
            <w:right w:val="none" w:sz="0" w:space="0" w:color="auto"/>
          </w:divBdr>
        </w:div>
        <w:div w:id="772242175">
          <w:marLeft w:val="480"/>
          <w:marRight w:val="0"/>
          <w:marTop w:val="0"/>
          <w:marBottom w:val="0"/>
          <w:divBdr>
            <w:top w:val="none" w:sz="0" w:space="0" w:color="auto"/>
            <w:left w:val="none" w:sz="0" w:space="0" w:color="auto"/>
            <w:bottom w:val="none" w:sz="0" w:space="0" w:color="auto"/>
            <w:right w:val="none" w:sz="0" w:space="0" w:color="auto"/>
          </w:divBdr>
        </w:div>
        <w:div w:id="791747738">
          <w:marLeft w:val="480"/>
          <w:marRight w:val="0"/>
          <w:marTop w:val="0"/>
          <w:marBottom w:val="0"/>
          <w:divBdr>
            <w:top w:val="none" w:sz="0" w:space="0" w:color="auto"/>
            <w:left w:val="none" w:sz="0" w:space="0" w:color="auto"/>
            <w:bottom w:val="none" w:sz="0" w:space="0" w:color="auto"/>
            <w:right w:val="none" w:sz="0" w:space="0" w:color="auto"/>
          </w:divBdr>
        </w:div>
        <w:div w:id="887496935">
          <w:marLeft w:val="480"/>
          <w:marRight w:val="0"/>
          <w:marTop w:val="0"/>
          <w:marBottom w:val="0"/>
          <w:divBdr>
            <w:top w:val="none" w:sz="0" w:space="0" w:color="auto"/>
            <w:left w:val="none" w:sz="0" w:space="0" w:color="auto"/>
            <w:bottom w:val="none" w:sz="0" w:space="0" w:color="auto"/>
            <w:right w:val="none" w:sz="0" w:space="0" w:color="auto"/>
          </w:divBdr>
        </w:div>
        <w:div w:id="895354025">
          <w:marLeft w:val="480"/>
          <w:marRight w:val="0"/>
          <w:marTop w:val="0"/>
          <w:marBottom w:val="0"/>
          <w:divBdr>
            <w:top w:val="none" w:sz="0" w:space="0" w:color="auto"/>
            <w:left w:val="none" w:sz="0" w:space="0" w:color="auto"/>
            <w:bottom w:val="none" w:sz="0" w:space="0" w:color="auto"/>
            <w:right w:val="none" w:sz="0" w:space="0" w:color="auto"/>
          </w:divBdr>
        </w:div>
        <w:div w:id="955527880">
          <w:marLeft w:val="480"/>
          <w:marRight w:val="0"/>
          <w:marTop w:val="0"/>
          <w:marBottom w:val="0"/>
          <w:divBdr>
            <w:top w:val="none" w:sz="0" w:space="0" w:color="auto"/>
            <w:left w:val="none" w:sz="0" w:space="0" w:color="auto"/>
            <w:bottom w:val="none" w:sz="0" w:space="0" w:color="auto"/>
            <w:right w:val="none" w:sz="0" w:space="0" w:color="auto"/>
          </w:divBdr>
        </w:div>
        <w:div w:id="995573278">
          <w:marLeft w:val="480"/>
          <w:marRight w:val="0"/>
          <w:marTop w:val="0"/>
          <w:marBottom w:val="0"/>
          <w:divBdr>
            <w:top w:val="none" w:sz="0" w:space="0" w:color="auto"/>
            <w:left w:val="none" w:sz="0" w:space="0" w:color="auto"/>
            <w:bottom w:val="none" w:sz="0" w:space="0" w:color="auto"/>
            <w:right w:val="none" w:sz="0" w:space="0" w:color="auto"/>
          </w:divBdr>
        </w:div>
        <w:div w:id="1025984024">
          <w:marLeft w:val="480"/>
          <w:marRight w:val="0"/>
          <w:marTop w:val="0"/>
          <w:marBottom w:val="0"/>
          <w:divBdr>
            <w:top w:val="none" w:sz="0" w:space="0" w:color="auto"/>
            <w:left w:val="none" w:sz="0" w:space="0" w:color="auto"/>
            <w:bottom w:val="none" w:sz="0" w:space="0" w:color="auto"/>
            <w:right w:val="none" w:sz="0" w:space="0" w:color="auto"/>
          </w:divBdr>
        </w:div>
        <w:div w:id="1044720883">
          <w:marLeft w:val="480"/>
          <w:marRight w:val="0"/>
          <w:marTop w:val="0"/>
          <w:marBottom w:val="0"/>
          <w:divBdr>
            <w:top w:val="none" w:sz="0" w:space="0" w:color="auto"/>
            <w:left w:val="none" w:sz="0" w:space="0" w:color="auto"/>
            <w:bottom w:val="none" w:sz="0" w:space="0" w:color="auto"/>
            <w:right w:val="none" w:sz="0" w:space="0" w:color="auto"/>
          </w:divBdr>
        </w:div>
        <w:div w:id="1046485978">
          <w:marLeft w:val="480"/>
          <w:marRight w:val="0"/>
          <w:marTop w:val="0"/>
          <w:marBottom w:val="0"/>
          <w:divBdr>
            <w:top w:val="none" w:sz="0" w:space="0" w:color="auto"/>
            <w:left w:val="none" w:sz="0" w:space="0" w:color="auto"/>
            <w:bottom w:val="none" w:sz="0" w:space="0" w:color="auto"/>
            <w:right w:val="none" w:sz="0" w:space="0" w:color="auto"/>
          </w:divBdr>
        </w:div>
        <w:div w:id="1096900638">
          <w:marLeft w:val="480"/>
          <w:marRight w:val="0"/>
          <w:marTop w:val="0"/>
          <w:marBottom w:val="0"/>
          <w:divBdr>
            <w:top w:val="none" w:sz="0" w:space="0" w:color="auto"/>
            <w:left w:val="none" w:sz="0" w:space="0" w:color="auto"/>
            <w:bottom w:val="none" w:sz="0" w:space="0" w:color="auto"/>
            <w:right w:val="none" w:sz="0" w:space="0" w:color="auto"/>
          </w:divBdr>
        </w:div>
        <w:div w:id="1121146073">
          <w:marLeft w:val="480"/>
          <w:marRight w:val="0"/>
          <w:marTop w:val="0"/>
          <w:marBottom w:val="0"/>
          <w:divBdr>
            <w:top w:val="none" w:sz="0" w:space="0" w:color="auto"/>
            <w:left w:val="none" w:sz="0" w:space="0" w:color="auto"/>
            <w:bottom w:val="none" w:sz="0" w:space="0" w:color="auto"/>
            <w:right w:val="none" w:sz="0" w:space="0" w:color="auto"/>
          </w:divBdr>
        </w:div>
        <w:div w:id="1219584291">
          <w:marLeft w:val="480"/>
          <w:marRight w:val="0"/>
          <w:marTop w:val="0"/>
          <w:marBottom w:val="0"/>
          <w:divBdr>
            <w:top w:val="none" w:sz="0" w:space="0" w:color="auto"/>
            <w:left w:val="none" w:sz="0" w:space="0" w:color="auto"/>
            <w:bottom w:val="none" w:sz="0" w:space="0" w:color="auto"/>
            <w:right w:val="none" w:sz="0" w:space="0" w:color="auto"/>
          </w:divBdr>
        </w:div>
        <w:div w:id="1318807267">
          <w:marLeft w:val="480"/>
          <w:marRight w:val="0"/>
          <w:marTop w:val="0"/>
          <w:marBottom w:val="0"/>
          <w:divBdr>
            <w:top w:val="none" w:sz="0" w:space="0" w:color="auto"/>
            <w:left w:val="none" w:sz="0" w:space="0" w:color="auto"/>
            <w:bottom w:val="none" w:sz="0" w:space="0" w:color="auto"/>
            <w:right w:val="none" w:sz="0" w:space="0" w:color="auto"/>
          </w:divBdr>
        </w:div>
        <w:div w:id="1336499391">
          <w:marLeft w:val="480"/>
          <w:marRight w:val="0"/>
          <w:marTop w:val="0"/>
          <w:marBottom w:val="0"/>
          <w:divBdr>
            <w:top w:val="none" w:sz="0" w:space="0" w:color="auto"/>
            <w:left w:val="none" w:sz="0" w:space="0" w:color="auto"/>
            <w:bottom w:val="none" w:sz="0" w:space="0" w:color="auto"/>
            <w:right w:val="none" w:sz="0" w:space="0" w:color="auto"/>
          </w:divBdr>
        </w:div>
        <w:div w:id="1346402610">
          <w:marLeft w:val="480"/>
          <w:marRight w:val="0"/>
          <w:marTop w:val="0"/>
          <w:marBottom w:val="0"/>
          <w:divBdr>
            <w:top w:val="none" w:sz="0" w:space="0" w:color="auto"/>
            <w:left w:val="none" w:sz="0" w:space="0" w:color="auto"/>
            <w:bottom w:val="none" w:sz="0" w:space="0" w:color="auto"/>
            <w:right w:val="none" w:sz="0" w:space="0" w:color="auto"/>
          </w:divBdr>
        </w:div>
        <w:div w:id="1351680358">
          <w:marLeft w:val="480"/>
          <w:marRight w:val="0"/>
          <w:marTop w:val="0"/>
          <w:marBottom w:val="0"/>
          <w:divBdr>
            <w:top w:val="none" w:sz="0" w:space="0" w:color="auto"/>
            <w:left w:val="none" w:sz="0" w:space="0" w:color="auto"/>
            <w:bottom w:val="none" w:sz="0" w:space="0" w:color="auto"/>
            <w:right w:val="none" w:sz="0" w:space="0" w:color="auto"/>
          </w:divBdr>
        </w:div>
        <w:div w:id="1377512717">
          <w:marLeft w:val="480"/>
          <w:marRight w:val="0"/>
          <w:marTop w:val="0"/>
          <w:marBottom w:val="0"/>
          <w:divBdr>
            <w:top w:val="none" w:sz="0" w:space="0" w:color="auto"/>
            <w:left w:val="none" w:sz="0" w:space="0" w:color="auto"/>
            <w:bottom w:val="none" w:sz="0" w:space="0" w:color="auto"/>
            <w:right w:val="none" w:sz="0" w:space="0" w:color="auto"/>
          </w:divBdr>
        </w:div>
        <w:div w:id="1454013606">
          <w:marLeft w:val="480"/>
          <w:marRight w:val="0"/>
          <w:marTop w:val="0"/>
          <w:marBottom w:val="0"/>
          <w:divBdr>
            <w:top w:val="none" w:sz="0" w:space="0" w:color="auto"/>
            <w:left w:val="none" w:sz="0" w:space="0" w:color="auto"/>
            <w:bottom w:val="none" w:sz="0" w:space="0" w:color="auto"/>
            <w:right w:val="none" w:sz="0" w:space="0" w:color="auto"/>
          </w:divBdr>
        </w:div>
        <w:div w:id="1473979103">
          <w:marLeft w:val="480"/>
          <w:marRight w:val="0"/>
          <w:marTop w:val="0"/>
          <w:marBottom w:val="0"/>
          <w:divBdr>
            <w:top w:val="none" w:sz="0" w:space="0" w:color="auto"/>
            <w:left w:val="none" w:sz="0" w:space="0" w:color="auto"/>
            <w:bottom w:val="none" w:sz="0" w:space="0" w:color="auto"/>
            <w:right w:val="none" w:sz="0" w:space="0" w:color="auto"/>
          </w:divBdr>
        </w:div>
        <w:div w:id="1501770379">
          <w:marLeft w:val="480"/>
          <w:marRight w:val="0"/>
          <w:marTop w:val="0"/>
          <w:marBottom w:val="0"/>
          <w:divBdr>
            <w:top w:val="none" w:sz="0" w:space="0" w:color="auto"/>
            <w:left w:val="none" w:sz="0" w:space="0" w:color="auto"/>
            <w:bottom w:val="none" w:sz="0" w:space="0" w:color="auto"/>
            <w:right w:val="none" w:sz="0" w:space="0" w:color="auto"/>
          </w:divBdr>
        </w:div>
        <w:div w:id="1543902054">
          <w:marLeft w:val="480"/>
          <w:marRight w:val="0"/>
          <w:marTop w:val="0"/>
          <w:marBottom w:val="0"/>
          <w:divBdr>
            <w:top w:val="none" w:sz="0" w:space="0" w:color="auto"/>
            <w:left w:val="none" w:sz="0" w:space="0" w:color="auto"/>
            <w:bottom w:val="none" w:sz="0" w:space="0" w:color="auto"/>
            <w:right w:val="none" w:sz="0" w:space="0" w:color="auto"/>
          </w:divBdr>
        </w:div>
        <w:div w:id="1602685953">
          <w:marLeft w:val="480"/>
          <w:marRight w:val="0"/>
          <w:marTop w:val="0"/>
          <w:marBottom w:val="0"/>
          <w:divBdr>
            <w:top w:val="none" w:sz="0" w:space="0" w:color="auto"/>
            <w:left w:val="none" w:sz="0" w:space="0" w:color="auto"/>
            <w:bottom w:val="none" w:sz="0" w:space="0" w:color="auto"/>
            <w:right w:val="none" w:sz="0" w:space="0" w:color="auto"/>
          </w:divBdr>
        </w:div>
        <w:div w:id="1629972968">
          <w:marLeft w:val="480"/>
          <w:marRight w:val="0"/>
          <w:marTop w:val="0"/>
          <w:marBottom w:val="0"/>
          <w:divBdr>
            <w:top w:val="none" w:sz="0" w:space="0" w:color="auto"/>
            <w:left w:val="none" w:sz="0" w:space="0" w:color="auto"/>
            <w:bottom w:val="none" w:sz="0" w:space="0" w:color="auto"/>
            <w:right w:val="none" w:sz="0" w:space="0" w:color="auto"/>
          </w:divBdr>
        </w:div>
        <w:div w:id="1669747273">
          <w:marLeft w:val="480"/>
          <w:marRight w:val="0"/>
          <w:marTop w:val="0"/>
          <w:marBottom w:val="0"/>
          <w:divBdr>
            <w:top w:val="none" w:sz="0" w:space="0" w:color="auto"/>
            <w:left w:val="none" w:sz="0" w:space="0" w:color="auto"/>
            <w:bottom w:val="none" w:sz="0" w:space="0" w:color="auto"/>
            <w:right w:val="none" w:sz="0" w:space="0" w:color="auto"/>
          </w:divBdr>
        </w:div>
        <w:div w:id="1866672483">
          <w:marLeft w:val="480"/>
          <w:marRight w:val="0"/>
          <w:marTop w:val="0"/>
          <w:marBottom w:val="0"/>
          <w:divBdr>
            <w:top w:val="none" w:sz="0" w:space="0" w:color="auto"/>
            <w:left w:val="none" w:sz="0" w:space="0" w:color="auto"/>
            <w:bottom w:val="none" w:sz="0" w:space="0" w:color="auto"/>
            <w:right w:val="none" w:sz="0" w:space="0" w:color="auto"/>
          </w:divBdr>
        </w:div>
        <w:div w:id="1873297399">
          <w:marLeft w:val="480"/>
          <w:marRight w:val="0"/>
          <w:marTop w:val="0"/>
          <w:marBottom w:val="0"/>
          <w:divBdr>
            <w:top w:val="none" w:sz="0" w:space="0" w:color="auto"/>
            <w:left w:val="none" w:sz="0" w:space="0" w:color="auto"/>
            <w:bottom w:val="none" w:sz="0" w:space="0" w:color="auto"/>
            <w:right w:val="none" w:sz="0" w:space="0" w:color="auto"/>
          </w:divBdr>
        </w:div>
        <w:div w:id="2059235459">
          <w:marLeft w:val="480"/>
          <w:marRight w:val="0"/>
          <w:marTop w:val="0"/>
          <w:marBottom w:val="0"/>
          <w:divBdr>
            <w:top w:val="none" w:sz="0" w:space="0" w:color="auto"/>
            <w:left w:val="none" w:sz="0" w:space="0" w:color="auto"/>
            <w:bottom w:val="none" w:sz="0" w:space="0" w:color="auto"/>
            <w:right w:val="none" w:sz="0" w:space="0" w:color="auto"/>
          </w:divBdr>
        </w:div>
        <w:div w:id="2123379620">
          <w:marLeft w:val="480"/>
          <w:marRight w:val="0"/>
          <w:marTop w:val="0"/>
          <w:marBottom w:val="0"/>
          <w:divBdr>
            <w:top w:val="none" w:sz="0" w:space="0" w:color="auto"/>
            <w:left w:val="none" w:sz="0" w:space="0" w:color="auto"/>
            <w:bottom w:val="none" w:sz="0" w:space="0" w:color="auto"/>
            <w:right w:val="none" w:sz="0" w:space="0" w:color="auto"/>
          </w:divBdr>
        </w:div>
      </w:divsChild>
    </w:div>
    <w:div w:id="455950766">
      <w:bodyDiv w:val="1"/>
      <w:marLeft w:val="0"/>
      <w:marRight w:val="0"/>
      <w:marTop w:val="0"/>
      <w:marBottom w:val="0"/>
      <w:divBdr>
        <w:top w:val="none" w:sz="0" w:space="0" w:color="auto"/>
        <w:left w:val="none" w:sz="0" w:space="0" w:color="auto"/>
        <w:bottom w:val="none" w:sz="0" w:space="0" w:color="auto"/>
        <w:right w:val="none" w:sz="0" w:space="0" w:color="auto"/>
      </w:divBdr>
    </w:div>
    <w:div w:id="464543048">
      <w:bodyDiv w:val="1"/>
      <w:marLeft w:val="0"/>
      <w:marRight w:val="0"/>
      <w:marTop w:val="0"/>
      <w:marBottom w:val="0"/>
      <w:divBdr>
        <w:top w:val="none" w:sz="0" w:space="0" w:color="auto"/>
        <w:left w:val="none" w:sz="0" w:space="0" w:color="auto"/>
        <w:bottom w:val="none" w:sz="0" w:space="0" w:color="auto"/>
        <w:right w:val="none" w:sz="0" w:space="0" w:color="auto"/>
      </w:divBdr>
    </w:div>
    <w:div w:id="464661532">
      <w:bodyDiv w:val="1"/>
      <w:marLeft w:val="0"/>
      <w:marRight w:val="0"/>
      <w:marTop w:val="0"/>
      <w:marBottom w:val="0"/>
      <w:divBdr>
        <w:top w:val="none" w:sz="0" w:space="0" w:color="auto"/>
        <w:left w:val="none" w:sz="0" w:space="0" w:color="auto"/>
        <w:bottom w:val="none" w:sz="0" w:space="0" w:color="auto"/>
        <w:right w:val="none" w:sz="0" w:space="0" w:color="auto"/>
      </w:divBdr>
      <w:divsChild>
        <w:div w:id="90052082">
          <w:marLeft w:val="640"/>
          <w:marRight w:val="0"/>
          <w:marTop w:val="0"/>
          <w:marBottom w:val="0"/>
          <w:divBdr>
            <w:top w:val="none" w:sz="0" w:space="0" w:color="auto"/>
            <w:left w:val="none" w:sz="0" w:space="0" w:color="auto"/>
            <w:bottom w:val="none" w:sz="0" w:space="0" w:color="auto"/>
            <w:right w:val="none" w:sz="0" w:space="0" w:color="auto"/>
          </w:divBdr>
        </w:div>
        <w:div w:id="90467908">
          <w:marLeft w:val="640"/>
          <w:marRight w:val="0"/>
          <w:marTop w:val="0"/>
          <w:marBottom w:val="0"/>
          <w:divBdr>
            <w:top w:val="none" w:sz="0" w:space="0" w:color="auto"/>
            <w:left w:val="none" w:sz="0" w:space="0" w:color="auto"/>
            <w:bottom w:val="none" w:sz="0" w:space="0" w:color="auto"/>
            <w:right w:val="none" w:sz="0" w:space="0" w:color="auto"/>
          </w:divBdr>
        </w:div>
        <w:div w:id="191307078">
          <w:marLeft w:val="640"/>
          <w:marRight w:val="0"/>
          <w:marTop w:val="0"/>
          <w:marBottom w:val="0"/>
          <w:divBdr>
            <w:top w:val="none" w:sz="0" w:space="0" w:color="auto"/>
            <w:left w:val="none" w:sz="0" w:space="0" w:color="auto"/>
            <w:bottom w:val="none" w:sz="0" w:space="0" w:color="auto"/>
            <w:right w:val="none" w:sz="0" w:space="0" w:color="auto"/>
          </w:divBdr>
        </w:div>
        <w:div w:id="234055313">
          <w:marLeft w:val="640"/>
          <w:marRight w:val="0"/>
          <w:marTop w:val="0"/>
          <w:marBottom w:val="0"/>
          <w:divBdr>
            <w:top w:val="none" w:sz="0" w:space="0" w:color="auto"/>
            <w:left w:val="none" w:sz="0" w:space="0" w:color="auto"/>
            <w:bottom w:val="none" w:sz="0" w:space="0" w:color="auto"/>
            <w:right w:val="none" w:sz="0" w:space="0" w:color="auto"/>
          </w:divBdr>
        </w:div>
        <w:div w:id="237444326">
          <w:marLeft w:val="640"/>
          <w:marRight w:val="0"/>
          <w:marTop w:val="0"/>
          <w:marBottom w:val="0"/>
          <w:divBdr>
            <w:top w:val="none" w:sz="0" w:space="0" w:color="auto"/>
            <w:left w:val="none" w:sz="0" w:space="0" w:color="auto"/>
            <w:bottom w:val="none" w:sz="0" w:space="0" w:color="auto"/>
            <w:right w:val="none" w:sz="0" w:space="0" w:color="auto"/>
          </w:divBdr>
        </w:div>
        <w:div w:id="307708974">
          <w:marLeft w:val="640"/>
          <w:marRight w:val="0"/>
          <w:marTop w:val="0"/>
          <w:marBottom w:val="0"/>
          <w:divBdr>
            <w:top w:val="none" w:sz="0" w:space="0" w:color="auto"/>
            <w:left w:val="none" w:sz="0" w:space="0" w:color="auto"/>
            <w:bottom w:val="none" w:sz="0" w:space="0" w:color="auto"/>
            <w:right w:val="none" w:sz="0" w:space="0" w:color="auto"/>
          </w:divBdr>
        </w:div>
        <w:div w:id="321593288">
          <w:marLeft w:val="640"/>
          <w:marRight w:val="0"/>
          <w:marTop w:val="0"/>
          <w:marBottom w:val="0"/>
          <w:divBdr>
            <w:top w:val="none" w:sz="0" w:space="0" w:color="auto"/>
            <w:left w:val="none" w:sz="0" w:space="0" w:color="auto"/>
            <w:bottom w:val="none" w:sz="0" w:space="0" w:color="auto"/>
            <w:right w:val="none" w:sz="0" w:space="0" w:color="auto"/>
          </w:divBdr>
        </w:div>
        <w:div w:id="398213181">
          <w:marLeft w:val="640"/>
          <w:marRight w:val="0"/>
          <w:marTop w:val="0"/>
          <w:marBottom w:val="0"/>
          <w:divBdr>
            <w:top w:val="none" w:sz="0" w:space="0" w:color="auto"/>
            <w:left w:val="none" w:sz="0" w:space="0" w:color="auto"/>
            <w:bottom w:val="none" w:sz="0" w:space="0" w:color="auto"/>
            <w:right w:val="none" w:sz="0" w:space="0" w:color="auto"/>
          </w:divBdr>
        </w:div>
        <w:div w:id="509295217">
          <w:marLeft w:val="640"/>
          <w:marRight w:val="0"/>
          <w:marTop w:val="0"/>
          <w:marBottom w:val="0"/>
          <w:divBdr>
            <w:top w:val="none" w:sz="0" w:space="0" w:color="auto"/>
            <w:left w:val="none" w:sz="0" w:space="0" w:color="auto"/>
            <w:bottom w:val="none" w:sz="0" w:space="0" w:color="auto"/>
            <w:right w:val="none" w:sz="0" w:space="0" w:color="auto"/>
          </w:divBdr>
        </w:div>
        <w:div w:id="543493417">
          <w:marLeft w:val="640"/>
          <w:marRight w:val="0"/>
          <w:marTop w:val="0"/>
          <w:marBottom w:val="0"/>
          <w:divBdr>
            <w:top w:val="none" w:sz="0" w:space="0" w:color="auto"/>
            <w:left w:val="none" w:sz="0" w:space="0" w:color="auto"/>
            <w:bottom w:val="none" w:sz="0" w:space="0" w:color="auto"/>
            <w:right w:val="none" w:sz="0" w:space="0" w:color="auto"/>
          </w:divBdr>
        </w:div>
        <w:div w:id="550195486">
          <w:marLeft w:val="640"/>
          <w:marRight w:val="0"/>
          <w:marTop w:val="0"/>
          <w:marBottom w:val="0"/>
          <w:divBdr>
            <w:top w:val="none" w:sz="0" w:space="0" w:color="auto"/>
            <w:left w:val="none" w:sz="0" w:space="0" w:color="auto"/>
            <w:bottom w:val="none" w:sz="0" w:space="0" w:color="auto"/>
            <w:right w:val="none" w:sz="0" w:space="0" w:color="auto"/>
          </w:divBdr>
        </w:div>
        <w:div w:id="570778404">
          <w:marLeft w:val="640"/>
          <w:marRight w:val="0"/>
          <w:marTop w:val="0"/>
          <w:marBottom w:val="0"/>
          <w:divBdr>
            <w:top w:val="none" w:sz="0" w:space="0" w:color="auto"/>
            <w:left w:val="none" w:sz="0" w:space="0" w:color="auto"/>
            <w:bottom w:val="none" w:sz="0" w:space="0" w:color="auto"/>
            <w:right w:val="none" w:sz="0" w:space="0" w:color="auto"/>
          </w:divBdr>
        </w:div>
        <w:div w:id="625546410">
          <w:marLeft w:val="640"/>
          <w:marRight w:val="0"/>
          <w:marTop w:val="0"/>
          <w:marBottom w:val="0"/>
          <w:divBdr>
            <w:top w:val="none" w:sz="0" w:space="0" w:color="auto"/>
            <w:left w:val="none" w:sz="0" w:space="0" w:color="auto"/>
            <w:bottom w:val="none" w:sz="0" w:space="0" w:color="auto"/>
            <w:right w:val="none" w:sz="0" w:space="0" w:color="auto"/>
          </w:divBdr>
        </w:div>
        <w:div w:id="635184993">
          <w:marLeft w:val="640"/>
          <w:marRight w:val="0"/>
          <w:marTop w:val="0"/>
          <w:marBottom w:val="0"/>
          <w:divBdr>
            <w:top w:val="none" w:sz="0" w:space="0" w:color="auto"/>
            <w:left w:val="none" w:sz="0" w:space="0" w:color="auto"/>
            <w:bottom w:val="none" w:sz="0" w:space="0" w:color="auto"/>
            <w:right w:val="none" w:sz="0" w:space="0" w:color="auto"/>
          </w:divBdr>
        </w:div>
        <w:div w:id="652032078">
          <w:marLeft w:val="640"/>
          <w:marRight w:val="0"/>
          <w:marTop w:val="0"/>
          <w:marBottom w:val="0"/>
          <w:divBdr>
            <w:top w:val="none" w:sz="0" w:space="0" w:color="auto"/>
            <w:left w:val="none" w:sz="0" w:space="0" w:color="auto"/>
            <w:bottom w:val="none" w:sz="0" w:space="0" w:color="auto"/>
            <w:right w:val="none" w:sz="0" w:space="0" w:color="auto"/>
          </w:divBdr>
        </w:div>
        <w:div w:id="672415798">
          <w:marLeft w:val="640"/>
          <w:marRight w:val="0"/>
          <w:marTop w:val="0"/>
          <w:marBottom w:val="0"/>
          <w:divBdr>
            <w:top w:val="none" w:sz="0" w:space="0" w:color="auto"/>
            <w:left w:val="none" w:sz="0" w:space="0" w:color="auto"/>
            <w:bottom w:val="none" w:sz="0" w:space="0" w:color="auto"/>
            <w:right w:val="none" w:sz="0" w:space="0" w:color="auto"/>
          </w:divBdr>
        </w:div>
        <w:div w:id="786777973">
          <w:marLeft w:val="640"/>
          <w:marRight w:val="0"/>
          <w:marTop w:val="0"/>
          <w:marBottom w:val="0"/>
          <w:divBdr>
            <w:top w:val="none" w:sz="0" w:space="0" w:color="auto"/>
            <w:left w:val="none" w:sz="0" w:space="0" w:color="auto"/>
            <w:bottom w:val="none" w:sz="0" w:space="0" w:color="auto"/>
            <w:right w:val="none" w:sz="0" w:space="0" w:color="auto"/>
          </w:divBdr>
        </w:div>
        <w:div w:id="851529754">
          <w:marLeft w:val="640"/>
          <w:marRight w:val="0"/>
          <w:marTop w:val="0"/>
          <w:marBottom w:val="0"/>
          <w:divBdr>
            <w:top w:val="none" w:sz="0" w:space="0" w:color="auto"/>
            <w:left w:val="none" w:sz="0" w:space="0" w:color="auto"/>
            <w:bottom w:val="none" w:sz="0" w:space="0" w:color="auto"/>
            <w:right w:val="none" w:sz="0" w:space="0" w:color="auto"/>
          </w:divBdr>
        </w:div>
        <w:div w:id="859011422">
          <w:marLeft w:val="640"/>
          <w:marRight w:val="0"/>
          <w:marTop w:val="0"/>
          <w:marBottom w:val="0"/>
          <w:divBdr>
            <w:top w:val="none" w:sz="0" w:space="0" w:color="auto"/>
            <w:left w:val="none" w:sz="0" w:space="0" w:color="auto"/>
            <w:bottom w:val="none" w:sz="0" w:space="0" w:color="auto"/>
            <w:right w:val="none" w:sz="0" w:space="0" w:color="auto"/>
          </w:divBdr>
        </w:div>
        <w:div w:id="862283404">
          <w:marLeft w:val="640"/>
          <w:marRight w:val="0"/>
          <w:marTop w:val="0"/>
          <w:marBottom w:val="0"/>
          <w:divBdr>
            <w:top w:val="none" w:sz="0" w:space="0" w:color="auto"/>
            <w:left w:val="none" w:sz="0" w:space="0" w:color="auto"/>
            <w:bottom w:val="none" w:sz="0" w:space="0" w:color="auto"/>
            <w:right w:val="none" w:sz="0" w:space="0" w:color="auto"/>
          </w:divBdr>
        </w:div>
        <w:div w:id="889343071">
          <w:marLeft w:val="640"/>
          <w:marRight w:val="0"/>
          <w:marTop w:val="0"/>
          <w:marBottom w:val="0"/>
          <w:divBdr>
            <w:top w:val="none" w:sz="0" w:space="0" w:color="auto"/>
            <w:left w:val="none" w:sz="0" w:space="0" w:color="auto"/>
            <w:bottom w:val="none" w:sz="0" w:space="0" w:color="auto"/>
            <w:right w:val="none" w:sz="0" w:space="0" w:color="auto"/>
          </w:divBdr>
        </w:div>
        <w:div w:id="941038022">
          <w:marLeft w:val="640"/>
          <w:marRight w:val="0"/>
          <w:marTop w:val="0"/>
          <w:marBottom w:val="0"/>
          <w:divBdr>
            <w:top w:val="none" w:sz="0" w:space="0" w:color="auto"/>
            <w:left w:val="none" w:sz="0" w:space="0" w:color="auto"/>
            <w:bottom w:val="none" w:sz="0" w:space="0" w:color="auto"/>
            <w:right w:val="none" w:sz="0" w:space="0" w:color="auto"/>
          </w:divBdr>
        </w:div>
        <w:div w:id="970208791">
          <w:marLeft w:val="640"/>
          <w:marRight w:val="0"/>
          <w:marTop w:val="0"/>
          <w:marBottom w:val="0"/>
          <w:divBdr>
            <w:top w:val="none" w:sz="0" w:space="0" w:color="auto"/>
            <w:left w:val="none" w:sz="0" w:space="0" w:color="auto"/>
            <w:bottom w:val="none" w:sz="0" w:space="0" w:color="auto"/>
            <w:right w:val="none" w:sz="0" w:space="0" w:color="auto"/>
          </w:divBdr>
        </w:div>
        <w:div w:id="997609685">
          <w:marLeft w:val="640"/>
          <w:marRight w:val="0"/>
          <w:marTop w:val="0"/>
          <w:marBottom w:val="0"/>
          <w:divBdr>
            <w:top w:val="none" w:sz="0" w:space="0" w:color="auto"/>
            <w:left w:val="none" w:sz="0" w:space="0" w:color="auto"/>
            <w:bottom w:val="none" w:sz="0" w:space="0" w:color="auto"/>
            <w:right w:val="none" w:sz="0" w:space="0" w:color="auto"/>
          </w:divBdr>
        </w:div>
        <w:div w:id="1042250711">
          <w:marLeft w:val="640"/>
          <w:marRight w:val="0"/>
          <w:marTop w:val="0"/>
          <w:marBottom w:val="0"/>
          <w:divBdr>
            <w:top w:val="none" w:sz="0" w:space="0" w:color="auto"/>
            <w:left w:val="none" w:sz="0" w:space="0" w:color="auto"/>
            <w:bottom w:val="none" w:sz="0" w:space="0" w:color="auto"/>
            <w:right w:val="none" w:sz="0" w:space="0" w:color="auto"/>
          </w:divBdr>
        </w:div>
        <w:div w:id="1097485850">
          <w:marLeft w:val="640"/>
          <w:marRight w:val="0"/>
          <w:marTop w:val="0"/>
          <w:marBottom w:val="0"/>
          <w:divBdr>
            <w:top w:val="none" w:sz="0" w:space="0" w:color="auto"/>
            <w:left w:val="none" w:sz="0" w:space="0" w:color="auto"/>
            <w:bottom w:val="none" w:sz="0" w:space="0" w:color="auto"/>
            <w:right w:val="none" w:sz="0" w:space="0" w:color="auto"/>
          </w:divBdr>
        </w:div>
        <w:div w:id="1126390646">
          <w:marLeft w:val="640"/>
          <w:marRight w:val="0"/>
          <w:marTop w:val="0"/>
          <w:marBottom w:val="0"/>
          <w:divBdr>
            <w:top w:val="none" w:sz="0" w:space="0" w:color="auto"/>
            <w:left w:val="none" w:sz="0" w:space="0" w:color="auto"/>
            <w:bottom w:val="none" w:sz="0" w:space="0" w:color="auto"/>
            <w:right w:val="none" w:sz="0" w:space="0" w:color="auto"/>
          </w:divBdr>
        </w:div>
        <w:div w:id="1193571737">
          <w:marLeft w:val="640"/>
          <w:marRight w:val="0"/>
          <w:marTop w:val="0"/>
          <w:marBottom w:val="0"/>
          <w:divBdr>
            <w:top w:val="none" w:sz="0" w:space="0" w:color="auto"/>
            <w:left w:val="none" w:sz="0" w:space="0" w:color="auto"/>
            <w:bottom w:val="none" w:sz="0" w:space="0" w:color="auto"/>
            <w:right w:val="none" w:sz="0" w:space="0" w:color="auto"/>
          </w:divBdr>
        </w:div>
        <w:div w:id="1255629690">
          <w:marLeft w:val="640"/>
          <w:marRight w:val="0"/>
          <w:marTop w:val="0"/>
          <w:marBottom w:val="0"/>
          <w:divBdr>
            <w:top w:val="none" w:sz="0" w:space="0" w:color="auto"/>
            <w:left w:val="none" w:sz="0" w:space="0" w:color="auto"/>
            <w:bottom w:val="none" w:sz="0" w:space="0" w:color="auto"/>
            <w:right w:val="none" w:sz="0" w:space="0" w:color="auto"/>
          </w:divBdr>
        </w:div>
        <w:div w:id="1317299356">
          <w:marLeft w:val="640"/>
          <w:marRight w:val="0"/>
          <w:marTop w:val="0"/>
          <w:marBottom w:val="0"/>
          <w:divBdr>
            <w:top w:val="none" w:sz="0" w:space="0" w:color="auto"/>
            <w:left w:val="none" w:sz="0" w:space="0" w:color="auto"/>
            <w:bottom w:val="none" w:sz="0" w:space="0" w:color="auto"/>
            <w:right w:val="none" w:sz="0" w:space="0" w:color="auto"/>
          </w:divBdr>
        </w:div>
        <w:div w:id="1339501871">
          <w:marLeft w:val="640"/>
          <w:marRight w:val="0"/>
          <w:marTop w:val="0"/>
          <w:marBottom w:val="0"/>
          <w:divBdr>
            <w:top w:val="none" w:sz="0" w:space="0" w:color="auto"/>
            <w:left w:val="none" w:sz="0" w:space="0" w:color="auto"/>
            <w:bottom w:val="none" w:sz="0" w:space="0" w:color="auto"/>
            <w:right w:val="none" w:sz="0" w:space="0" w:color="auto"/>
          </w:divBdr>
        </w:div>
        <w:div w:id="1467163670">
          <w:marLeft w:val="640"/>
          <w:marRight w:val="0"/>
          <w:marTop w:val="0"/>
          <w:marBottom w:val="0"/>
          <w:divBdr>
            <w:top w:val="none" w:sz="0" w:space="0" w:color="auto"/>
            <w:left w:val="none" w:sz="0" w:space="0" w:color="auto"/>
            <w:bottom w:val="none" w:sz="0" w:space="0" w:color="auto"/>
            <w:right w:val="none" w:sz="0" w:space="0" w:color="auto"/>
          </w:divBdr>
        </w:div>
        <w:div w:id="1501652430">
          <w:marLeft w:val="640"/>
          <w:marRight w:val="0"/>
          <w:marTop w:val="0"/>
          <w:marBottom w:val="0"/>
          <w:divBdr>
            <w:top w:val="none" w:sz="0" w:space="0" w:color="auto"/>
            <w:left w:val="none" w:sz="0" w:space="0" w:color="auto"/>
            <w:bottom w:val="none" w:sz="0" w:space="0" w:color="auto"/>
            <w:right w:val="none" w:sz="0" w:space="0" w:color="auto"/>
          </w:divBdr>
        </w:div>
        <w:div w:id="1513572505">
          <w:marLeft w:val="640"/>
          <w:marRight w:val="0"/>
          <w:marTop w:val="0"/>
          <w:marBottom w:val="0"/>
          <w:divBdr>
            <w:top w:val="none" w:sz="0" w:space="0" w:color="auto"/>
            <w:left w:val="none" w:sz="0" w:space="0" w:color="auto"/>
            <w:bottom w:val="none" w:sz="0" w:space="0" w:color="auto"/>
            <w:right w:val="none" w:sz="0" w:space="0" w:color="auto"/>
          </w:divBdr>
        </w:div>
        <w:div w:id="1598440727">
          <w:marLeft w:val="640"/>
          <w:marRight w:val="0"/>
          <w:marTop w:val="0"/>
          <w:marBottom w:val="0"/>
          <w:divBdr>
            <w:top w:val="none" w:sz="0" w:space="0" w:color="auto"/>
            <w:left w:val="none" w:sz="0" w:space="0" w:color="auto"/>
            <w:bottom w:val="none" w:sz="0" w:space="0" w:color="auto"/>
            <w:right w:val="none" w:sz="0" w:space="0" w:color="auto"/>
          </w:divBdr>
        </w:div>
        <w:div w:id="1600796048">
          <w:marLeft w:val="640"/>
          <w:marRight w:val="0"/>
          <w:marTop w:val="0"/>
          <w:marBottom w:val="0"/>
          <w:divBdr>
            <w:top w:val="none" w:sz="0" w:space="0" w:color="auto"/>
            <w:left w:val="none" w:sz="0" w:space="0" w:color="auto"/>
            <w:bottom w:val="none" w:sz="0" w:space="0" w:color="auto"/>
            <w:right w:val="none" w:sz="0" w:space="0" w:color="auto"/>
          </w:divBdr>
        </w:div>
        <w:div w:id="1636368540">
          <w:marLeft w:val="640"/>
          <w:marRight w:val="0"/>
          <w:marTop w:val="0"/>
          <w:marBottom w:val="0"/>
          <w:divBdr>
            <w:top w:val="none" w:sz="0" w:space="0" w:color="auto"/>
            <w:left w:val="none" w:sz="0" w:space="0" w:color="auto"/>
            <w:bottom w:val="none" w:sz="0" w:space="0" w:color="auto"/>
            <w:right w:val="none" w:sz="0" w:space="0" w:color="auto"/>
          </w:divBdr>
        </w:div>
        <w:div w:id="1649749564">
          <w:marLeft w:val="640"/>
          <w:marRight w:val="0"/>
          <w:marTop w:val="0"/>
          <w:marBottom w:val="0"/>
          <w:divBdr>
            <w:top w:val="none" w:sz="0" w:space="0" w:color="auto"/>
            <w:left w:val="none" w:sz="0" w:space="0" w:color="auto"/>
            <w:bottom w:val="none" w:sz="0" w:space="0" w:color="auto"/>
            <w:right w:val="none" w:sz="0" w:space="0" w:color="auto"/>
          </w:divBdr>
        </w:div>
        <w:div w:id="1654217737">
          <w:marLeft w:val="640"/>
          <w:marRight w:val="0"/>
          <w:marTop w:val="0"/>
          <w:marBottom w:val="0"/>
          <w:divBdr>
            <w:top w:val="none" w:sz="0" w:space="0" w:color="auto"/>
            <w:left w:val="none" w:sz="0" w:space="0" w:color="auto"/>
            <w:bottom w:val="none" w:sz="0" w:space="0" w:color="auto"/>
            <w:right w:val="none" w:sz="0" w:space="0" w:color="auto"/>
          </w:divBdr>
        </w:div>
        <w:div w:id="1692219565">
          <w:marLeft w:val="640"/>
          <w:marRight w:val="0"/>
          <w:marTop w:val="0"/>
          <w:marBottom w:val="0"/>
          <w:divBdr>
            <w:top w:val="none" w:sz="0" w:space="0" w:color="auto"/>
            <w:left w:val="none" w:sz="0" w:space="0" w:color="auto"/>
            <w:bottom w:val="none" w:sz="0" w:space="0" w:color="auto"/>
            <w:right w:val="none" w:sz="0" w:space="0" w:color="auto"/>
          </w:divBdr>
        </w:div>
        <w:div w:id="1704597487">
          <w:marLeft w:val="640"/>
          <w:marRight w:val="0"/>
          <w:marTop w:val="0"/>
          <w:marBottom w:val="0"/>
          <w:divBdr>
            <w:top w:val="none" w:sz="0" w:space="0" w:color="auto"/>
            <w:left w:val="none" w:sz="0" w:space="0" w:color="auto"/>
            <w:bottom w:val="none" w:sz="0" w:space="0" w:color="auto"/>
            <w:right w:val="none" w:sz="0" w:space="0" w:color="auto"/>
          </w:divBdr>
        </w:div>
        <w:div w:id="1736777976">
          <w:marLeft w:val="640"/>
          <w:marRight w:val="0"/>
          <w:marTop w:val="0"/>
          <w:marBottom w:val="0"/>
          <w:divBdr>
            <w:top w:val="none" w:sz="0" w:space="0" w:color="auto"/>
            <w:left w:val="none" w:sz="0" w:space="0" w:color="auto"/>
            <w:bottom w:val="none" w:sz="0" w:space="0" w:color="auto"/>
            <w:right w:val="none" w:sz="0" w:space="0" w:color="auto"/>
          </w:divBdr>
        </w:div>
        <w:div w:id="1743486422">
          <w:marLeft w:val="640"/>
          <w:marRight w:val="0"/>
          <w:marTop w:val="0"/>
          <w:marBottom w:val="0"/>
          <w:divBdr>
            <w:top w:val="none" w:sz="0" w:space="0" w:color="auto"/>
            <w:left w:val="none" w:sz="0" w:space="0" w:color="auto"/>
            <w:bottom w:val="none" w:sz="0" w:space="0" w:color="auto"/>
            <w:right w:val="none" w:sz="0" w:space="0" w:color="auto"/>
          </w:divBdr>
        </w:div>
        <w:div w:id="1759207671">
          <w:marLeft w:val="640"/>
          <w:marRight w:val="0"/>
          <w:marTop w:val="0"/>
          <w:marBottom w:val="0"/>
          <w:divBdr>
            <w:top w:val="none" w:sz="0" w:space="0" w:color="auto"/>
            <w:left w:val="none" w:sz="0" w:space="0" w:color="auto"/>
            <w:bottom w:val="none" w:sz="0" w:space="0" w:color="auto"/>
            <w:right w:val="none" w:sz="0" w:space="0" w:color="auto"/>
          </w:divBdr>
        </w:div>
        <w:div w:id="1951400780">
          <w:marLeft w:val="640"/>
          <w:marRight w:val="0"/>
          <w:marTop w:val="0"/>
          <w:marBottom w:val="0"/>
          <w:divBdr>
            <w:top w:val="none" w:sz="0" w:space="0" w:color="auto"/>
            <w:left w:val="none" w:sz="0" w:space="0" w:color="auto"/>
            <w:bottom w:val="none" w:sz="0" w:space="0" w:color="auto"/>
            <w:right w:val="none" w:sz="0" w:space="0" w:color="auto"/>
          </w:divBdr>
        </w:div>
        <w:div w:id="1984384250">
          <w:marLeft w:val="640"/>
          <w:marRight w:val="0"/>
          <w:marTop w:val="0"/>
          <w:marBottom w:val="0"/>
          <w:divBdr>
            <w:top w:val="none" w:sz="0" w:space="0" w:color="auto"/>
            <w:left w:val="none" w:sz="0" w:space="0" w:color="auto"/>
            <w:bottom w:val="none" w:sz="0" w:space="0" w:color="auto"/>
            <w:right w:val="none" w:sz="0" w:space="0" w:color="auto"/>
          </w:divBdr>
        </w:div>
        <w:div w:id="1994916914">
          <w:marLeft w:val="640"/>
          <w:marRight w:val="0"/>
          <w:marTop w:val="0"/>
          <w:marBottom w:val="0"/>
          <w:divBdr>
            <w:top w:val="none" w:sz="0" w:space="0" w:color="auto"/>
            <w:left w:val="none" w:sz="0" w:space="0" w:color="auto"/>
            <w:bottom w:val="none" w:sz="0" w:space="0" w:color="auto"/>
            <w:right w:val="none" w:sz="0" w:space="0" w:color="auto"/>
          </w:divBdr>
        </w:div>
        <w:div w:id="2036954080">
          <w:marLeft w:val="640"/>
          <w:marRight w:val="0"/>
          <w:marTop w:val="0"/>
          <w:marBottom w:val="0"/>
          <w:divBdr>
            <w:top w:val="none" w:sz="0" w:space="0" w:color="auto"/>
            <w:left w:val="none" w:sz="0" w:space="0" w:color="auto"/>
            <w:bottom w:val="none" w:sz="0" w:space="0" w:color="auto"/>
            <w:right w:val="none" w:sz="0" w:space="0" w:color="auto"/>
          </w:divBdr>
        </w:div>
        <w:div w:id="2093889885">
          <w:marLeft w:val="640"/>
          <w:marRight w:val="0"/>
          <w:marTop w:val="0"/>
          <w:marBottom w:val="0"/>
          <w:divBdr>
            <w:top w:val="none" w:sz="0" w:space="0" w:color="auto"/>
            <w:left w:val="none" w:sz="0" w:space="0" w:color="auto"/>
            <w:bottom w:val="none" w:sz="0" w:space="0" w:color="auto"/>
            <w:right w:val="none" w:sz="0" w:space="0" w:color="auto"/>
          </w:divBdr>
        </w:div>
        <w:div w:id="2114863186">
          <w:marLeft w:val="640"/>
          <w:marRight w:val="0"/>
          <w:marTop w:val="0"/>
          <w:marBottom w:val="0"/>
          <w:divBdr>
            <w:top w:val="none" w:sz="0" w:space="0" w:color="auto"/>
            <w:left w:val="none" w:sz="0" w:space="0" w:color="auto"/>
            <w:bottom w:val="none" w:sz="0" w:space="0" w:color="auto"/>
            <w:right w:val="none" w:sz="0" w:space="0" w:color="auto"/>
          </w:divBdr>
        </w:div>
      </w:divsChild>
    </w:div>
    <w:div w:id="465587733">
      <w:bodyDiv w:val="1"/>
      <w:marLeft w:val="0"/>
      <w:marRight w:val="0"/>
      <w:marTop w:val="0"/>
      <w:marBottom w:val="0"/>
      <w:divBdr>
        <w:top w:val="none" w:sz="0" w:space="0" w:color="auto"/>
        <w:left w:val="none" w:sz="0" w:space="0" w:color="auto"/>
        <w:bottom w:val="none" w:sz="0" w:space="0" w:color="auto"/>
        <w:right w:val="none" w:sz="0" w:space="0" w:color="auto"/>
      </w:divBdr>
    </w:div>
    <w:div w:id="468061607">
      <w:bodyDiv w:val="1"/>
      <w:marLeft w:val="0"/>
      <w:marRight w:val="0"/>
      <w:marTop w:val="0"/>
      <w:marBottom w:val="0"/>
      <w:divBdr>
        <w:top w:val="none" w:sz="0" w:space="0" w:color="auto"/>
        <w:left w:val="none" w:sz="0" w:space="0" w:color="auto"/>
        <w:bottom w:val="none" w:sz="0" w:space="0" w:color="auto"/>
        <w:right w:val="none" w:sz="0" w:space="0" w:color="auto"/>
      </w:divBdr>
    </w:div>
    <w:div w:id="470832677">
      <w:bodyDiv w:val="1"/>
      <w:marLeft w:val="0"/>
      <w:marRight w:val="0"/>
      <w:marTop w:val="0"/>
      <w:marBottom w:val="0"/>
      <w:divBdr>
        <w:top w:val="none" w:sz="0" w:space="0" w:color="auto"/>
        <w:left w:val="none" w:sz="0" w:space="0" w:color="auto"/>
        <w:bottom w:val="none" w:sz="0" w:space="0" w:color="auto"/>
        <w:right w:val="none" w:sz="0" w:space="0" w:color="auto"/>
      </w:divBdr>
      <w:divsChild>
        <w:div w:id="9722414">
          <w:marLeft w:val="480"/>
          <w:marRight w:val="0"/>
          <w:marTop w:val="0"/>
          <w:marBottom w:val="0"/>
          <w:divBdr>
            <w:top w:val="none" w:sz="0" w:space="0" w:color="auto"/>
            <w:left w:val="none" w:sz="0" w:space="0" w:color="auto"/>
            <w:bottom w:val="none" w:sz="0" w:space="0" w:color="auto"/>
            <w:right w:val="none" w:sz="0" w:space="0" w:color="auto"/>
          </w:divBdr>
        </w:div>
        <w:div w:id="17463554">
          <w:marLeft w:val="480"/>
          <w:marRight w:val="0"/>
          <w:marTop w:val="0"/>
          <w:marBottom w:val="0"/>
          <w:divBdr>
            <w:top w:val="none" w:sz="0" w:space="0" w:color="auto"/>
            <w:left w:val="none" w:sz="0" w:space="0" w:color="auto"/>
            <w:bottom w:val="none" w:sz="0" w:space="0" w:color="auto"/>
            <w:right w:val="none" w:sz="0" w:space="0" w:color="auto"/>
          </w:divBdr>
        </w:div>
        <w:div w:id="37364187">
          <w:marLeft w:val="480"/>
          <w:marRight w:val="0"/>
          <w:marTop w:val="0"/>
          <w:marBottom w:val="0"/>
          <w:divBdr>
            <w:top w:val="none" w:sz="0" w:space="0" w:color="auto"/>
            <w:left w:val="none" w:sz="0" w:space="0" w:color="auto"/>
            <w:bottom w:val="none" w:sz="0" w:space="0" w:color="auto"/>
            <w:right w:val="none" w:sz="0" w:space="0" w:color="auto"/>
          </w:divBdr>
        </w:div>
        <w:div w:id="38404411">
          <w:marLeft w:val="480"/>
          <w:marRight w:val="0"/>
          <w:marTop w:val="0"/>
          <w:marBottom w:val="0"/>
          <w:divBdr>
            <w:top w:val="none" w:sz="0" w:space="0" w:color="auto"/>
            <w:left w:val="none" w:sz="0" w:space="0" w:color="auto"/>
            <w:bottom w:val="none" w:sz="0" w:space="0" w:color="auto"/>
            <w:right w:val="none" w:sz="0" w:space="0" w:color="auto"/>
          </w:divBdr>
        </w:div>
        <w:div w:id="42290746">
          <w:marLeft w:val="480"/>
          <w:marRight w:val="0"/>
          <w:marTop w:val="0"/>
          <w:marBottom w:val="0"/>
          <w:divBdr>
            <w:top w:val="none" w:sz="0" w:space="0" w:color="auto"/>
            <w:left w:val="none" w:sz="0" w:space="0" w:color="auto"/>
            <w:bottom w:val="none" w:sz="0" w:space="0" w:color="auto"/>
            <w:right w:val="none" w:sz="0" w:space="0" w:color="auto"/>
          </w:divBdr>
        </w:div>
        <w:div w:id="152188709">
          <w:marLeft w:val="480"/>
          <w:marRight w:val="0"/>
          <w:marTop w:val="0"/>
          <w:marBottom w:val="0"/>
          <w:divBdr>
            <w:top w:val="none" w:sz="0" w:space="0" w:color="auto"/>
            <w:left w:val="none" w:sz="0" w:space="0" w:color="auto"/>
            <w:bottom w:val="none" w:sz="0" w:space="0" w:color="auto"/>
            <w:right w:val="none" w:sz="0" w:space="0" w:color="auto"/>
          </w:divBdr>
        </w:div>
        <w:div w:id="187526742">
          <w:marLeft w:val="480"/>
          <w:marRight w:val="0"/>
          <w:marTop w:val="0"/>
          <w:marBottom w:val="0"/>
          <w:divBdr>
            <w:top w:val="none" w:sz="0" w:space="0" w:color="auto"/>
            <w:left w:val="none" w:sz="0" w:space="0" w:color="auto"/>
            <w:bottom w:val="none" w:sz="0" w:space="0" w:color="auto"/>
            <w:right w:val="none" w:sz="0" w:space="0" w:color="auto"/>
          </w:divBdr>
        </w:div>
        <w:div w:id="337076893">
          <w:marLeft w:val="480"/>
          <w:marRight w:val="0"/>
          <w:marTop w:val="0"/>
          <w:marBottom w:val="0"/>
          <w:divBdr>
            <w:top w:val="none" w:sz="0" w:space="0" w:color="auto"/>
            <w:left w:val="none" w:sz="0" w:space="0" w:color="auto"/>
            <w:bottom w:val="none" w:sz="0" w:space="0" w:color="auto"/>
            <w:right w:val="none" w:sz="0" w:space="0" w:color="auto"/>
          </w:divBdr>
        </w:div>
        <w:div w:id="365564549">
          <w:marLeft w:val="480"/>
          <w:marRight w:val="0"/>
          <w:marTop w:val="0"/>
          <w:marBottom w:val="0"/>
          <w:divBdr>
            <w:top w:val="none" w:sz="0" w:space="0" w:color="auto"/>
            <w:left w:val="none" w:sz="0" w:space="0" w:color="auto"/>
            <w:bottom w:val="none" w:sz="0" w:space="0" w:color="auto"/>
            <w:right w:val="none" w:sz="0" w:space="0" w:color="auto"/>
          </w:divBdr>
        </w:div>
        <w:div w:id="391925257">
          <w:marLeft w:val="480"/>
          <w:marRight w:val="0"/>
          <w:marTop w:val="0"/>
          <w:marBottom w:val="0"/>
          <w:divBdr>
            <w:top w:val="none" w:sz="0" w:space="0" w:color="auto"/>
            <w:left w:val="none" w:sz="0" w:space="0" w:color="auto"/>
            <w:bottom w:val="none" w:sz="0" w:space="0" w:color="auto"/>
            <w:right w:val="none" w:sz="0" w:space="0" w:color="auto"/>
          </w:divBdr>
        </w:div>
        <w:div w:id="397748913">
          <w:marLeft w:val="480"/>
          <w:marRight w:val="0"/>
          <w:marTop w:val="0"/>
          <w:marBottom w:val="0"/>
          <w:divBdr>
            <w:top w:val="none" w:sz="0" w:space="0" w:color="auto"/>
            <w:left w:val="none" w:sz="0" w:space="0" w:color="auto"/>
            <w:bottom w:val="none" w:sz="0" w:space="0" w:color="auto"/>
            <w:right w:val="none" w:sz="0" w:space="0" w:color="auto"/>
          </w:divBdr>
        </w:div>
        <w:div w:id="473720064">
          <w:marLeft w:val="480"/>
          <w:marRight w:val="0"/>
          <w:marTop w:val="0"/>
          <w:marBottom w:val="0"/>
          <w:divBdr>
            <w:top w:val="none" w:sz="0" w:space="0" w:color="auto"/>
            <w:left w:val="none" w:sz="0" w:space="0" w:color="auto"/>
            <w:bottom w:val="none" w:sz="0" w:space="0" w:color="auto"/>
            <w:right w:val="none" w:sz="0" w:space="0" w:color="auto"/>
          </w:divBdr>
        </w:div>
        <w:div w:id="526019583">
          <w:marLeft w:val="480"/>
          <w:marRight w:val="0"/>
          <w:marTop w:val="0"/>
          <w:marBottom w:val="0"/>
          <w:divBdr>
            <w:top w:val="none" w:sz="0" w:space="0" w:color="auto"/>
            <w:left w:val="none" w:sz="0" w:space="0" w:color="auto"/>
            <w:bottom w:val="none" w:sz="0" w:space="0" w:color="auto"/>
            <w:right w:val="none" w:sz="0" w:space="0" w:color="auto"/>
          </w:divBdr>
        </w:div>
        <w:div w:id="599919087">
          <w:marLeft w:val="480"/>
          <w:marRight w:val="0"/>
          <w:marTop w:val="0"/>
          <w:marBottom w:val="0"/>
          <w:divBdr>
            <w:top w:val="none" w:sz="0" w:space="0" w:color="auto"/>
            <w:left w:val="none" w:sz="0" w:space="0" w:color="auto"/>
            <w:bottom w:val="none" w:sz="0" w:space="0" w:color="auto"/>
            <w:right w:val="none" w:sz="0" w:space="0" w:color="auto"/>
          </w:divBdr>
        </w:div>
        <w:div w:id="627778573">
          <w:marLeft w:val="480"/>
          <w:marRight w:val="0"/>
          <w:marTop w:val="0"/>
          <w:marBottom w:val="0"/>
          <w:divBdr>
            <w:top w:val="none" w:sz="0" w:space="0" w:color="auto"/>
            <w:left w:val="none" w:sz="0" w:space="0" w:color="auto"/>
            <w:bottom w:val="none" w:sz="0" w:space="0" w:color="auto"/>
            <w:right w:val="none" w:sz="0" w:space="0" w:color="auto"/>
          </w:divBdr>
        </w:div>
        <w:div w:id="655647096">
          <w:marLeft w:val="480"/>
          <w:marRight w:val="0"/>
          <w:marTop w:val="0"/>
          <w:marBottom w:val="0"/>
          <w:divBdr>
            <w:top w:val="none" w:sz="0" w:space="0" w:color="auto"/>
            <w:left w:val="none" w:sz="0" w:space="0" w:color="auto"/>
            <w:bottom w:val="none" w:sz="0" w:space="0" w:color="auto"/>
            <w:right w:val="none" w:sz="0" w:space="0" w:color="auto"/>
          </w:divBdr>
        </w:div>
        <w:div w:id="684986398">
          <w:marLeft w:val="480"/>
          <w:marRight w:val="0"/>
          <w:marTop w:val="0"/>
          <w:marBottom w:val="0"/>
          <w:divBdr>
            <w:top w:val="none" w:sz="0" w:space="0" w:color="auto"/>
            <w:left w:val="none" w:sz="0" w:space="0" w:color="auto"/>
            <w:bottom w:val="none" w:sz="0" w:space="0" w:color="auto"/>
            <w:right w:val="none" w:sz="0" w:space="0" w:color="auto"/>
          </w:divBdr>
        </w:div>
        <w:div w:id="691223958">
          <w:marLeft w:val="480"/>
          <w:marRight w:val="0"/>
          <w:marTop w:val="0"/>
          <w:marBottom w:val="0"/>
          <w:divBdr>
            <w:top w:val="none" w:sz="0" w:space="0" w:color="auto"/>
            <w:left w:val="none" w:sz="0" w:space="0" w:color="auto"/>
            <w:bottom w:val="none" w:sz="0" w:space="0" w:color="auto"/>
            <w:right w:val="none" w:sz="0" w:space="0" w:color="auto"/>
          </w:divBdr>
        </w:div>
        <w:div w:id="705064592">
          <w:marLeft w:val="480"/>
          <w:marRight w:val="0"/>
          <w:marTop w:val="0"/>
          <w:marBottom w:val="0"/>
          <w:divBdr>
            <w:top w:val="none" w:sz="0" w:space="0" w:color="auto"/>
            <w:left w:val="none" w:sz="0" w:space="0" w:color="auto"/>
            <w:bottom w:val="none" w:sz="0" w:space="0" w:color="auto"/>
            <w:right w:val="none" w:sz="0" w:space="0" w:color="auto"/>
          </w:divBdr>
        </w:div>
        <w:div w:id="711348019">
          <w:marLeft w:val="480"/>
          <w:marRight w:val="0"/>
          <w:marTop w:val="0"/>
          <w:marBottom w:val="0"/>
          <w:divBdr>
            <w:top w:val="none" w:sz="0" w:space="0" w:color="auto"/>
            <w:left w:val="none" w:sz="0" w:space="0" w:color="auto"/>
            <w:bottom w:val="none" w:sz="0" w:space="0" w:color="auto"/>
            <w:right w:val="none" w:sz="0" w:space="0" w:color="auto"/>
          </w:divBdr>
        </w:div>
        <w:div w:id="717364021">
          <w:marLeft w:val="480"/>
          <w:marRight w:val="0"/>
          <w:marTop w:val="0"/>
          <w:marBottom w:val="0"/>
          <w:divBdr>
            <w:top w:val="none" w:sz="0" w:space="0" w:color="auto"/>
            <w:left w:val="none" w:sz="0" w:space="0" w:color="auto"/>
            <w:bottom w:val="none" w:sz="0" w:space="0" w:color="auto"/>
            <w:right w:val="none" w:sz="0" w:space="0" w:color="auto"/>
          </w:divBdr>
        </w:div>
        <w:div w:id="733357787">
          <w:marLeft w:val="480"/>
          <w:marRight w:val="0"/>
          <w:marTop w:val="0"/>
          <w:marBottom w:val="0"/>
          <w:divBdr>
            <w:top w:val="none" w:sz="0" w:space="0" w:color="auto"/>
            <w:left w:val="none" w:sz="0" w:space="0" w:color="auto"/>
            <w:bottom w:val="none" w:sz="0" w:space="0" w:color="auto"/>
            <w:right w:val="none" w:sz="0" w:space="0" w:color="auto"/>
          </w:divBdr>
        </w:div>
        <w:div w:id="912857468">
          <w:marLeft w:val="480"/>
          <w:marRight w:val="0"/>
          <w:marTop w:val="0"/>
          <w:marBottom w:val="0"/>
          <w:divBdr>
            <w:top w:val="none" w:sz="0" w:space="0" w:color="auto"/>
            <w:left w:val="none" w:sz="0" w:space="0" w:color="auto"/>
            <w:bottom w:val="none" w:sz="0" w:space="0" w:color="auto"/>
            <w:right w:val="none" w:sz="0" w:space="0" w:color="auto"/>
          </w:divBdr>
        </w:div>
        <w:div w:id="1032534172">
          <w:marLeft w:val="480"/>
          <w:marRight w:val="0"/>
          <w:marTop w:val="0"/>
          <w:marBottom w:val="0"/>
          <w:divBdr>
            <w:top w:val="none" w:sz="0" w:space="0" w:color="auto"/>
            <w:left w:val="none" w:sz="0" w:space="0" w:color="auto"/>
            <w:bottom w:val="none" w:sz="0" w:space="0" w:color="auto"/>
            <w:right w:val="none" w:sz="0" w:space="0" w:color="auto"/>
          </w:divBdr>
        </w:div>
        <w:div w:id="1162703076">
          <w:marLeft w:val="480"/>
          <w:marRight w:val="0"/>
          <w:marTop w:val="0"/>
          <w:marBottom w:val="0"/>
          <w:divBdr>
            <w:top w:val="none" w:sz="0" w:space="0" w:color="auto"/>
            <w:left w:val="none" w:sz="0" w:space="0" w:color="auto"/>
            <w:bottom w:val="none" w:sz="0" w:space="0" w:color="auto"/>
            <w:right w:val="none" w:sz="0" w:space="0" w:color="auto"/>
          </w:divBdr>
        </w:div>
        <w:div w:id="1179466054">
          <w:marLeft w:val="480"/>
          <w:marRight w:val="0"/>
          <w:marTop w:val="0"/>
          <w:marBottom w:val="0"/>
          <w:divBdr>
            <w:top w:val="none" w:sz="0" w:space="0" w:color="auto"/>
            <w:left w:val="none" w:sz="0" w:space="0" w:color="auto"/>
            <w:bottom w:val="none" w:sz="0" w:space="0" w:color="auto"/>
            <w:right w:val="none" w:sz="0" w:space="0" w:color="auto"/>
          </w:divBdr>
        </w:div>
        <w:div w:id="1216356541">
          <w:marLeft w:val="480"/>
          <w:marRight w:val="0"/>
          <w:marTop w:val="0"/>
          <w:marBottom w:val="0"/>
          <w:divBdr>
            <w:top w:val="none" w:sz="0" w:space="0" w:color="auto"/>
            <w:left w:val="none" w:sz="0" w:space="0" w:color="auto"/>
            <w:bottom w:val="none" w:sz="0" w:space="0" w:color="auto"/>
            <w:right w:val="none" w:sz="0" w:space="0" w:color="auto"/>
          </w:divBdr>
        </w:div>
        <w:div w:id="1227450528">
          <w:marLeft w:val="480"/>
          <w:marRight w:val="0"/>
          <w:marTop w:val="0"/>
          <w:marBottom w:val="0"/>
          <w:divBdr>
            <w:top w:val="none" w:sz="0" w:space="0" w:color="auto"/>
            <w:left w:val="none" w:sz="0" w:space="0" w:color="auto"/>
            <w:bottom w:val="none" w:sz="0" w:space="0" w:color="auto"/>
            <w:right w:val="none" w:sz="0" w:space="0" w:color="auto"/>
          </w:divBdr>
        </w:div>
        <w:div w:id="1237015081">
          <w:marLeft w:val="480"/>
          <w:marRight w:val="0"/>
          <w:marTop w:val="0"/>
          <w:marBottom w:val="0"/>
          <w:divBdr>
            <w:top w:val="none" w:sz="0" w:space="0" w:color="auto"/>
            <w:left w:val="none" w:sz="0" w:space="0" w:color="auto"/>
            <w:bottom w:val="none" w:sz="0" w:space="0" w:color="auto"/>
            <w:right w:val="none" w:sz="0" w:space="0" w:color="auto"/>
          </w:divBdr>
        </w:div>
        <w:div w:id="1256013667">
          <w:marLeft w:val="480"/>
          <w:marRight w:val="0"/>
          <w:marTop w:val="0"/>
          <w:marBottom w:val="0"/>
          <w:divBdr>
            <w:top w:val="none" w:sz="0" w:space="0" w:color="auto"/>
            <w:left w:val="none" w:sz="0" w:space="0" w:color="auto"/>
            <w:bottom w:val="none" w:sz="0" w:space="0" w:color="auto"/>
            <w:right w:val="none" w:sz="0" w:space="0" w:color="auto"/>
          </w:divBdr>
        </w:div>
        <w:div w:id="1272082445">
          <w:marLeft w:val="480"/>
          <w:marRight w:val="0"/>
          <w:marTop w:val="0"/>
          <w:marBottom w:val="0"/>
          <w:divBdr>
            <w:top w:val="none" w:sz="0" w:space="0" w:color="auto"/>
            <w:left w:val="none" w:sz="0" w:space="0" w:color="auto"/>
            <w:bottom w:val="none" w:sz="0" w:space="0" w:color="auto"/>
            <w:right w:val="none" w:sz="0" w:space="0" w:color="auto"/>
          </w:divBdr>
        </w:div>
        <w:div w:id="1326933360">
          <w:marLeft w:val="480"/>
          <w:marRight w:val="0"/>
          <w:marTop w:val="0"/>
          <w:marBottom w:val="0"/>
          <w:divBdr>
            <w:top w:val="none" w:sz="0" w:space="0" w:color="auto"/>
            <w:left w:val="none" w:sz="0" w:space="0" w:color="auto"/>
            <w:bottom w:val="none" w:sz="0" w:space="0" w:color="auto"/>
            <w:right w:val="none" w:sz="0" w:space="0" w:color="auto"/>
          </w:divBdr>
        </w:div>
        <w:div w:id="1362246581">
          <w:marLeft w:val="480"/>
          <w:marRight w:val="0"/>
          <w:marTop w:val="0"/>
          <w:marBottom w:val="0"/>
          <w:divBdr>
            <w:top w:val="none" w:sz="0" w:space="0" w:color="auto"/>
            <w:left w:val="none" w:sz="0" w:space="0" w:color="auto"/>
            <w:bottom w:val="none" w:sz="0" w:space="0" w:color="auto"/>
            <w:right w:val="none" w:sz="0" w:space="0" w:color="auto"/>
          </w:divBdr>
        </w:div>
        <w:div w:id="1410423838">
          <w:marLeft w:val="480"/>
          <w:marRight w:val="0"/>
          <w:marTop w:val="0"/>
          <w:marBottom w:val="0"/>
          <w:divBdr>
            <w:top w:val="none" w:sz="0" w:space="0" w:color="auto"/>
            <w:left w:val="none" w:sz="0" w:space="0" w:color="auto"/>
            <w:bottom w:val="none" w:sz="0" w:space="0" w:color="auto"/>
            <w:right w:val="none" w:sz="0" w:space="0" w:color="auto"/>
          </w:divBdr>
        </w:div>
        <w:div w:id="1552302804">
          <w:marLeft w:val="480"/>
          <w:marRight w:val="0"/>
          <w:marTop w:val="0"/>
          <w:marBottom w:val="0"/>
          <w:divBdr>
            <w:top w:val="none" w:sz="0" w:space="0" w:color="auto"/>
            <w:left w:val="none" w:sz="0" w:space="0" w:color="auto"/>
            <w:bottom w:val="none" w:sz="0" w:space="0" w:color="auto"/>
            <w:right w:val="none" w:sz="0" w:space="0" w:color="auto"/>
          </w:divBdr>
        </w:div>
        <w:div w:id="1590508031">
          <w:marLeft w:val="480"/>
          <w:marRight w:val="0"/>
          <w:marTop w:val="0"/>
          <w:marBottom w:val="0"/>
          <w:divBdr>
            <w:top w:val="none" w:sz="0" w:space="0" w:color="auto"/>
            <w:left w:val="none" w:sz="0" w:space="0" w:color="auto"/>
            <w:bottom w:val="none" w:sz="0" w:space="0" w:color="auto"/>
            <w:right w:val="none" w:sz="0" w:space="0" w:color="auto"/>
          </w:divBdr>
        </w:div>
        <w:div w:id="1631521205">
          <w:marLeft w:val="480"/>
          <w:marRight w:val="0"/>
          <w:marTop w:val="0"/>
          <w:marBottom w:val="0"/>
          <w:divBdr>
            <w:top w:val="none" w:sz="0" w:space="0" w:color="auto"/>
            <w:left w:val="none" w:sz="0" w:space="0" w:color="auto"/>
            <w:bottom w:val="none" w:sz="0" w:space="0" w:color="auto"/>
            <w:right w:val="none" w:sz="0" w:space="0" w:color="auto"/>
          </w:divBdr>
        </w:div>
        <w:div w:id="1641497973">
          <w:marLeft w:val="480"/>
          <w:marRight w:val="0"/>
          <w:marTop w:val="0"/>
          <w:marBottom w:val="0"/>
          <w:divBdr>
            <w:top w:val="none" w:sz="0" w:space="0" w:color="auto"/>
            <w:left w:val="none" w:sz="0" w:space="0" w:color="auto"/>
            <w:bottom w:val="none" w:sz="0" w:space="0" w:color="auto"/>
            <w:right w:val="none" w:sz="0" w:space="0" w:color="auto"/>
          </w:divBdr>
        </w:div>
        <w:div w:id="1678999201">
          <w:marLeft w:val="480"/>
          <w:marRight w:val="0"/>
          <w:marTop w:val="0"/>
          <w:marBottom w:val="0"/>
          <w:divBdr>
            <w:top w:val="none" w:sz="0" w:space="0" w:color="auto"/>
            <w:left w:val="none" w:sz="0" w:space="0" w:color="auto"/>
            <w:bottom w:val="none" w:sz="0" w:space="0" w:color="auto"/>
            <w:right w:val="none" w:sz="0" w:space="0" w:color="auto"/>
          </w:divBdr>
        </w:div>
        <w:div w:id="1691486114">
          <w:marLeft w:val="480"/>
          <w:marRight w:val="0"/>
          <w:marTop w:val="0"/>
          <w:marBottom w:val="0"/>
          <w:divBdr>
            <w:top w:val="none" w:sz="0" w:space="0" w:color="auto"/>
            <w:left w:val="none" w:sz="0" w:space="0" w:color="auto"/>
            <w:bottom w:val="none" w:sz="0" w:space="0" w:color="auto"/>
            <w:right w:val="none" w:sz="0" w:space="0" w:color="auto"/>
          </w:divBdr>
        </w:div>
        <w:div w:id="1717314444">
          <w:marLeft w:val="480"/>
          <w:marRight w:val="0"/>
          <w:marTop w:val="0"/>
          <w:marBottom w:val="0"/>
          <w:divBdr>
            <w:top w:val="none" w:sz="0" w:space="0" w:color="auto"/>
            <w:left w:val="none" w:sz="0" w:space="0" w:color="auto"/>
            <w:bottom w:val="none" w:sz="0" w:space="0" w:color="auto"/>
            <w:right w:val="none" w:sz="0" w:space="0" w:color="auto"/>
          </w:divBdr>
        </w:div>
        <w:div w:id="1719933717">
          <w:marLeft w:val="480"/>
          <w:marRight w:val="0"/>
          <w:marTop w:val="0"/>
          <w:marBottom w:val="0"/>
          <w:divBdr>
            <w:top w:val="none" w:sz="0" w:space="0" w:color="auto"/>
            <w:left w:val="none" w:sz="0" w:space="0" w:color="auto"/>
            <w:bottom w:val="none" w:sz="0" w:space="0" w:color="auto"/>
            <w:right w:val="none" w:sz="0" w:space="0" w:color="auto"/>
          </w:divBdr>
        </w:div>
        <w:div w:id="1734813486">
          <w:marLeft w:val="480"/>
          <w:marRight w:val="0"/>
          <w:marTop w:val="0"/>
          <w:marBottom w:val="0"/>
          <w:divBdr>
            <w:top w:val="none" w:sz="0" w:space="0" w:color="auto"/>
            <w:left w:val="none" w:sz="0" w:space="0" w:color="auto"/>
            <w:bottom w:val="none" w:sz="0" w:space="0" w:color="auto"/>
            <w:right w:val="none" w:sz="0" w:space="0" w:color="auto"/>
          </w:divBdr>
        </w:div>
        <w:div w:id="1772239753">
          <w:marLeft w:val="480"/>
          <w:marRight w:val="0"/>
          <w:marTop w:val="0"/>
          <w:marBottom w:val="0"/>
          <w:divBdr>
            <w:top w:val="none" w:sz="0" w:space="0" w:color="auto"/>
            <w:left w:val="none" w:sz="0" w:space="0" w:color="auto"/>
            <w:bottom w:val="none" w:sz="0" w:space="0" w:color="auto"/>
            <w:right w:val="none" w:sz="0" w:space="0" w:color="auto"/>
          </w:divBdr>
        </w:div>
        <w:div w:id="1775393695">
          <w:marLeft w:val="480"/>
          <w:marRight w:val="0"/>
          <w:marTop w:val="0"/>
          <w:marBottom w:val="0"/>
          <w:divBdr>
            <w:top w:val="none" w:sz="0" w:space="0" w:color="auto"/>
            <w:left w:val="none" w:sz="0" w:space="0" w:color="auto"/>
            <w:bottom w:val="none" w:sz="0" w:space="0" w:color="auto"/>
            <w:right w:val="none" w:sz="0" w:space="0" w:color="auto"/>
          </w:divBdr>
        </w:div>
        <w:div w:id="1959558639">
          <w:marLeft w:val="480"/>
          <w:marRight w:val="0"/>
          <w:marTop w:val="0"/>
          <w:marBottom w:val="0"/>
          <w:divBdr>
            <w:top w:val="none" w:sz="0" w:space="0" w:color="auto"/>
            <w:left w:val="none" w:sz="0" w:space="0" w:color="auto"/>
            <w:bottom w:val="none" w:sz="0" w:space="0" w:color="auto"/>
            <w:right w:val="none" w:sz="0" w:space="0" w:color="auto"/>
          </w:divBdr>
        </w:div>
        <w:div w:id="1990355168">
          <w:marLeft w:val="480"/>
          <w:marRight w:val="0"/>
          <w:marTop w:val="0"/>
          <w:marBottom w:val="0"/>
          <w:divBdr>
            <w:top w:val="none" w:sz="0" w:space="0" w:color="auto"/>
            <w:left w:val="none" w:sz="0" w:space="0" w:color="auto"/>
            <w:bottom w:val="none" w:sz="0" w:space="0" w:color="auto"/>
            <w:right w:val="none" w:sz="0" w:space="0" w:color="auto"/>
          </w:divBdr>
        </w:div>
        <w:div w:id="1995445407">
          <w:marLeft w:val="480"/>
          <w:marRight w:val="0"/>
          <w:marTop w:val="0"/>
          <w:marBottom w:val="0"/>
          <w:divBdr>
            <w:top w:val="none" w:sz="0" w:space="0" w:color="auto"/>
            <w:left w:val="none" w:sz="0" w:space="0" w:color="auto"/>
            <w:bottom w:val="none" w:sz="0" w:space="0" w:color="auto"/>
            <w:right w:val="none" w:sz="0" w:space="0" w:color="auto"/>
          </w:divBdr>
        </w:div>
        <w:div w:id="2092727961">
          <w:marLeft w:val="480"/>
          <w:marRight w:val="0"/>
          <w:marTop w:val="0"/>
          <w:marBottom w:val="0"/>
          <w:divBdr>
            <w:top w:val="none" w:sz="0" w:space="0" w:color="auto"/>
            <w:left w:val="none" w:sz="0" w:space="0" w:color="auto"/>
            <w:bottom w:val="none" w:sz="0" w:space="0" w:color="auto"/>
            <w:right w:val="none" w:sz="0" w:space="0" w:color="auto"/>
          </w:divBdr>
        </w:div>
        <w:div w:id="2098942792">
          <w:marLeft w:val="480"/>
          <w:marRight w:val="0"/>
          <w:marTop w:val="0"/>
          <w:marBottom w:val="0"/>
          <w:divBdr>
            <w:top w:val="none" w:sz="0" w:space="0" w:color="auto"/>
            <w:left w:val="none" w:sz="0" w:space="0" w:color="auto"/>
            <w:bottom w:val="none" w:sz="0" w:space="0" w:color="auto"/>
            <w:right w:val="none" w:sz="0" w:space="0" w:color="auto"/>
          </w:divBdr>
        </w:div>
      </w:divsChild>
    </w:div>
    <w:div w:id="474570719">
      <w:bodyDiv w:val="1"/>
      <w:marLeft w:val="0"/>
      <w:marRight w:val="0"/>
      <w:marTop w:val="0"/>
      <w:marBottom w:val="0"/>
      <w:divBdr>
        <w:top w:val="none" w:sz="0" w:space="0" w:color="auto"/>
        <w:left w:val="none" w:sz="0" w:space="0" w:color="auto"/>
        <w:bottom w:val="none" w:sz="0" w:space="0" w:color="auto"/>
        <w:right w:val="none" w:sz="0" w:space="0" w:color="auto"/>
      </w:divBdr>
    </w:div>
    <w:div w:id="476531182">
      <w:bodyDiv w:val="1"/>
      <w:marLeft w:val="0"/>
      <w:marRight w:val="0"/>
      <w:marTop w:val="0"/>
      <w:marBottom w:val="0"/>
      <w:divBdr>
        <w:top w:val="none" w:sz="0" w:space="0" w:color="auto"/>
        <w:left w:val="none" w:sz="0" w:space="0" w:color="auto"/>
        <w:bottom w:val="none" w:sz="0" w:space="0" w:color="auto"/>
        <w:right w:val="none" w:sz="0" w:space="0" w:color="auto"/>
      </w:divBdr>
    </w:div>
    <w:div w:id="477066433">
      <w:bodyDiv w:val="1"/>
      <w:marLeft w:val="0"/>
      <w:marRight w:val="0"/>
      <w:marTop w:val="0"/>
      <w:marBottom w:val="0"/>
      <w:divBdr>
        <w:top w:val="none" w:sz="0" w:space="0" w:color="auto"/>
        <w:left w:val="none" w:sz="0" w:space="0" w:color="auto"/>
        <w:bottom w:val="none" w:sz="0" w:space="0" w:color="auto"/>
        <w:right w:val="none" w:sz="0" w:space="0" w:color="auto"/>
      </w:divBdr>
    </w:div>
    <w:div w:id="479080526">
      <w:bodyDiv w:val="1"/>
      <w:marLeft w:val="0"/>
      <w:marRight w:val="0"/>
      <w:marTop w:val="0"/>
      <w:marBottom w:val="0"/>
      <w:divBdr>
        <w:top w:val="none" w:sz="0" w:space="0" w:color="auto"/>
        <w:left w:val="none" w:sz="0" w:space="0" w:color="auto"/>
        <w:bottom w:val="none" w:sz="0" w:space="0" w:color="auto"/>
        <w:right w:val="none" w:sz="0" w:space="0" w:color="auto"/>
      </w:divBdr>
    </w:div>
    <w:div w:id="479618459">
      <w:bodyDiv w:val="1"/>
      <w:marLeft w:val="0"/>
      <w:marRight w:val="0"/>
      <w:marTop w:val="0"/>
      <w:marBottom w:val="0"/>
      <w:divBdr>
        <w:top w:val="none" w:sz="0" w:space="0" w:color="auto"/>
        <w:left w:val="none" w:sz="0" w:space="0" w:color="auto"/>
        <w:bottom w:val="none" w:sz="0" w:space="0" w:color="auto"/>
        <w:right w:val="none" w:sz="0" w:space="0" w:color="auto"/>
      </w:divBdr>
    </w:div>
    <w:div w:id="480730029">
      <w:bodyDiv w:val="1"/>
      <w:marLeft w:val="0"/>
      <w:marRight w:val="0"/>
      <w:marTop w:val="0"/>
      <w:marBottom w:val="0"/>
      <w:divBdr>
        <w:top w:val="none" w:sz="0" w:space="0" w:color="auto"/>
        <w:left w:val="none" w:sz="0" w:space="0" w:color="auto"/>
        <w:bottom w:val="none" w:sz="0" w:space="0" w:color="auto"/>
        <w:right w:val="none" w:sz="0" w:space="0" w:color="auto"/>
      </w:divBdr>
    </w:div>
    <w:div w:id="481313335">
      <w:bodyDiv w:val="1"/>
      <w:marLeft w:val="0"/>
      <w:marRight w:val="0"/>
      <w:marTop w:val="0"/>
      <w:marBottom w:val="0"/>
      <w:divBdr>
        <w:top w:val="none" w:sz="0" w:space="0" w:color="auto"/>
        <w:left w:val="none" w:sz="0" w:space="0" w:color="auto"/>
        <w:bottom w:val="none" w:sz="0" w:space="0" w:color="auto"/>
        <w:right w:val="none" w:sz="0" w:space="0" w:color="auto"/>
      </w:divBdr>
    </w:div>
    <w:div w:id="482355655">
      <w:bodyDiv w:val="1"/>
      <w:marLeft w:val="0"/>
      <w:marRight w:val="0"/>
      <w:marTop w:val="0"/>
      <w:marBottom w:val="0"/>
      <w:divBdr>
        <w:top w:val="none" w:sz="0" w:space="0" w:color="auto"/>
        <w:left w:val="none" w:sz="0" w:space="0" w:color="auto"/>
        <w:bottom w:val="none" w:sz="0" w:space="0" w:color="auto"/>
        <w:right w:val="none" w:sz="0" w:space="0" w:color="auto"/>
      </w:divBdr>
    </w:div>
    <w:div w:id="484128431">
      <w:bodyDiv w:val="1"/>
      <w:marLeft w:val="0"/>
      <w:marRight w:val="0"/>
      <w:marTop w:val="0"/>
      <w:marBottom w:val="0"/>
      <w:divBdr>
        <w:top w:val="none" w:sz="0" w:space="0" w:color="auto"/>
        <w:left w:val="none" w:sz="0" w:space="0" w:color="auto"/>
        <w:bottom w:val="none" w:sz="0" w:space="0" w:color="auto"/>
        <w:right w:val="none" w:sz="0" w:space="0" w:color="auto"/>
      </w:divBdr>
    </w:div>
    <w:div w:id="488522728">
      <w:bodyDiv w:val="1"/>
      <w:marLeft w:val="0"/>
      <w:marRight w:val="0"/>
      <w:marTop w:val="0"/>
      <w:marBottom w:val="0"/>
      <w:divBdr>
        <w:top w:val="none" w:sz="0" w:space="0" w:color="auto"/>
        <w:left w:val="none" w:sz="0" w:space="0" w:color="auto"/>
        <w:bottom w:val="none" w:sz="0" w:space="0" w:color="auto"/>
        <w:right w:val="none" w:sz="0" w:space="0" w:color="auto"/>
      </w:divBdr>
    </w:div>
    <w:div w:id="489370845">
      <w:bodyDiv w:val="1"/>
      <w:marLeft w:val="0"/>
      <w:marRight w:val="0"/>
      <w:marTop w:val="0"/>
      <w:marBottom w:val="0"/>
      <w:divBdr>
        <w:top w:val="none" w:sz="0" w:space="0" w:color="auto"/>
        <w:left w:val="none" w:sz="0" w:space="0" w:color="auto"/>
        <w:bottom w:val="none" w:sz="0" w:space="0" w:color="auto"/>
        <w:right w:val="none" w:sz="0" w:space="0" w:color="auto"/>
      </w:divBdr>
    </w:div>
    <w:div w:id="489830797">
      <w:bodyDiv w:val="1"/>
      <w:marLeft w:val="0"/>
      <w:marRight w:val="0"/>
      <w:marTop w:val="0"/>
      <w:marBottom w:val="0"/>
      <w:divBdr>
        <w:top w:val="none" w:sz="0" w:space="0" w:color="auto"/>
        <w:left w:val="none" w:sz="0" w:space="0" w:color="auto"/>
        <w:bottom w:val="none" w:sz="0" w:space="0" w:color="auto"/>
        <w:right w:val="none" w:sz="0" w:space="0" w:color="auto"/>
      </w:divBdr>
    </w:div>
    <w:div w:id="493301054">
      <w:bodyDiv w:val="1"/>
      <w:marLeft w:val="0"/>
      <w:marRight w:val="0"/>
      <w:marTop w:val="0"/>
      <w:marBottom w:val="0"/>
      <w:divBdr>
        <w:top w:val="none" w:sz="0" w:space="0" w:color="auto"/>
        <w:left w:val="none" w:sz="0" w:space="0" w:color="auto"/>
        <w:bottom w:val="none" w:sz="0" w:space="0" w:color="auto"/>
        <w:right w:val="none" w:sz="0" w:space="0" w:color="auto"/>
      </w:divBdr>
    </w:div>
    <w:div w:id="500660994">
      <w:bodyDiv w:val="1"/>
      <w:marLeft w:val="0"/>
      <w:marRight w:val="0"/>
      <w:marTop w:val="0"/>
      <w:marBottom w:val="0"/>
      <w:divBdr>
        <w:top w:val="none" w:sz="0" w:space="0" w:color="auto"/>
        <w:left w:val="none" w:sz="0" w:space="0" w:color="auto"/>
        <w:bottom w:val="none" w:sz="0" w:space="0" w:color="auto"/>
        <w:right w:val="none" w:sz="0" w:space="0" w:color="auto"/>
      </w:divBdr>
      <w:divsChild>
        <w:div w:id="20011396">
          <w:marLeft w:val="480"/>
          <w:marRight w:val="0"/>
          <w:marTop w:val="0"/>
          <w:marBottom w:val="0"/>
          <w:divBdr>
            <w:top w:val="none" w:sz="0" w:space="0" w:color="auto"/>
            <w:left w:val="none" w:sz="0" w:space="0" w:color="auto"/>
            <w:bottom w:val="none" w:sz="0" w:space="0" w:color="auto"/>
            <w:right w:val="none" w:sz="0" w:space="0" w:color="auto"/>
          </w:divBdr>
        </w:div>
        <w:div w:id="51660462">
          <w:marLeft w:val="480"/>
          <w:marRight w:val="0"/>
          <w:marTop w:val="0"/>
          <w:marBottom w:val="0"/>
          <w:divBdr>
            <w:top w:val="none" w:sz="0" w:space="0" w:color="auto"/>
            <w:left w:val="none" w:sz="0" w:space="0" w:color="auto"/>
            <w:bottom w:val="none" w:sz="0" w:space="0" w:color="auto"/>
            <w:right w:val="none" w:sz="0" w:space="0" w:color="auto"/>
          </w:divBdr>
        </w:div>
        <w:div w:id="138811139">
          <w:marLeft w:val="480"/>
          <w:marRight w:val="0"/>
          <w:marTop w:val="0"/>
          <w:marBottom w:val="0"/>
          <w:divBdr>
            <w:top w:val="none" w:sz="0" w:space="0" w:color="auto"/>
            <w:left w:val="none" w:sz="0" w:space="0" w:color="auto"/>
            <w:bottom w:val="none" w:sz="0" w:space="0" w:color="auto"/>
            <w:right w:val="none" w:sz="0" w:space="0" w:color="auto"/>
          </w:divBdr>
        </w:div>
        <w:div w:id="216360030">
          <w:marLeft w:val="480"/>
          <w:marRight w:val="0"/>
          <w:marTop w:val="0"/>
          <w:marBottom w:val="0"/>
          <w:divBdr>
            <w:top w:val="none" w:sz="0" w:space="0" w:color="auto"/>
            <w:left w:val="none" w:sz="0" w:space="0" w:color="auto"/>
            <w:bottom w:val="none" w:sz="0" w:space="0" w:color="auto"/>
            <w:right w:val="none" w:sz="0" w:space="0" w:color="auto"/>
          </w:divBdr>
        </w:div>
        <w:div w:id="225263092">
          <w:marLeft w:val="480"/>
          <w:marRight w:val="0"/>
          <w:marTop w:val="0"/>
          <w:marBottom w:val="0"/>
          <w:divBdr>
            <w:top w:val="none" w:sz="0" w:space="0" w:color="auto"/>
            <w:left w:val="none" w:sz="0" w:space="0" w:color="auto"/>
            <w:bottom w:val="none" w:sz="0" w:space="0" w:color="auto"/>
            <w:right w:val="none" w:sz="0" w:space="0" w:color="auto"/>
          </w:divBdr>
        </w:div>
        <w:div w:id="231430494">
          <w:marLeft w:val="480"/>
          <w:marRight w:val="0"/>
          <w:marTop w:val="0"/>
          <w:marBottom w:val="0"/>
          <w:divBdr>
            <w:top w:val="none" w:sz="0" w:space="0" w:color="auto"/>
            <w:left w:val="none" w:sz="0" w:space="0" w:color="auto"/>
            <w:bottom w:val="none" w:sz="0" w:space="0" w:color="auto"/>
            <w:right w:val="none" w:sz="0" w:space="0" w:color="auto"/>
          </w:divBdr>
        </w:div>
        <w:div w:id="317609884">
          <w:marLeft w:val="480"/>
          <w:marRight w:val="0"/>
          <w:marTop w:val="0"/>
          <w:marBottom w:val="0"/>
          <w:divBdr>
            <w:top w:val="none" w:sz="0" w:space="0" w:color="auto"/>
            <w:left w:val="none" w:sz="0" w:space="0" w:color="auto"/>
            <w:bottom w:val="none" w:sz="0" w:space="0" w:color="auto"/>
            <w:right w:val="none" w:sz="0" w:space="0" w:color="auto"/>
          </w:divBdr>
        </w:div>
        <w:div w:id="364137217">
          <w:marLeft w:val="480"/>
          <w:marRight w:val="0"/>
          <w:marTop w:val="0"/>
          <w:marBottom w:val="0"/>
          <w:divBdr>
            <w:top w:val="none" w:sz="0" w:space="0" w:color="auto"/>
            <w:left w:val="none" w:sz="0" w:space="0" w:color="auto"/>
            <w:bottom w:val="none" w:sz="0" w:space="0" w:color="auto"/>
            <w:right w:val="none" w:sz="0" w:space="0" w:color="auto"/>
          </w:divBdr>
        </w:div>
        <w:div w:id="400442668">
          <w:marLeft w:val="480"/>
          <w:marRight w:val="0"/>
          <w:marTop w:val="0"/>
          <w:marBottom w:val="0"/>
          <w:divBdr>
            <w:top w:val="none" w:sz="0" w:space="0" w:color="auto"/>
            <w:left w:val="none" w:sz="0" w:space="0" w:color="auto"/>
            <w:bottom w:val="none" w:sz="0" w:space="0" w:color="auto"/>
            <w:right w:val="none" w:sz="0" w:space="0" w:color="auto"/>
          </w:divBdr>
        </w:div>
        <w:div w:id="430397486">
          <w:marLeft w:val="480"/>
          <w:marRight w:val="0"/>
          <w:marTop w:val="0"/>
          <w:marBottom w:val="0"/>
          <w:divBdr>
            <w:top w:val="none" w:sz="0" w:space="0" w:color="auto"/>
            <w:left w:val="none" w:sz="0" w:space="0" w:color="auto"/>
            <w:bottom w:val="none" w:sz="0" w:space="0" w:color="auto"/>
            <w:right w:val="none" w:sz="0" w:space="0" w:color="auto"/>
          </w:divBdr>
        </w:div>
        <w:div w:id="504709390">
          <w:marLeft w:val="480"/>
          <w:marRight w:val="0"/>
          <w:marTop w:val="0"/>
          <w:marBottom w:val="0"/>
          <w:divBdr>
            <w:top w:val="none" w:sz="0" w:space="0" w:color="auto"/>
            <w:left w:val="none" w:sz="0" w:space="0" w:color="auto"/>
            <w:bottom w:val="none" w:sz="0" w:space="0" w:color="auto"/>
            <w:right w:val="none" w:sz="0" w:space="0" w:color="auto"/>
          </w:divBdr>
        </w:div>
        <w:div w:id="573323005">
          <w:marLeft w:val="480"/>
          <w:marRight w:val="0"/>
          <w:marTop w:val="0"/>
          <w:marBottom w:val="0"/>
          <w:divBdr>
            <w:top w:val="none" w:sz="0" w:space="0" w:color="auto"/>
            <w:left w:val="none" w:sz="0" w:space="0" w:color="auto"/>
            <w:bottom w:val="none" w:sz="0" w:space="0" w:color="auto"/>
            <w:right w:val="none" w:sz="0" w:space="0" w:color="auto"/>
          </w:divBdr>
        </w:div>
        <w:div w:id="579484175">
          <w:marLeft w:val="480"/>
          <w:marRight w:val="0"/>
          <w:marTop w:val="0"/>
          <w:marBottom w:val="0"/>
          <w:divBdr>
            <w:top w:val="none" w:sz="0" w:space="0" w:color="auto"/>
            <w:left w:val="none" w:sz="0" w:space="0" w:color="auto"/>
            <w:bottom w:val="none" w:sz="0" w:space="0" w:color="auto"/>
            <w:right w:val="none" w:sz="0" w:space="0" w:color="auto"/>
          </w:divBdr>
        </w:div>
        <w:div w:id="608896682">
          <w:marLeft w:val="480"/>
          <w:marRight w:val="0"/>
          <w:marTop w:val="0"/>
          <w:marBottom w:val="0"/>
          <w:divBdr>
            <w:top w:val="none" w:sz="0" w:space="0" w:color="auto"/>
            <w:left w:val="none" w:sz="0" w:space="0" w:color="auto"/>
            <w:bottom w:val="none" w:sz="0" w:space="0" w:color="auto"/>
            <w:right w:val="none" w:sz="0" w:space="0" w:color="auto"/>
          </w:divBdr>
        </w:div>
        <w:div w:id="639650134">
          <w:marLeft w:val="480"/>
          <w:marRight w:val="0"/>
          <w:marTop w:val="0"/>
          <w:marBottom w:val="0"/>
          <w:divBdr>
            <w:top w:val="none" w:sz="0" w:space="0" w:color="auto"/>
            <w:left w:val="none" w:sz="0" w:space="0" w:color="auto"/>
            <w:bottom w:val="none" w:sz="0" w:space="0" w:color="auto"/>
            <w:right w:val="none" w:sz="0" w:space="0" w:color="auto"/>
          </w:divBdr>
        </w:div>
        <w:div w:id="737240760">
          <w:marLeft w:val="480"/>
          <w:marRight w:val="0"/>
          <w:marTop w:val="0"/>
          <w:marBottom w:val="0"/>
          <w:divBdr>
            <w:top w:val="none" w:sz="0" w:space="0" w:color="auto"/>
            <w:left w:val="none" w:sz="0" w:space="0" w:color="auto"/>
            <w:bottom w:val="none" w:sz="0" w:space="0" w:color="auto"/>
            <w:right w:val="none" w:sz="0" w:space="0" w:color="auto"/>
          </w:divBdr>
        </w:div>
        <w:div w:id="810370022">
          <w:marLeft w:val="480"/>
          <w:marRight w:val="0"/>
          <w:marTop w:val="0"/>
          <w:marBottom w:val="0"/>
          <w:divBdr>
            <w:top w:val="none" w:sz="0" w:space="0" w:color="auto"/>
            <w:left w:val="none" w:sz="0" w:space="0" w:color="auto"/>
            <w:bottom w:val="none" w:sz="0" w:space="0" w:color="auto"/>
            <w:right w:val="none" w:sz="0" w:space="0" w:color="auto"/>
          </w:divBdr>
        </w:div>
        <w:div w:id="825130245">
          <w:marLeft w:val="480"/>
          <w:marRight w:val="0"/>
          <w:marTop w:val="0"/>
          <w:marBottom w:val="0"/>
          <w:divBdr>
            <w:top w:val="none" w:sz="0" w:space="0" w:color="auto"/>
            <w:left w:val="none" w:sz="0" w:space="0" w:color="auto"/>
            <w:bottom w:val="none" w:sz="0" w:space="0" w:color="auto"/>
            <w:right w:val="none" w:sz="0" w:space="0" w:color="auto"/>
          </w:divBdr>
        </w:div>
        <w:div w:id="847523185">
          <w:marLeft w:val="480"/>
          <w:marRight w:val="0"/>
          <w:marTop w:val="0"/>
          <w:marBottom w:val="0"/>
          <w:divBdr>
            <w:top w:val="none" w:sz="0" w:space="0" w:color="auto"/>
            <w:left w:val="none" w:sz="0" w:space="0" w:color="auto"/>
            <w:bottom w:val="none" w:sz="0" w:space="0" w:color="auto"/>
            <w:right w:val="none" w:sz="0" w:space="0" w:color="auto"/>
          </w:divBdr>
        </w:div>
        <w:div w:id="889534228">
          <w:marLeft w:val="480"/>
          <w:marRight w:val="0"/>
          <w:marTop w:val="0"/>
          <w:marBottom w:val="0"/>
          <w:divBdr>
            <w:top w:val="none" w:sz="0" w:space="0" w:color="auto"/>
            <w:left w:val="none" w:sz="0" w:space="0" w:color="auto"/>
            <w:bottom w:val="none" w:sz="0" w:space="0" w:color="auto"/>
            <w:right w:val="none" w:sz="0" w:space="0" w:color="auto"/>
          </w:divBdr>
        </w:div>
        <w:div w:id="1028407424">
          <w:marLeft w:val="480"/>
          <w:marRight w:val="0"/>
          <w:marTop w:val="0"/>
          <w:marBottom w:val="0"/>
          <w:divBdr>
            <w:top w:val="none" w:sz="0" w:space="0" w:color="auto"/>
            <w:left w:val="none" w:sz="0" w:space="0" w:color="auto"/>
            <w:bottom w:val="none" w:sz="0" w:space="0" w:color="auto"/>
            <w:right w:val="none" w:sz="0" w:space="0" w:color="auto"/>
          </w:divBdr>
        </w:div>
        <w:div w:id="1098985552">
          <w:marLeft w:val="480"/>
          <w:marRight w:val="0"/>
          <w:marTop w:val="0"/>
          <w:marBottom w:val="0"/>
          <w:divBdr>
            <w:top w:val="none" w:sz="0" w:space="0" w:color="auto"/>
            <w:left w:val="none" w:sz="0" w:space="0" w:color="auto"/>
            <w:bottom w:val="none" w:sz="0" w:space="0" w:color="auto"/>
            <w:right w:val="none" w:sz="0" w:space="0" w:color="auto"/>
          </w:divBdr>
        </w:div>
        <w:div w:id="1118135739">
          <w:marLeft w:val="480"/>
          <w:marRight w:val="0"/>
          <w:marTop w:val="0"/>
          <w:marBottom w:val="0"/>
          <w:divBdr>
            <w:top w:val="none" w:sz="0" w:space="0" w:color="auto"/>
            <w:left w:val="none" w:sz="0" w:space="0" w:color="auto"/>
            <w:bottom w:val="none" w:sz="0" w:space="0" w:color="auto"/>
            <w:right w:val="none" w:sz="0" w:space="0" w:color="auto"/>
          </w:divBdr>
        </w:div>
        <w:div w:id="1149396258">
          <w:marLeft w:val="480"/>
          <w:marRight w:val="0"/>
          <w:marTop w:val="0"/>
          <w:marBottom w:val="0"/>
          <w:divBdr>
            <w:top w:val="none" w:sz="0" w:space="0" w:color="auto"/>
            <w:left w:val="none" w:sz="0" w:space="0" w:color="auto"/>
            <w:bottom w:val="none" w:sz="0" w:space="0" w:color="auto"/>
            <w:right w:val="none" w:sz="0" w:space="0" w:color="auto"/>
          </w:divBdr>
        </w:div>
        <w:div w:id="1160661208">
          <w:marLeft w:val="480"/>
          <w:marRight w:val="0"/>
          <w:marTop w:val="0"/>
          <w:marBottom w:val="0"/>
          <w:divBdr>
            <w:top w:val="none" w:sz="0" w:space="0" w:color="auto"/>
            <w:left w:val="none" w:sz="0" w:space="0" w:color="auto"/>
            <w:bottom w:val="none" w:sz="0" w:space="0" w:color="auto"/>
            <w:right w:val="none" w:sz="0" w:space="0" w:color="auto"/>
          </w:divBdr>
        </w:div>
        <w:div w:id="1242569816">
          <w:marLeft w:val="480"/>
          <w:marRight w:val="0"/>
          <w:marTop w:val="0"/>
          <w:marBottom w:val="0"/>
          <w:divBdr>
            <w:top w:val="none" w:sz="0" w:space="0" w:color="auto"/>
            <w:left w:val="none" w:sz="0" w:space="0" w:color="auto"/>
            <w:bottom w:val="none" w:sz="0" w:space="0" w:color="auto"/>
            <w:right w:val="none" w:sz="0" w:space="0" w:color="auto"/>
          </w:divBdr>
        </w:div>
        <w:div w:id="1265960599">
          <w:marLeft w:val="480"/>
          <w:marRight w:val="0"/>
          <w:marTop w:val="0"/>
          <w:marBottom w:val="0"/>
          <w:divBdr>
            <w:top w:val="none" w:sz="0" w:space="0" w:color="auto"/>
            <w:left w:val="none" w:sz="0" w:space="0" w:color="auto"/>
            <w:bottom w:val="none" w:sz="0" w:space="0" w:color="auto"/>
            <w:right w:val="none" w:sz="0" w:space="0" w:color="auto"/>
          </w:divBdr>
        </w:div>
        <w:div w:id="1276865878">
          <w:marLeft w:val="480"/>
          <w:marRight w:val="0"/>
          <w:marTop w:val="0"/>
          <w:marBottom w:val="0"/>
          <w:divBdr>
            <w:top w:val="none" w:sz="0" w:space="0" w:color="auto"/>
            <w:left w:val="none" w:sz="0" w:space="0" w:color="auto"/>
            <w:bottom w:val="none" w:sz="0" w:space="0" w:color="auto"/>
            <w:right w:val="none" w:sz="0" w:space="0" w:color="auto"/>
          </w:divBdr>
        </w:div>
        <w:div w:id="1302492877">
          <w:marLeft w:val="480"/>
          <w:marRight w:val="0"/>
          <w:marTop w:val="0"/>
          <w:marBottom w:val="0"/>
          <w:divBdr>
            <w:top w:val="none" w:sz="0" w:space="0" w:color="auto"/>
            <w:left w:val="none" w:sz="0" w:space="0" w:color="auto"/>
            <w:bottom w:val="none" w:sz="0" w:space="0" w:color="auto"/>
            <w:right w:val="none" w:sz="0" w:space="0" w:color="auto"/>
          </w:divBdr>
        </w:div>
        <w:div w:id="1330519069">
          <w:marLeft w:val="480"/>
          <w:marRight w:val="0"/>
          <w:marTop w:val="0"/>
          <w:marBottom w:val="0"/>
          <w:divBdr>
            <w:top w:val="none" w:sz="0" w:space="0" w:color="auto"/>
            <w:left w:val="none" w:sz="0" w:space="0" w:color="auto"/>
            <w:bottom w:val="none" w:sz="0" w:space="0" w:color="auto"/>
            <w:right w:val="none" w:sz="0" w:space="0" w:color="auto"/>
          </w:divBdr>
        </w:div>
        <w:div w:id="1347554621">
          <w:marLeft w:val="480"/>
          <w:marRight w:val="0"/>
          <w:marTop w:val="0"/>
          <w:marBottom w:val="0"/>
          <w:divBdr>
            <w:top w:val="none" w:sz="0" w:space="0" w:color="auto"/>
            <w:left w:val="none" w:sz="0" w:space="0" w:color="auto"/>
            <w:bottom w:val="none" w:sz="0" w:space="0" w:color="auto"/>
            <w:right w:val="none" w:sz="0" w:space="0" w:color="auto"/>
          </w:divBdr>
        </w:div>
        <w:div w:id="1452356448">
          <w:marLeft w:val="480"/>
          <w:marRight w:val="0"/>
          <w:marTop w:val="0"/>
          <w:marBottom w:val="0"/>
          <w:divBdr>
            <w:top w:val="none" w:sz="0" w:space="0" w:color="auto"/>
            <w:left w:val="none" w:sz="0" w:space="0" w:color="auto"/>
            <w:bottom w:val="none" w:sz="0" w:space="0" w:color="auto"/>
            <w:right w:val="none" w:sz="0" w:space="0" w:color="auto"/>
          </w:divBdr>
        </w:div>
        <w:div w:id="1470200719">
          <w:marLeft w:val="480"/>
          <w:marRight w:val="0"/>
          <w:marTop w:val="0"/>
          <w:marBottom w:val="0"/>
          <w:divBdr>
            <w:top w:val="none" w:sz="0" w:space="0" w:color="auto"/>
            <w:left w:val="none" w:sz="0" w:space="0" w:color="auto"/>
            <w:bottom w:val="none" w:sz="0" w:space="0" w:color="auto"/>
            <w:right w:val="none" w:sz="0" w:space="0" w:color="auto"/>
          </w:divBdr>
        </w:div>
        <w:div w:id="1575701539">
          <w:marLeft w:val="480"/>
          <w:marRight w:val="0"/>
          <w:marTop w:val="0"/>
          <w:marBottom w:val="0"/>
          <w:divBdr>
            <w:top w:val="none" w:sz="0" w:space="0" w:color="auto"/>
            <w:left w:val="none" w:sz="0" w:space="0" w:color="auto"/>
            <w:bottom w:val="none" w:sz="0" w:space="0" w:color="auto"/>
            <w:right w:val="none" w:sz="0" w:space="0" w:color="auto"/>
          </w:divBdr>
        </w:div>
        <w:div w:id="1580017730">
          <w:marLeft w:val="480"/>
          <w:marRight w:val="0"/>
          <w:marTop w:val="0"/>
          <w:marBottom w:val="0"/>
          <w:divBdr>
            <w:top w:val="none" w:sz="0" w:space="0" w:color="auto"/>
            <w:left w:val="none" w:sz="0" w:space="0" w:color="auto"/>
            <w:bottom w:val="none" w:sz="0" w:space="0" w:color="auto"/>
            <w:right w:val="none" w:sz="0" w:space="0" w:color="auto"/>
          </w:divBdr>
        </w:div>
        <w:div w:id="1586066838">
          <w:marLeft w:val="480"/>
          <w:marRight w:val="0"/>
          <w:marTop w:val="0"/>
          <w:marBottom w:val="0"/>
          <w:divBdr>
            <w:top w:val="none" w:sz="0" w:space="0" w:color="auto"/>
            <w:left w:val="none" w:sz="0" w:space="0" w:color="auto"/>
            <w:bottom w:val="none" w:sz="0" w:space="0" w:color="auto"/>
            <w:right w:val="none" w:sz="0" w:space="0" w:color="auto"/>
          </w:divBdr>
        </w:div>
        <w:div w:id="1598907043">
          <w:marLeft w:val="480"/>
          <w:marRight w:val="0"/>
          <w:marTop w:val="0"/>
          <w:marBottom w:val="0"/>
          <w:divBdr>
            <w:top w:val="none" w:sz="0" w:space="0" w:color="auto"/>
            <w:left w:val="none" w:sz="0" w:space="0" w:color="auto"/>
            <w:bottom w:val="none" w:sz="0" w:space="0" w:color="auto"/>
            <w:right w:val="none" w:sz="0" w:space="0" w:color="auto"/>
          </w:divBdr>
        </w:div>
        <w:div w:id="1754812479">
          <w:marLeft w:val="480"/>
          <w:marRight w:val="0"/>
          <w:marTop w:val="0"/>
          <w:marBottom w:val="0"/>
          <w:divBdr>
            <w:top w:val="none" w:sz="0" w:space="0" w:color="auto"/>
            <w:left w:val="none" w:sz="0" w:space="0" w:color="auto"/>
            <w:bottom w:val="none" w:sz="0" w:space="0" w:color="auto"/>
            <w:right w:val="none" w:sz="0" w:space="0" w:color="auto"/>
          </w:divBdr>
        </w:div>
        <w:div w:id="1766729346">
          <w:marLeft w:val="480"/>
          <w:marRight w:val="0"/>
          <w:marTop w:val="0"/>
          <w:marBottom w:val="0"/>
          <w:divBdr>
            <w:top w:val="none" w:sz="0" w:space="0" w:color="auto"/>
            <w:left w:val="none" w:sz="0" w:space="0" w:color="auto"/>
            <w:bottom w:val="none" w:sz="0" w:space="0" w:color="auto"/>
            <w:right w:val="none" w:sz="0" w:space="0" w:color="auto"/>
          </w:divBdr>
        </w:div>
        <w:div w:id="1779762119">
          <w:marLeft w:val="480"/>
          <w:marRight w:val="0"/>
          <w:marTop w:val="0"/>
          <w:marBottom w:val="0"/>
          <w:divBdr>
            <w:top w:val="none" w:sz="0" w:space="0" w:color="auto"/>
            <w:left w:val="none" w:sz="0" w:space="0" w:color="auto"/>
            <w:bottom w:val="none" w:sz="0" w:space="0" w:color="auto"/>
            <w:right w:val="none" w:sz="0" w:space="0" w:color="auto"/>
          </w:divBdr>
        </w:div>
        <w:div w:id="1827474982">
          <w:marLeft w:val="480"/>
          <w:marRight w:val="0"/>
          <w:marTop w:val="0"/>
          <w:marBottom w:val="0"/>
          <w:divBdr>
            <w:top w:val="none" w:sz="0" w:space="0" w:color="auto"/>
            <w:left w:val="none" w:sz="0" w:space="0" w:color="auto"/>
            <w:bottom w:val="none" w:sz="0" w:space="0" w:color="auto"/>
            <w:right w:val="none" w:sz="0" w:space="0" w:color="auto"/>
          </w:divBdr>
        </w:div>
        <w:div w:id="1864900939">
          <w:marLeft w:val="480"/>
          <w:marRight w:val="0"/>
          <w:marTop w:val="0"/>
          <w:marBottom w:val="0"/>
          <w:divBdr>
            <w:top w:val="none" w:sz="0" w:space="0" w:color="auto"/>
            <w:left w:val="none" w:sz="0" w:space="0" w:color="auto"/>
            <w:bottom w:val="none" w:sz="0" w:space="0" w:color="auto"/>
            <w:right w:val="none" w:sz="0" w:space="0" w:color="auto"/>
          </w:divBdr>
        </w:div>
        <w:div w:id="1925382237">
          <w:marLeft w:val="480"/>
          <w:marRight w:val="0"/>
          <w:marTop w:val="0"/>
          <w:marBottom w:val="0"/>
          <w:divBdr>
            <w:top w:val="none" w:sz="0" w:space="0" w:color="auto"/>
            <w:left w:val="none" w:sz="0" w:space="0" w:color="auto"/>
            <w:bottom w:val="none" w:sz="0" w:space="0" w:color="auto"/>
            <w:right w:val="none" w:sz="0" w:space="0" w:color="auto"/>
          </w:divBdr>
        </w:div>
        <w:div w:id="1996564128">
          <w:marLeft w:val="480"/>
          <w:marRight w:val="0"/>
          <w:marTop w:val="0"/>
          <w:marBottom w:val="0"/>
          <w:divBdr>
            <w:top w:val="none" w:sz="0" w:space="0" w:color="auto"/>
            <w:left w:val="none" w:sz="0" w:space="0" w:color="auto"/>
            <w:bottom w:val="none" w:sz="0" w:space="0" w:color="auto"/>
            <w:right w:val="none" w:sz="0" w:space="0" w:color="auto"/>
          </w:divBdr>
        </w:div>
        <w:div w:id="2040624116">
          <w:marLeft w:val="480"/>
          <w:marRight w:val="0"/>
          <w:marTop w:val="0"/>
          <w:marBottom w:val="0"/>
          <w:divBdr>
            <w:top w:val="none" w:sz="0" w:space="0" w:color="auto"/>
            <w:left w:val="none" w:sz="0" w:space="0" w:color="auto"/>
            <w:bottom w:val="none" w:sz="0" w:space="0" w:color="auto"/>
            <w:right w:val="none" w:sz="0" w:space="0" w:color="auto"/>
          </w:divBdr>
        </w:div>
        <w:div w:id="2055808772">
          <w:marLeft w:val="480"/>
          <w:marRight w:val="0"/>
          <w:marTop w:val="0"/>
          <w:marBottom w:val="0"/>
          <w:divBdr>
            <w:top w:val="none" w:sz="0" w:space="0" w:color="auto"/>
            <w:left w:val="none" w:sz="0" w:space="0" w:color="auto"/>
            <w:bottom w:val="none" w:sz="0" w:space="0" w:color="auto"/>
            <w:right w:val="none" w:sz="0" w:space="0" w:color="auto"/>
          </w:divBdr>
        </w:div>
        <w:div w:id="2072345862">
          <w:marLeft w:val="480"/>
          <w:marRight w:val="0"/>
          <w:marTop w:val="0"/>
          <w:marBottom w:val="0"/>
          <w:divBdr>
            <w:top w:val="none" w:sz="0" w:space="0" w:color="auto"/>
            <w:left w:val="none" w:sz="0" w:space="0" w:color="auto"/>
            <w:bottom w:val="none" w:sz="0" w:space="0" w:color="auto"/>
            <w:right w:val="none" w:sz="0" w:space="0" w:color="auto"/>
          </w:divBdr>
        </w:div>
        <w:div w:id="2116319737">
          <w:marLeft w:val="480"/>
          <w:marRight w:val="0"/>
          <w:marTop w:val="0"/>
          <w:marBottom w:val="0"/>
          <w:divBdr>
            <w:top w:val="none" w:sz="0" w:space="0" w:color="auto"/>
            <w:left w:val="none" w:sz="0" w:space="0" w:color="auto"/>
            <w:bottom w:val="none" w:sz="0" w:space="0" w:color="auto"/>
            <w:right w:val="none" w:sz="0" w:space="0" w:color="auto"/>
          </w:divBdr>
        </w:div>
        <w:div w:id="2130319631">
          <w:marLeft w:val="480"/>
          <w:marRight w:val="0"/>
          <w:marTop w:val="0"/>
          <w:marBottom w:val="0"/>
          <w:divBdr>
            <w:top w:val="none" w:sz="0" w:space="0" w:color="auto"/>
            <w:left w:val="none" w:sz="0" w:space="0" w:color="auto"/>
            <w:bottom w:val="none" w:sz="0" w:space="0" w:color="auto"/>
            <w:right w:val="none" w:sz="0" w:space="0" w:color="auto"/>
          </w:divBdr>
        </w:div>
        <w:div w:id="2130471647">
          <w:marLeft w:val="480"/>
          <w:marRight w:val="0"/>
          <w:marTop w:val="0"/>
          <w:marBottom w:val="0"/>
          <w:divBdr>
            <w:top w:val="none" w:sz="0" w:space="0" w:color="auto"/>
            <w:left w:val="none" w:sz="0" w:space="0" w:color="auto"/>
            <w:bottom w:val="none" w:sz="0" w:space="0" w:color="auto"/>
            <w:right w:val="none" w:sz="0" w:space="0" w:color="auto"/>
          </w:divBdr>
        </w:div>
      </w:divsChild>
    </w:div>
    <w:div w:id="501549739">
      <w:bodyDiv w:val="1"/>
      <w:marLeft w:val="0"/>
      <w:marRight w:val="0"/>
      <w:marTop w:val="0"/>
      <w:marBottom w:val="0"/>
      <w:divBdr>
        <w:top w:val="none" w:sz="0" w:space="0" w:color="auto"/>
        <w:left w:val="none" w:sz="0" w:space="0" w:color="auto"/>
        <w:bottom w:val="none" w:sz="0" w:space="0" w:color="auto"/>
        <w:right w:val="none" w:sz="0" w:space="0" w:color="auto"/>
      </w:divBdr>
    </w:div>
    <w:div w:id="506217823">
      <w:bodyDiv w:val="1"/>
      <w:marLeft w:val="0"/>
      <w:marRight w:val="0"/>
      <w:marTop w:val="0"/>
      <w:marBottom w:val="0"/>
      <w:divBdr>
        <w:top w:val="none" w:sz="0" w:space="0" w:color="auto"/>
        <w:left w:val="none" w:sz="0" w:space="0" w:color="auto"/>
        <w:bottom w:val="none" w:sz="0" w:space="0" w:color="auto"/>
        <w:right w:val="none" w:sz="0" w:space="0" w:color="auto"/>
      </w:divBdr>
      <w:divsChild>
        <w:div w:id="73280329">
          <w:marLeft w:val="480"/>
          <w:marRight w:val="0"/>
          <w:marTop w:val="0"/>
          <w:marBottom w:val="0"/>
          <w:divBdr>
            <w:top w:val="none" w:sz="0" w:space="0" w:color="auto"/>
            <w:left w:val="none" w:sz="0" w:space="0" w:color="auto"/>
            <w:bottom w:val="none" w:sz="0" w:space="0" w:color="auto"/>
            <w:right w:val="none" w:sz="0" w:space="0" w:color="auto"/>
          </w:divBdr>
        </w:div>
        <w:div w:id="89589269">
          <w:marLeft w:val="480"/>
          <w:marRight w:val="0"/>
          <w:marTop w:val="0"/>
          <w:marBottom w:val="0"/>
          <w:divBdr>
            <w:top w:val="none" w:sz="0" w:space="0" w:color="auto"/>
            <w:left w:val="none" w:sz="0" w:space="0" w:color="auto"/>
            <w:bottom w:val="none" w:sz="0" w:space="0" w:color="auto"/>
            <w:right w:val="none" w:sz="0" w:space="0" w:color="auto"/>
          </w:divBdr>
        </w:div>
        <w:div w:id="122506959">
          <w:marLeft w:val="480"/>
          <w:marRight w:val="0"/>
          <w:marTop w:val="0"/>
          <w:marBottom w:val="0"/>
          <w:divBdr>
            <w:top w:val="none" w:sz="0" w:space="0" w:color="auto"/>
            <w:left w:val="none" w:sz="0" w:space="0" w:color="auto"/>
            <w:bottom w:val="none" w:sz="0" w:space="0" w:color="auto"/>
            <w:right w:val="none" w:sz="0" w:space="0" w:color="auto"/>
          </w:divBdr>
        </w:div>
        <w:div w:id="126122418">
          <w:marLeft w:val="480"/>
          <w:marRight w:val="0"/>
          <w:marTop w:val="0"/>
          <w:marBottom w:val="0"/>
          <w:divBdr>
            <w:top w:val="none" w:sz="0" w:space="0" w:color="auto"/>
            <w:left w:val="none" w:sz="0" w:space="0" w:color="auto"/>
            <w:bottom w:val="none" w:sz="0" w:space="0" w:color="auto"/>
            <w:right w:val="none" w:sz="0" w:space="0" w:color="auto"/>
          </w:divBdr>
        </w:div>
        <w:div w:id="165705328">
          <w:marLeft w:val="480"/>
          <w:marRight w:val="0"/>
          <w:marTop w:val="0"/>
          <w:marBottom w:val="0"/>
          <w:divBdr>
            <w:top w:val="none" w:sz="0" w:space="0" w:color="auto"/>
            <w:left w:val="none" w:sz="0" w:space="0" w:color="auto"/>
            <w:bottom w:val="none" w:sz="0" w:space="0" w:color="auto"/>
            <w:right w:val="none" w:sz="0" w:space="0" w:color="auto"/>
          </w:divBdr>
        </w:div>
        <w:div w:id="179784320">
          <w:marLeft w:val="480"/>
          <w:marRight w:val="0"/>
          <w:marTop w:val="0"/>
          <w:marBottom w:val="0"/>
          <w:divBdr>
            <w:top w:val="none" w:sz="0" w:space="0" w:color="auto"/>
            <w:left w:val="none" w:sz="0" w:space="0" w:color="auto"/>
            <w:bottom w:val="none" w:sz="0" w:space="0" w:color="auto"/>
            <w:right w:val="none" w:sz="0" w:space="0" w:color="auto"/>
          </w:divBdr>
        </w:div>
        <w:div w:id="215363172">
          <w:marLeft w:val="480"/>
          <w:marRight w:val="0"/>
          <w:marTop w:val="0"/>
          <w:marBottom w:val="0"/>
          <w:divBdr>
            <w:top w:val="none" w:sz="0" w:space="0" w:color="auto"/>
            <w:left w:val="none" w:sz="0" w:space="0" w:color="auto"/>
            <w:bottom w:val="none" w:sz="0" w:space="0" w:color="auto"/>
            <w:right w:val="none" w:sz="0" w:space="0" w:color="auto"/>
          </w:divBdr>
        </w:div>
        <w:div w:id="292248427">
          <w:marLeft w:val="480"/>
          <w:marRight w:val="0"/>
          <w:marTop w:val="0"/>
          <w:marBottom w:val="0"/>
          <w:divBdr>
            <w:top w:val="none" w:sz="0" w:space="0" w:color="auto"/>
            <w:left w:val="none" w:sz="0" w:space="0" w:color="auto"/>
            <w:bottom w:val="none" w:sz="0" w:space="0" w:color="auto"/>
            <w:right w:val="none" w:sz="0" w:space="0" w:color="auto"/>
          </w:divBdr>
        </w:div>
        <w:div w:id="356739199">
          <w:marLeft w:val="480"/>
          <w:marRight w:val="0"/>
          <w:marTop w:val="0"/>
          <w:marBottom w:val="0"/>
          <w:divBdr>
            <w:top w:val="none" w:sz="0" w:space="0" w:color="auto"/>
            <w:left w:val="none" w:sz="0" w:space="0" w:color="auto"/>
            <w:bottom w:val="none" w:sz="0" w:space="0" w:color="auto"/>
            <w:right w:val="none" w:sz="0" w:space="0" w:color="auto"/>
          </w:divBdr>
        </w:div>
        <w:div w:id="400257417">
          <w:marLeft w:val="480"/>
          <w:marRight w:val="0"/>
          <w:marTop w:val="0"/>
          <w:marBottom w:val="0"/>
          <w:divBdr>
            <w:top w:val="none" w:sz="0" w:space="0" w:color="auto"/>
            <w:left w:val="none" w:sz="0" w:space="0" w:color="auto"/>
            <w:bottom w:val="none" w:sz="0" w:space="0" w:color="auto"/>
            <w:right w:val="none" w:sz="0" w:space="0" w:color="auto"/>
          </w:divBdr>
        </w:div>
        <w:div w:id="462777265">
          <w:marLeft w:val="480"/>
          <w:marRight w:val="0"/>
          <w:marTop w:val="0"/>
          <w:marBottom w:val="0"/>
          <w:divBdr>
            <w:top w:val="none" w:sz="0" w:space="0" w:color="auto"/>
            <w:left w:val="none" w:sz="0" w:space="0" w:color="auto"/>
            <w:bottom w:val="none" w:sz="0" w:space="0" w:color="auto"/>
            <w:right w:val="none" w:sz="0" w:space="0" w:color="auto"/>
          </w:divBdr>
        </w:div>
        <w:div w:id="487522565">
          <w:marLeft w:val="480"/>
          <w:marRight w:val="0"/>
          <w:marTop w:val="0"/>
          <w:marBottom w:val="0"/>
          <w:divBdr>
            <w:top w:val="none" w:sz="0" w:space="0" w:color="auto"/>
            <w:left w:val="none" w:sz="0" w:space="0" w:color="auto"/>
            <w:bottom w:val="none" w:sz="0" w:space="0" w:color="auto"/>
            <w:right w:val="none" w:sz="0" w:space="0" w:color="auto"/>
          </w:divBdr>
        </w:div>
        <w:div w:id="528304169">
          <w:marLeft w:val="480"/>
          <w:marRight w:val="0"/>
          <w:marTop w:val="0"/>
          <w:marBottom w:val="0"/>
          <w:divBdr>
            <w:top w:val="none" w:sz="0" w:space="0" w:color="auto"/>
            <w:left w:val="none" w:sz="0" w:space="0" w:color="auto"/>
            <w:bottom w:val="none" w:sz="0" w:space="0" w:color="auto"/>
            <w:right w:val="none" w:sz="0" w:space="0" w:color="auto"/>
          </w:divBdr>
        </w:div>
        <w:div w:id="673143429">
          <w:marLeft w:val="480"/>
          <w:marRight w:val="0"/>
          <w:marTop w:val="0"/>
          <w:marBottom w:val="0"/>
          <w:divBdr>
            <w:top w:val="none" w:sz="0" w:space="0" w:color="auto"/>
            <w:left w:val="none" w:sz="0" w:space="0" w:color="auto"/>
            <w:bottom w:val="none" w:sz="0" w:space="0" w:color="auto"/>
            <w:right w:val="none" w:sz="0" w:space="0" w:color="auto"/>
          </w:divBdr>
        </w:div>
        <w:div w:id="692925194">
          <w:marLeft w:val="480"/>
          <w:marRight w:val="0"/>
          <w:marTop w:val="0"/>
          <w:marBottom w:val="0"/>
          <w:divBdr>
            <w:top w:val="none" w:sz="0" w:space="0" w:color="auto"/>
            <w:left w:val="none" w:sz="0" w:space="0" w:color="auto"/>
            <w:bottom w:val="none" w:sz="0" w:space="0" w:color="auto"/>
            <w:right w:val="none" w:sz="0" w:space="0" w:color="auto"/>
          </w:divBdr>
        </w:div>
        <w:div w:id="720787139">
          <w:marLeft w:val="480"/>
          <w:marRight w:val="0"/>
          <w:marTop w:val="0"/>
          <w:marBottom w:val="0"/>
          <w:divBdr>
            <w:top w:val="none" w:sz="0" w:space="0" w:color="auto"/>
            <w:left w:val="none" w:sz="0" w:space="0" w:color="auto"/>
            <w:bottom w:val="none" w:sz="0" w:space="0" w:color="auto"/>
            <w:right w:val="none" w:sz="0" w:space="0" w:color="auto"/>
          </w:divBdr>
        </w:div>
        <w:div w:id="730276282">
          <w:marLeft w:val="480"/>
          <w:marRight w:val="0"/>
          <w:marTop w:val="0"/>
          <w:marBottom w:val="0"/>
          <w:divBdr>
            <w:top w:val="none" w:sz="0" w:space="0" w:color="auto"/>
            <w:left w:val="none" w:sz="0" w:space="0" w:color="auto"/>
            <w:bottom w:val="none" w:sz="0" w:space="0" w:color="auto"/>
            <w:right w:val="none" w:sz="0" w:space="0" w:color="auto"/>
          </w:divBdr>
        </w:div>
        <w:div w:id="750932488">
          <w:marLeft w:val="480"/>
          <w:marRight w:val="0"/>
          <w:marTop w:val="0"/>
          <w:marBottom w:val="0"/>
          <w:divBdr>
            <w:top w:val="none" w:sz="0" w:space="0" w:color="auto"/>
            <w:left w:val="none" w:sz="0" w:space="0" w:color="auto"/>
            <w:bottom w:val="none" w:sz="0" w:space="0" w:color="auto"/>
            <w:right w:val="none" w:sz="0" w:space="0" w:color="auto"/>
          </w:divBdr>
        </w:div>
        <w:div w:id="780300640">
          <w:marLeft w:val="480"/>
          <w:marRight w:val="0"/>
          <w:marTop w:val="0"/>
          <w:marBottom w:val="0"/>
          <w:divBdr>
            <w:top w:val="none" w:sz="0" w:space="0" w:color="auto"/>
            <w:left w:val="none" w:sz="0" w:space="0" w:color="auto"/>
            <w:bottom w:val="none" w:sz="0" w:space="0" w:color="auto"/>
            <w:right w:val="none" w:sz="0" w:space="0" w:color="auto"/>
          </w:divBdr>
        </w:div>
        <w:div w:id="780875974">
          <w:marLeft w:val="480"/>
          <w:marRight w:val="0"/>
          <w:marTop w:val="0"/>
          <w:marBottom w:val="0"/>
          <w:divBdr>
            <w:top w:val="none" w:sz="0" w:space="0" w:color="auto"/>
            <w:left w:val="none" w:sz="0" w:space="0" w:color="auto"/>
            <w:bottom w:val="none" w:sz="0" w:space="0" w:color="auto"/>
            <w:right w:val="none" w:sz="0" w:space="0" w:color="auto"/>
          </w:divBdr>
        </w:div>
        <w:div w:id="785269999">
          <w:marLeft w:val="480"/>
          <w:marRight w:val="0"/>
          <w:marTop w:val="0"/>
          <w:marBottom w:val="0"/>
          <w:divBdr>
            <w:top w:val="none" w:sz="0" w:space="0" w:color="auto"/>
            <w:left w:val="none" w:sz="0" w:space="0" w:color="auto"/>
            <w:bottom w:val="none" w:sz="0" w:space="0" w:color="auto"/>
            <w:right w:val="none" w:sz="0" w:space="0" w:color="auto"/>
          </w:divBdr>
        </w:div>
        <w:div w:id="788669127">
          <w:marLeft w:val="480"/>
          <w:marRight w:val="0"/>
          <w:marTop w:val="0"/>
          <w:marBottom w:val="0"/>
          <w:divBdr>
            <w:top w:val="none" w:sz="0" w:space="0" w:color="auto"/>
            <w:left w:val="none" w:sz="0" w:space="0" w:color="auto"/>
            <w:bottom w:val="none" w:sz="0" w:space="0" w:color="auto"/>
            <w:right w:val="none" w:sz="0" w:space="0" w:color="auto"/>
          </w:divBdr>
        </w:div>
        <w:div w:id="901451995">
          <w:marLeft w:val="480"/>
          <w:marRight w:val="0"/>
          <w:marTop w:val="0"/>
          <w:marBottom w:val="0"/>
          <w:divBdr>
            <w:top w:val="none" w:sz="0" w:space="0" w:color="auto"/>
            <w:left w:val="none" w:sz="0" w:space="0" w:color="auto"/>
            <w:bottom w:val="none" w:sz="0" w:space="0" w:color="auto"/>
            <w:right w:val="none" w:sz="0" w:space="0" w:color="auto"/>
          </w:divBdr>
        </w:div>
        <w:div w:id="913205294">
          <w:marLeft w:val="480"/>
          <w:marRight w:val="0"/>
          <w:marTop w:val="0"/>
          <w:marBottom w:val="0"/>
          <w:divBdr>
            <w:top w:val="none" w:sz="0" w:space="0" w:color="auto"/>
            <w:left w:val="none" w:sz="0" w:space="0" w:color="auto"/>
            <w:bottom w:val="none" w:sz="0" w:space="0" w:color="auto"/>
            <w:right w:val="none" w:sz="0" w:space="0" w:color="auto"/>
          </w:divBdr>
        </w:div>
        <w:div w:id="937248459">
          <w:marLeft w:val="480"/>
          <w:marRight w:val="0"/>
          <w:marTop w:val="0"/>
          <w:marBottom w:val="0"/>
          <w:divBdr>
            <w:top w:val="none" w:sz="0" w:space="0" w:color="auto"/>
            <w:left w:val="none" w:sz="0" w:space="0" w:color="auto"/>
            <w:bottom w:val="none" w:sz="0" w:space="0" w:color="auto"/>
            <w:right w:val="none" w:sz="0" w:space="0" w:color="auto"/>
          </w:divBdr>
        </w:div>
        <w:div w:id="1039084714">
          <w:marLeft w:val="480"/>
          <w:marRight w:val="0"/>
          <w:marTop w:val="0"/>
          <w:marBottom w:val="0"/>
          <w:divBdr>
            <w:top w:val="none" w:sz="0" w:space="0" w:color="auto"/>
            <w:left w:val="none" w:sz="0" w:space="0" w:color="auto"/>
            <w:bottom w:val="none" w:sz="0" w:space="0" w:color="auto"/>
            <w:right w:val="none" w:sz="0" w:space="0" w:color="auto"/>
          </w:divBdr>
        </w:div>
        <w:div w:id="1065836292">
          <w:marLeft w:val="480"/>
          <w:marRight w:val="0"/>
          <w:marTop w:val="0"/>
          <w:marBottom w:val="0"/>
          <w:divBdr>
            <w:top w:val="none" w:sz="0" w:space="0" w:color="auto"/>
            <w:left w:val="none" w:sz="0" w:space="0" w:color="auto"/>
            <w:bottom w:val="none" w:sz="0" w:space="0" w:color="auto"/>
            <w:right w:val="none" w:sz="0" w:space="0" w:color="auto"/>
          </w:divBdr>
        </w:div>
        <w:div w:id="1076779461">
          <w:marLeft w:val="480"/>
          <w:marRight w:val="0"/>
          <w:marTop w:val="0"/>
          <w:marBottom w:val="0"/>
          <w:divBdr>
            <w:top w:val="none" w:sz="0" w:space="0" w:color="auto"/>
            <w:left w:val="none" w:sz="0" w:space="0" w:color="auto"/>
            <w:bottom w:val="none" w:sz="0" w:space="0" w:color="auto"/>
            <w:right w:val="none" w:sz="0" w:space="0" w:color="auto"/>
          </w:divBdr>
        </w:div>
        <w:div w:id="1160854837">
          <w:marLeft w:val="480"/>
          <w:marRight w:val="0"/>
          <w:marTop w:val="0"/>
          <w:marBottom w:val="0"/>
          <w:divBdr>
            <w:top w:val="none" w:sz="0" w:space="0" w:color="auto"/>
            <w:left w:val="none" w:sz="0" w:space="0" w:color="auto"/>
            <w:bottom w:val="none" w:sz="0" w:space="0" w:color="auto"/>
            <w:right w:val="none" w:sz="0" w:space="0" w:color="auto"/>
          </w:divBdr>
        </w:div>
        <w:div w:id="1180579639">
          <w:marLeft w:val="480"/>
          <w:marRight w:val="0"/>
          <w:marTop w:val="0"/>
          <w:marBottom w:val="0"/>
          <w:divBdr>
            <w:top w:val="none" w:sz="0" w:space="0" w:color="auto"/>
            <w:left w:val="none" w:sz="0" w:space="0" w:color="auto"/>
            <w:bottom w:val="none" w:sz="0" w:space="0" w:color="auto"/>
            <w:right w:val="none" w:sz="0" w:space="0" w:color="auto"/>
          </w:divBdr>
        </w:div>
        <w:div w:id="1212494070">
          <w:marLeft w:val="480"/>
          <w:marRight w:val="0"/>
          <w:marTop w:val="0"/>
          <w:marBottom w:val="0"/>
          <w:divBdr>
            <w:top w:val="none" w:sz="0" w:space="0" w:color="auto"/>
            <w:left w:val="none" w:sz="0" w:space="0" w:color="auto"/>
            <w:bottom w:val="none" w:sz="0" w:space="0" w:color="auto"/>
            <w:right w:val="none" w:sz="0" w:space="0" w:color="auto"/>
          </w:divBdr>
        </w:div>
        <w:div w:id="1251082336">
          <w:marLeft w:val="480"/>
          <w:marRight w:val="0"/>
          <w:marTop w:val="0"/>
          <w:marBottom w:val="0"/>
          <w:divBdr>
            <w:top w:val="none" w:sz="0" w:space="0" w:color="auto"/>
            <w:left w:val="none" w:sz="0" w:space="0" w:color="auto"/>
            <w:bottom w:val="none" w:sz="0" w:space="0" w:color="auto"/>
            <w:right w:val="none" w:sz="0" w:space="0" w:color="auto"/>
          </w:divBdr>
        </w:div>
        <w:div w:id="1257134859">
          <w:marLeft w:val="480"/>
          <w:marRight w:val="0"/>
          <w:marTop w:val="0"/>
          <w:marBottom w:val="0"/>
          <w:divBdr>
            <w:top w:val="none" w:sz="0" w:space="0" w:color="auto"/>
            <w:left w:val="none" w:sz="0" w:space="0" w:color="auto"/>
            <w:bottom w:val="none" w:sz="0" w:space="0" w:color="auto"/>
            <w:right w:val="none" w:sz="0" w:space="0" w:color="auto"/>
          </w:divBdr>
        </w:div>
        <w:div w:id="1293248911">
          <w:marLeft w:val="480"/>
          <w:marRight w:val="0"/>
          <w:marTop w:val="0"/>
          <w:marBottom w:val="0"/>
          <w:divBdr>
            <w:top w:val="none" w:sz="0" w:space="0" w:color="auto"/>
            <w:left w:val="none" w:sz="0" w:space="0" w:color="auto"/>
            <w:bottom w:val="none" w:sz="0" w:space="0" w:color="auto"/>
            <w:right w:val="none" w:sz="0" w:space="0" w:color="auto"/>
          </w:divBdr>
        </w:div>
        <w:div w:id="1312370682">
          <w:marLeft w:val="480"/>
          <w:marRight w:val="0"/>
          <w:marTop w:val="0"/>
          <w:marBottom w:val="0"/>
          <w:divBdr>
            <w:top w:val="none" w:sz="0" w:space="0" w:color="auto"/>
            <w:left w:val="none" w:sz="0" w:space="0" w:color="auto"/>
            <w:bottom w:val="none" w:sz="0" w:space="0" w:color="auto"/>
            <w:right w:val="none" w:sz="0" w:space="0" w:color="auto"/>
          </w:divBdr>
        </w:div>
        <w:div w:id="1314531873">
          <w:marLeft w:val="480"/>
          <w:marRight w:val="0"/>
          <w:marTop w:val="0"/>
          <w:marBottom w:val="0"/>
          <w:divBdr>
            <w:top w:val="none" w:sz="0" w:space="0" w:color="auto"/>
            <w:left w:val="none" w:sz="0" w:space="0" w:color="auto"/>
            <w:bottom w:val="none" w:sz="0" w:space="0" w:color="auto"/>
            <w:right w:val="none" w:sz="0" w:space="0" w:color="auto"/>
          </w:divBdr>
        </w:div>
        <w:div w:id="1399010710">
          <w:marLeft w:val="480"/>
          <w:marRight w:val="0"/>
          <w:marTop w:val="0"/>
          <w:marBottom w:val="0"/>
          <w:divBdr>
            <w:top w:val="none" w:sz="0" w:space="0" w:color="auto"/>
            <w:left w:val="none" w:sz="0" w:space="0" w:color="auto"/>
            <w:bottom w:val="none" w:sz="0" w:space="0" w:color="auto"/>
            <w:right w:val="none" w:sz="0" w:space="0" w:color="auto"/>
          </w:divBdr>
        </w:div>
        <w:div w:id="1417894848">
          <w:marLeft w:val="480"/>
          <w:marRight w:val="0"/>
          <w:marTop w:val="0"/>
          <w:marBottom w:val="0"/>
          <w:divBdr>
            <w:top w:val="none" w:sz="0" w:space="0" w:color="auto"/>
            <w:left w:val="none" w:sz="0" w:space="0" w:color="auto"/>
            <w:bottom w:val="none" w:sz="0" w:space="0" w:color="auto"/>
            <w:right w:val="none" w:sz="0" w:space="0" w:color="auto"/>
          </w:divBdr>
        </w:div>
        <w:div w:id="1437410387">
          <w:marLeft w:val="480"/>
          <w:marRight w:val="0"/>
          <w:marTop w:val="0"/>
          <w:marBottom w:val="0"/>
          <w:divBdr>
            <w:top w:val="none" w:sz="0" w:space="0" w:color="auto"/>
            <w:left w:val="none" w:sz="0" w:space="0" w:color="auto"/>
            <w:bottom w:val="none" w:sz="0" w:space="0" w:color="auto"/>
            <w:right w:val="none" w:sz="0" w:space="0" w:color="auto"/>
          </w:divBdr>
        </w:div>
        <w:div w:id="1470856811">
          <w:marLeft w:val="480"/>
          <w:marRight w:val="0"/>
          <w:marTop w:val="0"/>
          <w:marBottom w:val="0"/>
          <w:divBdr>
            <w:top w:val="none" w:sz="0" w:space="0" w:color="auto"/>
            <w:left w:val="none" w:sz="0" w:space="0" w:color="auto"/>
            <w:bottom w:val="none" w:sz="0" w:space="0" w:color="auto"/>
            <w:right w:val="none" w:sz="0" w:space="0" w:color="auto"/>
          </w:divBdr>
        </w:div>
        <w:div w:id="1508522843">
          <w:marLeft w:val="480"/>
          <w:marRight w:val="0"/>
          <w:marTop w:val="0"/>
          <w:marBottom w:val="0"/>
          <w:divBdr>
            <w:top w:val="none" w:sz="0" w:space="0" w:color="auto"/>
            <w:left w:val="none" w:sz="0" w:space="0" w:color="auto"/>
            <w:bottom w:val="none" w:sz="0" w:space="0" w:color="auto"/>
            <w:right w:val="none" w:sz="0" w:space="0" w:color="auto"/>
          </w:divBdr>
        </w:div>
        <w:div w:id="1545097278">
          <w:marLeft w:val="480"/>
          <w:marRight w:val="0"/>
          <w:marTop w:val="0"/>
          <w:marBottom w:val="0"/>
          <w:divBdr>
            <w:top w:val="none" w:sz="0" w:space="0" w:color="auto"/>
            <w:left w:val="none" w:sz="0" w:space="0" w:color="auto"/>
            <w:bottom w:val="none" w:sz="0" w:space="0" w:color="auto"/>
            <w:right w:val="none" w:sz="0" w:space="0" w:color="auto"/>
          </w:divBdr>
        </w:div>
        <w:div w:id="1618877049">
          <w:marLeft w:val="480"/>
          <w:marRight w:val="0"/>
          <w:marTop w:val="0"/>
          <w:marBottom w:val="0"/>
          <w:divBdr>
            <w:top w:val="none" w:sz="0" w:space="0" w:color="auto"/>
            <w:left w:val="none" w:sz="0" w:space="0" w:color="auto"/>
            <w:bottom w:val="none" w:sz="0" w:space="0" w:color="auto"/>
            <w:right w:val="none" w:sz="0" w:space="0" w:color="auto"/>
          </w:divBdr>
        </w:div>
        <w:div w:id="1802841703">
          <w:marLeft w:val="480"/>
          <w:marRight w:val="0"/>
          <w:marTop w:val="0"/>
          <w:marBottom w:val="0"/>
          <w:divBdr>
            <w:top w:val="none" w:sz="0" w:space="0" w:color="auto"/>
            <w:left w:val="none" w:sz="0" w:space="0" w:color="auto"/>
            <w:bottom w:val="none" w:sz="0" w:space="0" w:color="auto"/>
            <w:right w:val="none" w:sz="0" w:space="0" w:color="auto"/>
          </w:divBdr>
        </w:div>
        <w:div w:id="1818718098">
          <w:marLeft w:val="480"/>
          <w:marRight w:val="0"/>
          <w:marTop w:val="0"/>
          <w:marBottom w:val="0"/>
          <w:divBdr>
            <w:top w:val="none" w:sz="0" w:space="0" w:color="auto"/>
            <w:left w:val="none" w:sz="0" w:space="0" w:color="auto"/>
            <w:bottom w:val="none" w:sz="0" w:space="0" w:color="auto"/>
            <w:right w:val="none" w:sz="0" w:space="0" w:color="auto"/>
          </w:divBdr>
        </w:div>
        <w:div w:id="1821266377">
          <w:marLeft w:val="480"/>
          <w:marRight w:val="0"/>
          <w:marTop w:val="0"/>
          <w:marBottom w:val="0"/>
          <w:divBdr>
            <w:top w:val="none" w:sz="0" w:space="0" w:color="auto"/>
            <w:left w:val="none" w:sz="0" w:space="0" w:color="auto"/>
            <w:bottom w:val="none" w:sz="0" w:space="0" w:color="auto"/>
            <w:right w:val="none" w:sz="0" w:space="0" w:color="auto"/>
          </w:divBdr>
        </w:div>
        <w:div w:id="1911387299">
          <w:marLeft w:val="480"/>
          <w:marRight w:val="0"/>
          <w:marTop w:val="0"/>
          <w:marBottom w:val="0"/>
          <w:divBdr>
            <w:top w:val="none" w:sz="0" w:space="0" w:color="auto"/>
            <w:left w:val="none" w:sz="0" w:space="0" w:color="auto"/>
            <w:bottom w:val="none" w:sz="0" w:space="0" w:color="auto"/>
            <w:right w:val="none" w:sz="0" w:space="0" w:color="auto"/>
          </w:divBdr>
        </w:div>
        <w:div w:id="1945722988">
          <w:marLeft w:val="480"/>
          <w:marRight w:val="0"/>
          <w:marTop w:val="0"/>
          <w:marBottom w:val="0"/>
          <w:divBdr>
            <w:top w:val="none" w:sz="0" w:space="0" w:color="auto"/>
            <w:left w:val="none" w:sz="0" w:space="0" w:color="auto"/>
            <w:bottom w:val="none" w:sz="0" w:space="0" w:color="auto"/>
            <w:right w:val="none" w:sz="0" w:space="0" w:color="auto"/>
          </w:divBdr>
        </w:div>
        <w:div w:id="2011592926">
          <w:marLeft w:val="480"/>
          <w:marRight w:val="0"/>
          <w:marTop w:val="0"/>
          <w:marBottom w:val="0"/>
          <w:divBdr>
            <w:top w:val="none" w:sz="0" w:space="0" w:color="auto"/>
            <w:left w:val="none" w:sz="0" w:space="0" w:color="auto"/>
            <w:bottom w:val="none" w:sz="0" w:space="0" w:color="auto"/>
            <w:right w:val="none" w:sz="0" w:space="0" w:color="auto"/>
          </w:divBdr>
        </w:div>
        <w:div w:id="2068215406">
          <w:marLeft w:val="480"/>
          <w:marRight w:val="0"/>
          <w:marTop w:val="0"/>
          <w:marBottom w:val="0"/>
          <w:divBdr>
            <w:top w:val="none" w:sz="0" w:space="0" w:color="auto"/>
            <w:left w:val="none" w:sz="0" w:space="0" w:color="auto"/>
            <w:bottom w:val="none" w:sz="0" w:space="0" w:color="auto"/>
            <w:right w:val="none" w:sz="0" w:space="0" w:color="auto"/>
          </w:divBdr>
        </w:div>
        <w:div w:id="2088375838">
          <w:marLeft w:val="480"/>
          <w:marRight w:val="0"/>
          <w:marTop w:val="0"/>
          <w:marBottom w:val="0"/>
          <w:divBdr>
            <w:top w:val="none" w:sz="0" w:space="0" w:color="auto"/>
            <w:left w:val="none" w:sz="0" w:space="0" w:color="auto"/>
            <w:bottom w:val="none" w:sz="0" w:space="0" w:color="auto"/>
            <w:right w:val="none" w:sz="0" w:space="0" w:color="auto"/>
          </w:divBdr>
        </w:div>
      </w:divsChild>
    </w:div>
    <w:div w:id="508328211">
      <w:bodyDiv w:val="1"/>
      <w:marLeft w:val="0"/>
      <w:marRight w:val="0"/>
      <w:marTop w:val="0"/>
      <w:marBottom w:val="0"/>
      <w:divBdr>
        <w:top w:val="none" w:sz="0" w:space="0" w:color="auto"/>
        <w:left w:val="none" w:sz="0" w:space="0" w:color="auto"/>
        <w:bottom w:val="none" w:sz="0" w:space="0" w:color="auto"/>
        <w:right w:val="none" w:sz="0" w:space="0" w:color="auto"/>
      </w:divBdr>
    </w:div>
    <w:div w:id="512190097">
      <w:bodyDiv w:val="1"/>
      <w:marLeft w:val="0"/>
      <w:marRight w:val="0"/>
      <w:marTop w:val="0"/>
      <w:marBottom w:val="0"/>
      <w:divBdr>
        <w:top w:val="none" w:sz="0" w:space="0" w:color="auto"/>
        <w:left w:val="none" w:sz="0" w:space="0" w:color="auto"/>
        <w:bottom w:val="none" w:sz="0" w:space="0" w:color="auto"/>
        <w:right w:val="none" w:sz="0" w:space="0" w:color="auto"/>
      </w:divBdr>
      <w:divsChild>
        <w:div w:id="51851981">
          <w:marLeft w:val="480"/>
          <w:marRight w:val="0"/>
          <w:marTop w:val="0"/>
          <w:marBottom w:val="0"/>
          <w:divBdr>
            <w:top w:val="none" w:sz="0" w:space="0" w:color="auto"/>
            <w:left w:val="none" w:sz="0" w:space="0" w:color="auto"/>
            <w:bottom w:val="none" w:sz="0" w:space="0" w:color="auto"/>
            <w:right w:val="none" w:sz="0" w:space="0" w:color="auto"/>
          </w:divBdr>
        </w:div>
        <w:div w:id="75714073">
          <w:marLeft w:val="480"/>
          <w:marRight w:val="0"/>
          <w:marTop w:val="0"/>
          <w:marBottom w:val="0"/>
          <w:divBdr>
            <w:top w:val="none" w:sz="0" w:space="0" w:color="auto"/>
            <w:left w:val="none" w:sz="0" w:space="0" w:color="auto"/>
            <w:bottom w:val="none" w:sz="0" w:space="0" w:color="auto"/>
            <w:right w:val="none" w:sz="0" w:space="0" w:color="auto"/>
          </w:divBdr>
        </w:div>
        <w:div w:id="101656613">
          <w:marLeft w:val="480"/>
          <w:marRight w:val="0"/>
          <w:marTop w:val="0"/>
          <w:marBottom w:val="0"/>
          <w:divBdr>
            <w:top w:val="none" w:sz="0" w:space="0" w:color="auto"/>
            <w:left w:val="none" w:sz="0" w:space="0" w:color="auto"/>
            <w:bottom w:val="none" w:sz="0" w:space="0" w:color="auto"/>
            <w:right w:val="none" w:sz="0" w:space="0" w:color="auto"/>
          </w:divBdr>
        </w:div>
        <w:div w:id="127282553">
          <w:marLeft w:val="480"/>
          <w:marRight w:val="0"/>
          <w:marTop w:val="0"/>
          <w:marBottom w:val="0"/>
          <w:divBdr>
            <w:top w:val="none" w:sz="0" w:space="0" w:color="auto"/>
            <w:left w:val="none" w:sz="0" w:space="0" w:color="auto"/>
            <w:bottom w:val="none" w:sz="0" w:space="0" w:color="auto"/>
            <w:right w:val="none" w:sz="0" w:space="0" w:color="auto"/>
          </w:divBdr>
        </w:div>
        <w:div w:id="193231998">
          <w:marLeft w:val="480"/>
          <w:marRight w:val="0"/>
          <w:marTop w:val="0"/>
          <w:marBottom w:val="0"/>
          <w:divBdr>
            <w:top w:val="none" w:sz="0" w:space="0" w:color="auto"/>
            <w:left w:val="none" w:sz="0" w:space="0" w:color="auto"/>
            <w:bottom w:val="none" w:sz="0" w:space="0" w:color="auto"/>
            <w:right w:val="none" w:sz="0" w:space="0" w:color="auto"/>
          </w:divBdr>
        </w:div>
        <w:div w:id="211432317">
          <w:marLeft w:val="480"/>
          <w:marRight w:val="0"/>
          <w:marTop w:val="0"/>
          <w:marBottom w:val="0"/>
          <w:divBdr>
            <w:top w:val="none" w:sz="0" w:space="0" w:color="auto"/>
            <w:left w:val="none" w:sz="0" w:space="0" w:color="auto"/>
            <w:bottom w:val="none" w:sz="0" w:space="0" w:color="auto"/>
            <w:right w:val="none" w:sz="0" w:space="0" w:color="auto"/>
          </w:divBdr>
        </w:div>
        <w:div w:id="298808139">
          <w:marLeft w:val="480"/>
          <w:marRight w:val="0"/>
          <w:marTop w:val="0"/>
          <w:marBottom w:val="0"/>
          <w:divBdr>
            <w:top w:val="none" w:sz="0" w:space="0" w:color="auto"/>
            <w:left w:val="none" w:sz="0" w:space="0" w:color="auto"/>
            <w:bottom w:val="none" w:sz="0" w:space="0" w:color="auto"/>
            <w:right w:val="none" w:sz="0" w:space="0" w:color="auto"/>
          </w:divBdr>
        </w:div>
        <w:div w:id="309872188">
          <w:marLeft w:val="480"/>
          <w:marRight w:val="0"/>
          <w:marTop w:val="0"/>
          <w:marBottom w:val="0"/>
          <w:divBdr>
            <w:top w:val="none" w:sz="0" w:space="0" w:color="auto"/>
            <w:left w:val="none" w:sz="0" w:space="0" w:color="auto"/>
            <w:bottom w:val="none" w:sz="0" w:space="0" w:color="auto"/>
            <w:right w:val="none" w:sz="0" w:space="0" w:color="auto"/>
          </w:divBdr>
        </w:div>
        <w:div w:id="313681960">
          <w:marLeft w:val="480"/>
          <w:marRight w:val="0"/>
          <w:marTop w:val="0"/>
          <w:marBottom w:val="0"/>
          <w:divBdr>
            <w:top w:val="none" w:sz="0" w:space="0" w:color="auto"/>
            <w:left w:val="none" w:sz="0" w:space="0" w:color="auto"/>
            <w:bottom w:val="none" w:sz="0" w:space="0" w:color="auto"/>
            <w:right w:val="none" w:sz="0" w:space="0" w:color="auto"/>
          </w:divBdr>
        </w:div>
        <w:div w:id="332680544">
          <w:marLeft w:val="480"/>
          <w:marRight w:val="0"/>
          <w:marTop w:val="0"/>
          <w:marBottom w:val="0"/>
          <w:divBdr>
            <w:top w:val="none" w:sz="0" w:space="0" w:color="auto"/>
            <w:left w:val="none" w:sz="0" w:space="0" w:color="auto"/>
            <w:bottom w:val="none" w:sz="0" w:space="0" w:color="auto"/>
            <w:right w:val="none" w:sz="0" w:space="0" w:color="auto"/>
          </w:divBdr>
        </w:div>
        <w:div w:id="336343894">
          <w:marLeft w:val="480"/>
          <w:marRight w:val="0"/>
          <w:marTop w:val="0"/>
          <w:marBottom w:val="0"/>
          <w:divBdr>
            <w:top w:val="none" w:sz="0" w:space="0" w:color="auto"/>
            <w:left w:val="none" w:sz="0" w:space="0" w:color="auto"/>
            <w:bottom w:val="none" w:sz="0" w:space="0" w:color="auto"/>
            <w:right w:val="none" w:sz="0" w:space="0" w:color="auto"/>
          </w:divBdr>
        </w:div>
        <w:div w:id="339551992">
          <w:marLeft w:val="480"/>
          <w:marRight w:val="0"/>
          <w:marTop w:val="0"/>
          <w:marBottom w:val="0"/>
          <w:divBdr>
            <w:top w:val="none" w:sz="0" w:space="0" w:color="auto"/>
            <w:left w:val="none" w:sz="0" w:space="0" w:color="auto"/>
            <w:bottom w:val="none" w:sz="0" w:space="0" w:color="auto"/>
            <w:right w:val="none" w:sz="0" w:space="0" w:color="auto"/>
          </w:divBdr>
        </w:div>
        <w:div w:id="444471409">
          <w:marLeft w:val="480"/>
          <w:marRight w:val="0"/>
          <w:marTop w:val="0"/>
          <w:marBottom w:val="0"/>
          <w:divBdr>
            <w:top w:val="none" w:sz="0" w:space="0" w:color="auto"/>
            <w:left w:val="none" w:sz="0" w:space="0" w:color="auto"/>
            <w:bottom w:val="none" w:sz="0" w:space="0" w:color="auto"/>
            <w:right w:val="none" w:sz="0" w:space="0" w:color="auto"/>
          </w:divBdr>
        </w:div>
        <w:div w:id="479660627">
          <w:marLeft w:val="480"/>
          <w:marRight w:val="0"/>
          <w:marTop w:val="0"/>
          <w:marBottom w:val="0"/>
          <w:divBdr>
            <w:top w:val="none" w:sz="0" w:space="0" w:color="auto"/>
            <w:left w:val="none" w:sz="0" w:space="0" w:color="auto"/>
            <w:bottom w:val="none" w:sz="0" w:space="0" w:color="auto"/>
            <w:right w:val="none" w:sz="0" w:space="0" w:color="auto"/>
          </w:divBdr>
        </w:div>
        <w:div w:id="501622252">
          <w:marLeft w:val="480"/>
          <w:marRight w:val="0"/>
          <w:marTop w:val="0"/>
          <w:marBottom w:val="0"/>
          <w:divBdr>
            <w:top w:val="none" w:sz="0" w:space="0" w:color="auto"/>
            <w:left w:val="none" w:sz="0" w:space="0" w:color="auto"/>
            <w:bottom w:val="none" w:sz="0" w:space="0" w:color="auto"/>
            <w:right w:val="none" w:sz="0" w:space="0" w:color="auto"/>
          </w:divBdr>
        </w:div>
        <w:div w:id="519196703">
          <w:marLeft w:val="480"/>
          <w:marRight w:val="0"/>
          <w:marTop w:val="0"/>
          <w:marBottom w:val="0"/>
          <w:divBdr>
            <w:top w:val="none" w:sz="0" w:space="0" w:color="auto"/>
            <w:left w:val="none" w:sz="0" w:space="0" w:color="auto"/>
            <w:bottom w:val="none" w:sz="0" w:space="0" w:color="auto"/>
            <w:right w:val="none" w:sz="0" w:space="0" w:color="auto"/>
          </w:divBdr>
        </w:div>
        <w:div w:id="530461184">
          <w:marLeft w:val="480"/>
          <w:marRight w:val="0"/>
          <w:marTop w:val="0"/>
          <w:marBottom w:val="0"/>
          <w:divBdr>
            <w:top w:val="none" w:sz="0" w:space="0" w:color="auto"/>
            <w:left w:val="none" w:sz="0" w:space="0" w:color="auto"/>
            <w:bottom w:val="none" w:sz="0" w:space="0" w:color="auto"/>
            <w:right w:val="none" w:sz="0" w:space="0" w:color="auto"/>
          </w:divBdr>
        </w:div>
        <w:div w:id="540560915">
          <w:marLeft w:val="480"/>
          <w:marRight w:val="0"/>
          <w:marTop w:val="0"/>
          <w:marBottom w:val="0"/>
          <w:divBdr>
            <w:top w:val="none" w:sz="0" w:space="0" w:color="auto"/>
            <w:left w:val="none" w:sz="0" w:space="0" w:color="auto"/>
            <w:bottom w:val="none" w:sz="0" w:space="0" w:color="auto"/>
            <w:right w:val="none" w:sz="0" w:space="0" w:color="auto"/>
          </w:divBdr>
        </w:div>
        <w:div w:id="547497486">
          <w:marLeft w:val="480"/>
          <w:marRight w:val="0"/>
          <w:marTop w:val="0"/>
          <w:marBottom w:val="0"/>
          <w:divBdr>
            <w:top w:val="none" w:sz="0" w:space="0" w:color="auto"/>
            <w:left w:val="none" w:sz="0" w:space="0" w:color="auto"/>
            <w:bottom w:val="none" w:sz="0" w:space="0" w:color="auto"/>
            <w:right w:val="none" w:sz="0" w:space="0" w:color="auto"/>
          </w:divBdr>
        </w:div>
        <w:div w:id="643314631">
          <w:marLeft w:val="480"/>
          <w:marRight w:val="0"/>
          <w:marTop w:val="0"/>
          <w:marBottom w:val="0"/>
          <w:divBdr>
            <w:top w:val="none" w:sz="0" w:space="0" w:color="auto"/>
            <w:left w:val="none" w:sz="0" w:space="0" w:color="auto"/>
            <w:bottom w:val="none" w:sz="0" w:space="0" w:color="auto"/>
            <w:right w:val="none" w:sz="0" w:space="0" w:color="auto"/>
          </w:divBdr>
        </w:div>
        <w:div w:id="677973347">
          <w:marLeft w:val="480"/>
          <w:marRight w:val="0"/>
          <w:marTop w:val="0"/>
          <w:marBottom w:val="0"/>
          <w:divBdr>
            <w:top w:val="none" w:sz="0" w:space="0" w:color="auto"/>
            <w:left w:val="none" w:sz="0" w:space="0" w:color="auto"/>
            <w:bottom w:val="none" w:sz="0" w:space="0" w:color="auto"/>
            <w:right w:val="none" w:sz="0" w:space="0" w:color="auto"/>
          </w:divBdr>
        </w:div>
        <w:div w:id="812136649">
          <w:marLeft w:val="480"/>
          <w:marRight w:val="0"/>
          <w:marTop w:val="0"/>
          <w:marBottom w:val="0"/>
          <w:divBdr>
            <w:top w:val="none" w:sz="0" w:space="0" w:color="auto"/>
            <w:left w:val="none" w:sz="0" w:space="0" w:color="auto"/>
            <w:bottom w:val="none" w:sz="0" w:space="0" w:color="auto"/>
            <w:right w:val="none" w:sz="0" w:space="0" w:color="auto"/>
          </w:divBdr>
        </w:div>
        <w:div w:id="821310805">
          <w:marLeft w:val="480"/>
          <w:marRight w:val="0"/>
          <w:marTop w:val="0"/>
          <w:marBottom w:val="0"/>
          <w:divBdr>
            <w:top w:val="none" w:sz="0" w:space="0" w:color="auto"/>
            <w:left w:val="none" w:sz="0" w:space="0" w:color="auto"/>
            <w:bottom w:val="none" w:sz="0" w:space="0" w:color="auto"/>
            <w:right w:val="none" w:sz="0" w:space="0" w:color="auto"/>
          </w:divBdr>
        </w:div>
        <w:div w:id="896628487">
          <w:marLeft w:val="480"/>
          <w:marRight w:val="0"/>
          <w:marTop w:val="0"/>
          <w:marBottom w:val="0"/>
          <w:divBdr>
            <w:top w:val="none" w:sz="0" w:space="0" w:color="auto"/>
            <w:left w:val="none" w:sz="0" w:space="0" w:color="auto"/>
            <w:bottom w:val="none" w:sz="0" w:space="0" w:color="auto"/>
            <w:right w:val="none" w:sz="0" w:space="0" w:color="auto"/>
          </w:divBdr>
        </w:div>
        <w:div w:id="953252540">
          <w:marLeft w:val="480"/>
          <w:marRight w:val="0"/>
          <w:marTop w:val="0"/>
          <w:marBottom w:val="0"/>
          <w:divBdr>
            <w:top w:val="none" w:sz="0" w:space="0" w:color="auto"/>
            <w:left w:val="none" w:sz="0" w:space="0" w:color="auto"/>
            <w:bottom w:val="none" w:sz="0" w:space="0" w:color="auto"/>
            <w:right w:val="none" w:sz="0" w:space="0" w:color="auto"/>
          </w:divBdr>
        </w:div>
        <w:div w:id="998458697">
          <w:marLeft w:val="480"/>
          <w:marRight w:val="0"/>
          <w:marTop w:val="0"/>
          <w:marBottom w:val="0"/>
          <w:divBdr>
            <w:top w:val="none" w:sz="0" w:space="0" w:color="auto"/>
            <w:left w:val="none" w:sz="0" w:space="0" w:color="auto"/>
            <w:bottom w:val="none" w:sz="0" w:space="0" w:color="auto"/>
            <w:right w:val="none" w:sz="0" w:space="0" w:color="auto"/>
          </w:divBdr>
        </w:div>
        <w:div w:id="1308974726">
          <w:marLeft w:val="480"/>
          <w:marRight w:val="0"/>
          <w:marTop w:val="0"/>
          <w:marBottom w:val="0"/>
          <w:divBdr>
            <w:top w:val="none" w:sz="0" w:space="0" w:color="auto"/>
            <w:left w:val="none" w:sz="0" w:space="0" w:color="auto"/>
            <w:bottom w:val="none" w:sz="0" w:space="0" w:color="auto"/>
            <w:right w:val="none" w:sz="0" w:space="0" w:color="auto"/>
          </w:divBdr>
        </w:div>
        <w:div w:id="1330908617">
          <w:marLeft w:val="480"/>
          <w:marRight w:val="0"/>
          <w:marTop w:val="0"/>
          <w:marBottom w:val="0"/>
          <w:divBdr>
            <w:top w:val="none" w:sz="0" w:space="0" w:color="auto"/>
            <w:left w:val="none" w:sz="0" w:space="0" w:color="auto"/>
            <w:bottom w:val="none" w:sz="0" w:space="0" w:color="auto"/>
            <w:right w:val="none" w:sz="0" w:space="0" w:color="auto"/>
          </w:divBdr>
        </w:div>
        <w:div w:id="1353065719">
          <w:marLeft w:val="480"/>
          <w:marRight w:val="0"/>
          <w:marTop w:val="0"/>
          <w:marBottom w:val="0"/>
          <w:divBdr>
            <w:top w:val="none" w:sz="0" w:space="0" w:color="auto"/>
            <w:left w:val="none" w:sz="0" w:space="0" w:color="auto"/>
            <w:bottom w:val="none" w:sz="0" w:space="0" w:color="auto"/>
            <w:right w:val="none" w:sz="0" w:space="0" w:color="auto"/>
          </w:divBdr>
        </w:div>
        <w:div w:id="1381854819">
          <w:marLeft w:val="480"/>
          <w:marRight w:val="0"/>
          <w:marTop w:val="0"/>
          <w:marBottom w:val="0"/>
          <w:divBdr>
            <w:top w:val="none" w:sz="0" w:space="0" w:color="auto"/>
            <w:left w:val="none" w:sz="0" w:space="0" w:color="auto"/>
            <w:bottom w:val="none" w:sz="0" w:space="0" w:color="auto"/>
            <w:right w:val="none" w:sz="0" w:space="0" w:color="auto"/>
          </w:divBdr>
        </w:div>
        <w:div w:id="1394424541">
          <w:marLeft w:val="480"/>
          <w:marRight w:val="0"/>
          <w:marTop w:val="0"/>
          <w:marBottom w:val="0"/>
          <w:divBdr>
            <w:top w:val="none" w:sz="0" w:space="0" w:color="auto"/>
            <w:left w:val="none" w:sz="0" w:space="0" w:color="auto"/>
            <w:bottom w:val="none" w:sz="0" w:space="0" w:color="auto"/>
            <w:right w:val="none" w:sz="0" w:space="0" w:color="auto"/>
          </w:divBdr>
        </w:div>
        <w:div w:id="1416247641">
          <w:marLeft w:val="480"/>
          <w:marRight w:val="0"/>
          <w:marTop w:val="0"/>
          <w:marBottom w:val="0"/>
          <w:divBdr>
            <w:top w:val="none" w:sz="0" w:space="0" w:color="auto"/>
            <w:left w:val="none" w:sz="0" w:space="0" w:color="auto"/>
            <w:bottom w:val="none" w:sz="0" w:space="0" w:color="auto"/>
            <w:right w:val="none" w:sz="0" w:space="0" w:color="auto"/>
          </w:divBdr>
        </w:div>
        <w:div w:id="1444183185">
          <w:marLeft w:val="480"/>
          <w:marRight w:val="0"/>
          <w:marTop w:val="0"/>
          <w:marBottom w:val="0"/>
          <w:divBdr>
            <w:top w:val="none" w:sz="0" w:space="0" w:color="auto"/>
            <w:left w:val="none" w:sz="0" w:space="0" w:color="auto"/>
            <w:bottom w:val="none" w:sz="0" w:space="0" w:color="auto"/>
            <w:right w:val="none" w:sz="0" w:space="0" w:color="auto"/>
          </w:divBdr>
        </w:div>
        <w:div w:id="1445419137">
          <w:marLeft w:val="480"/>
          <w:marRight w:val="0"/>
          <w:marTop w:val="0"/>
          <w:marBottom w:val="0"/>
          <w:divBdr>
            <w:top w:val="none" w:sz="0" w:space="0" w:color="auto"/>
            <w:left w:val="none" w:sz="0" w:space="0" w:color="auto"/>
            <w:bottom w:val="none" w:sz="0" w:space="0" w:color="auto"/>
            <w:right w:val="none" w:sz="0" w:space="0" w:color="auto"/>
          </w:divBdr>
        </w:div>
        <w:div w:id="1670209473">
          <w:marLeft w:val="480"/>
          <w:marRight w:val="0"/>
          <w:marTop w:val="0"/>
          <w:marBottom w:val="0"/>
          <w:divBdr>
            <w:top w:val="none" w:sz="0" w:space="0" w:color="auto"/>
            <w:left w:val="none" w:sz="0" w:space="0" w:color="auto"/>
            <w:bottom w:val="none" w:sz="0" w:space="0" w:color="auto"/>
            <w:right w:val="none" w:sz="0" w:space="0" w:color="auto"/>
          </w:divBdr>
        </w:div>
        <w:div w:id="1691561771">
          <w:marLeft w:val="480"/>
          <w:marRight w:val="0"/>
          <w:marTop w:val="0"/>
          <w:marBottom w:val="0"/>
          <w:divBdr>
            <w:top w:val="none" w:sz="0" w:space="0" w:color="auto"/>
            <w:left w:val="none" w:sz="0" w:space="0" w:color="auto"/>
            <w:bottom w:val="none" w:sz="0" w:space="0" w:color="auto"/>
            <w:right w:val="none" w:sz="0" w:space="0" w:color="auto"/>
          </w:divBdr>
        </w:div>
        <w:div w:id="1712144393">
          <w:marLeft w:val="480"/>
          <w:marRight w:val="0"/>
          <w:marTop w:val="0"/>
          <w:marBottom w:val="0"/>
          <w:divBdr>
            <w:top w:val="none" w:sz="0" w:space="0" w:color="auto"/>
            <w:left w:val="none" w:sz="0" w:space="0" w:color="auto"/>
            <w:bottom w:val="none" w:sz="0" w:space="0" w:color="auto"/>
            <w:right w:val="none" w:sz="0" w:space="0" w:color="auto"/>
          </w:divBdr>
        </w:div>
        <w:div w:id="1721199203">
          <w:marLeft w:val="480"/>
          <w:marRight w:val="0"/>
          <w:marTop w:val="0"/>
          <w:marBottom w:val="0"/>
          <w:divBdr>
            <w:top w:val="none" w:sz="0" w:space="0" w:color="auto"/>
            <w:left w:val="none" w:sz="0" w:space="0" w:color="auto"/>
            <w:bottom w:val="none" w:sz="0" w:space="0" w:color="auto"/>
            <w:right w:val="none" w:sz="0" w:space="0" w:color="auto"/>
          </w:divBdr>
        </w:div>
        <w:div w:id="1850679803">
          <w:marLeft w:val="480"/>
          <w:marRight w:val="0"/>
          <w:marTop w:val="0"/>
          <w:marBottom w:val="0"/>
          <w:divBdr>
            <w:top w:val="none" w:sz="0" w:space="0" w:color="auto"/>
            <w:left w:val="none" w:sz="0" w:space="0" w:color="auto"/>
            <w:bottom w:val="none" w:sz="0" w:space="0" w:color="auto"/>
            <w:right w:val="none" w:sz="0" w:space="0" w:color="auto"/>
          </w:divBdr>
        </w:div>
        <w:div w:id="1890606409">
          <w:marLeft w:val="480"/>
          <w:marRight w:val="0"/>
          <w:marTop w:val="0"/>
          <w:marBottom w:val="0"/>
          <w:divBdr>
            <w:top w:val="none" w:sz="0" w:space="0" w:color="auto"/>
            <w:left w:val="none" w:sz="0" w:space="0" w:color="auto"/>
            <w:bottom w:val="none" w:sz="0" w:space="0" w:color="auto"/>
            <w:right w:val="none" w:sz="0" w:space="0" w:color="auto"/>
          </w:divBdr>
        </w:div>
        <w:div w:id="1983268877">
          <w:marLeft w:val="480"/>
          <w:marRight w:val="0"/>
          <w:marTop w:val="0"/>
          <w:marBottom w:val="0"/>
          <w:divBdr>
            <w:top w:val="none" w:sz="0" w:space="0" w:color="auto"/>
            <w:left w:val="none" w:sz="0" w:space="0" w:color="auto"/>
            <w:bottom w:val="none" w:sz="0" w:space="0" w:color="auto"/>
            <w:right w:val="none" w:sz="0" w:space="0" w:color="auto"/>
          </w:divBdr>
        </w:div>
        <w:div w:id="1985699253">
          <w:marLeft w:val="480"/>
          <w:marRight w:val="0"/>
          <w:marTop w:val="0"/>
          <w:marBottom w:val="0"/>
          <w:divBdr>
            <w:top w:val="none" w:sz="0" w:space="0" w:color="auto"/>
            <w:left w:val="none" w:sz="0" w:space="0" w:color="auto"/>
            <w:bottom w:val="none" w:sz="0" w:space="0" w:color="auto"/>
            <w:right w:val="none" w:sz="0" w:space="0" w:color="auto"/>
          </w:divBdr>
        </w:div>
        <w:div w:id="2062483522">
          <w:marLeft w:val="480"/>
          <w:marRight w:val="0"/>
          <w:marTop w:val="0"/>
          <w:marBottom w:val="0"/>
          <w:divBdr>
            <w:top w:val="none" w:sz="0" w:space="0" w:color="auto"/>
            <w:left w:val="none" w:sz="0" w:space="0" w:color="auto"/>
            <w:bottom w:val="none" w:sz="0" w:space="0" w:color="auto"/>
            <w:right w:val="none" w:sz="0" w:space="0" w:color="auto"/>
          </w:divBdr>
        </w:div>
        <w:div w:id="2090343906">
          <w:marLeft w:val="480"/>
          <w:marRight w:val="0"/>
          <w:marTop w:val="0"/>
          <w:marBottom w:val="0"/>
          <w:divBdr>
            <w:top w:val="none" w:sz="0" w:space="0" w:color="auto"/>
            <w:left w:val="none" w:sz="0" w:space="0" w:color="auto"/>
            <w:bottom w:val="none" w:sz="0" w:space="0" w:color="auto"/>
            <w:right w:val="none" w:sz="0" w:space="0" w:color="auto"/>
          </w:divBdr>
        </w:div>
        <w:div w:id="2094400040">
          <w:marLeft w:val="480"/>
          <w:marRight w:val="0"/>
          <w:marTop w:val="0"/>
          <w:marBottom w:val="0"/>
          <w:divBdr>
            <w:top w:val="none" w:sz="0" w:space="0" w:color="auto"/>
            <w:left w:val="none" w:sz="0" w:space="0" w:color="auto"/>
            <w:bottom w:val="none" w:sz="0" w:space="0" w:color="auto"/>
            <w:right w:val="none" w:sz="0" w:space="0" w:color="auto"/>
          </w:divBdr>
        </w:div>
        <w:div w:id="2102144337">
          <w:marLeft w:val="480"/>
          <w:marRight w:val="0"/>
          <w:marTop w:val="0"/>
          <w:marBottom w:val="0"/>
          <w:divBdr>
            <w:top w:val="none" w:sz="0" w:space="0" w:color="auto"/>
            <w:left w:val="none" w:sz="0" w:space="0" w:color="auto"/>
            <w:bottom w:val="none" w:sz="0" w:space="0" w:color="auto"/>
            <w:right w:val="none" w:sz="0" w:space="0" w:color="auto"/>
          </w:divBdr>
        </w:div>
        <w:div w:id="2114857327">
          <w:marLeft w:val="480"/>
          <w:marRight w:val="0"/>
          <w:marTop w:val="0"/>
          <w:marBottom w:val="0"/>
          <w:divBdr>
            <w:top w:val="none" w:sz="0" w:space="0" w:color="auto"/>
            <w:left w:val="none" w:sz="0" w:space="0" w:color="auto"/>
            <w:bottom w:val="none" w:sz="0" w:space="0" w:color="auto"/>
            <w:right w:val="none" w:sz="0" w:space="0" w:color="auto"/>
          </w:divBdr>
        </w:div>
      </w:divsChild>
    </w:div>
    <w:div w:id="513346989">
      <w:bodyDiv w:val="1"/>
      <w:marLeft w:val="0"/>
      <w:marRight w:val="0"/>
      <w:marTop w:val="0"/>
      <w:marBottom w:val="0"/>
      <w:divBdr>
        <w:top w:val="none" w:sz="0" w:space="0" w:color="auto"/>
        <w:left w:val="none" w:sz="0" w:space="0" w:color="auto"/>
        <w:bottom w:val="none" w:sz="0" w:space="0" w:color="auto"/>
        <w:right w:val="none" w:sz="0" w:space="0" w:color="auto"/>
      </w:divBdr>
    </w:div>
    <w:div w:id="518739524">
      <w:bodyDiv w:val="1"/>
      <w:marLeft w:val="0"/>
      <w:marRight w:val="0"/>
      <w:marTop w:val="0"/>
      <w:marBottom w:val="0"/>
      <w:divBdr>
        <w:top w:val="none" w:sz="0" w:space="0" w:color="auto"/>
        <w:left w:val="none" w:sz="0" w:space="0" w:color="auto"/>
        <w:bottom w:val="none" w:sz="0" w:space="0" w:color="auto"/>
        <w:right w:val="none" w:sz="0" w:space="0" w:color="auto"/>
      </w:divBdr>
    </w:div>
    <w:div w:id="519322755">
      <w:bodyDiv w:val="1"/>
      <w:marLeft w:val="0"/>
      <w:marRight w:val="0"/>
      <w:marTop w:val="0"/>
      <w:marBottom w:val="0"/>
      <w:divBdr>
        <w:top w:val="none" w:sz="0" w:space="0" w:color="auto"/>
        <w:left w:val="none" w:sz="0" w:space="0" w:color="auto"/>
        <w:bottom w:val="none" w:sz="0" w:space="0" w:color="auto"/>
        <w:right w:val="none" w:sz="0" w:space="0" w:color="auto"/>
      </w:divBdr>
    </w:div>
    <w:div w:id="520630758">
      <w:bodyDiv w:val="1"/>
      <w:marLeft w:val="0"/>
      <w:marRight w:val="0"/>
      <w:marTop w:val="0"/>
      <w:marBottom w:val="0"/>
      <w:divBdr>
        <w:top w:val="none" w:sz="0" w:space="0" w:color="auto"/>
        <w:left w:val="none" w:sz="0" w:space="0" w:color="auto"/>
        <w:bottom w:val="none" w:sz="0" w:space="0" w:color="auto"/>
        <w:right w:val="none" w:sz="0" w:space="0" w:color="auto"/>
      </w:divBdr>
      <w:divsChild>
        <w:div w:id="45035645">
          <w:marLeft w:val="480"/>
          <w:marRight w:val="0"/>
          <w:marTop w:val="0"/>
          <w:marBottom w:val="0"/>
          <w:divBdr>
            <w:top w:val="none" w:sz="0" w:space="0" w:color="auto"/>
            <w:left w:val="none" w:sz="0" w:space="0" w:color="auto"/>
            <w:bottom w:val="none" w:sz="0" w:space="0" w:color="auto"/>
            <w:right w:val="none" w:sz="0" w:space="0" w:color="auto"/>
          </w:divBdr>
        </w:div>
        <w:div w:id="47921191">
          <w:marLeft w:val="480"/>
          <w:marRight w:val="0"/>
          <w:marTop w:val="0"/>
          <w:marBottom w:val="0"/>
          <w:divBdr>
            <w:top w:val="none" w:sz="0" w:space="0" w:color="auto"/>
            <w:left w:val="none" w:sz="0" w:space="0" w:color="auto"/>
            <w:bottom w:val="none" w:sz="0" w:space="0" w:color="auto"/>
            <w:right w:val="none" w:sz="0" w:space="0" w:color="auto"/>
          </w:divBdr>
        </w:div>
        <w:div w:id="63534104">
          <w:marLeft w:val="480"/>
          <w:marRight w:val="0"/>
          <w:marTop w:val="0"/>
          <w:marBottom w:val="0"/>
          <w:divBdr>
            <w:top w:val="none" w:sz="0" w:space="0" w:color="auto"/>
            <w:left w:val="none" w:sz="0" w:space="0" w:color="auto"/>
            <w:bottom w:val="none" w:sz="0" w:space="0" w:color="auto"/>
            <w:right w:val="none" w:sz="0" w:space="0" w:color="auto"/>
          </w:divBdr>
        </w:div>
        <w:div w:id="98795436">
          <w:marLeft w:val="480"/>
          <w:marRight w:val="0"/>
          <w:marTop w:val="0"/>
          <w:marBottom w:val="0"/>
          <w:divBdr>
            <w:top w:val="none" w:sz="0" w:space="0" w:color="auto"/>
            <w:left w:val="none" w:sz="0" w:space="0" w:color="auto"/>
            <w:bottom w:val="none" w:sz="0" w:space="0" w:color="auto"/>
            <w:right w:val="none" w:sz="0" w:space="0" w:color="auto"/>
          </w:divBdr>
        </w:div>
        <w:div w:id="105125922">
          <w:marLeft w:val="480"/>
          <w:marRight w:val="0"/>
          <w:marTop w:val="0"/>
          <w:marBottom w:val="0"/>
          <w:divBdr>
            <w:top w:val="none" w:sz="0" w:space="0" w:color="auto"/>
            <w:left w:val="none" w:sz="0" w:space="0" w:color="auto"/>
            <w:bottom w:val="none" w:sz="0" w:space="0" w:color="auto"/>
            <w:right w:val="none" w:sz="0" w:space="0" w:color="auto"/>
          </w:divBdr>
        </w:div>
        <w:div w:id="109010305">
          <w:marLeft w:val="480"/>
          <w:marRight w:val="0"/>
          <w:marTop w:val="0"/>
          <w:marBottom w:val="0"/>
          <w:divBdr>
            <w:top w:val="none" w:sz="0" w:space="0" w:color="auto"/>
            <w:left w:val="none" w:sz="0" w:space="0" w:color="auto"/>
            <w:bottom w:val="none" w:sz="0" w:space="0" w:color="auto"/>
            <w:right w:val="none" w:sz="0" w:space="0" w:color="auto"/>
          </w:divBdr>
        </w:div>
        <w:div w:id="170529316">
          <w:marLeft w:val="480"/>
          <w:marRight w:val="0"/>
          <w:marTop w:val="0"/>
          <w:marBottom w:val="0"/>
          <w:divBdr>
            <w:top w:val="none" w:sz="0" w:space="0" w:color="auto"/>
            <w:left w:val="none" w:sz="0" w:space="0" w:color="auto"/>
            <w:bottom w:val="none" w:sz="0" w:space="0" w:color="auto"/>
            <w:right w:val="none" w:sz="0" w:space="0" w:color="auto"/>
          </w:divBdr>
        </w:div>
        <w:div w:id="246765683">
          <w:marLeft w:val="480"/>
          <w:marRight w:val="0"/>
          <w:marTop w:val="0"/>
          <w:marBottom w:val="0"/>
          <w:divBdr>
            <w:top w:val="none" w:sz="0" w:space="0" w:color="auto"/>
            <w:left w:val="none" w:sz="0" w:space="0" w:color="auto"/>
            <w:bottom w:val="none" w:sz="0" w:space="0" w:color="auto"/>
            <w:right w:val="none" w:sz="0" w:space="0" w:color="auto"/>
          </w:divBdr>
        </w:div>
        <w:div w:id="315492803">
          <w:marLeft w:val="480"/>
          <w:marRight w:val="0"/>
          <w:marTop w:val="0"/>
          <w:marBottom w:val="0"/>
          <w:divBdr>
            <w:top w:val="none" w:sz="0" w:space="0" w:color="auto"/>
            <w:left w:val="none" w:sz="0" w:space="0" w:color="auto"/>
            <w:bottom w:val="none" w:sz="0" w:space="0" w:color="auto"/>
            <w:right w:val="none" w:sz="0" w:space="0" w:color="auto"/>
          </w:divBdr>
        </w:div>
        <w:div w:id="360402727">
          <w:marLeft w:val="480"/>
          <w:marRight w:val="0"/>
          <w:marTop w:val="0"/>
          <w:marBottom w:val="0"/>
          <w:divBdr>
            <w:top w:val="none" w:sz="0" w:space="0" w:color="auto"/>
            <w:left w:val="none" w:sz="0" w:space="0" w:color="auto"/>
            <w:bottom w:val="none" w:sz="0" w:space="0" w:color="auto"/>
            <w:right w:val="none" w:sz="0" w:space="0" w:color="auto"/>
          </w:divBdr>
        </w:div>
        <w:div w:id="382411689">
          <w:marLeft w:val="480"/>
          <w:marRight w:val="0"/>
          <w:marTop w:val="0"/>
          <w:marBottom w:val="0"/>
          <w:divBdr>
            <w:top w:val="none" w:sz="0" w:space="0" w:color="auto"/>
            <w:left w:val="none" w:sz="0" w:space="0" w:color="auto"/>
            <w:bottom w:val="none" w:sz="0" w:space="0" w:color="auto"/>
            <w:right w:val="none" w:sz="0" w:space="0" w:color="auto"/>
          </w:divBdr>
        </w:div>
        <w:div w:id="391467635">
          <w:marLeft w:val="480"/>
          <w:marRight w:val="0"/>
          <w:marTop w:val="0"/>
          <w:marBottom w:val="0"/>
          <w:divBdr>
            <w:top w:val="none" w:sz="0" w:space="0" w:color="auto"/>
            <w:left w:val="none" w:sz="0" w:space="0" w:color="auto"/>
            <w:bottom w:val="none" w:sz="0" w:space="0" w:color="auto"/>
            <w:right w:val="none" w:sz="0" w:space="0" w:color="auto"/>
          </w:divBdr>
        </w:div>
        <w:div w:id="394739731">
          <w:marLeft w:val="480"/>
          <w:marRight w:val="0"/>
          <w:marTop w:val="0"/>
          <w:marBottom w:val="0"/>
          <w:divBdr>
            <w:top w:val="none" w:sz="0" w:space="0" w:color="auto"/>
            <w:left w:val="none" w:sz="0" w:space="0" w:color="auto"/>
            <w:bottom w:val="none" w:sz="0" w:space="0" w:color="auto"/>
            <w:right w:val="none" w:sz="0" w:space="0" w:color="auto"/>
          </w:divBdr>
        </w:div>
        <w:div w:id="409811540">
          <w:marLeft w:val="480"/>
          <w:marRight w:val="0"/>
          <w:marTop w:val="0"/>
          <w:marBottom w:val="0"/>
          <w:divBdr>
            <w:top w:val="none" w:sz="0" w:space="0" w:color="auto"/>
            <w:left w:val="none" w:sz="0" w:space="0" w:color="auto"/>
            <w:bottom w:val="none" w:sz="0" w:space="0" w:color="auto"/>
            <w:right w:val="none" w:sz="0" w:space="0" w:color="auto"/>
          </w:divBdr>
        </w:div>
        <w:div w:id="411242611">
          <w:marLeft w:val="480"/>
          <w:marRight w:val="0"/>
          <w:marTop w:val="0"/>
          <w:marBottom w:val="0"/>
          <w:divBdr>
            <w:top w:val="none" w:sz="0" w:space="0" w:color="auto"/>
            <w:left w:val="none" w:sz="0" w:space="0" w:color="auto"/>
            <w:bottom w:val="none" w:sz="0" w:space="0" w:color="auto"/>
            <w:right w:val="none" w:sz="0" w:space="0" w:color="auto"/>
          </w:divBdr>
        </w:div>
        <w:div w:id="415513173">
          <w:marLeft w:val="480"/>
          <w:marRight w:val="0"/>
          <w:marTop w:val="0"/>
          <w:marBottom w:val="0"/>
          <w:divBdr>
            <w:top w:val="none" w:sz="0" w:space="0" w:color="auto"/>
            <w:left w:val="none" w:sz="0" w:space="0" w:color="auto"/>
            <w:bottom w:val="none" w:sz="0" w:space="0" w:color="auto"/>
            <w:right w:val="none" w:sz="0" w:space="0" w:color="auto"/>
          </w:divBdr>
        </w:div>
        <w:div w:id="578297102">
          <w:marLeft w:val="480"/>
          <w:marRight w:val="0"/>
          <w:marTop w:val="0"/>
          <w:marBottom w:val="0"/>
          <w:divBdr>
            <w:top w:val="none" w:sz="0" w:space="0" w:color="auto"/>
            <w:left w:val="none" w:sz="0" w:space="0" w:color="auto"/>
            <w:bottom w:val="none" w:sz="0" w:space="0" w:color="auto"/>
            <w:right w:val="none" w:sz="0" w:space="0" w:color="auto"/>
          </w:divBdr>
        </w:div>
        <w:div w:id="596255572">
          <w:marLeft w:val="480"/>
          <w:marRight w:val="0"/>
          <w:marTop w:val="0"/>
          <w:marBottom w:val="0"/>
          <w:divBdr>
            <w:top w:val="none" w:sz="0" w:space="0" w:color="auto"/>
            <w:left w:val="none" w:sz="0" w:space="0" w:color="auto"/>
            <w:bottom w:val="none" w:sz="0" w:space="0" w:color="auto"/>
            <w:right w:val="none" w:sz="0" w:space="0" w:color="auto"/>
          </w:divBdr>
        </w:div>
        <w:div w:id="643315464">
          <w:marLeft w:val="480"/>
          <w:marRight w:val="0"/>
          <w:marTop w:val="0"/>
          <w:marBottom w:val="0"/>
          <w:divBdr>
            <w:top w:val="none" w:sz="0" w:space="0" w:color="auto"/>
            <w:left w:val="none" w:sz="0" w:space="0" w:color="auto"/>
            <w:bottom w:val="none" w:sz="0" w:space="0" w:color="auto"/>
            <w:right w:val="none" w:sz="0" w:space="0" w:color="auto"/>
          </w:divBdr>
        </w:div>
        <w:div w:id="707023600">
          <w:marLeft w:val="480"/>
          <w:marRight w:val="0"/>
          <w:marTop w:val="0"/>
          <w:marBottom w:val="0"/>
          <w:divBdr>
            <w:top w:val="none" w:sz="0" w:space="0" w:color="auto"/>
            <w:left w:val="none" w:sz="0" w:space="0" w:color="auto"/>
            <w:bottom w:val="none" w:sz="0" w:space="0" w:color="auto"/>
            <w:right w:val="none" w:sz="0" w:space="0" w:color="auto"/>
          </w:divBdr>
        </w:div>
        <w:div w:id="786437192">
          <w:marLeft w:val="480"/>
          <w:marRight w:val="0"/>
          <w:marTop w:val="0"/>
          <w:marBottom w:val="0"/>
          <w:divBdr>
            <w:top w:val="none" w:sz="0" w:space="0" w:color="auto"/>
            <w:left w:val="none" w:sz="0" w:space="0" w:color="auto"/>
            <w:bottom w:val="none" w:sz="0" w:space="0" w:color="auto"/>
            <w:right w:val="none" w:sz="0" w:space="0" w:color="auto"/>
          </w:divBdr>
        </w:div>
        <w:div w:id="820462344">
          <w:marLeft w:val="480"/>
          <w:marRight w:val="0"/>
          <w:marTop w:val="0"/>
          <w:marBottom w:val="0"/>
          <w:divBdr>
            <w:top w:val="none" w:sz="0" w:space="0" w:color="auto"/>
            <w:left w:val="none" w:sz="0" w:space="0" w:color="auto"/>
            <w:bottom w:val="none" w:sz="0" w:space="0" w:color="auto"/>
            <w:right w:val="none" w:sz="0" w:space="0" w:color="auto"/>
          </w:divBdr>
        </w:div>
        <w:div w:id="964769471">
          <w:marLeft w:val="480"/>
          <w:marRight w:val="0"/>
          <w:marTop w:val="0"/>
          <w:marBottom w:val="0"/>
          <w:divBdr>
            <w:top w:val="none" w:sz="0" w:space="0" w:color="auto"/>
            <w:left w:val="none" w:sz="0" w:space="0" w:color="auto"/>
            <w:bottom w:val="none" w:sz="0" w:space="0" w:color="auto"/>
            <w:right w:val="none" w:sz="0" w:space="0" w:color="auto"/>
          </w:divBdr>
        </w:div>
        <w:div w:id="992372350">
          <w:marLeft w:val="480"/>
          <w:marRight w:val="0"/>
          <w:marTop w:val="0"/>
          <w:marBottom w:val="0"/>
          <w:divBdr>
            <w:top w:val="none" w:sz="0" w:space="0" w:color="auto"/>
            <w:left w:val="none" w:sz="0" w:space="0" w:color="auto"/>
            <w:bottom w:val="none" w:sz="0" w:space="0" w:color="auto"/>
            <w:right w:val="none" w:sz="0" w:space="0" w:color="auto"/>
          </w:divBdr>
        </w:div>
        <w:div w:id="1017081993">
          <w:marLeft w:val="480"/>
          <w:marRight w:val="0"/>
          <w:marTop w:val="0"/>
          <w:marBottom w:val="0"/>
          <w:divBdr>
            <w:top w:val="none" w:sz="0" w:space="0" w:color="auto"/>
            <w:left w:val="none" w:sz="0" w:space="0" w:color="auto"/>
            <w:bottom w:val="none" w:sz="0" w:space="0" w:color="auto"/>
            <w:right w:val="none" w:sz="0" w:space="0" w:color="auto"/>
          </w:divBdr>
        </w:div>
        <w:div w:id="1070927529">
          <w:marLeft w:val="480"/>
          <w:marRight w:val="0"/>
          <w:marTop w:val="0"/>
          <w:marBottom w:val="0"/>
          <w:divBdr>
            <w:top w:val="none" w:sz="0" w:space="0" w:color="auto"/>
            <w:left w:val="none" w:sz="0" w:space="0" w:color="auto"/>
            <w:bottom w:val="none" w:sz="0" w:space="0" w:color="auto"/>
            <w:right w:val="none" w:sz="0" w:space="0" w:color="auto"/>
          </w:divBdr>
        </w:div>
        <w:div w:id="1105687427">
          <w:marLeft w:val="480"/>
          <w:marRight w:val="0"/>
          <w:marTop w:val="0"/>
          <w:marBottom w:val="0"/>
          <w:divBdr>
            <w:top w:val="none" w:sz="0" w:space="0" w:color="auto"/>
            <w:left w:val="none" w:sz="0" w:space="0" w:color="auto"/>
            <w:bottom w:val="none" w:sz="0" w:space="0" w:color="auto"/>
            <w:right w:val="none" w:sz="0" w:space="0" w:color="auto"/>
          </w:divBdr>
        </w:div>
        <w:div w:id="1127117564">
          <w:marLeft w:val="480"/>
          <w:marRight w:val="0"/>
          <w:marTop w:val="0"/>
          <w:marBottom w:val="0"/>
          <w:divBdr>
            <w:top w:val="none" w:sz="0" w:space="0" w:color="auto"/>
            <w:left w:val="none" w:sz="0" w:space="0" w:color="auto"/>
            <w:bottom w:val="none" w:sz="0" w:space="0" w:color="auto"/>
            <w:right w:val="none" w:sz="0" w:space="0" w:color="auto"/>
          </w:divBdr>
        </w:div>
        <w:div w:id="1134373707">
          <w:marLeft w:val="480"/>
          <w:marRight w:val="0"/>
          <w:marTop w:val="0"/>
          <w:marBottom w:val="0"/>
          <w:divBdr>
            <w:top w:val="none" w:sz="0" w:space="0" w:color="auto"/>
            <w:left w:val="none" w:sz="0" w:space="0" w:color="auto"/>
            <w:bottom w:val="none" w:sz="0" w:space="0" w:color="auto"/>
            <w:right w:val="none" w:sz="0" w:space="0" w:color="auto"/>
          </w:divBdr>
        </w:div>
        <w:div w:id="1172381296">
          <w:marLeft w:val="480"/>
          <w:marRight w:val="0"/>
          <w:marTop w:val="0"/>
          <w:marBottom w:val="0"/>
          <w:divBdr>
            <w:top w:val="none" w:sz="0" w:space="0" w:color="auto"/>
            <w:left w:val="none" w:sz="0" w:space="0" w:color="auto"/>
            <w:bottom w:val="none" w:sz="0" w:space="0" w:color="auto"/>
            <w:right w:val="none" w:sz="0" w:space="0" w:color="auto"/>
          </w:divBdr>
        </w:div>
        <w:div w:id="1242640087">
          <w:marLeft w:val="480"/>
          <w:marRight w:val="0"/>
          <w:marTop w:val="0"/>
          <w:marBottom w:val="0"/>
          <w:divBdr>
            <w:top w:val="none" w:sz="0" w:space="0" w:color="auto"/>
            <w:left w:val="none" w:sz="0" w:space="0" w:color="auto"/>
            <w:bottom w:val="none" w:sz="0" w:space="0" w:color="auto"/>
            <w:right w:val="none" w:sz="0" w:space="0" w:color="auto"/>
          </w:divBdr>
        </w:div>
        <w:div w:id="1267151818">
          <w:marLeft w:val="480"/>
          <w:marRight w:val="0"/>
          <w:marTop w:val="0"/>
          <w:marBottom w:val="0"/>
          <w:divBdr>
            <w:top w:val="none" w:sz="0" w:space="0" w:color="auto"/>
            <w:left w:val="none" w:sz="0" w:space="0" w:color="auto"/>
            <w:bottom w:val="none" w:sz="0" w:space="0" w:color="auto"/>
            <w:right w:val="none" w:sz="0" w:space="0" w:color="auto"/>
          </w:divBdr>
        </w:div>
        <w:div w:id="1284967996">
          <w:marLeft w:val="480"/>
          <w:marRight w:val="0"/>
          <w:marTop w:val="0"/>
          <w:marBottom w:val="0"/>
          <w:divBdr>
            <w:top w:val="none" w:sz="0" w:space="0" w:color="auto"/>
            <w:left w:val="none" w:sz="0" w:space="0" w:color="auto"/>
            <w:bottom w:val="none" w:sz="0" w:space="0" w:color="auto"/>
            <w:right w:val="none" w:sz="0" w:space="0" w:color="auto"/>
          </w:divBdr>
        </w:div>
        <w:div w:id="1336566783">
          <w:marLeft w:val="480"/>
          <w:marRight w:val="0"/>
          <w:marTop w:val="0"/>
          <w:marBottom w:val="0"/>
          <w:divBdr>
            <w:top w:val="none" w:sz="0" w:space="0" w:color="auto"/>
            <w:left w:val="none" w:sz="0" w:space="0" w:color="auto"/>
            <w:bottom w:val="none" w:sz="0" w:space="0" w:color="auto"/>
            <w:right w:val="none" w:sz="0" w:space="0" w:color="auto"/>
          </w:divBdr>
        </w:div>
        <w:div w:id="1356150292">
          <w:marLeft w:val="480"/>
          <w:marRight w:val="0"/>
          <w:marTop w:val="0"/>
          <w:marBottom w:val="0"/>
          <w:divBdr>
            <w:top w:val="none" w:sz="0" w:space="0" w:color="auto"/>
            <w:left w:val="none" w:sz="0" w:space="0" w:color="auto"/>
            <w:bottom w:val="none" w:sz="0" w:space="0" w:color="auto"/>
            <w:right w:val="none" w:sz="0" w:space="0" w:color="auto"/>
          </w:divBdr>
        </w:div>
        <w:div w:id="1358578903">
          <w:marLeft w:val="480"/>
          <w:marRight w:val="0"/>
          <w:marTop w:val="0"/>
          <w:marBottom w:val="0"/>
          <w:divBdr>
            <w:top w:val="none" w:sz="0" w:space="0" w:color="auto"/>
            <w:left w:val="none" w:sz="0" w:space="0" w:color="auto"/>
            <w:bottom w:val="none" w:sz="0" w:space="0" w:color="auto"/>
            <w:right w:val="none" w:sz="0" w:space="0" w:color="auto"/>
          </w:divBdr>
        </w:div>
        <w:div w:id="1440023948">
          <w:marLeft w:val="480"/>
          <w:marRight w:val="0"/>
          <w:marTop w:val="0"/>
          <w:marBottom w:val="0"/>
          <w:divBdr>
            <w:top w:val="none" w:sz="0" w:space="0" w:color="auto"/>
            <w:left w:val="none" w:sz="0" w:space="0" w:color="auto"/>
            <w:bottom w:val="none" w:sz="0" w:space="0" w:color="auto"/>
            <w:right w:val="none" w:sz="0" w:space="0" w:color="auto"/>
          </w:divBdr>
        </w:div>
        <w:div w:id="1486315532">
          <w:marLeft w:val="480"/>
          <w:marRight w:val="0"/>
          <w:marTop w:val="0"/>
          <w:marBottom w:val="0"/>
          <w:divBdr>
            <w:top w:val="none" w:sz="0" w:space="0" w:color="auto"/>
            <w:left w:val="none" w:sz="0" w:space="0" w:color="auto"/>
            <w:bottom w:val="none" w:sz="0" w:space="0" w:color="auto"/>
            <w:right w:val="none" w:sz="0" w:space="0" w:color="auto"/>
          </w:divBdr>
        </w:div>
        <w:div w:id="1510562121">
          <w:marLeft w:val="480"/>
          <w:marRight w:val="0"/>
          <w:marTop w:val="0"/>
          <w:marBottom w:val="0"/>
          <w:divBdr>
            <w:top w:val="none" w:sz="0" w:space="0" w:color="auto"/>
            <w:left w:val="none" w:sz="0" w:space="0" w:color="auto"/>
            <w:bottom w:val="none" w:sz="0" w:space="0" w:color="auto"/>
            <w:right w:val="none" w:sz="0" w:space="0" w:color="auto"/>
          </w:divBdr>
        </w:div>
        <w:div w:id="1511720838">
          <w:marLeft w:val="480"/>
          <w:marRight w:val="0"/>
          <w:marTop w:val="0"/>
          <w:marBottom w:val="0"/>
          <w:divBdr>
            <w:top w:val="none" w:sz="0" w:space="0" w:color="auto"/>
            <w:left w:val="none" w:sz="0" w:space="0" w:color="auto"/>
            <w:bottom w:val="none" w:sz="0" w:space="0" w:color="auto"/>
            <w:right w:val="none" w:sz="0" w:space="0" w:color="auto"/>
          </w:divBdr>
        </w:div>
        <w:div w:id="1591769305">
          <w:marLeft w:val="480"/>
          <w:marRight w:val="0"/>
          <w:marTop w:val="0"/>
          <w:marBottom w:val="0"/>
          <w:divBdr>
            <w:top w:val="none" w:sz="0" w:space="0" w:color="auto"/>
            <w:left w:val="none" w:sz="0" w:space="0" w:color="auto"/>
            <w:bottom w:val="none" w:sz="0" w:space="0" w:color="auto"/>
            <w:right w:val="none" w:sz="0" w:space="0" w:color="auto"/>
          </w:divBdr>
        </w:div>
        <w:div w:id="1635595451">
          <w:marLeft w:val="480"/>
          <w:marRight w:val="0"/>
          <w:marTop w:val="0"/>
          <w:marBottom w:val="0"/>
          <w:divBdr>
            <w:top w:val="none" w:sz="0" w:space="0" w:color="auto"/>
            <w:left w:val="none" w:sz="0" w:space="0" w:color="auto"/>
            <w:bottom w:val="none" w:sz="0" w:space="0" w:color="auto"/>
            <w:right w:val="none" w:sz="0" w:space="0" w:color="auto"/>
          </w:divBdr>
        </w:div>
        <w:div w:id="1668897295">
          <w:marLeft w:val="480"/>
          <w:marRight w:val="0"/>
          <w:marTop w:val="0"/>
          <w:marBottom w:val="0"/>
          <w:divBdr>
            <w:top w:val="none" w:sz="0" w:space="0" w:color="auto"/>
            <w:left w:val="none" w:sz="0" w:space="0" w:color="auto"/>
            <w:bottom w:val="none" w:sz="0" w:space="0" w:color="auto"/>
            <w:right w:val="none" w:sz="0" w:space="0" w:color="auto"/>
          </w:divBdr>
        </w:div>
        <w:div w:id="1673989667">
          <w:marLeft w:val="480"/>
          <w:marRight w:val="0"/>
          <w:marTop w:val="0"/>
          <w:marBottom w:val="0"/>
          <w:divBdr>
            <w:top w:val="none" w:sz="0" w:space="0" w:color="auto"/>
            <w:left w:val="none" w:sz="0" w:space="0" w:color="auto"/>
            <w:bottom w:val="none" w:sz="0" w:space="0" w:color="auto"/>
            <w:right w:val="none" w:sz="0" w:space="0" w:color="auto"/>
          </w:divBdr>
        </w:div>
        <w:div w:id="1684018657">
          <w:marLeft w:val="480"/>
          <w:marRight w:val="0"/>
          <w:marTop w:val="0"/>
          <w:marBottom w:val="0"/>
          <w:divBdr>
            <w:top w:val="none" w:sz="0" w:space="0" w:color="auto"/>
            <w:left w:val="none" w:sz="0" w:space="0" w:color="auto"/>
            <w:bottom w:val="none" w:sz="0" w:space="0" w:color="auto"/>
            <w:right w:val="none" w:sz="0" w:space="0" w:color="auto"/>
          </w:divBdr>
        </w:div>
        <w:div w:id="1703284005">
          <w:marLeft w:val="480"/>
          <w:marRight w:val="0"/>
          <w:marTop w:val="0"/>
          <w:marBottom w:val="0"/>
          <w:divBdr>
            <w:top w:val="none" w:sz="0" w:space="0" w:color="auto"/>
            <w:left w:val="none" w:sz="0" w:space="0" w:color="auto"/>
            <w:bottom w:val="none" w:sz="0" w:space="0" w:color="auto"/>
            <w:right w:val="none" w:sz="0" w:space="0" w:color="auto"/>
          </w:divBdr>
        </w:div>
        <w:div w:id="1742487220">
          <w:marLeft w:val="480"/>
          <w:marRight w:val="0"/>
          <w:marTop w:val="0"/>
          <w:marBottom w:val="0"/>
          <w:divBdr>
            <w:top w:val="none" w:sz="0" w:space="0" w:color="auto"/>
            <w:left w:val="none" w:sz="0" w:space="0" w:color="auto"/>
            <w:bottom w:val="none" w:sz="0" w:space="0" w:color="auto"/>
            <w:right w:val="none" w:sz="0" w:space="0" w:color="auto"/>
          </w:divBdr>
        </w:div>
        <w:div w:id="1750231652">
          <w:marLeft w:val="480"/>
          <w:marRight w:val="0"/>
          <w:marTop w:val="0"/>
          <w:marBottom w:val="0"/>
          <w:divBdr>
            <w:top w:val="none" w:sz="0" w:space="0" w:color="auto"/>
            <w:left w:val="none" w:sz="0" w:space="0" w:color="auto"/>
            <w:bottom w:val="none" w:sz="0" w:space="0" w:color="auto"/>
            <w:right w:val="none" w:sz="0" w:space="0" w:color="auto"/>
          </w:divBdr>
        </w:div>
        <w:div w:id="1893350518">
          <w:marLeft w:val="480"/>
          <w:marRight w:val="0"/>
          <w:marTop w:val="0"/>
          <w:marBottom w:val="0"/>
          <w:divBdr>
            <w:top w:val="none" w:sz="0" w:space="0" w:color="auto"/>
            <w:left w:val="none" w:sz="0" w:space="0" w:color="auto"/>
            <w:bottom w:val="none" w:sz="0" w:space="0" w:color="auto"/>
            <w:right w:val="none" w:sz="0" w:space="0" w:color="auto"/>
          </w:divBdr>
        </w:div>
        <w:div w:id="2024237329">
          <w:marLeft w:val="480"/>
          <w:marRight w:val="0"/>
          <w:marTop w:val="0"/>
          <w:marBottom w:val="0"/>
          <w:divBdr>
            <w:top w:val="none" w:sz="0" w:space="0" w:color="auto"/>
            <w:left w:val="none" w:sz="0" w:space="0" w:color="auto"/>
            <w:bottom w:val="none" w:sz="0" w:space="0" w:color="auto"/>
            <w:right w:val="none" w:sz="0" w:space="0" w:color="auto"/>
          </w:divBdr>
        </w:div>
      </w:divsChild>
    </w:div>
    <w:div w:id="520778970">
      <w:bodyDiv w:val="1"/>
      <w:marLeft w:val="0"/>
      <w:marRight w:val="0"/>
      <w:marTop w:val="0"/>
      <w:marBottom w:val="0"/>
      <w:divBdr>
        <w:top w:val="none" w:sz="0" w:space="0" w:color="auto"/>
        <w:left w:val="none" w:sz="0" w:space="0" w:color="auto"/>
        <w:bottom w:val="none" w:sz="0" w:space="0" w:color="auto"/>
        <w:right w:val="none" w:sz="0" w:space="0" w:color="auto"/>
      </w:divBdr>
    </w:div>
    <w:div w:id="521552564">
      <w:bodyDiv w:val="1"/>
      <w:marLeft w:val="0"/>
      <w:marRight w:val="0"/>
      <w:marTop w:val="0"/>
      <w:marBottom w:val="0"/>
      <w:divBdr>
        <w:top w:val="none" w:sz="0" w:space="0" w:color="auto"/>
        <w:left w:val="none" w:sz="0" w:space="0" w:color="auto"/>
        <w:bottom w:val="none" w:sz="0" w:space="0" w:color="auto"/>
        <w:right w:val="none" w:sz="0" w:space="0" w:color="auto"/>
      </w:divBdr>
    </w:div>
    <w:div w:id="521631035">
      <w:bodyDiv w:val="1"/>
      <w:marLeft w:val="0"/>
      <w:marRight w:val="0"/>
      <w:marTop w:val="0"/>
      <w:marBottom w:val="0"/>
      <w:divBdr>
        <w:top w:val="none" w:sz="0" w:space="0" w:color="auto"/>
        <w:left w:val="none" w:sz="0" w:space="0" w:color="auto"/>
        <w:bottom w:val="none" w:sz="0" w:space="0" w:color="auto"/>
        <w:right w:val="none" w:sz="0" w:space="0" w:color="auto"/>
      </w:divBdr>
    </w:div>
    <w:div w:id="525288224">
      <w:bodyDiv w:val="1"/>
      <w:marLeft w:val="0"/>
      <w:marRight w:val="0"/>
      <w:marTop w:val="0"/>
      <w:marBottom w:val="0"/>
      <w:divBdr>
        <w:top w:val="none" w:sz="0" w:space="0" w:color="auto"/>
        <w:left w:val="none" w:sz="0" w:space="0" w:color="auto"/>
        <w:bottom w:val="none" w:sz="0" w:space="0" w:color="auto"/>
        <w:right w:val="none" w:sz="0" w:space="0" w:color="auto"/>
      </w:divBdr>
    </w:div>
    <w:div w:id="527066773">
      <w:bodyDiv w:val="1"/>
      <w:marLeft w:val="0"/>
      <w:marRight w:val="0"/>
      <w:marTop w:val="0"/>
      <w:marBottom w:val="0"/>
      <w:divBdr>
        <w:top w:val="none" w:sz="0" w:space="0" w:color="auto"/>
        <w:left w:val="none" w:sz="0" w:space="0" w:color="auto"/>
        <w:bottom w:val="none" w:sz="0" w:space="0" w:color="auto"/>
        <w:right w:val="none" w:sz="0" w:space="0" w:color="auto"/>
      </w:divBdr>
      <w:divsChild>
        <w:div w:id="12151582">
          <w:marLeft w:val="480"/>
          <w:marRight w:val="0"/>
          <w:marTop w:val="0"/>
          <w:marBottom w:val="0"/>
          <w:divBdr>
            <w:top w:val="none" w:sz="0" w:space="0" w:color="auto"/>
            <w:left w:val="none" w:sz="0" w:space="0" w:color="auto"/>
            <w:bottom w:val="none" w:sz="0" w:space="0" w:color="auto"/>
            <w:right w:val="none" w:sz="0" w:space="0" w:color="auto"/>
          </w:divBdr>
        </w:div>
        <w:div w:id="32464984">
          <w:marLeft w:val="480"/>
          <w:marRight w:val="0"/>
          <w:marTop w:val="0"/>
          <w:marBottom w:val="0"/>
          <w:divBdr>
            <w:top w:val="none" w:sz="0" w:space="0" w:color="auto"/>
            <w:left w:val="none" w:sz="0" w:space="0" w:color="auto"/>
            <w:bottom w:val="none" w:sz="0" w:space="0" w:color="auto"/>
            <w:right w:val="none" w:sz="0" w:space="0" w:color="auto"/>
          </w:divBdr>
        </w:div>
        <w:div w:id="44766221">
          <w:marLeft w:val="480"/>
          <w:marRight w:val="0"/>
          <w:marTop w:val="0"/>
          <w:marBottom w:val="0"/>
          <w:divBdr>
            <w:top w:val="none" w:sz="0" w:space="0" w:color="auto"/>
            <w:left w:val="none" w:sz="0" w:space="0" w:color="auto"/>
            <w:bottom w:val="none" w:sz="0" w:space="0" w:color="auto"/>
            <w:right w:val="none" w:sz="0" w:space="0" w:color="auto"/>
          </w:divBdr>
        </w:div>
        <w:div w:id="92213373">
          <w:marLeft w:val="480"/>
          <w:marRight w:val="0"/>
          <w:marTop w:val="0"/>
          <w:marBottom w:val="0"/>
          <w:divBdr>
            <w:top w:val="none" w:sz="0" w:space="0" w:color="auto"/>
            <w:left w:val="none" w:sz="0" w:space="0" w:color="auto"/>
            <w:bottom w:val="none" w:sz="0" w:space="0" w:color="auto"/>
            <w:right w:val="none" w:sz="0" w:space="0" w:color="auto"/>
          </w:divBdr>
        </w:div>
        <w:div w:id="163518636">
          <w:marLeft w:val="480"/>
          <w:marRight w:val="0"/>
          <w:marTop w:val="0"/>
          <w:marBottom w:val="0"/>
          <w:divBdr>
            <w:top w:val="none" w:sz="0" w:space="0" w:color="auto"/>
            <w:left w:val="none" w:sz="0" w:space="0" w:color="auto"/>
            <w:bottom w:val="none" w:sz="0" w:space="0" w:color="auto"/>
            <w:right w:val="none" w:sz="0" w:space="0" w:color="auto"/>
          </w:divBdr>
        </w:div>
        <w:div w:id="204607748">
          <w:marLeft w:val="480"/>
          <w:marRight w:val="0"/>
          <w:marTop w:val="0"/>
          <w:marBottom w:val="0"/>
          <w:divBdr>
            <w:top w:val="none" w:sz="0" w:space="0" w:color="auto"/>
            <w:left w:val="none" w:sz="0" w:space="0" w:color="auto"/>
            <w:bottom w:val="none" w:sz="0" w:space="0" w:color="auto"/>
            <w:right w:val="none" w:sz="0" w:space="0" w:color="auto"/>
          </w:divBdr>
        </w:div>
        <w:div w:id="244270703">
          <w:marLeft w:val="480"/>
          <w:marRight w:val="0"/>
          <w:marTop w:val="0"/>
          <w:marBottom w:val="0"/>
          <w:divBdr>
            <w:top w:val="none" w:sz="0" w:space="0" w:color="auto"/>
            <w:left w:val="none" w:sz="0" w:space="0" w:color="auto"/>
            <w:bottom w:val="none" w:sz="0" w:space="0" w:color="auto"/>
            <w:right w:val="none" w:sz="0" w:space="0" w:color="auto"/>
          </w:divBdr>
        </w:div>
        <w:div w:id="270014657">
          <w:marLeft w:val="480"/>
          <w:marRight w:val="0"/>
          <w:marTop w:val="0"/>
          <w:marBottom w:val="0"/>
          <w:divBdr>
            <w:top w:val="none" w:sz="0" w:space="0" w:color="auto"/>
            <w:left w:val="none" w:sz="0" w:space="0" w:color="auto"/>
            <w:bottom w:val="none" w:sz="0" w:space="0" w:color="auto"/>
            <w:right w:val="none" w:sz="0" w:space="0" w:color="auto"/>
          </w:divBdr>
        </w:div>
        <w:div w:id="284848364">
          <w:marLeft w:val="480"/>
          <w:marRight w:val="0"/>
          <w:marTop w:val="0"/>
          <w:marBottom w:val="0"/>
          <w:divBdr>
            <w:top w:val="none" w:sz="0" w:space="0" w:color="auto"/>
            <w:left w:val="none" w:sz="0" w:space="0" w:color="auto"/>
            <w:bottom w:val="none" w:sz="0" w:space="0" w:color="auto"/>
            <w:right w:val="none" w:sz="0" w:space="0" w:color="auto"/>
          </w:divBdr>
        </w:div>
        <w:div w:id="301428238">
          <w:marLeft w:val="480"/>
          <w:marRight w:val="0"/>
          <w:marTop w:val="0"/>
          <w:marBottom w:val="0"/>
          <w:divBdr>
            <w:top w:val="none" w:sz="0" w:space="0" w:color="auto"/>
            <w:left w:val="none" w:sz="0" w:space="0" w:color="auto"/>
            <w:bottom w:val="none" w:sz="0" w:space="0" w:color="auto"/>
            <w:right w:val="none" w:sz="0" w:space="0" w:color="auto"/>
          </w:divBdr>
        </w:div>
        <w:div w:id="312293977">
          <w:marLeft w:val="480"/>
          <w:marRight w:val="0"/>
          <w:marTop w:val="0"/>
          <w:marBottom w:val="0"/>
          <w:divBdr>
            <w:top w:val="none" w:sz="0" w:space="0" w:color="auto"/>
            <w:left w:val="none" w:sz="0" w:space="0" w:color="auto"/>
            <w:bottom w:val="none" w:sz="0" w:space="0" w:color="auto"/>
            <w:right w:val="none" w:sz="0" w:space="0" w:color="auto"/>
          </w:divBdr>
        </w:div>
        <w:div w:id="327099705">
          <w:marLeft w:val="480"/>
          <w:marRight w:val="0"/>
          <w:marTop w:val="0"/>
          <w:marBottom w:val="0"/>
          <w:divBdr>
            <w:top w:val="none" w:sz="0" w:space="0" w:color="auto"/>
            <w:left w:val="none" w:sz="0" w:space="0" w:color="auto"/>
            <w:bottom w:val="none" w:sz="0" w:space="0" w:color="auto"/>
            <w:right w:val="none" w:sz="0" w:space="0" w:color="auto"/>
          </w:divBdr>
        </w:div>
        <w:div w:id="405998619">
          <w:marLeft w:val="480"/>
          <w:marRight w:val="0"/>
          <w:marTop w:val="0"/>
          <w:marBottom w:val="0"/>
          <w:divBdr>
            <w:top w:val="none" w:sz="0" w:space="0" w:color="auto"/>
            <w:left w:val="none" w:sz="0" w:space="0" w:color="auto"/>
            <w:bottom w:val="none" w:sz="0" w:space="0" w:color="auto"/>
            <w:right w:val="none" w:sz="0" w:space="0" w:color="auto"/>
          </w:divBdr>
        </w:div>
        <w:div w:id="451554965">
          <w:marLeft w:val="480"/>
          <w:marRight w:val="0"/>
          <w:marTop w:val="0"/>
          <w:marBottom w:val="0"/>
          <w:divBdr>
            <w:top w:val="none" w:sz="0" w:space="0" w:color="auto"/>
            <w:left w:val="none" w:sz="0" w:space="0" w:color="auto"/>
            <w:bottom w:val="none" w:sz="0" w:space="0" w:color="auto"/>
            <w:right w:val="none" w:sz="0" w:space="0" w:color="auto"/>
          </w:divBdr>
        </w:div>
        <w:div w:id="482427837">
          <w:marLeft w:val="480"/>
          <w:marRight w:val="0"/>
          <w:marTop w:val="0"/>
          <w:marBottom w:val="0"/>
          <w:divBdr>
            <w:top w:val="none" w:sz="0" w:space="0" w:color="auto"/>
            <w:left w:val="none" w:sz="0" w:space="0" w:color="auto"/>
            <w:bottom w:val="none" w:sz="0" w:space="0" w:color="auto"/>
            <w:right w:val="none" w:sz="0" w:space="0" w:color="auto"/>
          </w:divBdr>
        </w:div>
        <w:div w:id="484905952">
          <w:marLeft w:val="480"/>
          <w:marRight w:val="0"/>
          <w:marTop w:val="0"/>
          <w:marBottom w:val="0"/>
          <w:divBdr>
            <w:top w:val="none" w:sz="0" w:space="0" w:color="auto"/>
            <w:left w:val="none" w:sz="0" w:space="0" w:color="auto"/>
            <w:bottom w:val="none" w:sz="0" w:space="0" w:color="auto"/>
            <w:right w:val="none" w:sz="0" w:space="0" w:color="auto"/>
          </w:divBdr>
        </w:div>
        <w:div w:id="519973747">
          <w:marLeft w:val="480"/>
          <w:marRight w:val="0"/>
          <w:marTop w:val="0"/>
          <w:marBottom w:val="0"/>
          <w:divBdr>
            <w:top w:val="none" w:sz="0" w:space="0" w:color="auto"/>
            <w:left w:val="none" w:sz="0" w:space="0" w:color="auto"/>
            <w:bottom w:val="none" w:sz="0" w:space="0" w:color="auto"/>
            <w:right w:val="none" w:sz="0" w:space="0" w:color="auto"/>
          </w:divBdr>
        </w:div>
        <w:div w:id="603155782">
          <w:marLeft w:val="480"/>
          <w:marRight w:val="0"/>
          <w:marTop w:val="0"/>
          <w:marBottom w:val="0"/>
          <w:divBdr>
            <w:top w:val="none" w:sz="0" w:space="0" w:color="auto"/>
            <w:left w:val="none" w:sz="0" w:space="0" w:color="auto"/>
            <w:bottom w:val="none" w:sz="0" w:space="0" w:color="auto"/>
            <w:right w:val="none" w:sz="0" w:space="0" w:color="auto"/>
          </w:divBdr>
        </w:div>
        <w:div w:id="619918828">
          <w:marLeft w:val="480"/>
          <w:marRight w:val="0"/>
          <w:marTop w:val="0"/>
          <w:marBottom w:val="0"/>
          <w:divBdr>
            <w:top w:val="none" w:sz="0" w:space="0" w:color="auto"/>
            <w:left w:val="none" w:sz="0" w:space="0" w:color="auto"/>
            <w:bottom w:val="none" w:sz="0" w:space="0" w:color="auto"/>
            <w:right w:val="none" w:sz="0" w:space="0" w:color="auto"/>
          </w:divBdr>
        </w:div>
        <w:div w:id="622004603">
          <w:marLeft w:val="480"/>
          <w:marRight w:val="0"/>
          <w:marTop w:val="0"/>
          <w:marBottom w:val="0"/>
          <w:divBdr>
            <w:top w:val="none" w:sz="0" w:space="0" w:color="auto"/>
            <w:left w:val="none" w:sz="0" w:space="0" w:color="auto"/>
            <w:bottom w:val="none" w:sz="0" w:space="0" w:color="auto"/>
            <w:right w:val="none" w:sz="0" w:space="0" w:color="auto"/>
          </w:divBdr>
        </w:div>
        <w:div w:id="686445285">
          <w:marLeft w:val="480"/>
          <w:marRight w:val="0"/>
          <w:marTop w:val="0"/>
          <w:marBottom w:val="0"/>
          <w:divBdr>
            <w:top w:val="none" w:sz="0" w:space="0" w:color="auto"/>
            <w:left w:val="none" w:sz="0" w:space="0" w:color="auto"/>
            <w:bottom w:val="none" w:sz="0" w:space="0" w:color="auto"/>
            <w:right w:val="none" w:sz="0" w:space="0" w:color="auto"/>
          </w:divBdr>
        </w:div>
        <w:div w:id="700977525">
          <w:marLeft w:val="480"/>
          <w:marRight w:val="0"/>
          <w:marTop w:val="0"/>
          <w:marBottom w:val="0"/>
          <w:divBdr>
            <w:top w:val="none" w:sz="0" w:space="0" w:color="auto"/>
            <w:left w:val="none" w:sz="0" w:space="0" w:color="auto"/>
            <w:bottom w:val="none" w:sz="0" w:space="0" w:color="auto"/>
            <w:right w:val="none" w:sz="0" w:space="0" w:color="auto"/>
          </w:divBdr>
        </w:div>
        <w:div w:id="718551124">
          <w:marLeft w:val="480"/>
          <w:marRight w:val="0"/>
          <w:marTop w:val="0"/>
          <w:marBottom w:val="0"/>
          <w:divBdr>
            <w:top w:val="none" w:sz="0" w:space="0" w:color="auto"/>
            <w:left w:val="none" w:sz="0" w:space="0" w:color="auto"/>
            <w:bottom w:val="none" w:sz="0" w:space="0" w:color="auto"/>
            <w:right w:val="none" w:sz="0" w:space="0" w:color="auto"/>
          </w:divBdr>
        </w:div>
        <w:div w:id="724304173">
          <w:marLeft w:val="480"/>
          <w:marRight w:val="0"/>
          <w:marTop w:val="0"/>
          <w:marBottom w:val="0"/>
          <w:divBdr>
            <w:top w:val="none" w:sz="0" w:space="0" w:color="auto"/>
            <w:left w:val="none" w:sz="0" w:space="0" w:color="auto"/>
            <w:bottom w:val="none" w:sz="0" w:space="0" w:color="auto"/>
            <w:right w:val="none" w:sz="0" w:space="0" w:color="auto"/>
          </w:divBdr>
        </w:div>
        <w:div w:id="746655694">
          <w:marLeft w:val="480"/>
          <w:marRight w:val="0"/>
          <w:marTop w:val="0"/>
          <w:marBottom w:val="0"/>
          <w:divBdr>
            <w:top w:val="none" w:sz="0" w:space="0" w:color="auto"/>
            <w:left w:val="none" w:sz="0" w:space="0" w:color="auto"/>
            <w:bottom w:val="none" w:sz="0" w:space="0" w:color="auto"/>
            <w:right w:val="none" w:sz="0" w:space="0" w:color="auto"/>
          </w:divBdr>
        </w:div>
        <w:div w:id="915092786">
          <w:marLeft w:val="480"/>
          <w:marRight w:val="0"/>
          <w:marTop w:val="0"/>
          <w:marBottom w:val="0"/>
          <w:divBdr>
            <w:top w:val="none" w:sz="0" w:space="0" w:color="auto"/>
            <w:left w:val="none" w:sz="0" w:space="0" w:color="auto"/>
            <w:bottom w:val="none" w:sz="0" w:space="0" w:color="auto"/>
            <w:right w:val="none" w:sz="0" w:space="0" w:color="auto"/>
          </w:divBdr>
        </w:div>
        <w:div w:id="954479486">
          <w:marLeft w:val="480"/>
          <w:marRight w:val="0"/>
          <w:marTop w:val="0"/>
          <w:marBottom w:val="0"/>
          <w:divBdr>
            <w:top w:val="none" w:sz="0" w:space="0" w:color="auto"/>
            <w:left w:val="none" w:sz="0" w:space="0" w:color="auto"/>
            <w:bottom w:val="none" w:sz="0" w:space="0" w:color="auto"/>
            <w:right w:val="none" w:sz="0" w:space="0" w:color="auto"/>
          </w:divBdr>
        </w:div>
        <w:div w:id="978343585">
          <w:marLeft w:val="480"/>
          <w:marRight w:val="0"/>
          <w:marTop w:val="0"/>
          <w:marBottom w:val="0"/>
          <w:divBdr>
            <w:top w:val="none" w:sz="0" w:space="0" w:color="auto"/>
            <w:left w:val="none" w:sz="0" w:space="0" w:color="auto"/>
            <w:bottom w:val="none" w:sz="0" w:space="0" w:color="auto"/>
            <w:right w:val="none" w:sz="0" w:space="0" w:color="auto"/>
          </w:divBdr>
        </w:div>
        <w:div w:id="988368527">
          <w:marLeft w:val="480"/>
          <w:marRight w:val="0"/>
          <w:marTop w:val="0"/>
          <w:marBottom w:val="0"/>
          <w:divBdr>
            <w:top w:val="none" w:sz="0" w:space="0" w:color="auto"/>
            <w:left w:val="none" w:sz="0" w:space="0" w:color="auto"/>
            <w:bottom w:val="none" w:sz="0" w:space="0" w:color="auto"/>
            <w:right w:val="none" w:sz="0" w:space="0" w:color="auto"/>
          </w:divBdr>
        </w:div>
        <w:div w:id="993023729">
          <w:marLeft w:val="480"/>
          <w:marRight w:val="0"/>
          <w:marTop w:val="0"/>
          <w:marBottom w:val="0"/>
          <w:divBdr>
            <w:top w:val="none" w:sz="0" w:space="0" w:color="auto"/>
            <w:left w:val="none" w:sz="0" w:space="0" w:color="auto"/>
            <w:bottom w:val="none" w:sz="0" w:space="0" w:color="auto"/>
            <w:right w:val="none" w:sz="0" w:space="0" w:color="auto"/>
          </w:divBdr>
        </w:div>
        <w:div w:id="1037658928">
          <w:marLeft w:val="480"/>
          <w:marRight w:val="0"/>
          <w:marTop w:val="0"/>
          <w:marBottom w:val="0"/>
          <w:divBdr>
            <w:top w:val="none" w:sz="0" w:space="0" w:color="auto"/>
            <w:left w:val="none" w:sz="0" w:space="0" w:color="auto"/>
            <w:bottom w:val="none" w:sz="0" w:space="0" w:color="auto"/>
            <w:right w:val="none" w:sz="0" w:space="0" w:color="auto"/>
          </w:divBdr>
        </w:div>
        <w:div w:id="1045064369">
          <w:marLeft w:val="480"/>
          <w:marRight w:val="0"/>
          <w:marTop w:val="0"/>
          <w:marBottom w:val="0"/>
          <w:divBdr>
            <w:top w:val="none" w:sz="0" w:space="0" w:color="auto"/>
            <w:left w:val="none" w:sz="0" w:space="0" w:color="auto"/>
            <w:bottom w:val="none" w:sz="0" w:space="0" w:color="auto"/>
            <w:right w:val="none" w:sz="0" w:space="0" w:color="auto"/>
          </w:divBdr>
        </w:div>
        <w:div w:id="1048408020">
          <w:marLeft w:val="480"/>
          <w:marRight w:val="0"/>
          <w:marTop w:val="0"/>
          <w:marBottom w:val="0"/>
          <w:divBdr>
            <w:top w:val="none" w:sz="0" w:space="0" w:color="auto"/>
            <w:left w:val="none" w:sz="0" w:space="0" w:color="auto"/>
            <w:bottom w:val="none" w:sz="0" w:space="0" w:color="auto"/>
            <w:right w:val="none" w:sz="0" w:space="0" w:color="auto"/>
          </w:divBdr>
        </w:div>
        <w:div w:id="1102722849">
          <w:marLeft w:val="480"/>
          <w:marRight w:val="0"/>
          <w:marTop w:val="0"/>
          <w:marBottom w:val="0"/>
          <w:divBdr>
            <w:top w:val="none" w:sz="0" w:space="0" w:color="auto"/>
            <w:left w:val="none" w:sz="0" w:space="0" w:color="auto"/>
            <w:bottom w:val="none" w:sz="0" w:space="0" w:color="auto"/>
            <w:right w:val="none" w:sz="0" w:space="0" w:color="auto"/>
          </w:divBdr>
        </w:div>
        <w:div w:id="1145507280">
          <w:marLeft w:val="480"/>
          <w:marRight w:val="0"/>
          <w:marTop w:val="0"/>
          <w:marBottom w:val="0"/>
          <w:divBdr>
            <w:top w:val="none" w:sz="0" w:space="0" w:color="auto"/>
            <w:left w:val="none" w:sz="0" w:space="0" w:color="auto"/>
            <w:bottom w:val="none" w:sz="0" w:space="0" w:color="auto"/>
            <w:right w:val="none" w:sz="0" w:space="0" w:color="auto"/>
          </w:divBdr>
        </w:div>
        <w:div w:id="1160118981">
          <w:marLeft w:val="480"/>
          <w:marRight w:val="0"/>
          <w:marTop w:val="0"/>
          <w:marBottom w:val="0"/>
          <w:divBdr>
            <w:top w:val="none" w:sz="0" w:space="0" w:color="auto"/>
            <w:left w:val="none" w:sz="0" w:space="0" w:color="auto"/>
            <w:bottom w:val="none" w:sz="0" w:space="0" w:color="auto"/>
            <w:right w:val="none" w:sz="0" w:space="0" w:color="auto"/>
          </w:divBdr>
        </w:div>
        <w:div w:id="1167356022">
          <w:marLeft w:val="480"/>
          <w:marRight w:val="0"/>
          <w:marTop w:val="0"/>
          <w:marBottom w:val="0"/>
          <w:divBdr>
            <w:top w:val="none" w:sz="0" w:space="0" w:color="auto"/>
            <w:left w:val="none" w:sz="0" w:space="0" w:color="auto"/>
            <w:bottom w:val="none" w:sz="0" w:space="0" w:color="auto"/>
            <w:right w:val="none" w:sz="0" w:space="0" w:color="auto"/>
          </w:divBdr>
        </w:div>
        <w:div w:id="1182210054">
          <w:marLeft w:val="480"/>
          <w:marRight w:val="0"/>
          <w:marTop w:val="0"/>
          <w:marBottom w:val="0"/>
          <w:divBdr>
            <w:top w:val="none" w:sz="0" w:space="0" w:color="auto"/>
            <w:left w:val="none" w:sz="0" w:space="0" w:color="auto"/>
            <w:bottom w:val="none" w:sz="0" w:space="0" w:color="auto"/>
            <w:right w:val="none" w:sz="0" w:space="0" w:color="auto"/>
          </w:divBdr>
        </w:div>
        <w:div w:id="1240403166">
          <w:marLeft w:val="480"/>
          <w:marRight w:val="0"/>
          <w:marTop w:val="0"/>
          <w:marBottom w:val="0"/>
          <w:divBdr>
            <w:top w:val="none" w:sz="0" w:space="0" w:color="auto"/>
            <w:left w:val="none" w:sz="0" w:space="0" w:color="auto"/>
            <w:bottom w:val="none" w:sz="0" w:space="0" w:color="auto"/>
            <w:right w:val="none" w:sz="0" w:space="0" w:color="auto"/>
          </w:divBdr>
        </w:div>
        <w:div w:id="1305769895">
          <w:marLeft w:val="480"/>
          <w:marRight w:val="0"/>
          <w:marTop w:val="0"/>
          <w:marBottom w:val="0"/>
          <w:divBdr>
            <w:top w:val="none" w:sz="0" w:space="0" w:color="auto"/>
            <w:left w:val="none" w:sz="0" w:space="0" w:color="auto"/>
            <w:bottom w:val="none" w:sz="0" w:space="0" w:color="auto"/>
            <w:right w:val="none" w:sz="0" w:space="0" w:color="auto"/>
          </w:divBdr>
        </w:div>
        <w:div w:id="1328437578">
          <w:marLeft w:val="480"/>
          <w:marRight w:val="0"/>
          <w:marTop w:val="0"/>
          <w:marBottom w:val="0"/>
          <w:divBdr>
            <w:top w:val="none" w:sz="0" w:space="0" w:color="auto"/>
            <w:left w:val="none" w:sz="0" w:space="0" w:color="auto"/>
            <w:bottom w:val="none" w:sz="0" w:space="0" w:color="auto"/>
            <w:right w:val="none" w:sz="0" w:space="0" w:color="auto"/>
          </w:divBdr>
        </w:div>
        <w:div w:id="1346323092">
          <w:marLeft w:val="480"/>
          <w:marRight w:val="0"/>
          <w:marTop w:val="0"/>
          <w:marBottom w:val="0"/>
          <w:divBdr>
            <w:top w:val="none" w:sz="0" w:space="0" w:color="auto"/>
            <w:left w:val="none" w:sz="0" w:space="0" w:color="auto"/>
            <w:bottom w:val="none" w:sz="0" w:space="0" w:color="auto"/>
            <w:right w:val="none" w:sz="0" w:space="0" w:color="auto"/>
          </w:divBdr>
        </w:div>
        <w:div w:id="1356613512">
          <w:marLeft w:val="480"/>
          <w:marRight w:val="0"/>
          <w:marTop w:val="0"/>
          <w:marBottom w:val="0"/>
          <w:divBdr>
            <w:top w:val="none" w:sz="0" w:space="0" w:color="auto"/>
            <w:left w:val="none" w:sz="0" w:space="0" w:color="auto"/>
            <w:bottom w:val="none" w:sz="0" w:space="0" w:color="auto"/>
            <w:right w:val="none" w:sz="0" w:space="0" w:color="auto"/>
          </w:divBdr>
        </w:div>
        <w:div w:id="1502813133">
          <w:marLeft w:val="480"/>
          <w:marRight w:val="0"/>
          <w:marTop w:val="0"/>
          <w:marBottom w:val="0"/>
          <w:divBdr>
            <w:top w:val="none" w:sz="0" w:space="0" w:color="auto"/>
            <w:left w:val="none" w:sz="0" w:space="0" w:color="auto"/>
            <w:bottom w:val="none" w:sz="0" w:space="0" w:color="auto"/>
            <w:right w:val="none" w:sz="0" w:space="0" w:color="auto"/>
          </w:divBdr>
        </w:div>
        <w:div w:id="1683240867">
          <w:marLeft w:val="480"/>
          <w:marRight w:val="0"/>
          <w:marTop w:val="0"/>
          <w:marBottom w:val="0"/>
          <w:divBdr>
            <w:top w:val="none" w:sz="0" w:space="0" w:color="auto"/>
            <w:left w:val="none" w:sz="0" w:space="0" w:color="auto"/>
            <w:bottom w:val="none" w:sz="0" w:space="0" w:color="auto"/>
            <w:right w:val="none" w:sz="0" w:space="0" w:color="auto"/>
          </w:divBdr>
        </w:div>
        <w:div w:id="1688674160">
          <w:marLeft w:val="480"/>
          <w:marRight w:val="0"/>
          <w:marTop w:val="0"/>
          <w:marBottom w:val="0"/>
          <w:divBdr>
            <w:top w:val="none" w:sz="0" w:space="0" w:color="auto"/>
            <w:left w:val="none" w:sz="0" w:space="0" w:color="auto"/>
            <w:bottom w:val="none" w:sz="0" w:space="0" w:color="auto"/>
            <w:right w:val="none" w:sz="0" w:space="0" w:color="auto"/>
          </w:divBdr>
        </w:div>
        <w:div w:id="1760828514">
          <w:marLeft w:val="480"/>
          <w:marRight w:val="0"/>
          <w:marTop w:val="0"/>
          <w:marBottom w:val="0"/>
          <w:divBdr>
            <w:top w:val="none" w:sz="0" w:space="0" w:color="auto"/>
            <w:left w:val="none" w:sz="0" w:space="0" w:color="auto"/>
            <w:bottom w:val="none" w:sz="0" w:space="0" w:color="auto"/>
            <w:right w:val="none" w:sz="0" w:space="0" w:color="auto"/>
          </w:divBdr>
        </w:div>
        <w:div w:id="1774549604">
          <w:marLeft w:val="480"/>
          <w:marRight w:val="0"/>
          <w:marTop w:val="0"/>
          <w:marBottom w:val="0"/>
          <w:divBdr>
            <w:top w:val="none" w:sz="0" w:space="0" w:color="auto"/>
            <w:left w:val="none" w:sz="0" w:space="0" w:color="auto"/>
            <w:bottom w:val="none" w:sz="0" w:space="0" w:color="auto"/>
            <w:right w:val="none" w:sz="0" w:space="0" w:color="auto"/>
          </w:divBdr>
        </w:div>
        <w:div w:id="1782991799">
          <w:marLeft w:val="480"/>
          <w:marRight w:val="0"/>
          <w:marTop w:val="0"/>
          <w:marBottom w:val="0"/>
          <w:divBdr>
            <w:top w:val="none" w:sz="0" w:space="0" w:color="auto"/>
            <w:left w:val="none" w:sz="0" w:space="0" w:color="auto"/>
            <w:bottom w:val="none" w:sz="0" w:space="0" w:color="auto"/>
            <w:right w:val="none" w:sz="0" w:space="0" w:color="auto"/>
          </w:divBdr>
        </w:div>
        <w:div w:id="1811747083">
          <w:marLeft w:val="480"/>
          <w:marRight w:val="0"/>
          <w:marTop w:val="0"/>
          <w:marBottom w:val="0"/>
          <w:divBdr>
            <w:top w:val="none" w:sz="0" w:space="0" w:color="auto"/>
            <w:left w:val="none" w:sz="0" w:space="0" w:color="auto"/>
            <w:bottom w:val="none" w:sz="0" w:space="0" w:color="auto"/>
            <w:right w:val="none" w:sz="0" w:space="0" w:color="auto"/>
          </w:divBdr>
        </w:div>
        <w:div w:id="1814760762">
          <w:marLeft w:val="480"/>
          <w:marRight w:val="0"/>
          <w:marTop w:val="0"/>
          <w:marBottom w:val="0"/>
          <w:divBdr>
            <w:top w:val="none" w:sz="0" w:space="0" w:color="auto"/>
            <w:left w:val="none" w:sz="0" w:space="0" w:color="auto"/>
            <w:bottom w:val="none" w:sz="0" w:space="0" w:color="auto"/>
            <w:right w:val="none" w:sz="0" w:space="0" w:color="auto"/>
          </w:divBdr>
        </w:div>
        <w:div w:id="1841039229">
          <w:marLeft w:val="480"/>
          <w:marRight w:val="0"/>
          <w:marTop w:val="0"/>
          <w:marBottom w:val="0"/>
          <w:divBdr>
            <w:top w:val="none" w:sz="0" w:space="0" w:color="auto"/>
            <w:left w:val="none" w:sz="0" w:space="0" w:color="auto"/>
            <w:bottom w:val="none" w:sz="0" w:space="0" w:color="auto"/>
            <w:right w:val="none" w:sz="0" w:space="0" w:color="auto"/>
          </w:divBdr>
        </w:div>
        <w:div w:id="1976332980">
          <w:marLeft w:val="480"/>
          <w:marRight w:val="0"/>
          <w:marTop w:val="0"/>
          <w:marBottom w:val="0"/>
          <w:divBdr>
            <w:top w:val="none" w:sz="0" w:space="0" w:color="auto"/>
            <w:left w:val="none" w:sz="0" w:space="0" w:color="auto"/>
            <w:bottom w:val="none" w:sz="0" w:space="0" w:color="auto"/>
            <w:right w:val="none" w:sz="0" w:space="0" w:color="auto"/>
          </w:divBdr>
        </w:div>
        <w:div w:id="2017346387">
          <w:marLeft w:val="480"/>
          <w:marRight w:val="0"/>
          <w:marTop w:val="0"/>
          <w:marBottom w:val="0"/>
          <w:divBdr>
            <w:top w:val="none" w:sz="0" w:space="0" w:color="auto"/>
            <w:left w:val="none" w:sz="0" w:space="0" w:color="auto"/>
            <w:bottom w:val="none" w:sz="0" w:space="0" w:color="auto"/>
            <w:right w:val="none" w:sz="0" w:space="0" w:color="auto"/>
          </w:divBdr>
        </w:div>
        <w:div w:id="2033457741">
          <w:marLeft w:val="480"/>
          <w:marRight w:val="0"/>
          <w:marTop w:val="0"/>
          <w:marBottom w:val="0"/>
          <w:divBdr>
            <w:top w:val="none" w:sz="0" w:space="0" w:color="auto"/>
            <w:left w:val="none" w:sz="0" w:space="0" w:color="auto"/>
            <w:bottom w:val="none" w:sz="0" w:space="0" w:color="auto"/>
            <w:right w:val="none" w:sz="0" w:space="0" w:color="auto"/>
          </w:divBdr>
        </w:div>
        <w:div w:id="2036341528">
          <w:marLeft w:val="480"/>
          <w:marRight w:val="0"/>
          <w:marTop w:val="0"/>
          <w:marBottom w:val="0"/>
          <w:divBdr>
            <w:top w:val="none" w:sz="0" w:space="0" w:color="auto"/>
            <w:left w:val="none" w:sz="0" w:space="0" w:color="auto"/>
            <w:bottom w:val="none" w:sz="0" w:space="0" w:color="auto"/>
            <w:right w:val="none" w:sz="0" w:space="0" w:color="auto"/>
          </w:divBdr>
        </w:div>
        <w:div w:id="2063409706">
          <w:marLeft w:val="480"/>
          <w:marRight w:val="0"/>
          <w:marTop w:val="0"/>
          <w:marBottom w:val="0"/>
          <w:divBdr>
            <w:top w:val="none" w:sz="0" w:space="0" w:color="auto"/>
            <w:left w:val="none" w:sz="0" w:space="0" w:color="auto"/>
            <w:bottom w:val="none" w:sz="0" w:space="0" w:color="auto"/>
            <w:right w:val="none" w:sz="0" w:space="0" w:color="auto"/>
          </w:divBdr>
        </w:div>
        <w:div w:id="2070806987">
          <w:marLeft w:val="480"/>
          <w:marRight w:val="0"/>
          <w:marTop w:val="0"/>
          <w:marBottom w:val="0"/>
          <w:divBdr>
            <w:top w:val="none" w:sz="0" w:space="0" w:color="auto"/>
            <w:left w:val="none" w:sz="0" w:space="0" w:color="auto"/>
            <w:bottom w:val="none" w:sz="0" w:space="0" w:color="auto"/>
            <w:right w:val="none" w:sz="0" w:space="0" w:color="auto"/>
          </w:divBdr>
        </w:div>
        <w:div w:id="2103603685">
          <w:marLeft w:val="480"/>
          <w:marRight w:val="0"/>
          <w:marTop w:val="0"/>
          <w:marBottom w:val="0"/>
          <w:divBdr>
            <w:top w:val="none" w:sz="0" w:space="0" w:color="auto"/>
            <w:left w:val="none" w:sz="0" w:space="0" w:color="auto"/>
            <w:bottom w:val="none" w:sz="0" w:space="0" w:color="auto"/>
            <w:right w:val="none" w:sz="0" w:space="0" w:color="auto"/>
          </w:divBdr>
        </w:div>
      </w:divsChild>
    </w:div>
    <w:div w:id="527523969">
      <w:bodyDiv w:val="1"/>
      <w:marLeft w:val="0"/>
      <w:marRight w:val="0"/>
      <w:marTop w:val="0"/>
      <w:marBottom w:val="0"/>
      <w:divBdr>
        <w:top w:val="none" w:sz="0" w:space="0" w:color="auto"/>
        <w:left w:val="none" w:sz="0" w:space="0" w:color="auto"/>
        <w:bottom w:val="none" w:sz="0" w:space="0" w:color="auto"/>
        <w:right w:val="none" w:sz="0" w:space="0" w:color="auto"/>
      </w:divBdr>
    </w:div>
    <w:div w:id="528178646">
      <w:bodyDiv w:val="1"/>
      <w:marLeft w:val="0"/>
      <w:marRight w:val="0"/>
      <w:marTop w:val="0"/>
      <w:marBottom w:val="0"/>
      <w:divBdr>
        <w:top w:val="none" w:sz="0" w:space="0" w:color="auto"/>
        <w:left w:val="none" w:sz="0" w:space="0" w:color="auto"/>
        <w:bottom w:val="none" w:sz="0" w:space="0" w:color="auto"/>
        <w:right w:val="none" w:sz="0" w:space="0" w:color="auto"/>
      </w:divBdr>
    </w:div>
    <w:div w:id="532184975">
      <w:bodyDiv w:val="1"/>
      <w:marLeft w:val="0"/>
      <w:marRight w:val="0"/>
      <w:marTop w:val="0"/>
      <w:marBottom w:val="0"/>
      <w:divBdr>
        <w:top w:val="none" w:sz="0" w:space="0" w:color="auto"/>
        <w:left w:val="none" w:sz="0" w:space="0" w:color="auto"/>
        <w:bottom w:val="none" w:sz="0" w:space="0" w:color="auto"/>
        <w:right w:val="none" w:sz="0" w:space="0" w:color="auto"/>
      </w:divBdr>
    </w:div>
    <w:div w:id="532618964">
      <w:bodyDiv w:val="1"/>
      <w:marLeft w:val="0"/>
      <w:marRight w:val="0"/>
      <w:marTop w:val="0"/>
      <w:marBottom w:val="0"/>
      <w:divBdr>
        <w:top w:val="none" w:sz="0" w:space="0" w:color="auto"/>
        <w:left w:val="none" w:sz="0" w:space="0" w:color="auto"/>
        <w:bottom w:val="none" w:sz="0" w:space="0" w:color="auto"/>
        <w:right w:val="none" w:sz="0" w:space="0" w:color="auto"/>
      </w:divBdr>
    </w:div>
    <w:div w:id="537669563">
      <w:bodyDiv w:val="1"/>
      <w:marLeft w:val="0"/>
      <w:marRight w:val="0"/>
      <w:marTop w:val="0"/>
      <w:marBottom w:val="0"/>
      <w:divBdr>
        <w:top w:val="none" w:sz="0" w:space="0" w:color="auto"/>
        <w:left w:val="none" w:sz="0" w:space="0" w:color="auto"/>
        <w:bottom w:val="none" w:sz="0" w:space="0" w:color="auto"/>
        <w:right w:val="none" w:sz="0" w:space="0" w:color="auto"/>
      </w:divBdr>
    </w:div>
    <w:div w:id="537739534">
      <w:bodyDiv w:val="1"/>
      <w:marLeft w:val="0"/>
      <w:marRight w:val="0"/>
      <w:marTop w:val="0"/>
      <w:marBottom w:val="0"/>
      <w:divBdr>
        <w:top w:val="none" w:sz="0" w:space="0" w:color="auto"/>
        <w:left w:val="none" w:sz="0" w:space="0" w:color="auto"/>
        <w:bottom w:val="none" w:sz="0" w:space="0" w:color="auto"/>
        <w:right w:val="none" w:sz="0" w:space="0" w:color="auto"/>
      </w:divBdr>
    </w:div>
    <w:div w:id="537861466">
      <w:bodyDiv w:val="1"/>
      <w:marLeft w:val="0"/>
      <w:marRight w:val="0"/>
      <w:marTop w:val="0"/>
      <w:marBottom w:val="0"/>
      <w:divBdr>
        <w:top w:val="none" w:sz="0" w:space="0" w:color="auto"/>
        <w:left w:val="none" w:sz="0" w:space="0" w:color="auto"/>
        <w:bottom w:val="none" w:sz="0" w:space="0" w:color="auto"/>
        <w:right w:val="none" w:sz="0" w:space="0" w:color="auto"/>
      </w:divBdr>
    </w:div>
    <w:div w:id="544408871">
      <w:bodyDiv w:val="1"/>
      <w:marLeft w:val="0"/>
      <w:marRight w:val="0"/>
      <w:marTop w:val="0"/>
      <w:marBottom w:val="0"/>
      <w:divBdr>
        <w:top w:val="none" w:sz="0" w:space="0" w:color="auto"/>
        <w:left w:val="none" w:sz="0" w:space="0" w:color="auto"/>
        <w:bottom w:val="none" w:sz="0" w:space="0" w:color="auto"/>
        <w:right w:val="none" w:sz="0" w:space="0" w:color="auto"/>
      </w:divBdr>
    </w:div>
    <w:div w:id="545412137">
      <w:bodyDiv w:val="1"/>
      <w:marLeft w:val="0"/>
      <w:marRight w:val="0"/>
      <w:marTop w:val="0"/>
      <w:marBottom w:val="0"/>
      <w:divBdr>
        <w:top w:val="none" w:sz="0" w:space="0" w:color="auto"/>
        <w:left w:val="none" w:sz="0" w:space="0" w:color="auto"/>
        <w:bottom w:val="none" w:sz="0" w:space="0" w:color="auto"/>
        <w:right w:val="none" w:sz="0" w:space="0" w:color="auto"/>
      </w:divBdr>
    </w:div>
    <w:div w:id="547379932">
      <w:bodyDiv w:val="1"/>
      <w:marLeft w:val="0"/>
      <w:marRight w:val="0"/>
      <w:marTop w:val="0"/>
      <w:marBottom w:val="0"/>
      <w:divBdr>
        <w:top w:val="none" w:sz="0" w:space="0" w:color="auto"/>
        <w:left w:val="none" w:sz="0" w:space="0" w:color="auto"/>
        <w:bottom w:val="none" w:sz="0" w:space="0" w:color="auto"/>
        <w:right w:val="none" w:sz="0" w:space="0" w:color="auto"/>
      </w:divBdr>
    </w:div>
    <w:div w:id="548805146">
      <w:bodyDiv w:val="1"/>
      <w:marLeft w:val="0"/>
      <w:marRight w:val="0"/>
      <w:marTop w:val="0"/>
      <w:marBottom w:val="0"/>
      <w:divBdr>
        <w:top w:val="none" w:sz="0" w:space="0" w:color="auto"/>
        <w:left w:val="none" w:sz="0" w:space="0" w:color="auto"/>
        <w:bottom w:val="none" w:sz="0" w:space="0" w:color="auto"/>
        <w:right w:val="none" w:sz="0" w:space="0" w:color="auto"/>
      </w:divBdr>
    </w:div>
    <w:div w:id="550580890">
      <w:bodyDiv w:val="1"/>
      <w:marLeft w:val="0"/>
      <w:marRight w:val="0"/>
      <w:marTop w:val="0"/>
      <w:marBottom w:val="0"/>
      <w:divBdr>
        <w:top w:val="none" w:sz="0" w:space="0" w:color="auto"/>
        <w:left w:val="none" w:sz="0" w:space="0" w:color="auto"/>
        <w:bottom w:val="none" w:sz="0" w:space="0" w:color="auto"/>
        <w:right w:val="none" w:sz="0" w:space="0" w:color="auto"/>
      </w:divBdr>
    </w:div>
    <w:div w:id="554436221">
      <w:bodyDiv w:val="1"/>
      <w:marLeft w:val="0"/>
      <w:marRight w:val="0"/>
      <w:marTop w:val="0"/>
      <w:marBottom w:val="0"/>
      <w:divBdr>
        <w:top w:val="none" w:sz="0" w:space="0" w:color="auto"/>
        <w:left w:val="none" w:sz="0" w:space="0" w:color="auto"/>
        <w:bottom w:val="none" w:sz="0" w:space="0" w:color="auto"/>
        <w:right w:val="none" w:sz="0" w:space="0" w:color="auto"/>
      </w:divBdr>
      <w:divsChild>
        <w:div w:id="7754486">
          <w:marLeft w:val="480"/>
          <w:marRight w:val="0"/>
          <w:marTop w:val="0"/>
          <w:marBottom w:val="0"/>
          <w:divBdr>
            <w:top w:val="none" w:sz="0" w:space="0" w:color="auto"/>
            <w:left w:val="none" w:sz="0" w:space="0" w:color="auto"/>
            <w:bottom w:val="none" w:sz="0" w:space="0" w:color="auto"/>
            <w:right w:val="none" w:sz="0" w:space="0" w:color="auto"/>
          </w:divBdr>
        </w:div>
        <w:div w:id="199365196">
          <w:marLeft w:val="480"/>
          <w:marRight w:val="0"/>
          <w:marTop w:val="0"/>
          <w:marBottom w:val="0"/>
          <w:divBdr>
            <w:top w:val="none" w:sz="0" w:space="0" w:color="auto"/>
            <w:left w:val="none" w:sz="0" w:space="0" w:color="auto"/>
            <w:bottom w:val="none" w:sz="0" w:space="0" w:color="auto"/>
            <w:right w:val="none" w:sz="0" w:space="0" w:color="auto"/>
          </w:divBdr>
        </w:div>
        <w:div w:id="209536646">
          <w:marLeft w:val="480"/>
          <w:marRight w:val="0"/>
          <w:marTop w:val="0"/>
          <w:marBottom w:val="0"/>
          <w:divBdr>
            <w:top w:val="none" w:sz="0" w:space="0" w:color="auto"/>
            <w:left w:val="none" w:sz="0" w:space="0" w:color="auto"/>
            <w:bottom w:val="none" w:sz="0" w:space="0" w:color="auto"/>
            <w:right w:val="none" w:sz="0" w:space="0" w:color="auto"/>
          </w:divBdr>
        </w:div>
        <w:div w:id="321202784">
          <w:marLeft w:val="480"/>
          <w:marRight w:val="0"/>
          <w:marTop w:val="0"/>
          <w:marBottom w:val="0"/>
          <w:divBdr>
            <w:top w:val="none" w:sz="0" w:space="0" w:color="auto"/>
            <w:left w:val="none" w:sz="0" w:space="0" w:color="auto"/>
            <w:bottom w:val="none" w:sz="0" w:space="0" w:color="auto"/>
            <w:right w:val="none" w:sz="0" w:space="0" w:color="auto"/>
          </w:divBdr>
        </w:div>
        <w:div w:id="345795464">
          <w:marLeft w:val="480"/>
          <w:marRight w:val="0"/>
          <w:marTop w:val="0"/>
          <w:marBottom w:val="0"/>
          <w:divBdr>
            <w:top w:val="none" w:sz="0" w:space="0" w:color="auto"/>
            <w:left w:val="none" w:sz="0" w:space="0" w:color="auto"/>
            <w:bottom w:val="none" w:sz="0" w:space="0" w:color="auto"/>
            <w:right w:val="none" w:sz="0" w:space="0" w:color="auto"/>
          </w:divBdr>
        </w:div>
        <w:div w:id="410127827">
          <w:marLeft w:val="480"/>
          <w:marRight w:val="0"/>
          <w:marTop w:val="0"/>
          <w:marBottom w:val="0"/>
          <w:divBdr>
            <w:top w:val="none" w:sz="0" w:space="0" w:color="auto"/>
            <w:left w:val="none" w:sz="0" w:space="0" w:color="auto"/>
            <w:bottom w:val="none" w:sz="0" w:space="0" w:color="auto"/>
            <w:right w:val="none" w:sz="0" w:space="0" w:color="auto"/>
          </w:divBdr>
        </w:div>
        <w:div w:id="430318720">
          <w:marLeft w:val="480"/>
          <w:marRight w:val="0"/>
          <w:marTop w:val="0"/>
          <w:marBottom w:val="0"/>
          <w:divBdr>
            <w:top w:val="none" w:sz="0" w:space="0" w:color="auto"/>
            <w:left w:val="none" w:sz="0" w:space="0" w:color="auto"/>
            <w:bottom w:val="none" w:sz="0" w:space="0" w:color="auto"/>
            <w:right w:val="none" w:sz="0" w:space="0" w:color="auto"/>
          </w:divBdr>
        </w:div>
        <w:div w:id="527377944">
          <w:marLeft w:val="480"/>
          <w:marRight w:val="0"/>
          <w:marTop w:val="0"/>
          <w:marBottom w:val="0"/>
          <w:divBdr>
            <w:top w:val="none" w:sz="0" w:space="0" w:color="auto"/>
            <w:left w:val="none" w:sz="0" w:space="0" w:color="auto"/>
            <w:bottom w:val="none" w:sz="0" w:space="0" w:color="auto"/>
            <w:right w:val="none" w:sz="0" w:space="0" w:color="auto"/>
          </w:divBdr>
        </w:div>
        <w:div w:id="541330798">
          <w:marLeft w:val="480"/>
          <w:marRight w:val="0"/>
          <w:marTop w:val="0"/>
          <w:marBottom w:val="0"/>
          <w:divBdr>
            <w:top w:val="none" w:sz="0" w:space="0" w:color="auto"/>
            <w:left w:val="none" w:sz="0" w:space="0" w:color="auto"/>
            <w:bottom w:val="none" w:sz="0" w:space="0" w:color="auto"/>
            <w:right w:val="none" w:sz="0" w:space="0" w:color="auto"/>
          </w:divBdr>
        </w:div>
        <w:div w:id="552082255">
          <w:marLeft w:val="480"/>
          <w:marRight w:val="0"/>
          <w:marTop w:val="0"/>
          <w:marBottom w:val="0"/>
          <w:divBdr>
            <w:top w:val="none" w:sz="0" w:space="0" w:color="auto"/>
            <w:left w:val="none" w:sz="0" w:space="0" w:color="auto"/>
            <w:bottom w:val="none" w:sz="0" w:space="0" w:color="auto"/>
            <w:right w:val="none" w:sz="0" w:space="0" w:color="auto"/>
          </w:divBdr>
        </w:div>
        <w:div w:id="564874763">
          <w:marLeft w:val="480"/>
          <w:marRight w:val="0"/>
          <w:marTop w:val="0"/>
          <w:marBottom w:val="0"/>
          <w:divBdr>
            <w:top w:val="none" w:sz="0" w:space="0" w:color="auto"/>
            <w:left w:val="none" w:sz="0" w:space="0" w:color="auto"/>
            <w:bottom w:val="none" w:sz="0" w:space="0" w:color="auto"/>
            <w:right w:val="none" w:sz="0" w:space="0" w:color="auto"/>
          </w:divBdr>
        </w:div>
        <w:div w:id="586381894">
          <w:marLeft w:val="480"/>
          <w:marRight w:val="0"/>
          <w:marTop w:val="0"/>
          <w:marBottom w:val="0"/>
          <w:divBdr>
            <w:top w:val="none" w:sz="0" w:space="0" w:color="auto"/>
            <w:left w:val="none" w:sz="0" w:space="0" w:color="auto"/>
            <w:bottom w:val="none" w:sz="0" w:space="0" w:color="auto"/>
            <w:right w:val="none" w:sz="0" w:space="0" w:color="auto"/>
          </w:divBdr>
        </w:div>
        <w:div w:id="665522080">
          <w:marLeft w:val="480"/>
          <w:marRight w:val="0"/>
          <w:marTop w:val="0"/>
          <w:marBottom w:val="0"/>
          <w:divBdr>
            <w:top w:val="none" w:sz="0" w:space="0" w:color="auto"/>
            <w:left w:val="none" w:sz="0" w:space="0" w:color="auto"/>
            <w:bottom w:val="none" w:sz="0" w:space="0" w:color="auto"/>
            <w:right w:val="none" w:sz="0" w:space="0" w:color="auto"/>
          </w:divBdr>
        </w:div>
        <w:div w:id="665860848">
          <w:marLeft w:val="480"/>
          <w:marRight w:val="0"/>
          <w:marTop w:val="0"/>
          <w:marBottom w:val="0"/>
          <w:divBdr>
            <w:top w:val="none" w:sz="0" w:space="0" w:color="auto"/>
            <w:left w:val="none" w:sz="0" w:space="0" w:color="auto"/>
            <w:bottom w:val="none" w:sz="0" w:space="0" w:color="auto"/>
            <w:right w:val="none" w:sz="0" w:space="0" w:color="auto"/>
          </w:divBdr>
        </w:div>
        <w:div w:id="670639627">
          <w:marLeft w:val="480"/>
          <w:marRight w:val="0"/>
          <w:marTop w:val="0"/>
          <w:marBottom w:val="0"/>
          <w:divBdr>
            <w:top w:val="none" w:sz="0" w:space="0" w:color="auto"/>
            <w:left w:val="none" w:sz="0" w:space="0" w:color="auto"/>
            <w:bottom w:val="none" w:sz="0" w:space="0" w:color="auto"/>
            <w:right w:val="none" w:sz="0" w:space="0" w:color="auto"/>
          </w:divBdr>
        </w:div>
        <w:div w:id="745569927">
          <w:marLeft w:val="480"/>
          <w:marRight w:val="0"/>
          <w:marTop w:val="0"/>
          <w:marBottom w:val="0"/>
          <w:divBdr>
            <w:top w:val="none" w:sz="0" w:space="0" w:color="auto"/>
            <w:left w:val="none" w:sz="0" w:space="0" w:color="auto"/>
            <w:bottom w:val="none" w:sz="0" w:space="0" w:color="auto"/>
            <w:right w:val="none" w:sz="0" w:space="0" w:color="auto"/>
          </w:divBdr>
        </w:div>
        <w:div w:id="795373038">
          <w:marLeft w:val="480"/>
          <w:marRight w:val="0"/>
          <w:marTop w:val="0"/>
          <w:marBottom w:val="0"/>
          <w:divBdr>
            <w:top w:val="none" w:sz="0" w:space="0" w:color="auto"/>
            <w:left w:val="none" w:sz="0" w:space="0" w:color="auto"/>
            <w:bottom w:val="none" w:sz="0" w:space="0" w:color="auto"/>
            <w:right w:val="none" w:sz="0" w:space="0" w:color="auto"/>
          </w:divBdr>
        </w:div>
        <w:div w:id="827749098">
          <w:marLeft w:val="480"/>
          <w:marRight w:val="0"/>
          <w:marTop w:val="0"/>
          <w:marBottom w:val="0"/>
          <w:divBdr>
            <w:top w:val="none" w:sz="0" w:space="0" w:color="auto"/>
            <w:left w:val="none" w:sz="0" w:space="0" w:color="auto"/>
            <w:bottom w:val="none" w:sz="0" w:space="0" w:color="auto"/>
            <w:right w:val="none" w:sz="0" w:space="0" w:color="auto"/>
          </w:divBdr>
        </w:div>
        <w:div w:id="841625811">
          <w:marLeft w:val="480"/>
          <w:marRight w:val="0"/>
          <w:marTop w:val="0"/>
          <w:marBottom w:val="0"/>
          <w:divBdr>
            <w:top w:val="none" w:sz="0" w:space="0" w:color="auto"/>
            <w:left w:val="none" w:sz="0" w:space="0" w:color="auto"/>
            <w:bottom w:val="none" w:sz="0" w:space="0" w:color="auto"/>
            <w:right w:val="none" w:sz="0" w:space="0" w:color="auto"/>
          </w:divBdr>
        </w:div>
        <w:div w:id="934674678">
          <w:marLeft w:val="480"/>
          <w:marRight w:val="0"/>
          <w:marTop w:val="0"/>
          <w:marBottom w:val="0"/>
          <w:divBdr>
            <w:top w:val="none" w:sz="0" w:space="0" w:color="auto"/>
            <w:left w:val="none" w:sz="0" w:space="0" w:color="auto"/>
            <w:bottom w:val="none" w:sz="0" w:space="0" w:color="auto"/>
            <w:right w:val="none" w:sz="0" w:space="0" w:color="auto"/>
          </w:divBdr>
        </w:div>
        <w:div w:id="935400195">
          <w:marLeft w:val="480"/>
          <w:marRight w:val="0"/>
          <w:marTop w:val="0"/>
          <w:marBottom w:val="0"/>
          <w:divBdr>
            <w:top w:val="none" w:sz="0" w:space="0" w:color="auto"/>
            <w:left w:val="none" w:sz="0" w:space="0" w:color="auto"/>
            <w:bottom w:val="none" w:sz="0" w:space="0" w:color="auto"/>
            <w:right w:val="none" w:sz="0" w:space="0" w:color="auto"/>
          </w:divBdr>
        </w:div>
        <w:div w:id="1001547324">
          <w:marLeft w:val="480"/>
          <w:marRight w:val="0"/>
          <w:marTop w:val="0"/>
          <w:marBottom w:val="0"/>
          <w:divBdr>
            <w:top w:val="none" w:sz="0" w:space="0" w:color="auto"/>
            <w:left w:val="none" w:sz="0" w:space="0" w:color="auto"/>
            <w:bottom w:val="none" w:sz="0" w:space="0" w:color="auto"/>
            <w:right w:val="none" w:sz="0" w:space="0" w:color="auto"/>
          </w:divBdr>
        </w:div>
        <w:div w:id="1028137560">
          <w:marLeft w:val="480"/>
          <w:marRight w:val="0"/>
          <w:marTop w:val="0"/>
          <w:marBottom w:val="0"/>
          <w:divBdr>
            <w:top w:val="none" w:sz="0" w:space="0" w:color="auto"/>
            <w:left w:val="none" w:sz="0" w:space="0" w:color="auto"/>
            <w:bottom w:val="none" w:sz="0" w:space="0" w:color="auto"/>
            <w:right w:val="none" w:sz="0" w:space="0" w:color="auto"/>
          </w:divBdr>
        </w:div>
        <w:div w:id="1048839267">
          <w:marLeft w:val="480"/>
          <w:marRight w:val="0"/>
          <w:marTop w:val="0"/>
          <w:marBottom w:val="0"/>
          <w:divBdr>
            <w:top w:val="none" w:sz="0" w:space="0" w:color="auto"/>
            <w:left w:val="none" w:sz="0" w:space="0" w:color="auto"/>
            <w:bottom w:val="none" w:sz="0" w:space="0" w:color="auto"/>
            <w:right w:val="none" w:sz="0" w:space="0" w:color="auto"/>
          </w:divBdr>
        </w:div>
        <w:div w:id="1069962300">
          <w:marLeft w:val="480"/>
          <w:marRight w:val="0"/>
          <w:marTop w:val="0"/>
          <w:marBottom w:val="0"/>
          <w:divBdr>
            <w:top w:val="none" w:sz="0" w:space="0" w:color="auto"/>
            <w:left w:val="none" w:sz="0" w:space="0" w:color="auto"/>
            <w:bottom w:val="none" w:sz="0" w:space="0" w:color="auto"/>
            <w:right w:val="none" w:sz="0" w:space="0" w:color="auto"/>
          </w:divBdr>
        </w:div>
        <w:div w:id="1080521155">
          <w:marLeft w:val="480"/>
          <w:marRight w:val="0"/>
          <w:marTop w:val="0"/>
          <w:marBottom w:val="0"/>
          <w:divBdr>
            <w:top w:val="none" w:sz="0" w:space="0" w:color="auto"/>
            <w:left w:val="none" w:sz="0" w:space="0" w:color="auto"/>
            <w:bottom w:val="none" w:sz="0" w:space="0" w:color="auto"/>
            <w:right w:val="none" w:sz="0" w:space="0" w:color="auto"/>
          </w:divBdr>
        </w:div>
        <w:div w:id="1145438669">
          <w:marLeft w:val="480"/>
          <w:marRight w:val="0"/>
          <w:marTop w:val="0"/>
          <w:marBottom w:val="0"/>
          <w:divBdr>
            <w:top w:val="none" w:sz="0" w:space="0" w:color="auto"/>
            <w:left w:val="none" w:sz="0" w:space="0" w:color="auto"/>
            <w:bottom w:val="none" w:sz="0" w:space="0" w:color="auto"/>
            <w:right w:val="none" w:sz="0" w:space="0" w:color="auto"/>
          </w:divBdr>
        </w:div>
        <w:div w:id="1179930143">
          <w:marLeft w:val="480"/>
          <w:marRight w:val="0"/>
          <w:marTop w:val="0"/>
          <w:marBottom w:val="0"/>
          <w:divBdr>
            <w:top w:val="none" w:sz="0" w:space="0" w:color="auto"/>
            <w:left w:val="none" w:sz="0" w:space="0" w:color="auto"/>
            <w:bottom w:val="none" w:sz="0" w:space="0" w:color="auto"/>
            <w:right w:val="none" w:sz="0" w:space="0" w:color="auto"/>
          </w:divBdr>
        </w:div>
        <w:div w:id="1211504225">
          <w:marLeft w:val="480"/>
          <w:marRight w:val="0"/>
          <w:marTop w:val="0"/>
          <w:marBottom w:val="0"/>
          <w:divBdr>
            <w:top w:val="none" w:sz="0" w:space="0" w:color="auto"/>
            <w:left w:val="none" w:sz="0" w:space="0" w:color="auto"/>
            <w:bottom w:val="none" w:sz="0" w:space="0" w:color="auto"/>
            <w:right w:val="none" w:sz="0" w:space="0" w:color="auto"/>
          </w:divBdr>
        </w:div>
        <w:div w:id="1514030188">
          <w:marLeft w:val="480"/>
          <w:marRight w:val="0"/>
          <w:marTop w:val="0"/>
          <w:marBottom w:val="0"/>
          <w:divBdr>
            <w:top w:val="none" w:sz="0" w:space="0" w:color="auto"/>
            <w:left w:val="none" w:sz="0" w:space="0" w:color="auto"/>
            <w:bottom w:val="none" w:sz="0" w:space="0" w:color="auto"/>
            <w:right w:val="none" w:sz="0" w:space="0" w:color="auto"/>
          </w:divBdr>
        </w:div>
        <w:div w:id="1599875233">
          <w:marLeft w:val="480"/>
          <w:marRight w:val="0"/>
          <w:marTop w:val="0"/>
          <w:marBottom w:val="0"/>
          <w:divBdr>
            <w:top w:val="none" w:sz="0" w:space="0" w:color="auto"/>
            <w:left w:val="none" w:sz="0" w:space="0" w:color="auto"/>
            <w:bottom w:val="none" w:sz="0" w:space="0" w:color="auto"/>
            <w:right w:val="none" w:sz="0" w:space="0" w:color="auto"/>
          </w:divBdr>
        </w:div>
        <w:div w:id="1603680594">
          <w:marLeft w:val="480"/>
          <w:marRight w:val="0"/>
          <w:marTop w:val="0"/>
          <w:marBottom w:val="0"/>
          <w:divBdr>
            <w:top w:val="none" w:sz="0" w:space="0" w:color="auto"/>
            <w:left w:val="none" w:sz="0" w:space="0" w:color="auto"/>
            <w:bottom w:val="none" w:sz="0" w:space="0" w:color="auto"/>
            <w:right w:val="none" w:sz="0" w:space="0" w:color="auto"/>
          </w:divBdr>
        </w:div>
        <w:div w:id="1608584148">
          <w:marLeft w:val="480"/>
          <w:marRight w:val="0"/>
          <w:marTop w:val="0"/>
          <w:marBottom w:val="0"/>
          <w:divBdr>
            <w:top w:val="none" w:sz="0" w:space="0" w:color="auto"/>
            <w:left w:val="none" w:sz="0" w:space="0" w:color="auto"/>
            <w:bottom w:val="none" w:sz="0" w:space="0" w:color="auto"/>
            <w:right w:val="none" w:sz="0" w:space="0" w:color="auto"/>
          </w:divBdr>
        </w:div>
        <w:div w:id="1609462446">
          <w:marLeft w:val="480"/>
          <w:marRight w:val="0"/>
          <w:marTop w:val="0"/>
          <w:marBottom w:val="0"/>
          <w:divBdr>
            <w:top w:val="none" w:sz="0" w:space="0" w:color="auto"/>
            <w:left w:val="none" w:sz="0" w:space="0" w:color="auto"/>
            <w:bottom w:val="none" w:sz="0" w:space="0" w:color="auto"/>
            <w:right w:val="none" w:sz="0" w:space="0" w:color="auto"/>
          </w:divBdr>
        </w:div>
        <w:div w:id="1708140231">
          <w:marLeft w:val="480"/>
          <w:marRight w:val="0"/>
          <w:marTop w:val="0"/>
          <w:marBottom w:val="0"/>
          <w:divBdr>
            <w:top w:val="none" w:sz="0" w:space="0" w:color="auto"/>
            <w:left w:val="none" w:sz="0" w:space="0" w:color="auto"/>
            <w:bottom w:val="none" w:sz="0" w:space="0" w:color="auto"/>
            <w:right w:val="none" w:sz="0" w:space="0" w:color="auto"/>
          </w:divBdr>
        </w:div>
        <w:div w:id="1729261388">
          <w:marLeft w:val="480"/>
          <w:marRight w:val="0"/>
          <w:marTop w:val="0"/>
          <w:marBottom w:val="0"/>
          <w:divBdr>
            <w:top w:val="none" w:sz="0" w:space="0" w:color="auto"/>
            <w:left w:val="none" w:sz="0" w:space="0" w:color="auto"/>
            <w:bottom w:val="none" w:sz="0" w:space="0" w:color="auto"/>
            <w:right w:val="none" w:sz="0" w:space="0" w:color="auto"/>
          </w:divBdr>
        </w:div>
        <w:div w:id="1923761399">
          <w:marLeft w:val="480"/>
          <w:marRight w:val="0"/>
          <w:marTop w:val="0"/>
          <w:marBottom w:val="0"/>
          <w:divBdr>
            <w:top w:val="none" w:sz="0" w:space="0" w:color="auto"/>
            <w:left w:val="none" w:sz="0" w:space="0" w:color="auto"/>
            <w:bottom w:val="none" w:sz="0" w:space="0" w:color="auto"/>
            <w:right w:val="none" w:sz="0" w:space="0" w:color="auto"/>
          </w:divBdr>
        </w:div>
        <w:div w:id="1937903205">
          <w:marLeft w:val="480"/>
          <w:marRight w:val="0"/>
          <w:marTop w:val="0"/>
          <w:marBottom w:val="0"/>
          <w:divBdr>
            <w:top w:val="none" w:sz="0" w:space="0" w:color="auto"/>
            <w:left w:val="none" w:sz="0" w:space="0" w:color="auto"/>
            <w:bottom w:val="none" w:sz="0" w:space="0" w:color="auto"/>
            <w:right w:val="none" w:sz="0" w:space="0" w:color="auto"/>
          </w:divBdr>
        </w:div>
        <w:div w:id="1946842892">
          <w:marLeft w:val="480"/>
          <w:marRight w:val="0"/>
          <w:marTop w:val="0"/>
          <w:marBottom w:val="0"/>
          <w:divBdr>
            <w:top w:val="none" w:sz="0" w:space="0" w:color="auto"/>
            <w:left w:val="none" w:sz="0" w:space="0" w:color="auto"/>
            <w:bottom w:val="none" w:sz="0" w:space="0" w:color="auto"/>
            <w:right w:val="none" w:sz="0" w:space="0" w:color="auto"/>
          </w:divBdr>
        </w:div>
        <w:div w:id="1968200978">
          <w:marLeft w:val="480"/>
          <w:marRight w:val="0"/>
          <w:marTop w:val="0"/>
          <w:marBottom w:val="0"/>
          <w:divBdr>
            <w:top w:val="none" w:sz="0" w:space="0" w:color="auto"/>
            <w:left w:val="none" w:sz="0" w:space="0" w:color="auto"/>
            <w:bottom w:val="none" w:sz="0" w:space="0" w:color="auto"/>
            <w:right w:val="none" w:sz="0" w:space="0" w:color="auto"/>
          </w:divBdr>
        </w:div>
        <w:div w:id="1975674594">
          <w:marLeft w:val="480"/>
          <w:marRight w:val="0"/>
          <w:marTop w:val="0"/>
          <w:marBottom w:val="0"/>
          <w:divBdr>
            <w:top w:val="none" w:sz="0" w:space="0" w:color="auto"/>
            <w:left w:val="none" w:sz="0" w:space="0" w:color="auto"/>
            <w:bottom w:val="none" w:sz="0" w:space="0" w:color="auto"/>
            <w:right w:val="none" w:sz="0" w:space="0" w:color="auto"/>
          </w:divBdr>
        </w:div>
        <w:div w:id="1987973496">
          <w:marLeft w:val="480"/>
          <w:marRight w:val="0"/>
          <w:marTop w:val="0"/>
          <w:marBottom w:val="0"/>
          <w:divBdr>
            <w:top w:val="none" w:sz="0" w:space="0" w:color="auto"/>
            <w:left w:val="none" w:sz="0" w:space="0" w:color="auto"/>
            <w:bottom w:val="none" w:sz="0" w:space="0" w:color="auto"/>
            <w:right w:val="none" w:sz="0" w:space="0" w:color="auto"/>
          </w:divBdr>
        </w:div>
        <w:div w:id="2070565362">
          <w:marLeft w:val="480"/>
          <w:marRight w:val="0"/>
          <w:marTop w:val="0"/>
          <w:marBottom w:val="0"/>
          <w:divBdr>
            <w:top w:val="none" w:sz="0" w:space="0" w:color="auto"/>
            <w:left w:val="none" w:sz="0" w:space="0" w:color="auto"/>
            <w:bottom w:val="none" w:sz="0" w:space="0" w:color="auto"/>
            <w:right w:val="none" w:sz="0" w:space="0" w:color="auto"/>
          </w:divBdr>
        </w:div>
        <w:div w:id="2073649175">
          <w:marLeft w:val="480"/>
          <w:marRight w:val="0"/>
          <w:marTop w:val="0"/>
          <w:marBottom w:val="0"/>
          <w:divBdr>
            <w:top w:val="none" w:sz="0" w:space="0" w:color="auto"/>
            <w:left w:val="none" w:sz="0" w:space="0" w:color="auto"/>
            <w:bottom w:val="none" w:sz="0" w:space="0" w:color="auto"/>
            <w:right w:val="none" w:sz="0" w:space="0" w:color="auto"/>
          </w:divBdr>
        </w:div>
      </w:divsChild>
    </w:div>
    <w:div w:id="556278416">
      <w:bodyDiv w:val="1"/>
      <w:marLeft w:val="0"/>
      <w:marRight w:val="0"/>
      <w:marTop w:val="0"/>
      <w:marBottom w:val="0"/>
      <w:divBdr>
        <w:top w:val="none" w:sz="0" w:space="0" w:color="auto"/>
        <w:left w:val="none" w:sz="0" w:space="0" w:color="auto"/>
        <w:bottom w:val="none" w:sz="0" w:space="0" w:color="auto"/>
        <w:right w:val="none" w:sz="0" w:space="0" w:color="auto"/>
      </w:divBdr>
    </w:div>
    <w:div w:id="562982943">
      <w:bodyDiv w:val="1"/>
      <w:marLeft w:val="0"/>
      <w:marRight w:val="0"/>
      <w:marTop w:val="0"/>
      <w:marBottom w:val="0"/>
      <w:divBdr>
        <w:top w:val="none" w:sz="0" w:space="0" w:color="auto"/>
        <w:left w:val="none" w:sz="0" w:space="0" w:color="auto"/>
        <w:bottom w:val="none" w:sz="0" w:space="0" w:color="auto"/>
        <w:right w:val="none" w:sz="0" w:space="0" w:color="auto"/>
      </w:divBdr>
    </w:div>
    <w:div w:id="568228006">
      <w:bodyDiv w:val="1"/>
      <w:marLeft w:val="0"/>
      <w:marRight w:val="0"/>
      <w:marTop w:val="0"/>
      <w:marBottom w:val="0"/>
      <w:divBdr>
        <w:top w:val="none" w:sz="0" w:space="0" w:color="auto"/>
        <w:left w:val="none" w:sz="0" w:space="0" w:color="auto"/>
        <w:bottom w:val="none" w:sz="0" w:space="0" w:color="auto"/>
        <w:right w:val="none" w:sz="0" w:space="0" w:color="auto"/>
      </w:divBdr>
    </w:div>
    <w:div w:id="569117619">
      <w:bodyDiv w:val="1"/>
      <w:marLeft w:val="0"/>
      <w:marRight w:val="0"/>
      <w:marTop w:val="0"/>
      <w:marBottom w:val="0"/>
      <w:divBdr>
        <w:top w:val="none" w:sz="0" w:space="0" w:color="auto"/>
        <w:left w:val="none" w:sz="0" w:space="0" w:color="auto"/>
        <w:bottom w:val="none" w:sz="0" w:space="0" w:color="auto"/>
        <w:right w:val="none" w:sz="0" w:space="0" w:color="auto"/>
      </w:divBdr>
    </w:div>
    <w:div w:id="570195923">
      <w:bodyDiv w:val="1"/>
      <w:marLeft w:val="0"/>
      <w:marRight w:val="0"/>
      <w:marTop w:val="0"/>
      <w:marBottom w:val="0"/>
      <w:divBdr>
        <w:top w:val="none" w:sz="0" w:space="0" w:color="auto"/>
        <w:left w:val="none" w:sz="0" w:space="0" w:color="auto"/>
        <w:bottom w:val="none" w:sz="0" w:space="0" w:color="auto"/>
        <w:right w:val="none" w:sz="0" w:space="0" w:color="auto"/>
      </w:divBdr>
    </w:div>
    <w:div w:id="573709782">
      <w:bodyDiv w:val="1"/>
      <w:marLeft w:val="0"/>
      <w:marRight w:val="0"/>
      <w:marTop w:val="0"/>
      <w:marBottom w:val="0"/>
      <w:divBdr>
        <w:top w:val="none" w:sz="0" w:space="0" w:color="auto"/>
        <w:left w:val="none" w:sz="0" w:space="0" w:color="auto"/>
        <w:bottom w:val="none" w:sz="0" w:space="0" w:color="auto"/>
        <w:right w:val="none" w:sz="0" w:space="0" w:color="auto"/>
      </w:divBdr>
      <w:divsChild>
        <w:div w:id="20861282">
          <w:marLeft w:val="480"/>
          <w:marRight w:val="0"/>
          <w:marTop w:val="0"/>
          <w:marBottom w:val="0"/>
          <w:divBdr>
            <w:top w:val="none" w:sz="0" w:space="0" w:color="auto"/>
            <w:left w:val="none" w:sz="0" w:space="0" w:color="auto"/>
            <w:bottom w:val="none" w:sz="0" w:space="0" w:color="auto"/>
            <w:right w:val="none" w:sz="0" w:space="0" w:color="auto"/>
          </w:divBdr>
        </w:div>
        <w:div w:id="101149077">
          <w:marLeft w:val="480"/>
          <w:marRight w:val="0"/>
          <w:marTop w:val="0"/>
          <w:marBottom w:val="0"/>
          <w:divBdr>
            <w:top w:val="none" w:sz="0" w:space="0" w:color="auto"/>
            <w:left w:val="none" w:sz="0" w:space="0" w:color="auto"/>
            <w:bottom w:val="none" w:sz="0" w:space="0" w:color="auto"/>
            <w:right w:val="none" w:sz="0" w:space="0" w:color="auto"/>
          </w:divBdr>
        </w:div>
        <w:div w:id="112477623">
          <w:marLeft w:val="480"/>
          <w:marRight w:val="0"/>
          <w:marTop w:val="0"/>
          <w:marBottom w:val="0"/>
          <w:divBdr>
            <w:top w:val="none" w:sz="0" w:space="0" w:color="auto"/>
            <w:left w:val="none" w:sz="0" w:space="0" w:color="auto"/>
            <w:bottom w:val="none" w:sz="0" w:space="0" w:color="auto"/>
            <w:right w:val="none" w:sz="0" w:space="0" w:color="auto"/>
          </w:divBdr>
        </w:div>
        <w:div w:id="128090062">
          <w:marLeft w:val="480"/>
          <w:marRight w:val="0"/>
          <w:marTop w:val="0"/>
          <w:marBottom w:val="0"/>
          <w:divBdr>
            <w:top w:val="none" w:sz="0" w:space="0" w:color="auto"/>
            <w:left w:val="none" w:sz="0" w:space="0" w:color="auto"/>
            <w:bottom w:val="none" w:sz="0" w:space="0" w:color="auto"/>
            <w:right w:val="none" w:sz="0" w:space="0" w:color="auto"/>
          </w:divBdr>
        </w:div>
        <w:div w:id="179196999">
          <w:marLeft w:val="480"/>
          <w:marRight w:val="0"/>
          <w:marTop w:val="0"/>
          <w:marBottom w:val="0"/>
          <w:divBdr>
            <w:top w:val="none" w:sz="0" w:space="0" w:color="auto"/>
            <w:left w:val="none" w:sz="0" w:space="0" w:color="auto"/>
            <w:bottom w:val="none" w:sz="0" w:space="0" w:color="auto"/>
            <w:right w:val="none" w:sz="0" w:space="0" w:color="auto"/>
          </w:divBdr>
        </w:div>
        <w:div w:id="274941592">
          <w:marLeft w:val="480"/>
          <w:marRight w:val="0"/>
          <w:marTop w:val="0"/>
          <w:marBottom w:val="0"/>
          <w:divBdr>
            <w:top w:val="none" w:sz="0" w:space="0" w:color="auto"/>
            <w:left w:val="none" w:sz="0" w:space="0" w:color="auto"/>
            <w:bottom w:val="none" w:sz="0" w:space="0" w:color="auto"/>
            <w:right w:val="none" w:sz="0" w:space="0" w:color="auto"/>
          </w:divBdr>
        </w:div>
        <w:div w:id="425538259">
          <w:marLeft w:val="480"/>
          <w:marRight w:val="0"/>
          <w:marTop w:val="0"/>
          <w:marBottom w:val="0"/>
          <w:divBdr>
            <w:top w:val="none" w:sz="0" w:space="0" w:color="auto"/>
            <w:left w:val="none" w:sz="0" w:space="0" w:color="auto"/>
            <w:bottom w:val="none" w:sz="0" w:space="0" w:color="auto"/>
            <w:right w:val="none" w:sz="0" w:space="0" w:color="auto"/>
          </w:divBdr>
        </w:div>
        <w:div w:id="445737410">
          <w:marLeft w:val="480"/>
          <w:marRight w:val="0"/>
          <w:marTop w:val="0"/>
          <w:marBottom w:val="0"/>
          <w:divBdr>
            <w:top w:val="none" w:sz="0" w:space="0" w:color="auto"/>
            <w:left w:val="none" w:sz="0" w:space="0" w:color="auto"/>
            <w:bottom w:val="none" w:sz="0" w:space="0" w:color="auto"/>
            <w:right w:val="none" w:sz="0" w:space="0" w:color="auto"/>
          </w:divBdr>
        </w:div>
        <w:div w:id="455565853">
          <w:marLeft w:val="480"/>
          <w:marRight w:val="0"/>
          <w:marTop w:val="0"/>
          <w:marBottom w:val="0"/>
          <w:divBdr>
            <w:top w:val="none" w:sz="0" w:space="0" w:color="auto"/>
            <w:left w:val="none" w:sz="0" w:space="0" w:color="auto"/>
            <w:bottom w:val="none" w:sz="0" w:space="0" w:color="auto"/>
            <w:right w:val="none" w:sz="0" w:space="0" w:color="auto"/>
          </w:divBdr>
        </w:div>
        <w:div w:id="550653681">
          <w:marLeft w:val="480"/>
          <w:marRight w:val="0"/>
          <w:marTop w:val="0"/>
          <w:marBottom w:val="0"/>
          <w:divBdr>
            <w:top w:val="none" w:sz="0" w:space="0" w:color="auto"/>
            <w:left w:val="none" w:sz="0" w:space="0" w:color="auto"/>
            <w:bottom w:val="none" w:sz="0" w:space="0" w:color="auto"/>
            <w:right w:val="none" w:sz="0" w:space="0" w:color="auto"/>
          </w:divBdr>
        </w:div>
        <w:div w:id="582489520">
          <w:marLeft w:val="480"/>
          <w:marRight w:val="0"/>
          <w:marTop w:val="0"/>
          <w:marBottom w:val="0"/>
          <w:divBdr>
            <w:top w:val="none" w:sz="0" w:space="0" w:color="auto"/>
            <w:left w:val="none" w:sz="0" w:space="0" w:color="auto"/>
            <w:bottom w:val="none" w:sz="0" w:space="0" w:color="auto"/>
            <w:right w:val="none" w:sz="0" w:space="0" w:color="auto"/>
          </w:divBdr>
        </w:div>
        <w:div w:id="647591846">
          <w:marLeft w:val="480"/>
          <w:marRight w:val="0"/>
          <w:marTop w:val="0"/>
          <w:marBottom w:val="0"/>
          <w:divBdr>
            <w:top w:val="none" w:sz="0" w:space="0" w:color="auto"/>
            <w:left w:val="none" w:sz="0" w:space="0" w:color="auto"/>
            <w:bottom w:val="none" w:sz="0" w:space="0" w:color="auto"/>
            <w:right w:val="none" w:sz="0" w:space="0" w:color="auto"/>
          </w:divBdr>
        </w:div>
        <w:div w:id="656298521">
          <w:marLeft w:val="480"/>
          <w:marRight w:val="0"/>
          <w:marTop w:val="0"/>
          <w:marBottom w:val="0"/>
          <w:divBdr>
            <w:top w:val="none" w:sz="0" w:space="0" w:color="auto"/>
            <w:left w:val="none" w:sz="0" w:space="0" w:color="auto"/>
            <w:bottom w:val="none" w:sz="0" w:space="0" w:color="auto"/>
            <w:right w:val="none" w:sz="0" w:space="0" w:color="auto"/>
          </w:divBdr>
        </w:div>
        <w:div w:id="668557655">
          <w:marLeft w:val="480"/>
          <w:marRight w:val="0"/>
          <w:marTop w:val="0"/>
          <w:marBottom w:val="0"/>
          <w:divBdr>
            <w:top w:val="none" w:sz="0" w:space="0" w:color="auto"/>
            <w:left w:val="none" w:sz="0" w:space="0" w:color="auto"/>
            <w:bottom w:val="none" w:sz="0" w:space="0" w:color="auto"/>
            <w:right w:val="none" w:sz="0" w:space="0" w:color="auto"/>
          </w:divBdr>
        </w:div>
        <w:div w:id="751048519">
          <w:marLeft w:val="480"/>
          <w:marRight w:val="0"/>
          <w:marTop w:val="0"/>
          <w:marBottom w:val="0"/>
          <w:divBdr>
            <w:top w:val="none" w:sz="0" w:space="0" w:color="auto"/>
            <w:left w:val="none" w:sz="0" w:space="0" w:color="auto"/>
            <w:bottom w:val="none" w:sz="0" w:space="0" w:color="auto"/>
            <w:right w:val="none" w:sz="0" w:space="0" w:color="auto"/>
          </w:divBdr>
        </w:div>
        <w:div w:id="850294239">
          <w:marLeft w:val="480"/>
          <w:marRight w:val="0"/>
          <w:marTop w:val="0"/>
          <w:marBottom w:val="0"/>
          <w:divBdr>
            <w:top w:val="none" w:sz="0" w:space="0" w:color="auto"/>
            <w:left w:val="none" w:sz="0" w:space="0" w:color="auto"/>
            <w:bottom w:val="none" w:sz="0" w:space="0" w:color="auto"/>
            <w:right w:val="none" w:sz="0" w:space="0" w:color="auto"/>
          </w:divBdr>
        </w:div>
        <w:div w:id="909773789">
          <w:marLeft w:val="480"/>
          <w:marRight w:val="0"/>
          <w:marTop w:val="0"/>
          <w:marBottom w:val="0"/>
          <w:divBdr>
            <w:top w:val="none" w:sz="0" w:space="0" w:color="auto"/>
            <w:left w:val="none" w:sz="0" w:space="0" w:color="auto"/>
            <w:bottom w:val="none" w:sz="0" w:space="0" w:color="auto"/>
            <w:right w:val="none" w:sz="0" w:space="0" w:color="auto"/>
          </w:divBdr>
        </w:div>
        <w:div w:id="926379636">
          <w:marLeft w:val="480"/>
          <w:marRight w:val="0"/>
          <w:marTop w:val="0"/>
          <w:marBottom w:val="0"/>
          <w:divBdr>
            <w:top w:val="none" w:sz="0" w:space="0" w:color="auto"/>
            <w:left w:val="none" w:sz="0" w:space="0" w:color="auto"/>
            <w:bottom w:val="none" w:sz="0" w:space="0" w:color="auto"/>
            <w:right w:val="none" w:sz="0" w:space="0" w:color="auto"/>
          </w:divBdr>
        </w:div>
        <w:div w:id="941456398">
          <w:marLeft w:val="480"/>
          <w:marRight w:val="0"/>
          <w:marTop w:val="0"/>
          <w:marBottom w:val="0"/>
          <w:divBdr>
            <w:top w:val="none" w:sz="0" w:space="0" w:color="auto"/>
            <w:left w:val="none" w:sz="0" w:space="0" w:color="auto"/>
            <w:bottom w:val="none" w:sz="0" w:space="0" w:color="auto"/>
            <w:right w:val="none" w:sz="0" w:space="0" w:color="auto"/>
          </w:divBdr>
        </w:div>
        <w:div w:id="1025908086">
          <w:marLeft w:val="480"/>
          <w:marRight w:val="0"/>
          <w:marTop w:val="0"/>
          <w:marBottom w:val="0"/>
          <w:divBdr>
            <w:top w:val="none" w:sz="0" w:space="0" w:color="auto"/>
            <w:left w:val="none" w:sz="0" w:space="0" w:color="auto"/>
            <w:bottom w:val="none" w:sz="0" w:space="0" w:color="auto"/>
            <w:right w:val="none" w:sz="0" w:space="0" w:color="auto"/>
          </w:divBdr>
        </w:div>
        <w:div w:id="1120105435">
          <w:marLeft w:val="480"/>
          <w:marRight w:val="0"/>
          <w:marTop w:val="0"/>
          <w:marBottom w:val="0"/>
          <w:divBdr>
            <w:top w:val="none" w:sz="0" w:space="0" w:color="auto"/>
            <w:left w:val="none" w:sz="0" w:space="0" w:color="auto"/>
            <w:bottom w:val="none" w:sz="0" w:space="0" w:color="auto"/>
            <w:right w:val="none" w:sz="0" w:space="0" w:color="auto"/>
          </w:divBdr>
        </w:div>
        <w:div w:id="1126511036">
          <w:marLeft w:val="480"/>
          <w:marRight w:val="0"/>
          <w:marTop w:val="0"/>
          <w:marBottom w:val="0"/>
          <w:divBdr>
            <w:top w:val="none" w:sz="0" w:space="0" w:color="auto"/>
            <w:left w:val="none" w:sz="0" w:space="0" w:color="auto"/>
            <w:bottom w:val="none" w:sz="0" w:space="0" w:color="auto"/>
            <w:right w:val="none" w:sz="0" w:space="0" w:color="auto"/>
          </w:divBdr>
        </w:div>
        <w:div w:id="1149127316">
          <w:marLeft w:val="480"/>
          <w:marRight w:val="0"/>
          <w:marTop w:val="0"/>
          <w:marBottom w:val="0"/>
          <w:divBdr>
            <w:top w:val="none" w:sz="0" w:space="0" w:color="auto"/>
            <w:left w:val="none" w:sz="0" w:space="0" w:color="auto"/>
            <w:bottom w:val="none" w:sz="0" w:space="0" w:color="auto"/>
            <w:right w:val="none" w:sz="0" w:space="0" w:color="auto"/>
          </w:divBdr>
        </w:div>
        <w:div w:id="1167592061">
          <w:marLeft w:val="480"/>
          <w:marRight w:val="0"/>
          <w:marTop w:val="0"/>
          <w:marBottom w:val="0"/>
          <w:divBdr>
            <w:top w:val="none" w:sz="0" w:space="0" w:color="auto"/>
            <w:left w:val="none" w:sz="0" w:space="0" w:color="auto"/>
            <w:bottom w:val="none" w:sz="0" w:space="0" w:color="auto"/>
            <w:right w:val="none" w:sz="0" w:space="0" w:color="auto"/>
          </w:divBdr>
        </w:div>
        <w:div w:id="1262027025">
          <w:marLeft w:val="480"/>
          <w:marRight w:val="0"/>
          <w:marTop w:val="0"/>
          <w:marBottom w:val="0"/>
          <w:divBdr>
            <w:top w:val="none" w:sz="0" w:space="0" w:color="auto"/>
            <w:left w:val="none" w:sz="0" w:space="0" w:color="auto"/>
            <w:bottom w:val="none" w:sz="0" w:space="0" w:color="auto"/>
            <w:right w:val="none" w:sz="0" w:space="0" w:color="auto"/>
          </w:divBdr>
        </w:div>
        <w:div w:id="1264650559">
          <w:marLeft w:val="480"/>
          <w:marRight w:val="0"/>
          <w:marTop w:val="0"/>
          <w:marBottom w:val="0"/>
          <w:divBdr>
            <w:top w:val="none" w:sz="0" w:space="0" w:color="auto"/>
            <w:left w:val="none" w:sz="0" w:space="0" w:color="auto"/>
            <w:bottom w:val="none" w:sz="0" w:space="0" w:color="auto"/>
            <w:right w:val="none" w:sz="0" w:space="0" w:color="auto"/>
          </w:divBdr>
        </w:div>
        <w:div w:id="1295137263">
          <w:marLeft w:val="480"/>
          <w:marRight w:val="0"/>
          <w:marTop w:val="0"/>
          <w:marBottom w:val="0"/>
          <w:divBdr>
            <w:top w:val="none" w:sz="0" w:space="0" w:color="auto"/>
            <w:left w:val="none" w:sz="0" w:space="0" w:color="auto"/>
            <w:bottom w:val="none" w:sz="0" w:space="0" w:color="auto"/>
            <w:right w:val="none" w:sz="0" w:space="0" w:color="auto"/>
          </w:divBdr>
        </w:div>
        <w:div w:id="1309549514">
          <w:marLeft w:val="480"/>
          <w:marRight w:val="0"/>
          <w:marTop w:val="0"/>
          <w:marBottom w:val="0"/>
          <w:divBdr>
            <w:top w:val="none" w:sz="0" w:space="0" w:color="auto"/>
            <w:left w:val="none" w:sz="0" w:space="0" w:color="auto"/>
            <w:bottom w:val="none" w:sz="0" w:space="0" w:color="auto"/>
            <w:right w:val="none" w:sz="0" w:space="0" w:color="auto"/>
          </w:divBdr>
        </w:div>
        <w:div w:id="1319456511">
          <w:marLeft w:val="480"/>
          <w:marRight w:val="0"/>
          <w:marTop w:val="0"/>
          <w:marBottom w:val="0"/>
          <w:divBdr>
            <w:top w:val="none" w:sz="0" w:space="0" w:color="auto"/>
            <w:left w:val="none" w:sz="0" w:space="0" w:color="auto"/>
            <w:bottom w:val="none" w:sz="0" w:space="0" w:color="auto"/>
            <w:right w:val="none" w:sz="0" w:space="0" w:color="auto"/>
          </w:divBdr>
        </w:div>
        <w:div w:id="1326859335">
          <w:marLeft w:val="480"/>
          <w:marRight w:val="0"/>
          <w:marTop w:val="0"/>
          <w:marBottom w:val="0"/>
          <w:divBdr>
            <w:top w:val="none" w:sz="0" w:space="0" w:color="auto"/>
            <w:left w:val="none" w:sz="0" w:space="0" w:color="auto"/>
            <w:bottom w:val="none" w:sz="0" w:space="0" w:color="auto"/>
            <w:right w:val="none" w:sz="0" w:space="0" w:color="auto"/>
          </w:divBdr>
        </w:div>
        <w:div w:id="1332836964">
          <w:marLeft w:val="480"/>
          <w:marRight w:val="0"/>
          <w:marTop w:val="0"/>
          <w:marBottom w:val="0"/>
          <w:divBdr>
            <w:top w:val="none" w:sz="0" w:space="0" w:color="auto"/>
            <w:left w:val="none" w:sz="0" w:space="0" w:color="auto"/>
            <w:bottom w:val="none" w:sz="0" w:space="0" w:color="auto"/>
            <w:right w:val="none" w:sz="0" w:space="0" w:color="auto"/>
          </w:divBdr>
        </w:div>
        <w:div w:id="1445687011">
          <w:marLeft w:val="480"/>
          <w:marRight w:val="0"/>
          <w:marTop w:val="0"/>
          <w:marBottom w:val="0"/>
          <w:divBdr>
            <w:top w:val="none" w:sz="0" w:space="0" w:color="auto"/>
            <w:left w:val="none" w:sz="0" w:space="0" w:color="auto"/>
            <w:bottom w:val="none" w:sz="0" w:space="0" w:color="auto"/>
            <w:right w:val="none" w:sz="0" w:space="0" w:color="auto"/>
          </w:divBdr>
        </w:div>
        <w:div w:id="1464619302">
          <w:marLeft w:val="480"/>
          <w:marRight w:val="0"/>
          <w:marTop w:val="0"/>
          <w:marBottom w:val="0"/>
          <w:divBdr>
            <w:top w:val="none" w:sz="0" w:space="0" w:color="auto"/>
            <w:left w:val="none" w:sz="0" w:space="0" w:color="auto"/>
            <w:bottom w:val="none" w:sz="0" w:space="0" w:color="auto"/>
            <w:right w:val="none" w:sz="0" w:space="0" w:color="auto"/>
          </w:divBdr>
        </w:div>
        <w:div w:id="1488747485">
          <w:marLeft w:val="480"/>
          <w:marRight w:val="0"/>
          <w:marTop w:val="0"/>
          <w:marBottom w:val="0"/>
          <w:divBdr>
            <w:top w:val="none" w:sz="0" w:space="0" w:color="auto"/>
            <w:left w:val="none" w:sz="0" w:space="0" w:color="auto"/>
            <w:bottom w:val="none" w:sz="0" w:space="0" w:color="auto"/>
            <w:right w:val="none" w:sz="0" w:space="0" w:color="auto"/>
          </w:divBdr>
        </w:div>
        <w:div w:id="1521772533">
          <w:marLeft w:val="480"/>
          <w:marRight w:val="0"/>
          <w:marTop w:val="0"/>
          <w:marBottom w:val="0"/>
          <w:divBdr>
            <w:top w:val="none" w:sz="0" w:space="0" w:color="auto"/>
            <w:left w:val="none" w:sz="0" w:space="0" w:color="auto"/>
            <w:bottom w:val="none" w:sz="0" w:space="0" w:color="auto"/>
            <w:right w:val="none" w:sz="0" w:space="0" w:color="auto"/>
          </w:divBdr>
        </w:div>
        <w:div w:id="1541435021">
          <w:marLeft w:val="480"/>
          <w:marRight w:val="0"/>
          <w:marTop w:val="0"/>
          <w:marBottom w:val="0"/>
          <w:divBdr>
            <w:top w:val="none" w:sz="0" w:space="0" w:color="auto"/>
            <w:left w:val="none" w:sz="0" w:space="0" w:color="auto"/>
            <w:bottom w:val="none" w:sz="0" w:space="0" w:color="auto"/>
            <w:right w:val="none" w:sz="0" w:space="0" w:color="auto"/>
          </w:divBdr>
        </w:div>
        <w:div w:id="1573274234">
          <w:marLeft w:val="480"/>
          <w:marRight w:val="0"/>
          <w:marTop w:val="0"/>
          <w:marBottom w:val="0"/>
          <w:divBdr>
            <w:top w:val="none" w:sz="0" w:space="0" w:color="auto"/>
            <w:left w:val="none" w:sz="0" w:space="0" w:color="auto"/>
            <w:bottom w:val="none" w:sz="0" w:space="0" w:color="auto"/>
            <w:right w:val="none" w:sz="0" w:space="0" w:color="auto"/>
          </w:divBdr>
        </w:div>
        <w:div w:id="1617324775">
          <w:marLeft w:val="480"/>
          <w:marRight w:val="0"/>
          <w:marTop w:val="0"/>
          <w:marBottom w:val="0"/>
          <w:divBdr>
            <w:top w:val="none" w:sz="0" w:space="0" w:color="auto"/>
            <w:left w:val="none" w:sz="0" w:space="0" w:color="auto"/>
            <w:bottom w:val="none" w:sz="0" w:space="0" w:color="auto"/>
            <w:right w:val="none" w:sz="0" w:space="0" w:color="auto"/>
          </w:divBdr>
        </w:div>
        <w:div w:id="1673920574">
          <w:marLeft w:val="480"/>
          <w:marRight w:val="0"/>
          <w:marTop w:val="0"/>
          <w:marBottom w:val="0"/>
          <w:divBdr>
            <w:top w:val="none" w:sz="0" w:space="0" w:color="auto"/>
            <w:left w:val="none" w:sz="0" w:space="0" w:color="auto"/>
            <w:bottom w:val="none" w:sz="0" w:space="0" w:color="auto"/>
            <w:right w:val="none" w:sz="0" w:space="0" w:color="auto"/>
          </w:divBdr>
        </w:div>
        <w:div w:id="1696081653">
          <w:marLeft w:val="480"/>
          <w:marRight w:val="0"/>
          <w:marTop w:val="0"/>
          <w:marBottom w:val="0"/>
          <w:divBdr>
            <w:top w:val="none" w:sz="0" w:space="0" w:color="auto"/>
            <w:left w:val="none" w:sz="0" w:space="0" w:color="auto"/>
            <w:bottom w:val="none" w:sz="0" w:space="0" w:color="auto"/>
            <w:right w:val="none" w:sz="0" w:space="0" w:color="auto"/>
          </w:divBdr>
        </w:div>
        <w:div w:id="1813214851">
          <w:marLeft w:val="480"/>
          <w:marRight w:val="0"/>
          <w:marTop w:val="0"/>
          <w:marBottom w:val="0"/>
          <w:divBdr>
            <w:top w:val="none" w:sz="0" w:space="0" w:color="auto"/>
            <w:left w:val="none" w:sz="0" w:space="0" w:color="auto"/>
            <w:bottom w:val="none" w:sz="0" w:space="0" w:color="auto"/>
            <w:right w:val="none" w:sz="0" w:space="0" w:color="auto"/>
          </w:divBdr>
        </w:div>
        <w:div w:id="1935552140">
          <w:marLeft w:val="480"/>
          <w:marRight w:val="0"/>
          <w:marTop w:val="0"/>
          <w:marBottom w:val="0"/>
          <w:divBdr>
            <w:top w:val="none" w:sz="0" w:space="0" w:color="auto"/>
            <w:left w:val="none" w:sz="0" w:space="0" w:color="auto"/>
            <w:bottom w:val="none" w:sz="0" w:space="0" w:color="auto"/>
            <w:right w:val="none" w:sz="0" w:space="0" w:color="auto"/>
          </w:divBdr>
        </w:div>
        <w:div w:id="1983584294">
          <w:marLeft w:val="480"/>
          <w:marRight w:val="0"/>
          <w:marTop w:val="0"/>
          <w:marBottom w:val="0"/>
          <w:divBdr>
            <w:top w:val="none" w:sz="0" w:space="0" w:color="auto"/>
            <w:left w:val="none" w:sz="0" w:space="0" w:color="auto"/>
            <w:bottom w:val="none" w:sz="0" w:space="0" w:color="auto"/>
            <w:right w:val="none" w:sz="0" w:space="0" w:color="auto"/>
          </w:divBdr>
        </w:div>
        <w:div w:id="2002928481">
          <w:marLeft w:val="480"/>
          <w:marRight w:val="0"/>
          <w:marTop w:val="0"/>
          <w:marBottom w:val="0"/>
          <w:divBdr>
            <w:top w:val="none" w:sz="0" w:space="0" w:color="auto"/>
            <w:left w:val="none" w:sz="0" w:space="0" w:color="auto"/>
            <w:bottom w:val="none" w:sz="0" w:space="0" w:color="auto"/>
            <w:right w:val="none" w:sz="0" w:space="0" w:color="auto"/>
          </w:divBdr>
        </w:div>
        <w:div w:id="2005549665">
          <w:marLeft w:val="480"/>
          <w:marRight w:val="0"/>
          <w:marTop w:val="0"/>
          <w:marBottom w:val="0"/>
          <w:divBdr>
            <w:top w:val="none" w:sz="0" w:space="0" w:color="auto"/>
            <w:left w:val="none" w:sz="0" w:space="0" w:color="auto"/>
            <w:bottom w:val="none" w:sz="0" w:space="0" w:color="auto"/>
            <w:right w:val="none" w:sz="0" w:space="0" w:color="auto"/>
          </w:divBdr>
        </w:div>
        <w:div w:id="2045060439">
          <w:marLeft w:val="480"/>
          <w:marRight w:val="0"/>
          <w:marTop w:val="0"/>
          <w:marBottom w:val="0"/>
          <w:divBdr>
            <w:top w:val="none" w:sz="0" w:space="0" w:color="auto"/>
            <w:left w:val="none" w:sz="0" w:space="0" w:color="auto"/>
            <w:bottom w:val="none" w:sz="0" w:space="0" w:color="auto"/>
            <w:right w:val="none" w:sz="0" w:space="0" w:color="auto"/>
          </w:divBdr>
        </w:div>
        <w:div w:id="2048069489">
          <w:marLeft w:val="480"/>
          <w:marRight w:val="0"/>
          <w:marTop w:val="0"/>
          <w:marBottom w:val="0"/>
          <w:divBdr>
            <w:top w:val="none" w:sz="0" w:space="0" w:color="auto"/>
            <w:left w:val="none" w:sz="0" w:space="0" w:color="auto"/>
            <w:bottom w:val="none" w:sz="0" w:space="0" w:color="auto"/>
            <w:right w:val="none" w:sz="0" w:space="0" w:color="auto"/>
          </w:divBdr>
        </w:div>
        <w:div w:id="2102871595">
          <w:marLeft w:val="480"/>
          <w:marRight w:val="0"/>
          <w:marTop w:val="0"/>
          <w:marBottom w:val="0"/>
          <w:divBdr>
            <w:top w:val="none" w:sz="0" w:space="0" w:color="auto"/>
            <w:left w:val="none" w:sz="0" w:space="0" w:color="auto"/>
            <w:bottom w:val="none" w:sz="0" w:space="0" w:color="auto"/>
            <w:right w:val="none" w:sz="0" w:space="0" w:color="auto"/>
          </w:divBdr>
        </w:div>
        <w:div w:id="2107380109">
          <w:marLeft w:val="480"/>
          <w:marRight w:val="0"/>
          <w:marTop w:val="0"/>
          <w:marBottom w:val="0"/>
          <w:divBdr>
            <w:top w:val="none" w:sz="0" w:space="0" w:color="auto"/>
            <w:left w:val="none" w:sz="0" w:space="0" w:color="auto"/>
            <w:bottom w:val="none" w:sz="0" w:space="0" w:color="auto"/>
            <w:right w:val="none" w:sz="0" w:space="0" w:color="auto"/>
          </w:divBdr>
        </w:div>
        <w:div w:id="2119368799">
          <w:marLeft w:val="480"/>
          <w:marRight w:val="0"/>
          <w:marTop w:val="0"/>
          <w:marBottom w:val="0"/>
          <w:divBdr>
            <w:top w:val="none" w:sz="0" w:space="0" w:color="auto"/>
            <w:left w:val="none" w:sz="0" w:space="0" w:color="auto"/>
            <w:bottom w:val="none" w:sz="0" w:space="0" w:color="auto"/>
            <w:right w:val="none" w:sz="0" w:space="0" w:color="auto"/>
          </w:divBdr>
        </w:div>
        <w:div w:id="2135975117">
          <w:marLeft w:val="480"/>
          <w:marRight w:val="0"/>
          <w:marTop w:val="0"/>
          <w:marBottom w:val="0"/>
          <w:divBdr>
            <w:top w:val="none" w:sz="0" w:space="0" w:color="auto"/>
            <w:left w:val="none" w:sz="0" w:space="0" w:color="auto"/>
            <w:bottom w:val="none" w:sz="0" w:space="0" w:color="auto"/>
            <w:right w:val="none" w:sz="0" w:space="0" w:color="auto"/>
          </w:divBdr>
        </w:div>
      </w:divsChild>
    </w:div>
    <w:div w:id="573899467">
      <w:bodyDiv w:val="1"/>
      <w:marLeft w:val="0"/>
      <w:marRight w:val="0"/>
      <w:marTop w:val="0"/>
      <w:marBottom w:val="0"/>
      <w:divBdr>
        <w:top w:val="none" w:sz="0" w:space="0" w:color="auto"/>
        <w:left w:val="none" w:sz="0" w:space="0" w:color="auto"/>
        <w:bottom w:val="none" w:sz="0" w:space="0" w:color="auto"/>
        <w:right w:val="none" w:sz="0" w:space="0" w:color="auto"/>
      </w:divBdr>
    </w:div>
    <w:div w:id="574824172">
      <w:bodyDiv w:val="1"/>
      <w:marLeft w:val="0"/>
      <w:marRight w:val="0"/>
      <w:marTop w:val="0"/>
      <w:marBottom w:val="0"/>
      <w:divBdr>
        <w:top w:val="none" w:sz="0" w:space="0" w:color="auto"/>
        <w:left w:val="none" w:sz="0" w:space="0" w:color="auto"/>
        <w:bottom w:val="none" w:sz="0" w:space="0" w:color="auto"/>
        <w:right w:val="none" w:sz="0" w:space="0" w:color="auto"/>
      </w:divBdr>
      <w:divsChild>
        <w:div w:id="95952747">
          <w:marLeft w:val="480"/>
          <w:marRight w:val="0"/>
          <w:marTop w:val="0"/>
          <w:marBottom w:val="0"/>
          <w:divBdr>
            <w:top w:val="none" w:sz="0" w:space="0" w:color="auto"/>
            <w:left w:val="none" w:sz="0" w:space="0" w:color="auto"/>
            <w:bottom w:val="none" w:sz="0" w:space="0" w:color="auto"/>
            <w:right w:val="none" w:sz="0" w:space="0" w:color="auto"/>
          </w:divBdr>
        </w:div>
        <w:div w:id="104271842">
          <w:marLeft w:val="480"/>
          <w:marRight w:val="0"/>
          <w:marTop w:val="0"/>
          <w:marBottom w:val="0"/>
          <w:divBdr>
            <w:top w:val="none" w:sz="0" w:space="0" w:color="auto"/>
            <w:left w:val="none" w:sz="0" w:space="0" w:color="auto"/>
            <w:bottom w:val="none" w:sz="0" w:space="0" w:color="auto"/>
            <w:right w:val="none" w:sz="0" w:space="0" w:color="auto"/>
          </w:divBdr>
        </w:div>
        <w:div w:id="174734889">
          <w:marLeft w:val="480"/>
          <w:marRight w:val="0"/>
          <w:marTop w:val="0"/>
          <w:marBottom w:val="0"/>
          <w:divBdr>
            <w:top w:val="none" w:sz="0" w:space="0" w:color="auto"/>
            <w:left w:val="none" w:sz="0" w:space="0" w:color="auto"/>
            <w:bottom w:val="none" w:sz="0" w:space="0" w:color="auto"/>
            <w:right w:val="none" w:sz="0" w:space="0" w:color="auto"/>
          </w:divBdr>
        </w:div>
        <w:div w:id="192428096">
          <w:marLeft w:val="480"/>
          <w:marRight w:val="0"/>
          <w:marTop w:val="0"/>
          <w:marBottom w:val="0"/>
          <w:divBdr>
            <w:top w:val="none" w:sz="0" w:space="0" w:color="auto"/>
            <w:left w:val="none" w:sz="0" w:space="0" w:color="auto"/>
            <w:bottom w:val="none" w:sz="0" w:space="0" w:color="auto"/>
            <w:right w:val="none" w:sz="0" w:space="0" w:color="auto"/>
          </w:divBdr>
        </w:div>
        <w:div w:id="197740196">
          <w:marLeft w:val="480"/>
          <w:marRight w:val="0"/>
          <w:marTop w:val="0"/>
          <w:marBottom w:val="0"/>
          <w:divBdr>
            <w:top w:val="none" w:sz="0" w:space="0" w:color="auto"/>
            <w:left w:val="none" w:sz="0" w:space="0" w:color="auto"/>
            <w:bottom w:val="none" w:sz="0" w:space="0" w:color="auto"/>
            <w:right w:val="none" w:sz="0" w:space="0" w:color="auto"/>
          </w:divBdr>
        </w:div>
        <w:div w:id="239364628">
          <w:marLeft w:val="480"/>
          <w:marRight w:val="0"/>
          <w:marTop w:val="0"/>
          <w:marBottom w:val="0"/>
          <w:divBdr>
            <w:top w:val="none" w:sz="0" w:space="0" w:color="auto"/>
            <w:left w:val="none" w:sz="0" w:space="0" w:color="auto"/>
            <w:bottom w:val="none" w:sz="0" w:space="0" w:color="auto"/>
            <w:right w:val="none" w:sz="0" w:space="0" w:color="auto"/>
          </w:divBdr>
        </w:div>
        <w:div w:id="289212334">
          <w:marLeft w:val="480"/>
          <w:marRight w:val="0"/>
          <w:marTop w:val="0"/>
          <w:marBottom w:val="0"/>
          <w:divBdr>
            <w:top w:val="none" w:sz="0" w:space="0" w:color="auto"/>
            <w:left w:val="none" w:sz="0" w:space="0" w:color="auto"/>
            <w:bottom w:val="none" w:sz="0" w:space="0" w:color="auto"/>
            <w:right w:val="none" w:sz="0" w:space="0" w:color="auto"/>
          </w:divBdr>
        </w:div>
        <w:div w:id="380522140">
          <w:marLeft w:val="480"/>
          <w:marRight w:val="0"/>
          <w:marTop w:val="0"/>
          <w:marBottom w:val="0"/>
          <w:divBdr>
            <w:top w:val="none" w:sz="0" w:space="0" w:color="auto"/>
            <w:left w:val="none" w:sz="0" w:space="0" w:color="auto"/>
            <w:bottom w:val="none" w:sz="0" w:space="0" w:color="auto"/>
            <w:right w:val="none" w:sz="0" w:space="0" w:color="auto"/>
          </w:divBdr>
        </w:div>
        <w:div w:id="432089898">
          <w:marLeft w:val="480"/>
          <w:marRight w:val="0"/>
          <w:marTop w:val="0"/>
          <w:marBottom w:val="0"/>
          <w:divBdr>
            <w:top w:val="none" w:sz="0" w:space="0" w:color="auto"/>
            <w:left w:val="none" w:sz="0" w:space="0" w:color="auto"/>
            <w:bottom w:val="none" w:sz="0" w:space="0" w:color="auto"/>
            <w:right w:val="none" w:sz="0" w:space="0" w:color="auto"/>
          </w:divBdr>
        </w:div>
        <w:div w:id="485247013">
          <w:marLeft w:val="480"/>
          <w:marRight w:val="0"/>
          <w:marTop w:val="0"/>
          <w:marBottom w:val="0"/>
          <w:divBdr>
            <w:top w:val="none" w:sz="0" w:space="0" w:color="auto"/>
            <w:left w:val="none" w:sz="0" w:space="0" w:color="auto"/>
            <w:bottom w:val="none" w:sz="0" w:space="0" w:color="auto"/>
            <w:right w:val="none" w:sz="0" w:space="0" w:color="auto"/>
          </w:divBdr>
        </w:div>
        <w:div w:id="535848512">
          <w:marLeft w:val="480"/>
          <w:marRight w:val="0"/>
          <w:marTop w:val="0"/>
          <w:marBottom w:val="0"/>
          <w:divBdr>
            <w:top w:val="none" w:sz="0" w:space="0" w:color="auto"/>
            <w:left w:val="none" w:sz="0" w:space="0" w:color="auto"/>
            <w:bottom w:val="none" w:sz="0" w:space="0" w:color="auto"/>
            <w:right w:val="none" w:sz="0" w:space="0" w:color="auto"/>
          </w:divBdr>
        </w:div>
        <w:div w:id="536744024">
          <w:marLeft w:val="480"/>
          <w:marRight w:val="0"/>
          <w:marTop w:val="0"/>
          <w:marBottom w:val="0"/>
          <w:divBdr>
            <w:top w:val="none" w:sz="0" w:space="0" w:color="auto"/>
            <w:left w:val="none" w:sz="0" w:space="0" w:color="auto"/>
            <w:bottom w:val="none" w:sz="0" w:space="0" w:color="auto"/>
            <w:right w:val="none" w:sz="0" w:space="0" w:color="auto"/>
          </w:divBdr>
        </w:div>
        <w:div w:id="558174948">
          <w:marLeft w:val="480"/>
          <w:marRight w:val="0"/>
          <w:marTop w:val="0"/>
          <w:marBottom w:val="0"/>
          <w:divBdr>
            <w:top w:val="none" w:sz="0" w:space="0" w:color="auto"/>
            <w:left w:val="none" w:sz="0" w:space="0" w:color="auto"/>
            <w:bottom w:val="none" w:sz="0" w:space="0" w:color="auto"/>
            <w:right w:val="none" w:sz="0" w:space="0" w:color="auto"/>
          </w:divBdr>
        </w:div>
        <w:div w:id="641159524">
          <w:marLeft w:val="480"/>
          <w:marRight w:val="0"/>
          <w:marTop w:val="0"/>
          <w:marBottom w:val="0"/>
          <w:divBdr>
            <w:top w:val="none" w:sz="0" w:space="0" w:color="auto"/>
            <w:left w:val="none" w:sz="0" w:space="0" w:color="auto"/>
            <w:bottom w:val="none" w:sz="0" w:space="0" w:color="auto"/>
            <w:right w:val="none" w:sz="0" w:space="0" w:color="auto"/>
          </w:divBdr>
        </w:div>
        <w:div w:id="650334161">
          <w:marLeft w:val="480"/>
          <w:marRight w:val="0"/>
          <w:marTop w:val="0"/>
          <w:marBottom w:val="0"/>
          <w:divBdr>
            <w:top w:val="none" w:sz="0" w:space="0" w:color="auto"/>
            <w:left w:val="none" w:sz="0" w:space="0" w:color="auto"/>
            <w:bottom w:val="none" w:sz="0" w:space="0" w:color="auto"/>
            <w:right w:val="none" w:sz="0" w:space="0" w:color="auto"/>
          </w:divBdr>
        </w:div>
        <w:div w:id="713427368">
          <w:marLeft w:val="480"/>
          <w:marRight w:val="0"/>
          <w:marTop w:val="0"/>
          <w:marBottom w:val="0"/>
          <w:divBdr>
            <w:top w:val="none" w:sz="0" w:space="0" w:color="auto"/>
            <w:left w:val="none" w:sz="0" w:space="0" w:color="auto"/>
            <w:bottom w:val="none" w:sz="0" w:space="0" w:color="auto"/>
            <w:right w:val="none" w:sz="0" w:space="0" w:color="auto"/>
          </w:divBdr>
        </w:div>
        <w:div w:id="763960549">
          <w:marLeft w:val="480"/>
          <w:marRight w:val="0"/>
          <w:marTop w:val="0"/>
          <w:marBottom w:val="0"/>
          <w:divBdr>
            <w:top w:val="none" w:sz="0" w:space="0" w:color="auto"/>
            <w:left w:val="none" w:sz="0" w:space="0" w:color="auto"/>
            <w:bottom w:val="none" w:sz="0" w:space="0" w:color="auto"/>
            <w:right w:val="none" w:sz="0" w:space="0" w:color="auto"/>
          </w:divBdr>
        </w:div>
        <w:div w:id="771976474">
          <w:marLeft w:val="480"/>
          <w:marRight w:val="0"/>
          <w:marTop w:val="0"/>
          <w:marBottom w:val="0"/>
          <w:divBdr>
            <w:top w:val="none" w:sz="0" w:space="0" w:color="auto"/>
            <w:left w:val="none" w:sz="0" w:space="0" w:color="auto"/>
            <w:bottom w:val="none" w:sz="0" w:space="0" w:color="auto"/>
            <w:right w:val="none" w:sz="0" w:space="0" w:color="auto"/>
          </w:divBdr>
        </w:div>
        <w:div w:id="812408617">
          <w:marLeft w:val="480"/>
          <w:marRight w:val="0"/>
          <w:marTop w:val="0"/>
          <w:marBottom w:val="0"/>
          <w:divBdr>
            <w:top w:val="none" w:sz="0" w:space="0" w:color="auto"/>
            <w:left w:val="none" w:sz="0" w:space="0" w:color="auto"/>
            <w:bottom w:val="none" w:sz="0" w:space="0" w:color="auto"/>
            <w:right w:val="none" w:sz="0" w:space="0" w:color="auto"/>
          </w:divBdr>
        </w:div>
        <w:div w:id="827139410">
          <w:marLeft w:val="480"/>
          <w:marRight w:val="0"/>
          <w:marTop w:val="0"/>
          <w:marBottom w:val="0"/>
          <w:divBdr>
            <w:top w:val="none" w:sz="0" w:space="0" w:color="auto"/>
            <w:left w:val="none" w:sz="0" w:space="0" w:color="auto"/>
            <w:bottom w:val="none" w:sz="0" w:space="0" w:color="auto"/>
            <w:right w:val="none" w:sz="0" w:space="0" w:color="auto"/>
          </w:divBdr>
        </w:div>
        <w:div w:id="842935529">
          <w:marLeft w:val="480"/>
          <w:marRight w:val="0"/>
          <w:marTop w:val="0"/>
          <w:marBottom w:val="0"/>
          <w:divBdr>
            <w:top w:val="none" w:sz="0" w:space="0" w:color="auto"/>
            <w:left w:val="none" w:sz="0" w:space="0" w:color="auto"/>
            <w:bottom w:val="none" w:sz="0" w:space="0" w:color="auto"/>
            <w:right w:val="none" w:sz="0" w:space="0" w:color="auto"/>
          </w:divBdr>
        </w:div>
        <w:div w:id="845218647">
          <w:marLeft w:val="480"/>
          <w:marRight w:val="0"/>
          <w:marTop w:val="0"/>
          <w:marBottom w:val="0"/>
          <w:divBdr>
            <w:top w:val="none" w:sz="0" w:space="0" w:color="auto"/>
            <w:left w:val="none" w:sz="0" w:space="0" w:color="auto"/>
            <w:bottom w:val="none" w:sz="0" w:space="0" w:color="auto"/>
            <w:right w:val="none" w:sz="0" w:space="0" w:color="auto"/>
          </w:divBdr>
        </w:div>
        <w:div w:id="896624220">
          <w:marLeft w:val="480"/>
          <w:marRight w:val="0"/>
          <w:marTop w:val="0"/>
          <w:marBottom w:val="0"/>
          <w:divBdr>
            <w:top w:val="none" w:sz="0" w:space="0" w:color="auto"/>
            <w:left w:val="none" w:sz="0" w:space="0" w:color="auto"/>
            <w:bottom w:val="none" w:sz="0" w:space="0" w:color="auto"/>
            <w:right w:val="none" w:sz="0" w:space="0" w:color="auto"/>
          </w:divBdr>
        </w:div>
        <w:div w:id="905064980">
          <w:marLeft w:val="480"/>
          <w:marRight w:val="0"/>
          <w:marTop w:val="0"/>
          <w:marBottom w:val="0"/>
          <w:divBdr>
            <w:top w:val="none" w:sz="0" w:space="0" w:color="auto"/>
            <w:left w:val="none" w:sz="0" w:space="0" w:color="auto"/>
            <w:bottom w:val="none" w:sz="0" w:space="0" w:color="auto"/>
            <w:right w:val="none" w:sz="0" w:space="0" w:color="auto"/>
          </w:divBdr>
        </w:div>
        <w:div w:id="932782780">
          <w:marLeft w:val="480"/>
          <w:marRight w:val="0"/>
          <w:marTop w:val="0"/>
          <w:marBottom w:val="0"/>
          <w:divBdr>
            <w:top w:val="none" w:sz="0" w:space="0" w:color="auto"/>
            <w:left w:val="none" w:sz="0" w:space="0" w:color="auto"/>
            <w:bottom w:val="none" w:sz="0" w:space="0" w:color="auto"/>
            <w:right w:val="none" w:sz="0" w:space="0" w:color="auto"/>
          </w:divBdr>
        </w:div>
        <w:div w:id="1011686500">
          <w:marLeft w:val="480"/>
          <w:marRight w:val="0"/>
          <w:marTop w:val="0"/>
          <w:marBottom w:val="0"/>
          <w:divBdr>
            <w:top w:val="none" w:sz="0" w:space="0" w:color="auto"/>
            <w:left w:val="none" w:sz="0" w:space="0" w:color="auto"/>
            <w:bottom w:val="none" w:sz="0" w:space="0" w:color="auto"/>
            <w:right w:val="none" w:sz="0" w:space="0" w:color="auto"/>
          </w:divBdr>
        </w:div>
        <w:div w:id="1167281975">
          <w:marLeft w:val="480"/>
          <w:marRight w:val="0"/>
          <w:marTop w:val="0"/>
          <w:marBottom w:val="0"/>
          <w:divBdr>
            <w:top w:val="none" w:sz="0" w:space="0" w:color="auto"/>
            <w:left w:val="none" w:sz="0" w:space="0" w:color="auto"/>
            <w:bottom w:val="none" w:sz="0" w:space="0" w:color="auto"/>
            <w:right w:val="none" w:sz="0" w:space="0" w:color="auto"/>
          </w:divBdr>
        </w:div>
        <w:div w:id="1180195049">
          <w:marLeft w:val="480"/>
          <w:marRight w:val="0"/>
          <w:marTop w:val="0"/>
          <w:marBottom w:val="0"/>
          <w:divBdr>
            <w:top w:val="none" w:sz="0" w:space="0" w:color="auto"/>
            <w:left w:val="none" w:sz="0" w:space="0" w:color="auto"/>
            <w:bottom w:val="none" w:sz="0" w:space="0" w:color="auto"/>
            <w:right w:val="none" w:sz="0" w:space="0" w:color="auto"/>
          </w:divBdr>
        </w:div>
        <w:div w:id="1185367410">
          <w:marLeft w:val="480"/>
          <w:marRight w:val="0"/>
          <w:marTop w:val="0"/>
          <w:marBottom w:val="0"/>
          <w:divBdr>
            <w:top w:val="none" w:sz="0" w:space="0" w:color="auto"/>
            <w:left w:val="none" w:sz="0" w:space="0" w:color="auto"/>
            <w:bottom w:val="none" w:sz="0" w:space="0" w:color="auto"/>
            <w:right w:val="none" w:sz="0" w:space="0" w:color="auto"/>
          </w:divBdr>
        </w:div>
        <w:div w:id="1244678305">
          <w:marLeft w:val="480"/>
          <w:marRight w:val="0"/>
          <w:marTop w:val="0"/>
          <w:marBottom w:val="0"/>
          <w:divBdr>
            <w:top w:val="none" w:sz="0" w:space="0" w:color="auto"/>
            <w:left w:val="none" w:sz="0" w:space="0" w:color="auto"/>
            <w:bottom w:val="none" w:sz="0" w:space="0" w:color="auto"/>
            <w:right w:val="none" w:sz="0" w:space="0" w:color="auto"/>
          </w:divBdr>
        </w:div>
        <w:div w:id="1296135234">
          <w:marLeft w:val="480"/>
          <w:marRight w:val="0"/>
          <w:marTop w:val="0"/>
          <w:marBottom w:val="0"/>
          <w:divBdr>
            <w:top w:val="none" w:sz="0" w:space="0" w:color="auto"/>
            <w:left w:val="none" w:sz="0" w:space="0" w:color="auto"/>
            <w:bottom w:val="none" w:sz="0" w:space="0" w:color="auto"/>
            <w:right w:val="none" w:sz="0" w:space="0" w:color="auto"/>
          </w:divBdr>
        </w:div>
        <w:div w:id="1296448644">
          <w:marLeft w:val="480"/>
          <w:marRight w:val="0"/>
          <w:marTop w:val="0"/>
          <w:marBottom w:val="0"/>
          <w:divBdr>
            <w:top w:val="none" w:sz="0" w:space="0" w:color="auto"/>
            <w:left w:val="none" w:sz="0" w:space="0" w:color="auto"/>
            <w:bottom w:val="none" w:sz="0" w:space="0" w:color="auto"/>
            <w:right w:val="none" w:sz="0" w:space="0" w:color="auto"/>
          </w:divBdr>
        </w:div>
        <w:div w:id="1325235914">
          <w:marLeft w:val="480"/>
          <w:marRight w:val="0"/>
          <w:marTop w:val="0"/>
          <w:marBottom w:val="0"/>
          <w:divBdr>
            <w:top w:val="none" w:sz="0" w:space="0" w:color="auto"/>
            <w:left w:val="none" w:sz="0" w:space="0" w:color="auto"/>
            <w:bottom w:val="none" w:sz="0" w:space="0" w:color="auto"/>
            <w:right w:val="none" w:sz="0" w:space="0" w:color="auto"/>
          </w:divBdr>
        </w:div>
        <w:div w:id="1341084673">
          <w:marLeft w:val="480"/>
          <w:marRight w:val="0"/>
          <w:marTop w:val="0"/>
          <w:marBottom w:val="0"/>
          <w:divBdr>
            <w:top w:val="none" w:sz="0" w:space="0" w:color="auto"/>
            <w:left w:val="none" w:sz="0" w:space="0" w:color="auto"/>
            <w:bottom w:val="none" w:sz="0" w:space="0" w:color="auto"/>
            <w:right w:val="none" w:sz="0" w:space="0" w:color="auto"/>
          </w:divBdr>
        </w:div>
        <w:div w:id="1349335052">
          <w:marLeft w:val="480"/>
          <w:marRight w:val="0"/>
          <w:marTop w:val="0"/>
          <w:marBottom w:val="0"/>
          <w:divBdr>
            <w:top w:val="none" w:sz="0" w:space="0" w:color="auto"/>
            <w:left w:val="none" w:sz="0" w:space="0" w:color="auto"/>
            <w:bottom w:val="none" w:sz="0" w:space="0" w:color="auto"/>
            <w:right w:val="none" w:sz="0" w:space="0" w:color="auto"/>
          </w:divBdr>
        </w:div>
        <w:div w:id="1405569521">
          <w:marLeft w:val="480"/>
          <w:marRight w:val="0"/>
          <w:marTop w:val="0"/>
          <w:marBottom w:val="0"/>
          <w:divBdr>
            <w:top w:val="none" w:sz="0" w:space="0" w:color="auto"/>
            <w:left w:val="none" w:sz="0" w:space="0" w:color="auto"/>
            <w:bottom w:val="none" w:sz="0" w:space="0" w:color="auto"/>
            <w:right w:val="none" w:sz="0" w:space="0" w:color="auto"/>
          </w:divBdr>
        </w:div>
        <w:div w:id="1406293564">
          <w:marLeft w:val="480"/>
          <w:marRight w:val="0"/>
          <w:marTop w:val="0"/>
          <w:marBottom w:val="0"/>
          <w:divBdr>
            <w:top w:val="none" w:sz="0" w:space="0" w:color="auto"/>
            <w:left w:val="none" w:sz="0" w:space="0" w:color="auto"/>
            <w:bottom w:val="none" w:sz="0" w:space="0" w:color="auto"/>
            <w:right w:val="none" w:sz="0" w:space="0" w:color="auto"/>
          </w:divBdr>
        </w:div>
        <w:div w:id="1411271212">
          <w:marLeft w:val="480"/>
          <w:marRight w:val="0"/>
          <w:marTop w:val="0"/>
          <w:marBottom w:val="0"/>
          <w:divBdr>
            <w:top w:val="none" w:sz="0" w:space="0" w:color="auto"/>
            <w:left w:val="none" w:sz="0" w:space="0" w:color="auto"/>
            <w:bottom w:val="none" w:sz="0" w:space="0" w:color="auto"/>
            <w:right w:val="none" w:sz="0" w:space="0" w:color="auto"/>
          </w:divBdr>
        </w:div>
        <w:div w:id="1444962434">
          <w:marLeft w:val="480"/>
          <w:marRight w:val="0"/>
          <w:marTop w:val="0"/>
          <w:marBottom w:val="0"/>
          <w:divBdr>
            <w:top w:val="none" w:sz="0" w:space="0" w:color="auto"/>
            <w:left w:val="none" w:sz="0" w:space="0" w:color="auto"/>
            <w:bottom w:val="none" w:sz="0" w:space="0" w:color="auto"/>
            <w:right w:val="none" w:sz="0" w:space="0" w:color="auto"/>
          </w:divBdr>
        </w:div>
        <w:div w:id="1513371914">
          <w:marLeft w:val="480"/>
          <w:marRight w:val="0"/>
          <w:marTop w:val="0"/>
          <w:marBottom w:val="0"/>
          <w:divBdr>
            <w:top w:val="none" w:sz="0" w:space="0" w:color="auto"/>
            <w:left w:val="none" w:sz="0" w:space="0" w:color="auto"/>
            <w:bottom w:val="none" w:sz="0" w:space="0" w:color="auto"/>
            <w:right w:val="none" w:sz="0" w:space="0" w:color="auto"/>
          </w:divBdr>
        </w:div>
        <w:div w:id="1529105674">
          <w:marLeft w:val="480"/>
          <w:marRight w:val="0"/>
          <w:marTop w:val="0"/>
          <w:marBottom w:val="0"/>
          <w:divBdr>
            <w:top w:val="none" w:sz="0" w:space="0" w:color="auto"/>
            <w:left w:val="none" w:sz="0" w:space="0" w:color="auto"/>
            <w:bottom w:val="none" w:sz="0" w:space="0" w:color="auto"/>
            <w:right w:val="none" w:sz="0" w:space="0" w:color="auto"/>
          </w:divBdr>
        </w:div>
        <w:div w:id="1772578591">
          <w:marLeft w:val="480"/>
          <w:marRight w:val="0"/>
          <w:marTop w:val="0"/>
          <w:marBottom w:val="0"/>
          <w:divBdr>
            <w:top w:val="none" w:sz="0" w:space="0" w:color="auto"/>
            <w:left w:val="none" w:sz="0" w:space="0" w:color="auto"/>
            <w:bottom w:val="none" w:sz="0" w:space="0" w:color="auto"/>
            <w:right w:val="none" w:sz="0" w:space="0" w:color="auto"/>
          </w:divBdr>
        </w:div>
        <w:div w:id="1909144534">
          <w:marLeft w:val="480"/>
          <w:marRight w:val="0"/>
          <w:marTop w:val="0"/>
          <w:marBottom w:val="0"/>
          <w:divBdr>
            <w:top w:val="none" w:sz="0" w:space="0" w:color="auto"/>
            <w:left w:val="none" w:sz="0" w:space="0" w:color="auto"/>
            <w:bottom w:val="none" w:sz="0" w:space="0" w:color="auto"/>
            <w:right w:val="none" w:sz="0" w:space="0" w:color="auto"/>
          </w:divBdr>
        </w:div>
        <w:div w:id="1952857326">
          <w:marLeft w:val="480"/>
          <w:marRight w:val="0"/>
          <w:marTop w:val="0"/>
          <w:marBottom w:val="0"/>
          <w:divBdr>
            <w:top w:val="none" w:sz="0" w:space="0" w:color="auto"/>
            <w:left w:val="none" w:sz="0" w:space="0" w:color="auto"/>
            <w:bottom w:val="none" w:sz="0" w:space="0" w:color="auto"/>
            <w:right w:val="none" w:sz="0" w:space="0" w:color="auto"/>
          </w:divBdr>
        </w:div>
        <w:div w:id="1955286282">
          <w:marLeft w:val="480"/>
          <w:marRight w:val="0"/>
          <w:marTop w:val="0"/>
          <w:marBottom w:val="0"/>
          <w:divBdr>
            <w:top w:val="none" w:sz="0" w:space="0" w:color="auto"/>
            <w:left w:val="none" w:sz="0" w:space="0" w:color="auto"/>
            <w:bottom w:val="none" w:sz="0" w:space="0" w:color="auto"/>
            <w:right w:val="none" w:sz="0" w:space="0" w:color="auto"/>
          </w:divBdr>
        </w:div>
        <w:div w:id="2009017792">
          <w:marLeft w:val="480"/>
          <w:marRight w:val="0"/>
          <w:marTop w:val="0"/>
          <w:marBottom w:val="0"/>
          <w:divBdr>
            <w:top w:val="none" w:sz="0" w:space="0" w:color="auto"/>
            <w:left w:val="none" w:sz="0" w:space="0" w:color="auto"/>
            <w:bottom w:val="none" w:sz="0" w:space="0" w:color="auto"/>
            <w:right w:val="none" w:sz="0" w:space="0" w:color="auto"/>
          </w:divBdr>
        </w:div>
      </w:divsChild>
    </w:div>
    <w:div w:id="576480309">
      <w:bodyDiv w:val="1"/>
      <w:marLeft w:val="0"/>
      <w:marRight w:val="0"/>
      <w:marTop w:val="0"/>
      <w:marBottom w:val="0"/>
      <w:divBdr>
        <w:top w:val="none" w:sz="0" w:space="0" w:color="auto"/>
        <w:left w:val="none" w:sz="0" w:space="0" w:color="auto"/>
        <w:bottom w:val="none" w:sz="0" w:space="0" w:color="auto"/>
        <w:right w:val="none" w:sz="0" w:space="0" w:color="auto"/>
      </w:divBdr>
    </w:div>
    <w:div w:id="577448793">
      <w:bodyDiv w:val="1"/>
      <w:marLeft w:val="0"/>
      <w:marRight w:val="0"/>
      <w:marTop w:val="0"/>
      <w:marBottom w:val="0"/>
      <w:divBdr>
        <w:top w:val="none" w:sz="0" w:space="0" w:color="auto"/>
        <w:left w:val="none" w:sz="0" w:space="0" w:color="auto"/>
        <w:bottom w:val="none" w:sz="0" w:space="0" w:color="auto"/>
        <w:right w:val="none" w:sz="0" w:space="0" w:color="auto"/>
      </w:divBdr>
    </w:div>
    <w:div w:id="580023022">
      <w:bodyDiv w:val="1"/>
      <w:marLeft w:val="0"/>
      <w:marRight w:val="0"/>
      <w:marTop w:val="0"/>
      <w:marBottom w:val="0"/>
      <w:divBdr>
        <w:top w:val="none" w:sz="0" w:space="0" w:color="auto"/>
        <w:left w:val="none" w:sz="0" w:space="0" w:color="auto"/>
        <w:bottom w:val="none" w:sz="0" w:space="0" w:color="auto"/>
        <w:right w:val="none" w:sz="0" w:space="0" w:color="auto"/>
      </w:divBdr>
    </w:div>
    <w:div w:id="581764353">
      <w:bodyDiv w:val="1"/>
      <w:marLeft w:val="0"/>
      <w:marRight w:val="0"/>
      <w:marTop w:val="0"/>
      <w:marBottom w:val="0"/>
      <w:divBdr>
        <w:top w:val="none" w:sz="0" w:space="0" w:color="auto"/>
        <w:left w:val="none" w:sz="0" w:space="0" w:color="auto"/>
        <w:bottom w:val="none" w:sz="0" w:space="0" w:color="auto"/>
        <w:right w:val="none" w:sz="0" w:space="0" w:color="auto"/>
      </w:divBdr>
    </w:div>
    <w:div w:id="584340337">
      <w:bodyDiv w:val="1"/>
      <w:marLeft w:val="0"/>
      <w:marRight w:val="0"/>
      <w:marTop w:val="0"/>
      <w:marBottom w:val="0"/>
      <w:divBdr>
        <w:top w:val="none" w:sz="0" w:space="0" w:color="auto"/>
        <w:left w:val="none" w:sz="0" w:space="0" w:color="auto"/>
        <w:bottom w:val="none" w:sz="0" w:space="0" w:color="auto"/>
        <w:right w:val="none" w:sz="0" w:space="0" w:color="auto"/>
      </w:divBdr>
      <w:divsChild>
        <w:div w:id="126319678">
          <w:marLeft w:val="480"/>
          <w:marRight w:val="0"/>
          <w:marTop w:val="0"/>
          <w:marBottom w:val="0"/>
          <w:divBdr>
            <w:top w:val="none" w:sz="0" w:space="0" w:color="auto"/>
            <w:left w:val="none" w:sz="0" w:space="0" w:color="auto"/>
            <w:bottom w:val="none" w:sz="0" w:space="0" w:color="auto"/>
            <w:right w:val="none" w:sz="0" w:space="0" w:color="auto"/>
          </w:divBdr>
        </w:div>
        <w:div w:id="143594802">
          <w:marLeft w:val="480"/>
          <w:marRight w:val="0"/>
          <w:marTop w:val="0"/>
          <w:marBottom w:val="0"/>
          <w:divBdr>
            <w:top w:val="none" w:sz="0" w:space="0" w:color="auto"/>
            <w:left w:val="none" w:sz="0" w:space="0" w:color="auto"/>
            <w:bottom w:val="none" w:sz="0" w:space="0" w:color="auto"/>
            <w:right w:val="none" w:sz="0" w:space="0" w:color="auto"/>
          </w:divBdr>
        </w:div>
        <w:div w:id="172647900">
          <w:marLeft w:val="480"/>
          <w:marRight w:val="0"/>
          <w:marTop w:val="0"/>
          <w:marBottom w:val="0"/>
          <w:divBdr>
            <w:top w:val="none" w:sz="0" w:space="0" w:color="auto"/>
            <w:left w:val="none" w:sz="0" w:space="0" w:color="auto"/>
            <w:bottom w:val="none" w:sz="0" w:space="0" w:color="auto"/>
            <w:right w:val="none" w:sz="0" w:space="0" w:color="auto"/>
          </w:divBdr>
        </w:div>
        <w:div w:id="181826175">
          <w:marLeft w:val="480"/>
          <w:marRight w:val="0"/>
          <w:marTop w:val="0"/>
          <w:marBottom w:val="0"/>
          <w:divBdr>
            <w:top w:val="none" w:sz="0" w:space="0" w:color="auto"/>
            <w:left w:val="none" w:sz="0" w:space="0" w:color="auto"/>
            <w:bottom w:val="none" w:sz="0" w:space="0" w:color="auto"/>
            <w:right w:val="none" w:sz="0" w:space="0" w:color="auto"/>
          </w:divBdr>
        </w:div>
        <w:div w:id="227615678">
          <w:marLeft w:val="480"/>
          <w:marRight w:val="0"/>
          <w:marTop w:val="0"/>
          <w:marBottom w:val="0"/>
          <w:divBdr>
            <w:top w:val="none" w:sz="0" w:space="0" w:color="auto"/>
            <w:left w:val="none" w:sz="0" w:space="0" w:color="auto"/>
            <w:bottom w:val="none" w:sz="0" w:space="0" w:color="auto"/>
            <w:right w:val="none" w:sz="0" w:space="0" w:color="auto"/>
          </w:divBdr>
        </w:div>
        <w:div w:id="241763306">
          <w:marLeft w:val="480"/>
          <w:marRight w:val="0"/>
          <w:marTop w:val="0"/>
          <w:marBottom w:val="0"/>
          <w:divBdr>
            <w:top w:val="none" w:sz="0" w:space="0" w:color="auto"/>
            <w:left w:val="none" w:sz="0" w:space="0" w:color="auto"/>
            <w:bottom w:val="none" w:sz="0" w:space="0" w:color="auto"/>
            <w:right w:val="none" w:sz="0" w:space="0" w:color="auto"/>
          </w:divBdr>
        </w:div>
        <w:div w:id="246379723">
          <w:marLeft w:val="480"/>
          <w:marRight w:val="0"/>
          <w:marTop w:val="0"/>
          <w:marBottom w:val="0"/>
          <w:divBdr>
            <w:top w:val="none" w:sz="0" w:space="0" w:color="auto"/>
            <w:left w:val="none" w:sz="0" w:space="0" w:color="auto"/>
            <w:bottom w:val="none" w:sz="0" w:space="0" w:color="auto"/>
            <w:right w:val="none" w:sz="0" w:space="0" w:color="auto"/>
          </w:divBdr>
        </w:div>
        <w:div w:id="289284541">
          <w:marLeft w:val="480"/>
          <w:marRight w:val="0"/>
          <w:marTop w:val="0"/>
          <w:marBottom w:val="0"/>
          <w:divBdr>
            <w:top w:val="none" w:sz="0" w:space="0" w:color="auto"/>
            <w:left w:val="none" w:sz="0" w:space="0" w:color="auto"/>
            <w:bottom w:val="none" w:sz="0" w:space="0" w:color="auto"/>
            <w:right w:val="none" w:sz="0" w:space="0" w:color="auto"/>
          </w:divBdr>
        </w:div>
        <w:div w:id="338628796">
          <w:marLeft w:val="480"/>
          <w:marRight w:val="0"/>
          <w:marTop w:val="0"/>
          <w:marBottom w:val="0"/>
          <w:divBdr>
            <w:top w:val="none" w:sz="0" w:space="0" w:color="auto"/>
            <w:left w:val="none" w:sz="0" w:space="0" w:color="auto"/>
            <w:bottom w:val="none" w:sz="0" w:space="0" w:color="auto"/>
            <w:right w:val="none" w:sz="0" w:space="0" w:color="auto"/>
          </w:divBdr>
        </w:div>
        <w:div w:id="372579327">
          <w:marLeft w:val="480"/>
          <w:marRight w:val="0"/>
          <w:marTop w:val="0"/>
          <w:marBottom w:val="0"/>
          <w:divBdr>
            <w:top w:val="none" w:sz="0" w:space="0" w:color="auto"/>
            <w:left w:val="none" w:sz="0" w:space="0" w:color="auto"/>
            <w:bottom w:val="none" w:sz="0" w:space="0" w:color="auto"/>
            <w:right w:val="none" w:sz="0" w:space="0" w:color="auto"/>
          </w:divBdr>
        </w:div>
        <w:div w:id="554240575">
          <w:marLeft w:val="480"/>
          <w:marRight w:val="0"/>
          <w:marTop w:val="0"/>
          <w:marBottom w:val="0"/>
          <w:divBdr>
            <w:top w:val="none" w:sz="0" w:space="0" w:color="auto"/>
            <w:left w:val="none" w:sz="0" w:space="0" w:color="auto"/>
            <w:bottom w:val="none" w:sz="0" w:space="0" w:color="auto"/>
            <w:right w:val="none" w:sz="0" w:space="0" w:color="auto"/>
          </w:divBdr>
        </w:div>
        <w:div w:id="615797357">
          <w:marLeft w:val="480"/>
          <w:marRight w:val="0"/>
          <w:marTop w:val="0"/>
          <w:marBottom w:val="0"/>
          <w:divBdr>
            <w:top w:val="none" w:sz="0" w:space="0" w:color="auto"/>
            <w:left w:val="none" w:sz="0" w:space="0" w:color="auto"/>
            <w:bottom w:val="none" w:sz="0" w:space="0" w:color="auto"/>
            <w:right w:val="none" w:sz="0" w:space="0" w:color="auto"/>
          </w:divBdr>
        </w:div>
        <w:div w:id="619726112">
          <w:marLeft w:val="480"/>
          <w:marRight w:val="0"/>
          <w:marTop w:val="0"/>
          <w:marBottom w:val="0"/>
          <w:divBdr>
            <w:top w:val="none" w:sz="0" w:space="0" w:color="auto"/>
            <w:left w:val="none" w:sz="0" w:space="0" w:color="auto"/>
            <w:bottom w:val="none" w:sz="0" w:space="0" w:color="auto"/>
            <w:right w:val="none" w:sz="0" w:space="0" w:color="auto"/>
          </w:divBdr>
        </w:div>
        <w:div w:id="639772059">
          <w:marLeft w:val="480"/>
          <w:marRight w:val="0"/>
          <w:marTop w:val="0"/>
          <w:marBottom w:val="0"/>
          <w:divBdr>
            <w:top w:val="none" w:sz="0" w:space="0" w:color="auto"/>
            <w:left w:val="none" w:sz="0" w:space="0" w:color="auto"/>
            <w:bottom w:val="none" w:sz="0" w:space="0" w:color="auto"/>
            <w:right w:val="none" w:sz="0" w:space="0" w:color="auto"/>
          </w:divBdr>
        </w:div>
        <w:div w:id="703560439">
          <w:marLeft w:val="480"/>
          <w:marRight w:val="0"/>
          <w:marTop w:val="0"/>
          <w:marBottom w:val="0"/>
          <w:divBdr>
            <w:top w:val="none" w:sz="0" w:space="0" w:color="auto"/>
            <w:left w:val="none" w:sz="0" w:space="0" w:color="auto"/>
            <w:bottom w:val="none" w:sz="0" w:space="0" w:color="auto"/>
            <w:right w:val="none" w:sz="0" w:space="0" w:color="auto"/>
          </w:divBdr>
        </w:div>
        <w:div w:id="796265014">
          <w:marLeft w:val="480"/>
          <w:marRight w:val="0"/>
          <w:marTop w:val="0"/>
          <w:marBottom w:val="0"/>
          <w:divBdr>
            <w:top w:val="none" w:sz="0" w:space="0" w:color="auto"/>
            <w:left w:val="none" w:sz="0" w:space="0" w:color="auto"/>
            <w:bottom w:val="none" w:sz="0" w:space="0" w:color="auto"/>
            <w:right w:val="none" w:sz="0" w:space="0" w:color="auto"/>
          </w:divBdr>
        </w:div>
        <w:div w:id="827096315">
          <w:marLeft w:val="480"/>
          <w:marRight w:val="0"/>
          <w:marTop w:val="0"/>
          <w:marBottom w:val="0"/>
          <w:divBdr>
            <w:top w:val="none" w:sz="0" w:space="0" w:color="auto"/>
            <w:left w:val="none" w:sz="0" w:space="0" w:color="auto"/>
            <w:bottom w:val="none" w:sz="0" w:space="0" w:color="auto"/>
            <w:right w:val="none" w:sz="0" w:space="0" w:color="auto"/>
          </w:divBdr>
        </w:div>
        <w:div w:id="830949874">
          <w:marLeft w:val="480"/>
          <w:marRight w:val="0"/>
          <w:marTop w:val="0"/>
          <w:marBottom w:val="0"/>
          <w:divBdr>
            <w:top w:val="none" w:sz="0" w:space="0" w:color="auto"/>
            <w:left w:val="none" w:sz="0" w:space="0" w:color="auto"/>
            <w:bottom w:val="none" w:sz="0" w:space="0" w:color="auto"/>
            <w:right w:val="none" w:sz="0" w:space="0" w:color="auto"/>
          </w:divBdr>
        </w:div>
        <w:div w:id="876164027">
          <w:marLeft w:val="480"/>
          <w:marRight w:val="0"/>
          <w:marTop w:val="0"/>
          <w:marBottom w:val="0"/>
          <w:divBdr>
            <w:top w:val="none" w:sz="0" w:space="0" w:color="auto"/>
            <w:left w:val="none" w:sz="0" w:space="0" w:color="auto"/>
            <w:bottom w:val="none" w:sz="0" w:space="0" w:color="auto"/>
            <w:right w:val="none" w:sz="0" w:space="0" w:color="auto"/>
          </w:divBdr>
        </w:div>
        <w:div w:id="890310392">
          <w:marLeft w:val="480"/>
          <w:marRight w:val="0"/>
          <w:marTop w:val="0"/>
          <w:marBottom w:val="0"/>
          <w:divBdr>
            <w:top w:val="none" w:sz="0" w:space="0" w:color="auto"/>
            <w:left w:val="none" w:sz="0" w:space="0" w:color="auto"/>
            <w:bottom w:val="none" w:sz="0" w:space="0" w:color="auto"/>
            <w:right w:val="none" w:sz="0" w:space="0" w:color="auto"/>
          </w:divBdr>
        </w:div>
        <w:div w:id="984428983">
          <w:marLeft w:val="480"/>
          <w:marRight w:val="0"/>
          <w:marTop w:val="0"/>
          <w:marBottom w:val="0"/>
          <w:divBdr>
            <w:top w:val="none" w:sz="0" w:space="0" w:color="auto"/>
            <w:left w:val="none" w:sz="0" w:space="0" w:color="auto"/>
            <w:bottom w:val="none" w:sz="0" w:space="0" w:color="auto"/>
            <w:right w:val="none" w:sz="0" w:space="0" w:color="auto"/>
          </w:divBdr>
        </w:div>
        <w:div w:id="1007102867">
          <w:marLeft w:val="480"/>
          <w:marRight w:val="0"/>
          <w:marTop w:val="0"/>
          <w:marBottom w:val="0"/>
          <w:divBdr>
            <w:top w:val="none" w:sz="0" w:space="0" w:color="auto"/>
            <w:left w:val="none" w:sz="0" w:space="0" w:color="auto"/>
            <w:bottom w:val="none" w:sz="0" w:space="0" w:color="auto"/>
            <w:right w:val="none" w:sz="0" w:space="0" w:color="auto"/>
          </w:divBdr>
        </w:div>
        <w:div w:id="1101802413">
          <w:marLeft w:val="480"/>
          <w:marRight w:val="0"/>
          <w:marTop w:val="0"/>
          <w:marBottom w:val="0"/>
          <w:divBdr>
            <w:top w:val="none" w:sz="0" w:space="0" w:color="auto"/>
            <w:left w:val="none" w:sz="0" w:space="0" w:color="auto"/>
            <w:bottom w:val="none" w:sz="0" w:space="0" w:color="auto"/>
            <w:right w:val="none" w:sz="0" w:space="0" w:color="auto"/>
          </w:divBdr>
        </w:div>
        <w:div w:id="1109083208">
          <w:marLeft w:val="480"/>
          <w:marRight w:val="0"/>
          <w:marTop w:val="0"/>
          <w:marBottom w:val="0"/>
          <w:divBdr>
            <w:top w:val="none" w:sz="0" w:space="0" w:color="auto"/>
            <w:left w:val="none" w:sz="0" w:space="0" w:color="auto"/>
            <w:bottom w:val="none" w:sz="0" w:space="0" w:color="auto"/>
            <w:right w:val="none" w:sz="0" w:space="0" w:color="auto"/>
          </w:divBdr>
        </w:div>
        <w:div w:id="1205605985">
          <w:marLeft w:val="480"/>
          <w:marRight w:val="0"/>
          <w:marTop w:val="0"/>
          <w:marBottom w:val="0"/>
          <w:divBdr>
            <w:top w:val="none" w:sz="0" w:space="0" w:color="auto"/>
            <w:left w:val="none" w:sz="0" w:space="0" w:color="auto"/>
            <w:bottom w:val="none" w:sz="0" w:space="0" w:color="auto"/>
            <w:right w:val="none" w:sz="0" w:space="0" w:color="auto"/>
          </w:divBdr>
        </w:div>
        <w:div w:id="1233079681">
          <w:marLeft w:val="480"/>
          <w:marRight w:val="0"/>
          <w:marTop w:val="0"/>
          <w:marBottom w:val="0"/>
          <w:divBdr>
            <w:top w:val="none" w:sz="0" w:space="0" w:color="auto"/>
            <w:left w:val="none" w:sz="0" w:space="0" w:color="auto"/>
            <w:bottom w:val="none" w:sz="0" w:space="0" w:color="auto"/>
            <w:right w:val="none" w:sz="0" w:space="0" w:color="auto"/>
          </w:divBdr>
        </w:div>
        <w:div w:id="1277058905">
          <w:marLeft w:val="480"/>
          <w:marRight w:val="0"/>
          <w:marTop w:val="0"/>
          <w:marBottom w:val="0"/>
          <w:divBdr>
            <w:top w:val="none" w:sz="0" w:space="0" w:color="auto"/>
            <w:left w:val="none" w:sz="0" w:space="0" w:color="auto"/>
            <w:bottom w:val="none" w:sz="0" w:space="0" w:color="auto"/>
            <w:right w:val="none" w:sz="0" w:space="0" w:color="auto"/>
          </w:divBdr>
        </w:div>
        <w:div w:id="1288462887">
          <w:marLeft w:val="480"/>
          <w:marRight w:val="0"/>
          <w:marTop w:val="0"/>
          <w:marBottom w:val="0"/>
          <w:divBdr>
            <w:top w:val="none" w:sz="0" w:space="0" w:color="auto"/>
            <w:left w:val="none" w:sz="0" w:space="0" w:color="auto"/>
            <w:bottom w:val="none" w:sz="0" w:space="0" w:color="auto"/>
            <w:right w:val="none" w:sz="0" w:space="0" w:color="auto"/>
          </w:divBdr>
        </w:div>
        <w:div w:id="1449663435">
          <w:marLeft w:val="480"/>
          <w:marRight w:val="0"/>
          <w:marTop w:val="0"/>
          <w:marBottom w:val="0"/>
          <w:divBdr>
            <w:top w:val="none" w:sz="0" w:space="0" w:color="auto"/>
            <w:left w:val="none" w:sz="0" w:space="0" w:color="auto"/>
            <w:bottom w:val="none" w:sz="0" w:space="0" w:color="auto"/>
            <w:right w:val="none" w:sz="0" w:space="0" w:color="auto"/>
          </w:divBdr>
        </w:div>
        <w:div w:id="1515193046">
          <w:marLeft w:val="480"/>
          <w:marRight w:val="0"/>
          <w:marTop w:val="0"/>
          <w:marBottom w:val="0"/>
          <w:divBdr>
            <w:top w:val="none" w:sz="0" w:space="0" w:color="auto"/>
            <w:left w:val="none" w:sz="0" w:space="0" w:color="auto"/>
            <w:bottom w:val="none" w:sz="0" w:space="0" w:color="auto"/>
            <w:right w:val="none" w:sz="0" w:space="0" w:color="auto"/>
          </w:divBdr>
        </w:div>
        <w:div w:id="1520656869">
          <w:marLeft w:val="480"/>
          <w:marRight w:val="0"/>
          <w:marTop w:val="0"/>
          <w:marBottom w:val="0"/>
          <w:divBdr>
            <w:top w:val="none" w:sz="0" w:space="0" w:color="auto"/>
            <w:left w:val="none" w:sz="0" w:space="0" w:color="auto"/>
            <w:bottom w:val="none" w:sz="0" w:space="0" w:color="auto"/>
            <w:right w:val="none" w:sz="0" w:space="0" w:color="auto"/>
          </w:divBdr>
        </w:div>
        <w:div w:id="1561668041">
          <w:marLeft w:val="480"/>
          <w:marRight w:val="0"/>
          <w:marTop w:val="0"/>
          <w:marBottom w:val="0"/>
          <w:divBdr>
            <w:top w:val="none" w:sz="0" w:space="0" w:color="auto"/>
            <w:left w:val="none" w:sz="0" w:space="0" w:color="auto"/>
            <w:bottom w:val="none" w:sz="0" w:space="0" w:color="auto"/>
            <w:right w:val="none" w:sz="0" w:space="0" w:color="auto"/>
          </w:divBdr>
        </w:div>
        <w:div w:id="1682472062">
          <w:marLeft w:val="480"/>
          <w:marRight w:val="0"/>
          <w:marTop w:val="0"/>
          <w:marBottom w:val="0"/>
          <w:divBdr>
            <w:top w:val="none" w:sz="0" w:space="0" w:color="auto"/>
            <w:left w:val="none" w:sz="0" w:space="0" w:color="auto"/>
            <w:bottom w:val="none" w:sz="0" w:space="0" w:color="auto"/>
            <w:right w:val="none" w:sz="0" w:space="0" w:color="auto"/>
          </w:divBdr>
        </w:div>
        <w:div w:id="1902981262">
          <w:marLeft w:val="480"/>
          <w:marRight w:val="0"/>
          <w:marTop w:val="0"/>
          <w:marBottom w:val="0"/>
          <w:divBdr>
            <w:top w:val="none" w:sz="0" w:space="0" w:color="auto"/>
            <w:left w:val="none" w:sz="0" w:space="0" w:color="auto"/>
            <w:bottom w:val="none" w:sz="0" w:space="0" w:color="auto"/>
            <w:right w:val="none" w:sz="0" w:space="0" w:color="auto"/>
          </w:divBdr>
        </w:div>
        <w:div w:id="1924534465">
          <w:marLeft w:val="480"/>
          <w:marRight w:val="0"/>
          <w:marTop w:val="0"/>
          <w:marBottom w:val="0"/>
          <w:divBdr>
            <w:top w:val="none" w:sz="0" w:space="0" w:color="auto"/>
            <w:left w:val="none" w:sz="0" w:space="0" w:color="auto"/>
            <w:bottom w:val="none" w:sz="0" w:space="0" w:color="auto"/>
            <w:right w:val="none" w:sz="0" w:space="0" w:color="auto"/>
          </w:divBdr>
        </w:div>
        <w:div w:id="1935940143">
          <w:marLeft w:val="480"/>
          <w:marRight w:val="0"/>
          <w:marTop w:val="0"/>
          <w:marBottom w:val="0"/>
          <w:divBdr>
            <w:top w:val="none" w:sz="0" w:space="0" w:color="auto"/>
            <w:left w:val="none" w:sz="0" w:space="0" w:color="auto"/>
            <w:bottom w:val="none" w:sz="0" w:space="0" w:color="auto"/>
            <w:right w:val="none" w:sz="0" w:space="0" w:color="auto"/>
          </w:divBdr>
        </w:div>
        <w:div w:id="2008944439">
          <w:marLeft w:val="480"/>
          <w:marRight w:val="0"/>
          <w:marTop w:val="0"/>
          <w:marBottom w:val="0"/>
          <w:divBdr>
            <w:top w:val="none" w:sz="0" w:space="0" w:color="auto"/>
            <w:left w:val="none" w:sz="0" w:space="0" w:color="auto"/>
            <w:bottom w:val="none" w:sz="0" w:space="0" w:color="auto"/>
            <w:right w:val="none" w:sz="0" w:space="0" w:color="auto"/>
          </w:divBdr>
        </w:div>
      </w:divsChild>
    </w:div>
    <w:div w:id="586155176">
      <w:bodyDiv w:val="1"/>
      <w:marLeft w:val="0"/>
      <w:marRight w:val="0"/>
      <w:marTop w:val="0"/>
      <w:marBottom w:val="0"/>
      <w:divBdr>
        <w:top w:val="none" w:sz="0" w:space="0" w:color="auto"/>
        <w:left w:val="none" w:sz="0" w:space="0" w:color="auto"/>
        <w:bottom w:val="none" w:sz="0" w:space="0" w:color="auto"/>
        <w:right w:val="none" w:sz="0" w:space="0" w:color="auto"/>
      </w:divBdr>
    </w:div>
    <w:div w:id="590553841">
      <w:bodyDiv w:val="1"/>
      <w:marLeft w:val="0"/>
      <w:marRight w:val="0"/>
      <w:marTop w:val="0"/>
      <w:marBottom w:val="0"/>
      <w:divBdr>
        <w:top w:val="none" w:sz="0" w:space="0" w:color="auto"/>
        <w:left w:val="none" w:sz="0" w:space="0" w:color="auto"/>
        <w:bottom w:val="none" w:sz="0" w:space="0" w:color="auto"/>
        <w:right w:val="none" w:sz="0" w:space="0" w:color="auto"/>
      </w:divBdr>
    </w:div>
    <w:div w:id="591549827">
      <w:bodyDiv w:val="1"/>
      <w:marLeft w:val="0"/>
      <w:marRight w:val="0"/>
      <w:marTop w:val="0"/>
      <w:marBottom w:val="0"/>
      <w:divBdr>
        <w:top w:val="none" w:sz="0" w:space="0" w:color="auto"/>
        <w:left w:val="none" w:sz="0" w:space="0" w:color="auto"/>
        <w:bottom w:val="none" w:sz="0" w:space="0" w:color="auto"/>
        <w:right w:val="none" w:sz="0" w:space="0" w:color="auto"/>
      </w:divBdr>
    </w:div>
    <w:div w:id="592670963">
      <w:bodyDiv w:val="1"/>
      <w:marLeft w:val="0"/>
      <w:marRight w:val="0"/>
      <w:marTop w:val="0"/>
      <w:marBottom w:val="0"/>
      <w:divBdr>
        <w:top w:val="none" w:sz="0" w:space="0" w:color="auto"/>
        <w:left w:val="none" w:sz="0" w:space="0" w:color="auto"/>
        <w:bottom w:val="none" w:sz="0" w:space="0" w:color="auto"/>
        <w:right w:val="none" w:sz="0" w:space="0" w:color="auto"/>
      </w:divBdr>
    </w:div>
    <w:div w:id="593781190">
      <w:bodyDiv w:val="1"/>
      <w:marLeft w:val="0"/>
      <w:marRight w:val="0"/>
      <w:marTop w:val="0"/>
      <w:marBottom w:val="0"/>
      <w:divBdr>
        <w:top w:val="none" w:sz="0" w:space="0" w:color="auto"/>
        <w:left w:val="none" w:sz="0" w:space="0" w:color="auto"/>
        <w:bottom w:val="none" w:sz="0" w:space="0" w:color="auto"/>
        <w:right w:val="none" w:sz="0" w:space="0" w:color="auto"/>
      </w:divBdr>
    </w:div>
    <w:div w:id="593784710">
      <w:bodyDiv w:val="1"/>
      <w:marLeft w:val="0"/>
      <w:marRight w:val="0"/>
      <w:marTop w:val="0"/>
      <w:marBottom w:val="0"/>
      <w:divBdr>
        <w:top w:val="none" w:sz="0" w:space="0" w:color="auto"/>
        <w:left w:val="none" w:sz="0" w:space="0" w:color="auto"/>
        <w:bottom w:val="none" w:sz="0" w:space="0" w:color="auto"/>
        <w:right w:val="none" w:sz="0" w:space="0" w:color="auto"/>
      </w:divBdr>
    </w:div>
    <w:div w:id="596212627">
      <w:bodyDiv w:val="1"/>
      <w:marLeft w:val="0"/>
      <w:marRight w:val="0"/>
      <w:marTop w:val="0"/>
      <w:marBottom w:val="0"/>
      <w:divBdr>
        <w:top w:val="none" w:sz="0" w:space="0" w:color="auto"/>
        <w:left w:val="none" w:sz="0" w:space="0" w:color="auto"/>
        <w:bottom w:val="none" w:sz="0" w:space="0" w:color="auto"/>
        <w:right w:val="none" w:sz="0" w:space="0" w:color="auto"/>
      </w:divBdr>
    </w:div>
    <w:div w:id="596520687">
      <w:bodyDiv w:val="1"/>
      <w:marLeft w:val="0"/>
      <w:marRight w:val="0"/>
      <w:marTop w:val="0"/>
      <w:marBottom w:val="0"/>
      <w:divBdr>
        <w:top w:val="none" w:sz="0" w:space="0" w:color="auto"/>
        <w:left w:val="none" w:sz="0" w:space="0" w:color="auto"/>
        <w:bottom w:val="none" w:sz="0" w:space="0" w:color="auto"/>
        <w:right w:val="none" w:sz="0" w:space="0" w:color="auto"/>
      </w:divBdr>
    </w:div>
    <w:div w:id="596838131">
      <w:bodyDiv w:val="1"/>
      <w:marLeft w:val="0"/>
      <w:marRight w:val="0"/>
      <w:marTop w:val="0"/>
      <w:marBottom w:val="0"/>
      <w:divBdr>
        <w:top w:val="none" w:sz="0" w:space="0" w:color="auto"/>
        <w:left w:val="none" w:sz="0" w:space="0" w:color="auto"/>
        <w:bottom w:val="none" w:sz="0" w:space="0" w:color="auto"/>
        <w:right w:val="none" w:sz="0" w:space="0" w:color="auto"/>
      </w:divBdr>
    </w:div>
    <w:div w:id="597981198">
      <w:bodyDiv w:val="1"/>
      <w:marLeft w:val="0"/>
      <w:marRight w:val="0"/>
      <w:marTop w:val="0"/>
      <w:marBottom w:val="0"/>
      <w:divBdr>
        <w:top w:val="none" w:sz="0" w:space="0" w:color="auto"/>
        <w:left w:val="none" w:sz="0" w:space="0" w:color="auto"/>
        <w:bottom w:val="none" w:sz="0" w:space="0" w:color="auto"/>
        <w:right w:val="none" w:sz="0" w:space="0" w:color="auto"/>
      </w:divBdr>
    </w:div>
    <w:div w:id="600994622">
      <w:bodyDiv w:val="1"/>
      <w:marLeft w:val="0"/>
      <w:marRight w:val="0"/>
      <w:marTop w:val="0"/>
      <w:marBottom w:val="0"/>
      <w:divBdr>
        <w:top w:val="none" w:sz="0" w:space="0" w:color="auto"/>
        <w:left w:val="none" w:sz="0" w:space="0" w:color="auto"/>
        <w:bottom w:val="none" w:sz="0" w:space="0" w:color="auto"/>
        <w:right w:val="none" w:sz="0" w:space="0" w:color="auto"/>
      </w:divBdr>
    </w:div>
    <w:div w:id="602960670">
      <w:bodyDiv w:val="1"/>
      <w:marLeft w:val="0"/>
      <w:marRight w:val="0"/>
      <w:marTop w:val="0"/>
      <w:marBottom w:val="0"/>
      <w:divBdr>
        <w:top w:val="none" w:sz="0" w:space="0" w:color="auto"/>
        <w:left w:val="none" w:sz="0" w:space="0" w:color="auto"/>
        <w:bottom w:val="none" w:sz="0" w:space="0" w:color="auto"/>
        <w:right w:val="none" w:sz="0" w:space="0" w:color="auto"/>
      </w:divBdr>
    </w:div>
    <w:div w:id="605847401">
      <w:bodyDiv w:val="1"/>
      <w:marLeft w:val="0"/>
      <w:marRight w:val="0"/>
      <w:marTop w:val="0"/>
      <w:marBottom w:val="0"/>
      <w:divBdr>
        <w:top w:val="none" w:sz="0" w:space="0" w:color="auto"/>
        <w:left w:val="none" w:sz="0" w:space="0" w:color="auto"/>
        <w:bottom w:val="none" w:sz="0" w:space="0" w:color="auto"/>
        <w:right w:val="none" w:sz="0" w:space="0" w:color="auto"/>
      </w:divBdr>
      <w:divsChild>
        <w:div w:id="134491330">
          <w:marLeft w:val="480"/>
          <w:marRight w:val="0"/>
          <w:marTop w:val="0"/>
          <w:marBottom w:val="0"/>
          <w:divBdr>
            <w:top w:val="none" w:sz="0" w:space="0" w:color="auto"/>
            <w:left w:val="none" w:sz="0" w:space="0" w:color="auto"/>
            <w:bottom w:val="none" w:sz="0" w:space="0" w:color="auto"/>
            <w:right w:val="none" w:sz="0" w:space="0" w:color="auto"/>
          </w:divBdr>
        </w:div>
        <w:div w:id="264725816">
          <w:marLeft w:val="480"/>
          <w:marRight w:val="0"/>
          <w:marTop w:val="0"/>
          <w:marBottom w:val="0"/>
          <w:divBdr>
            <w:top w:val="none" w:sz="0" w:space="0" w:color="auto"/>
            <w:left w:val="none" w:sz="0" w:space="0" w:color="auto"/>
            <w:bottom w:val="none" w:sz="0" w:space="0" w:color="auto"/>
            <w:right w:val="none" w:sz="0" w:space="0" w:color="auto"/>
          </w:divBdr>
        </w:div>
        <w:div w:id="280961578">
          <w:marLeft w:val="480"/>
          <w:marRight w:val="0"/>
          <w:marTop w:val="0"/>
          <w:marBottom w:val="0"/>
          <w:divBdr>
            <w:top w:val="none" w:sz="0" w:space="0" w:color="auto"/>
            <w:left w:val="none" w:sz="0" w:space="0" w:color="auto"/>
            <w:bottom w:val="none" w:sz="0" w:space="0" w:color="auto"/>
            <w:right w:val="none" w:sz="0" w:space="0" w:color="auto"/>
          </w:divBdr>
        </w:div>
        <w:div w:id="301691006">
          <w:marLeft w:val="480"/>
          <w:marRight w:val="0"/>
          <w:marTop w:val="0"/>
          <w:marBottom w:val="0"/>
          <w:divBdr>
            <w:top w:val="none" w:sz="0" w:space="0" w:color="auto"/>
            <w:left w:val="none" w:sz="0" w:space="0" w:color="auto"/>
            <w:bottom w:val="none" w:sz="0" w:space="0" w:color="auto"/>
            <w:right w:val="none" w:sz="0" w:space="0" w:color="auto"/>
          </w:divBdr>
        </w:div>
        <w:div w:id="366221938">
          <w:marLeft w:val="480"/>
          <w:marRight w:val="0"/>
          <w:marTop w:val="0"/>
          <w:marBottom w:val="0"/>
          <w:divBdr>
            <w:top w:val="none" w:sz="0" w:space="0" w:color="auto"/>
            <w:left w:val="none" w:sz="0" w:space="0" w:color="auto"/>
            <w:bottom w:val="none" w:sz="0" w:space="0" w:color="auto"/>
            <w:right w:val="none" w:sz="0" w:space="0" w:color="auto"/>
          </w:divBdr>
        </w:div>
        <w:div w:id="379481689">
          <w:marLeft w:val="480"/>
          <w:marRight w:val="0"/>
          <w:marTop w:val="0"/>
          <w:marBottom w:val="0"/>
          <w:divBdr>
            <w:top w:val="none" w:sz="0" w:space="0" w:color="auto"/>
            <w:left w:val="none" w:sz="0" w:space="0" w:color="auto"/>
            <w:bottom w:val="none" w:sz="0" w:space="0" w:color="auto"/>
            <w:right w:val="none" w:sz="0" w:space="0" w:color="auto"/>
          </w:divBdr>
        </w:div>
        <w:div w:id="381755028">
          <w:marLeft w:val="480"/>
          <w:marRight w:val="0"/>
          <w:marTop w:val="0"/>
          <w:marBottom w:val="0"/>
          <w:divBdr>
            <w:top w:val="none" w:sz="0" w:space="0" w:color="auto"/>
            <w:left w:val="none" w:sz="0" w:space="0" w:color="auto"/>
            <w:bottom w:val="none" w:sz="0" w:space="0" w:color="auto"/>
            <w:right w:val="none" w:sz="0" w:space="0" w:color="auto"/>
          </w:divBdr>
        </w:div>
        <w:div w:id="472530913">
          <w:marLeft w:val="480"/>
          <w:marRight w:val="0"/>
          <w:marTop w:val="0"/>
          <w:marBottom w:val="0"/>
          <w:divBdr>
            <w:top w:val="none" w:sz="0" w:space="0" w:color="auto"/>
            <w:left w:val="none" w:sz="0" w:space="0" w:color="auto"/>
            <w:bottom w:val="none" w:sz="0" w:space="0" w:color="auto"/>
            <w:right w:val="none" w:sz="0" w:space="0" w:color="auto"/>
          </w:divBdr>
        </w:div>
        <w:div w:id="586882683">
          <w:marLeft w:val="480"/>
          <w:marRight w:val="0"/>
          <w:marTop w:val="0"/>
          <w:marBottom w:val="0"/>
          <w:divBdr>
            <w:top w:val="none" w:sz="0" w:space="0" w:color="auto"/>
            <w:left w:val="none" w:sz="0" w:space="0" w:color="auto"/>
            <w:bottom w:val="none" w:sz="0" w:space="0" w:color="auto"/>
            <w:right w:val="none" w:sz="0" w:space="0" w:color="auto"/>
          </w:divBdr>
        </w:div>
        <w:div w:id="618878484">
          <w:marLeft w:val="480"/>
          <w:marRight w:val="0"/>
          <w:marTop w:val="0"/>
          <w:marBottom w:val="0"/>
          <w:divBdr>
            <w:top w:val="none" w:sz="0" w:space="0" w:color="auto"/>
            <w:left w:val="none" w:sz="0" w:space="0" w:color="auto"/>
            <w:bottom w:val="none" w:sz="0" w:space="0" w:color="auto"/>
            <w:right w:val="none" w:sz="0" w:space="0" w:color="auto"/>
          </w:divBdr>
        </w:div>
        <w:div w:id="626009241">
          <w:marLeft w:val="480"/>
          <w:marRight w:val="0"/>
          <w:marTop w:val="0"/>
          <w:marBottom w:val="0"/>
          <w:divBdr>
            <w:top w:val="none" w:sz="0" w:space="0" w:color="auto"/>
            <w:left w:val="none" w:sz="0" w:space="0" w:color="auto"/>
            <w:bottom w:val="none" w:sz="0" w:space="0" w:color="auto"/>
            <w:right w:val="none" w:sz="0" w:space="0" w:color="auto"/>
          </w:divBdr>
        </w:div>
        <w:div w:id="652684464">
          <w:marLeft w:val="480"/>
          <w:marRight w:val="0"/>
          <w:marTop w:val="0"/>
          <w:marBottom w:val="0"/>
          <w:divBdr>
            <w:top w:val="none" w:sz="0" w:space="0" w:color="auto"/>
            <w:left w:val="none" w:sz="0" w:space="0" w:color="auto"/>
            <w:bottom w:val="none" w:sz="0" w:space="0" w:color="auto"/>
            <w:right w:val="none" w:sz="0" w:space="0" w:color="auto"/>
          </w:divBdr>
        </w:div>
        <w:div w:id="653729396">
          <w:marLeft w:val="480"/>
          <w:marRight w:val="0"/>
          <w:marTop w:val="0"/>
          <w:marBottom w:val="0"/>
          <w:divBdr>
            <w:top w:val="none" w:sz="0" w:space="0" w:color="auto"/>
            <w:left w:val="none" w:sz="0" w:space="0" w:color="auto"/>
            <w:bottom w:val="none" w:sz="0" w:space="0" w:color="auto"/>
            <w:right w:val="none" w:sz="0" w:space="0" w:color="auto"/>
          </w:divBdr>
        </w:div>
        <w:div w:id="718095937">
          <w:marLeft w:val="480"/>
          <w:marRight w:val="0"/>
          <w:marTop w:val="0"/>
          <w:marBottom w:val="0"/>
          <w:divBdr>
            <w:top w:val="none" w:sz="0" w:space="0" w:color="auto"/>
            <w:left w:val="none" w:sz="0" w:space="0" w:color="auto"/>
            <w:bottom w:val="none" w:sz="0" w:space="0" w:color="auto"/>
            <w:right w:val="none" w:sz="0" w:space="0" w:color="auto"/>
          </w:divBdr>
        </w:div>
        <w:div w:id="897253639">
          <w:marLeft w:val="480"/>
          <w:marRight w:val="0"/>
          <w:marTop w:val="0"/>
          <w:marBottom w:val="0"/>
          <w:divBdr>
            <w:top w:val="none" w:sz="0" w:space="0" w:color="auto"/>
            <w:left w:val="none" w:sz="0" w:space="0" w:color="auto"/>
            <w:bottom w:val="none" w:sz="0" w:space="0" w:color="auto"/>
            <w:right w:val="none" w:sz="0" w:space="0" w:color="auto"/>
          </w:divBdr>
        </w:div>
        <w:div w:id="916983198">
          <w:marLeft w:val="480"/>
          <w:marRight w:val="0"/>
          <w:marTop w:val="0"/>
          <w:marBottom w:val="0"/>
          <w:divBdr>
            <w:top w:val="none" w:sz="0" w:space="0" w:color="auto"/>
            <w:left w:val="none" w:sz="0" w:space="0" w:color="auto"/>
            <w:bottom w:val="none" w:sz="0" w:space="0" w:color="auto"/>
            <w:right w:val="none" w:sz="0" w:space="0" w:color="auto"/>
          </w:divBdr>
        </w:div>
        <w:div w:id="926501389">
          <w:marLeft w:val="480"/>
          <w:marRight w:val="0"/>
          <w:marTop w:val="0"/>
          <w:marBottom w:val="0"/>
          <w:divBdr>
            <w:top w:val="none" w:sz="0" w:space="0" w:color="auto"/>
            <w:left w:val="none" w:sz="0" w:space="0" w:color="auto"/>
            <w:bottom w:val="none" w:sz="0" w:space="0" w:color="auto"/>
            <w:right w:val="none" w:sz="0" w:space="0" w:color="auto"/>
          </w:divBdr>
        </w:div>
        <w:div w:id="945769207">
          <w:marLeft w:val="480"/>
          <w:marRight w:val="0"/>
          <w:marTop w:val="0"/>
          <w:marBottom w:val="0"/>
          <w:divBdr>
            <w:top w:val="none" w:sz="0" w:space="0" w:color="auto"/>
            <w:left w:val="none" w:sz="0" w:space="0" w:color="auto"/>
            <w:bottom w:val="none" w:sz="0" w:space="0" w:color="auto"/>
            <w:right w:val="none" w:sz="0" w:space="0" w:color="auto"/>
          </w:divBdr>
        </w:div>
        <w:div w:id="966348591">
          <w:marLeft w:val="480"/>
          <w:marRight w:val="0"/>
          <w:marTop w:val="0"/>
          <w:marBottom w:val="0"/>
          <w:divBdr>
            <w:top w:val="none" w:sz="0" w:space="0" w:color="auto"/>
            <w:left w:val="none" w:sz="0" w:space="0" w:color="auto"/>
            <w:bottom w:val="none" w:sz="0" w:space="0" w:color="auto"/>
            <w:right w:val="none" w:sz="0" w:space="0" w:color="auto"/>
          </w:divBdr>
        </w:div>
        <w:div w:id="1006127387">
          <w:marLeft w:val="480"/>
          <w:marRight w:val="0"/>
          <w:marTop w:val="0"/>
          <w:marBottom w:val="0"/>
          <w:divBdr>
            <w:top w:val="none" w:sz="0" w:space="0" w:color="auto"/>
            <w:left w:val="none" w:sz="0" w:space="0" w:color="auto"/>
            <w:bottom w:val="none" w:sz="0" w:space="0" w:color="auto"/>
            <w:right w:val="none" w:sz="0" w:space="0" w:color="auto"/>
          </w:divBdr>
        </w:div>
        <w:div w:id="1086267901">
          <w:marLeft w:val="480"/>
          <w:marRight w:val="0"/>
          <w:marTop w:val="0"/>
          <w:marBottom w:val="0"/>
          <w:divBdr>
            <w:top w:val="none" w:sz="0" w:space="0" w:color="auto"/>
            <w:left w:val="none" w:sz="0" w:space="0" w:color="auto"/>
            <w:bottom w:val="none" w:sz="0" w:space="0" w:color="auto"/>
            <w:right w:val="none" w:sz="0" w:space="0" w:color="auto"/>
          </w:divBdr>
        </w:div>
        <w:div w:id="1087849060">
          <w:marLeft w:val="480"/>
          <w:marRight w:val="0"/>
          <w:marTop w:val="0"/>
          <w:marBottom w:val="0"/>
          <w:divBdr>
            <w:top w:val="none" w:sz="0" w:space="0" w:color="auto"/>
            <w:left w:val="none" w:sz="0" w:space="0" w:color="auto"/>
            <w:bottom w:val="none" w:sz="0" w:space="0" w:color="auto"/>
            <w:right w:val="none" w:sz="0" w:space="0" w:color="auto"/>
          </w:divBdr>
        </w:div>
        <w:div w:id="1112437599">
          <w:marLeft w:val="480"/>
          <w:marRight w:val="0"/>
          <w:marTop w:val="0"/>
          <w:marBottom w:val="0"/>
          <w:divBdr>
            <w:top w:val="none" w:sz="0" w:space="0" w:color="auto"/>
            <w:left w:val="none" w:sz="0" w:space="0" w:color="auto"/>
            <w:bottom w:val="none" w:sz="0" w:space="0" w:color="auto"/>
            <w:right w:val="none" w:sz="0" w:space="0" w:color="auto"/>
          </w:divBdr>
        </w:div>
        <w:div w:id="1127701726">
          <w:marLeft w:val="480"/>
          <w:marRight w:val="0"/>
          <w:marTop w:val="0"/>
          <w:marBottom w:val="0"/>
          <w:divBdr>
            <w:top w:val="none" w:sz="0" w:space="0" w:color="auto"/>
            <w:left w:val="none" w:sz="0" w:space="0" w:color="auto"/>
            <w:bottom w:val="none" w:sz="0" w:space="0" w:color="auto"/>
            <w:right w:val="none" w:sz="0" w:space="0" w:color="auto"/>
          </w:divBdr>
        </w:div>
        <w:div w:id="1135484163">
          <w:marLeft w:val="480"/>
          <w:marRight w:val="0"/>
          <w:marTop w:val="0"/>
          <w:marBottom w:val="0"/>
          <w:divBdr>
            <w:top w:val="none" w:sz="0" w:space="0" w:color="auto"/>
            <w:left w:val="none" w:sz="0" w:space="0" w:color="auto"/>
            <w:bottom w:val="none" w:sz="0" w:space="0" w:color="auto"/>
            <w:right w:val="none" w:sz="0" w:space="0" w:color="auto"/>
          </w:divBdr>
        </w:div>
        <w:div w:id="1168978029">
          <w:marLeft w:val="480"/>
          <w:marRight w:val="0"/>
          <w:marTop w:val="0"/>
          <w:marBottom w:val="0"/>
          <w:divBdr>
            <w:top w:val="none" w:sz="0" w:space="0" w:color="auto"/>
            <w:left w:val="none" w:sz="0" w:space="0" w:color="auto"/>
            <w:bottom w:val="none" w:sz="0" w:space="0" w:color="auto"/>
            <w:right w:val="none" w:sz="0" w:space="0" w:color="auto"/>
          </w:divBdr>
        </w:div>
        <w:div w:id="1207182794">
          <w:marLeft w:val="480"/>
          <w:marRight w:val="0"/>
          <w:marTop w:val="0"/>
          <w:marBottom w:val="0"/>
          <w:divBdr>
            <w:top w:val="none" w:sz="0" w:space="0" w:color="auto"/>
            <w:left w:val="none" w:sz="0" w:space="0" w:color="auto"/>
            <w:bottom w:val="none" w:sz="0" w:space="0" w:color="auto"/>
            <w:right w:val="none" w:sz="0" w:space="0" w:color="auto"/>
          </w:divBdr>
        </w:div>
        <w:div w:id="1279141309">
          <w:marLeft w:val="480"/>
          <w:marRight w:val="0"/>
          <w:marTop w:val="0"/>
          <w:marBottom w:val="0"/>
          <w:divBdr>
            <w:top w:val="none" w:sz="0" w:space="0" w:color="auto"/>
            <w:left w:val="none" w:sz="0" w:space="0" w:color="auto"/>
            <w:bottom w:val="none" w:sz="0" w:space="0" w:color="auto"/>
            <w:right w:val="none" w:sz="0" w:space="0" w:color="auto"/>
          </w:divBdr>
        </w:div>
        <w:div w:id="1285230158">
          <w:marLeft w:val="480"/>
          <w:marRight w:val="0"/>
          <w:marTop w:val="0"/>
          <w:marBottom w:val="0"/>
          <w:divBdr>
            <w:top w:val="none" w:sz="0" w:space="0" w:color="auto"/>
            <w:left w:val="none" w:sz="0" w:space="0" w:color="auto"/>
            <w:bottom w:val="none" w:sz="0" w:space="0" w:color="auto"/>
            <w:right w:val="none" w:sz="0" w:space="0" w:color="auto"/>
          </w:divBdr>
        </w:div>
        <w:div w:id="1287741460">
          <w:marLeft w:val="480"/>
          <w:marRight w:val="0"/>
          <w:marTop w:val="0"/>
          <w:marBottom w:val="0"/>
          <w:divBdr>
            <w:top w:val="none" w:sz="0" w:space="0" w:color="auto"/>
            <w:left w:val="none" w:sz="0" w:space="0" w:color="auto"/>
            <w:bottom w:val="none" w:sz="0" w:space="0" w:color="auto"/>
            <w:right w:val="none" w:sz="0" w:space="0" w:color="auto"/>
          </w:divBdr>
        </w:div>
        <w:div w:id="1315404609">
          <w:marLeft w:val="480"/>
          <w:marRight w:val="0"/>
          <w:marTop w:val="0"/>
          <w:marBottom w:val="0"/>
          <w:divBdr>
            <w:top w:val="none" w:sz="0" w:space="0" w:color="auto"/>
            <w:left w:val="none" w:sz="0" w:space="0" w:color="auto"/>
            <w:bottom w:val="none" w:sz="0" w:space="0" w:color="auto"/>
            <w:right w:val="none" w:sz="0" w:space="0" w:color="auto"/>
          </w:divBdr>
        </w:div>
        <w:div w:id="1322269745">
          <w:marLeft w:val="480"/>
          <w:marRight w:val="0"/>
          <w:marTop w:val="0"/>
          <w:marBottom w:val="0"/>
          <w:divBdr>
            <w:top w:val="none" w:sz="0" w:space="0" w:color="auto"/>
            <w:left w:val="none" w:sz="0" w:space="0" w:color="auto"/>
            <w:bottom w:val="none" w:sz="0" w:space="0" w:color="auto"/>
            <w:right w:val="none" w:sz="0" w:space="0" w:color="auto"/>
          </w:divBdr>
        </w:div>
        <w:div w:id="1401439605">
          <w:marLeft w:val="480"/>
          <w:marRight w:val="0"/>
          <w:marTop w:val="0"/>
          <w:marBottom w:val="0"/>
          <w:divBdr>
            <w:top w:val="none" w:sz="0" w:space="0" w:color="auto"/>
            <w:left w:val="none" w:sz="0" w:space="0" w:color="auto"/>
            <w:bottom w:val="none" w:sz="0" w:space="0" w:color="auto"/>
            <w:right w:val="none" w:sz="0" w:space="0" w:color="auto"/>
          </w:divBdr>
        </w:div>
        <w:div w:id="1418553424">
          <w:marLeft w:val="480"/>
          <w:marRight w:val="0"/>
          <w:marTop w:val="0"/>
          <w:marBottom w:val="0"/>
          <w:divBdr>
            <w:top w:val="none" w:sz="0" w:space="0" w:color="auto"/>
            <w:left w:val="none" w:sz="0" w:space="0" w:color="auto"/>
            <w:bottom w:val="none" w:sz="0" w:space="0" w:color="auto"/>
            <w:right w:val="none" w:sz="0" w:space="0" w:color="auto"/>
          </w:divBdr>
        </w:div>
        <w:div w:id="1430128041">
          <w:marLeft w:val="480"/>
          <w:marRight w:val="0"/>
          <w:marTop w:val="0"/>
          <w:marBottom w:val="0"/>
          <w:divBdr>
            <w:top w:val="none" w:sz="0" w:space="0" w:color="auto"/>
            <w:left w:val="none" w:sz="0" w:space="0" w:color="auto"/>
            <w:bottom w:val="none" w:sz="0" w:space="0" w:color="auto"/>
            <w:right w:val="none" w:sz="0" w:space="0" w:color="auto"/>
          </w:divBdr>
        </w:div>
        <w:div w:id="1437627895">
          <w:marLeft w:val="480"/>
          <w:marRight w:val="0"/>
          <w:marTop w:val="0"/>
          <w:marBottom w:val="0"/>
          <w:divBdr>
            <w:top w:val="none" w:sz="0" w:space="0" w:color="auto"/>
            <w:left w:val="none" w:sz="0" w:space="0" w:color="auto"/>
            <w:bottom w:val="none" w:sz="0" w:space="0" w:color="auto"/>
            <w:right w:val="none" w:sz="0" w:space="0" w:color="auto"/>
          </w:divBdr>
        </w:div>
        <w:div w:id="1485781647">
          <w:marLeft w:val="480"/>
          <w:marRight w:val="0"/>
          <w:marTop w:val="0"/>
          <w:marBottom w:val="0"/>
          <w:divBdr>
            <w:top w:val="none" w:sz="0" w:space="0" w:color="auto"/>
            <w:left w:val="none" w:sz="0" w:space="0" w:color="auto"/>
            <w:bottom w:val="none" w:sz="0" w:space="0" w:color="auto"/>
            <w:right w:val="none" w:sz="0" w:space="0" w:color="auto"/>
          </w:divBdr>
        </w:div>
        <w:div w:id="1522431763">
          <w:marLeft w:val="480"/>
          <w:marRight w:val="0"/>
          <w:marTop w:val="0"/>
          <w:marBottom w:val="0"/>
          <w:divBdr>
            <w:top w:val="none" w:sz="0" w:space="0" w:color="auto"/>
            <w:left w:val="none" w:sz="0" w:space="0" w:color="auto"/>
            <w:bottom w:val="none" w:sz="0" w:space="0" w:color="auto"/>
            <w:right w:val="none" w:sz="0" w:space="0" w:color="auto"/>
          </w:divBdr>
        </w:div>
        <w:div w:id="1538548593">
          <w:marLeft w:val="480"/>
          <w:marRight w:val="0"/>
          <w:marTop w:val="0"/>
          <w:marBottom w:val="0"/>
          <w:divBdr>
            <w:top w:val="none" w:sz="0" w:space="0" w:color="auto"/>
            <w:left w:val="none" w:sz="0" w:space="0" w:color="auto"/>
            <w:bottom w:val="none" w:sz="0" w:space="0" w:color="auto"/>
            <w:right w:val="none" w:sz="0" w:space="0" w:color="auto"/>
          </w:divBdr>
        </w:div>
        <w:div w:id="1661226152">
          <w:marLeft w:val="480"/>
          <w:marRight w:val="0"/>
          <w:marTop w:val="0"/>
          <w:marBottom w:val="0"/>
          <w:divBdr>
            <w:top w:val="none" w:sz="0" w:space="0" w:color="auto"/>
            <w:left w:val="none" w:sz="0" w:space="0" w:color="auto"/>
            <w:bottom w:val="none" w:sz="0" w:space="0" w:color="auto"/>
            <w:right w:val="none" w:sz="0" w:space="0" w:color="auto"/>
          </w:divBdr>
        </w:div>
        <w:div w:id="1663047720">
          <w:marLeft w:val="480"/>
          <w:marRight w:val="0"/>
          <w:marTop w:val="0"/>
          <w:marBottom w:val="0"/>
          <w:divBdr>
            <w:top w:val="none" w:sz="0" w:space="0" w:color="auto"/>
            <w:left w:val="none" w:sz="0" w:space="0" w:color="auto"/>
            <w:bottom w:val="none" w:sz="0" w:space="0" w:color="auto"/>
            <w:right w:val="none" w:sz="0" w:space="0" w:color="auto"/>
          </w:divBdr>
        </w:div>
        <w:div w:id="1775709392">
          <w:marLeft w:val="480"/>
          <w:marRight w:val="0"/>
          <w:marTop w:val="0"/>
          <w:marBottom w:val="0"/>
          <w:divBdr>
            <w:top w:val="none" w:sz="0" w:space="0" w:color="auto"/>
            <w:left w:val="none" w:sz="0" w:space="0" w:color="auto"/>
            <w:bottom w:val="none" w:sz="0" w:space="0" w:color="auto"/>
            <w:right w:val="none" w:sz="0" w:space="0" w:color="auto"/>
          </w:divBdr>
        </w:div>
        <w:div w:id="1786190456">
          <w:marLeft w:val="480"/>
          <w:marRight w:val="0"/>
          <w:marTop w:val="0"/>
          <w:marBottom w:val="0"/>
          <w:divBdr>
            <w:top w:val="none" w:sz="0" w:space="0" w:color="auto"/>
            <w:left w:val="none" w:sz="0" w:space="0" w:color="auto"/>
            <w:bottom w:val="none" w:sz="0" w:space="0" w:color="auto"/>
            <w:right w:val="none" w:sz="0" w:space="0" w:color="auto"/>
          </w:divBdr>
        </w:div>
        <w:div w:id="1801879187">
          <w:marLeft w:val="480"/>
          <w:marRight w:val="0"/>
          <w:marTop w:val="0"/>
          <w:marBottom w:val="0"/>
          <w:divBdr>
            <w:top w:val="none" w:sz="0" w:space="0" w:color="auto"/>
            <w:left w:val="none" w:sz="0" w:space="0" w:color="auto"/>
            <w:bottom w:val="none" w:sz="0" w:space="0" w:color="auto"/>
            <w:right w:val="none" w:sz="0" w:space="0" w:color="auto"/>
          </w:divBdr>
        </w:div>
        <w:div w:id="1832521753">
          <w:marLeft w:val="480"/>
          <w:marRight w:val="0"/>
          <w:marTop w:val="0"/>
          <w:marBottom w:val="0"/>
          <w:divBdr>
            <w:top w:val="none" w:sz="0" w:space="0" w:color="auto"/>
            <w:left w:val="none" w:sz="0" w:space="0" w:color="auto"/>
            <w:bottom w:val="none" w:sz="0" w:space="0" w:color="auto"/>
            <w:right w:val="none" w:sz="0" w:space="0" w:color="auto"/>
          </w:divBdr>
        </w:div>
        <w:div w:id="1837645161">
          <w:marLeft w:val="480"/>
          <w:marRight w:val="0"/>
          <w:marTop w:val="0"/>
          <w:marBottom w:val="0"/>
          <w:divBdr>
            <w:top w:val="none" w:sz="0" w:space="0" w:color="auto"/>
            <w:left w:val="none" w:sz="0" w:space="0" w:color="auto"/>
            <w:bottom w:val="none" w:sz="0" w:space="0" w:color="auto"/>
            <w:right w:val="none" w:sz="0" w:space="0" w:color="auto"/>
          </w:divBdr>
        </w:div>
        <w:div w:id="1876507080">
          <w:marLeft w:val="480"/>
          <w:marRight w:val="0"/>
          <w:marTop w:val="0"/>
          <w:marBottom w:val="0"/>
          <w:divBdr>
            <w:top w:val="none" w:sz="0" w:space="0" w:color="auto"/>
            <w:left w:val="none" w:sz="0" w:space="0" w:color="auto"/>
            <w:bottom w:val="none" w:sz="0" w:space="0" w:color="auto"/>
            <w:right w:val="none" w:sz="0" w:space="0" w:color="auto"/>
          </w:divBdr>
        </w:div>
        <w:div w:id="1894846825">
          <w:marLeft w:val="480"/>
          <w:marRight w:val="0"/>
          <w:marTop w:val="0"/>
          <w:marBottom w:val="0"/>
          <w:divBdr>
            <w:top w:val="none" w:sz="0" w:space="0" w:color="auto"/>
            <w:left w:val="none" w:sz="0" w:space="0" w:color="auto"/>
            <w:bottom w:val="none" w:sz="0" w:space="0" w:color="auto"/>
            <w:right w:val="none" w:sz="0" w:space="0" w:color="auto"/>
          </w:divBdr>
        </w:div>
        <w:div w:id="1946839487">
          <w:marLeft w:val="480"/>
          <w:marRight w:val="0"/>
          <w:marTop w:val="0"/>
          <w:marBottom w:val="0"/>
          <w:divBdr>
            <w:top w:val="none" w:sz="0" w:space="0" w:color="auto"/>
            <w:left w:val="none" w:sz="0" w:space="0" w:color="auto"/>
            <w:bottom w:val="none" w:sz="0" w:space="0" w:color="auto"/>
            <w:right w:val="none" w:sz="0" w:space="0" w:color="auto"/>
          </w:divBdr>
        </w:div>
        <w:div w:id="1949387153">
          <w:marLeft w:val="480"/>
          <w:marRight w:val="0"/>
          <w:marTop w:val="0"/>
          <w:marBottom w:val="0"/>
          <w:divBdr>
            <w:top w:val="none" w:sz="0" w:space="0" w:color="auto"/>
            <w:left w:val="none" w:sz="0" w:space="0" w:color="auto"/>
            <w:bottom w:val="none" w:sz="0" w:space="0" w:color="auto"/>
            <w:right w:val="none" w:sz="0" w:space="0" w:color="auto"/>
          </w:divBdr>
        </w:div>
        <w:div w:id="1968390801">
          <w:marLeft w:val="480"/>
          <w:marRight w:val="0"/>
          <w:marTop w:val="0"/>
          <w:marBottom w:val="0"/>
          <w:divBdr>
            <w:top w:val="none" w:sz="0" w:space="0" w:color="auto"/>
            <w:left w:val="none" w:sz="0" w:space="0" w:color="auto"/>
            <w:bottom w:val="none" w:sz="0" w:space="0" w:color="auto"/>
            <w:right w:val="none" w:sz="0" w:space="0" w:color="auto"/>
          </w:divBdr>
        </w:div>
        <w:div w:id="2019774428">
          <w:marLeft w:val="480"/>
          <w:marRight w:val="0"/>
          <w:marTop w:val="0"/>
          <w:marBottom w:val="0"/>
          <w:divBdr>
            <w:top w:val="none" w:sz="0" w:space="0" w:color="auto"/>
            <w:left w:val="none" w:sz="0" w:space="0" w:color="auto"/>
            <w:bottom w:val="none" w:sz="0" w:space="0" w:color="auto"/>
            <w:right w:val="none" w:sz="0" w:space="0" w:color="auto"/>
          </w:divBdr>
        </w:div>
        <w:div w:id="2109422468">
          <w:marLeft w:val="480"/>
          <w:marRight w:val="0"/>
          <w:marTop w:val="0"/>
          <w:marBottom w:val="0"/>
          <w:divBdr>
            <w:top w:val="none" w:sz="0" w:space="0" w:color="auto"/>
            <w:left w:val="none" w:sz="0" w:space="0" w:color="auto"/>
            <w:bottom w:val="none" w:sz="0" w:space="0" w:color="auto"/>
            <w:right w:val="none" w:sz="0" w:space="0" w:color="auto"/>
          </w:divBdr>
        </w:div>
      </w:divsChild>
    </w:div>
    <w:div w:id="608391964">
      <w:bodyDiv w:val="1"/>
      <w:marLeft w:val="0"/>
      <w:marRight w:val="0"/>
      <w:marTop w:val="0"/>
      <w:marBottom w:val="0"/>
      <w:divBdr>
        <w:top w:val="none" w:sz="0" w:space="0" w:color="auto"/>
        <w:left w:val="none" w:sz="0" w:space="0" w:color="auto"/>
        <w:bottom w:val="none" w:sz="0" w:space="0" w:color="auto"/>
        <w:right w:val="none" w:sz="0" w:space="0" w:color="auto"/>
      </w:divBdr>
    </w:div>
    <w:div w:id="612323547">
      <w:bodyDiv w:val="1"/>
      <w:marLeft w:val="0"/>
      <w:marRight w:val="0"/>
      <w:marTop w:val="0"/>
      <w:marBottom w:val="0"/>
      <w:divBdr>
        <w:top w:val="none" w:sz="0" w:space="0" w:color="auto"/>
        <w:left w:val="none" w:sz="0" w:space="0" w:color="auto"/>
        <w:bottom w:val="none" w:sz="0" w:space="0" w:color="auto"/>
        <w:right w:val="none" w:sz="0" w:space="0" w:color="auto"/>
      </w:divBdr>
    </w:div>
    <w:div w:id="614750895">
      <w:bodyDiv w:val="1"/>
      <w:marLeft w:val="0"/>
      <w:marRight w:val="0"/>
      <w:marTop w:val="0"/>
      <w:marBottom w:val="0"/>
      <w:divBdr>
        <w:top w:val="none" w:sz="0" w:space="0" w:color="auto"/>
        <w:left w:val="none" w:sz="0" w:space="0" w:color="auto"/>
        <w:bottom w:val="none" w:sz="0" w:space="0" w:color="auto"/>
        <w:right w:val="none" w:sz="0" w:space="0" w:color="auto"/>
      </w:divBdr>
    </w:div>
    <w:div w:id="617300230">
      <w:bodyDiv w:val="1"/>
      <w:marLeft w:val="0"/>
      <w:marRight w:val="0"/>
      <w:marTop w:val="0"/>
      <w:marBottom w:val="0"/>
      <w:divBdr>
        <w:top w:val="none" w:sz="0" w:space="0" w:color="auto"/>
        <w:left w:val="none" w:sz="0" w:space="0" w:color="auto"/>
        <w:bottom w:val="none" w:sz="0" w:space="0" w:color="auto"/>
        <w:right w:val="none" w:sz="0" w:space="0" w:color="auto"/>
      </w:divBdr>
    </w:div>
    <w:div w:id="619871811">
      <w:bodyDiv w:val="1"/>
      <w:marLeft w:val="0"/>
      <w:marRight w:val="0"/>
      <w:marTop w:val="0"/>
      <w:marBottom w:val="0"/>
      <w:divBdr>
        <w:top w:val="none" w:sz="0" w:space="0" w:color="auto"/>
        <w:left w:val="none" w:sz="0" w:space="0" w:color="auto"/>
        <w:bottom w:val="none" w:sz="0" w:space="0" w:color="auto"/>
        <w:right w:val="none" w:sz="0" w:space="0" w:color="auto"/>
      </w:divBdr>
      <w:divsChild>
        <w:div w:id="81878593">
          <w:marLeft w:val="480"/>
          <w:marRight w:val="0"/>
          <w:marTop w:val="0"/>
          <w:marBottom w:val="0"/>
          <w:divBdr>
            <w:top w:val="none" w:sz="0" w:space="0" w:color="auto"/>
            <w:left w:val="none" w:sz="0" w:space="0" w:color="auto"/>
            <w:bottom w:val="none" w:sz="0" w:space="0" w:color="auto"/>
            <w:right w:val="none" w:sz="0" w:space="0" w:color="auto"/>
          </w:divBdr>
        </w:div>
        <w:div w:id="83571853">
          <w:marLeft w:val="480"/>
          <w:marRight w:val="0"/>
          <w:marTop w:val="0"/>
          <w:marBottom w:val="0"/>
          <w:divBdr>
            <w:top w:val="none" w:sz="0" w:space="0" w:color="auto"/>
            <w:left w:val="none" w:sz="0" w:space="0" w:color="auto"/>
            <w:bottom w:val="none" w:sz="0" w:space="0" w:color="auto"/>
            <w:right w:val="none" w:sz="0" w:space="0" w:color="auto"/>
          </w:divBdr>
        </w:div>
        <w:div w:id="129828246">
          <w:marLeft w:val="480"/>
          <w:marRight w:val="0"/>
          <w:marTop w:val="0"/>
          <w:marBottom w:val="0"/>
          <w:divBdr>
            <w:top w:val="none" w:sz="0" w:space="0" w:color="auto"/>
            <w:left w:val="none" w:sz="0" w:space="0" w:color="auto"/>
            <w:bottom w:val="none" w:sz="0" w:space="0" w:color="auto"/>
            <w:right w:val="none" w:sz="0" w:space="0" w:color="auto"/>
          </w:divBdr>
        </w:div>
        <w:div w:id="192505230">
          <w:marLeft w:val="480"/>
          <w:marRight w:val="0"/>
          <w:marTop w:val="0"/>
          <w:marBottom w:val="0"/>
          <w:divBdr>
            <w:top w:val="none" w:sz="0" w:space="0" w:color="auto"/>
            <w:left w:val="none" w:sz="0" w:space="0" w:color="auto"/>
            <w:bottom w:val="none" w:sz="0" w:space="0" w:color="auto"/>
            <w:right w:val="none" w:sz="0" w:space="0" w:color="auto"/>
          </w:divBdr>
        </w:div>
        <w:div w:id="224343878">
          <w:marLeft w:val="480"/>
          <w:marRight w:val="0"/>
          <w:marTop w:val="0"/>
          <w:marBottom w:val="0"/>
          <w:divBdr>
            <w:top w:val="none" w:sz="0" w:space="0" w:color="auto"/>
            <w:left w:val="none" w:sz="0" w:space="0" w:color="auto"/>
            <w:bottom w:val="none" w:sz="0" w:space="0" w:color="auto"/>
            <w:right w:val="none" w:sz="0" w:space="0" w:color="auto"/>
          </w:divBdr>
        </w:div>
        <w:div w:id="261307817">
          <w:marLeft w:val="480"/>
          <w:marRight w:val="0"/>
          <w:marTop w:val="0"/>
          <w:marBottom w:val="0"/>
          <w:divBdr>
            <w:top w:val="none" w:sz="0" w:space="0" w:color="auto"/>
            <w:left w:val="none" w:sz="0" w:space="0" w:color="auto"/>
            <w:bottom w:val="none" w:sz="0" w:space="0" w:color="auto"/>
            <w:right w:val="none" w:sz="0" w:space="0" w:color="auto"/>
          </w:divBdr>
        </w:div>
        <w:div w:id="293751639">
          <w:marLeft w:val="480"/>
          <w:marRight w:val="0"/>
          <w:marTop w:val="0"/>
          <w:marBottom w:val="0"/>
          <w:divBdr>
            <w:top w:val="none" w:sz="0" w:space="0" w:color="auto"/>
            <w:left w:val="none" w:sz="0" w:space="0" w:color="auto"/>
            <w:bottom w:val="none" w:sz="0" w:space="0" w:color="auto"/>
            <w:right w:val="none" w:sz="0" w:space="0" w:color="auto"/>
          </w:divBdr>
        </w:div>
        <w:div w:id="343558509">
          <w:marLeft w:val="480"/>
          <w:marRight w:val="0"/>
          <w:marTop w:val="0"/>
          <w:marBottom w:val="0"/>
          <w:divBdr>
            <w:top w:val="none" w:sz="0" w:space="0" w:color="auto"/>
            <w:left w:val="none" w:sz="0" w:space="0" w:color="auto"/>
            <w:bottom w:val="none" w:sz="0" w:space="0" w:color="auto"/>
            <w:right w:val="none" w:sz="0" w:space="0" w:color="auto"/>
          </w:divBdr>
        </w:div>
        <w:div w:id="369962411">
          <w:marLeft w:val="480"/>
          <w:marRight w:val="0"/>
          <w:marTop w:val="0"/>
          <w:marBottom w:val="0"/>
          <w:divBdr>
            <w:top w:val="none" w:sz="0" w:space="0" w:color="auto"/>
            <w:left w:val="none" w:sz="0" w:space="0" w:color="auto"/>
            <w:bottom w:val="none" w:sz="0" w:space="0" w:color="auto"/>
            <w:right w:val="none" w:sz="0" w:space="0" w:color="auto"/>
          </w:divBdr>
        </w:div>
        <w:div w:id="414478310">
          <w:marLeft w:val="480"/>
          <w:marRight w:val="0"/>
          <w:marTop w:val="0"/>
          <w:marBottom w:val="0"/>
          <w:divBdr>
            <w:top w:val="none" w:sz="0" w:space="0" w:color="auto"/>
            <w:left w:val="none" w:sz="0" w:space="0" w:color="auto"/>
            <w:bottom w:val="none" w:sz="0" w:space="0" w:color="auto"/>
            <w:right w:val="none" w:sz="0" w:space="0" w:color="auto"/>
          </w:divBdr>
        </w:div>
        <w:div w:id="452292128">
          <w:marLeft w:val="480"/>
          <w:marRight w:val="0"/>
          <w:marTop w:val="0"/>
          <w:marBottom w:val="0"/>
          <w:divBdr>
            <w:top w:val="none" w:sz="0" w:space="0" w:color="auto"/>
            <w:left w:val="none" w:sz="0" w:space="0" w:color="auto"/>
            <w:bottom w:val="none" w:sz="0" w:space="0" w:color="auto"/>
            <w:right w:val="none" w:sz="0" w:space="0" w:color="auto"/>
          </w:divBdr>
        </w:div>
        <w:div w:id="462581633">
          <w:marLeft w:val="480"/>
          <w:marRight w:val="0"/>
          <w:marTop w:val="0"/>
          <w:marBottom w:val="0"/>
          <w:divBdr>
            <w:top w:val="none" w:sz="0" w:space="0" w:color="auto"/>
            <w:left w:val="none" w:sz="0" w:space="0" w:color="auto"/>
            <w:bottom w:val="none" w:sz="0" w:space="0" w:color="auto"/>
            <w:right w:val="none" w:sz="0" w:space="0" w:color="auto"/>
          </w:divBdr>
        </w:div>
        <w:div w:id="570190497">
          <w:marLeft w:val="480"/>
          <w:marRight w:val="0"/>
          <w:marTop w:val="0"/>
          <w:marBottom w:val="0"/>
          <w:divBdr>
            <w:top w:val="none" w:sz="0" w:space="0" w:color="auto"/>
            <w:left w:val="none" w:sz="0" w:space="0" w:color="auto"/>
            <w:bottom w:val="none" w:sz="0" w:space="0" w:color="auto"/>
            <w:right w:val="none" w:sz="0" w:space="0" w:color="auto"/>
          </w:divBdr>
        </w:div>
        <w:div w:id="674578305">
          <w:marLeft w:val="480"/>
          <w:marRight w:val="0"/>
          <w:marTop w:val="0"/>
          <w:marBottom w:val="0"/>
          <w:divBdr>
            <w:top w:val="none" w:sz="0" w:space="0" w:color="auto"/>
            <w:left w:val="none" w:sz="0" w:space="0" w:color="auto"/>
            <w:bottom w:val="none" w:sz="0" w:space="0" w:color="auto"/>
            <w:right w:val="none" w:sz="0" w:space="0" w:color="auto"/>
          </w:divBdr>
        </w:div>
        <w:div w:id="759372530">
          <w:marLeft w:val="480"/>
          <w:marRight w:val="0"/>
          <w:marTop w:val="0"/>
          <w:marBottom w:val="0"/>
          <w:divBdr>
            <w:top w:val="none" w:sz="0" w:space="0" w:color="auto"/>
            <w:left w:val="none" w:sz="0" w:space="0" w:color="auto"/>
            <w:bottom w:val="none" w:sz="0" w:space="0" w:color="auto"/>
            <w:right w:val="none" w:sz="0" w:space="0" w:color="auto"/>
          </w:divBdr>
        </w:div>
        <w:div w:id="866334609">
          <w:marLeft w:val="480"/>
          <w:marRight w:val="0"/>
          <w:marTop w:val="0"/>
          <w:marBottom w:val="0"/>
          <w:divBdr>
            <w:top w:val="none" w:sz="0" w:space="0" w:color="auto"/>
            <w:left w:val="none" w:sz="0" w:space="0" w:color="auto"/>
            <w:bottom w:val="none" w:sz="0" w:space="0" w:color="auto"/>
            <w:right w:val="none" w:sz="0" w:space="0" w:color="auto"/>
          </w:divBdr>
        </w:div>
        <w:div w:id="871770575">
          <w:marLeft w:val="480"/>
          <w:marRight w:val="0"/>
          <w:marTop w:val="0"/>
          <w:marBottom w:val="0"/>
          <w:divBdr>
            <w:top w:val="none" w:sz="0" w:space="0" w:color="auto"/>
            <w:left w:val="none" w:sz="0" w:space="0" w:color="auto"/>
            <w:bottom w:val="none" w:sz="0" w:space="0" w:color="auto"/>
            <w:right w:val="none" w:sz="0" w:space="0" w:color="auto"/>
          </w:divBdr>
        </w:div>
        <w:div w:id="895703331">
          <w:marLeft w:val="480"/>
          <w:marRight w:val="0"/>
          <w:marTop w:val="0"/>
          <w:marBottom w:val="0"/>
          <w:divBdr>
            <w:top w:val="none" w:sz="0" w:space="0" w:color="auto"/>
            <w:left w:val="none" w:sz="0" w:space="0" w:color="auto"/>
            <w:bottom w:val="none" w:sz="0" w:space="0" w:color="auto"/>
            <w:right w:val="none" w:sz="0" w:space="0" w:color="auto"/>
          </w:divBdr>
        </w:div>
        <w:div w:id="914510987">
          <w:marLeft w:val="480"/>
          <w:marRight w:val="0"/>
          <w:marTop w:val="0"/>
          <w:marBottom w:val="0"/>
          <w:divBdr>
            <w:top w:val="none" w:sz="0" w:space="0" w:color="auto"/>
            <w:left w:val="none" w:sz="0" w:space="0" w:color="auto"/>
            <w:bottom w:val="none" w:sz="0" w:space="0" w:color="auto"/>
            <w:right w:val="none" w:sz="0" w:space="0" w:color="auto"/>
          </w:divBdr>
        </w:div>
        <w:div w:id="929973026">
          <w:marLeft w:val="480"/>
          <w:marRight w:val="0"/>
          <w:marTop w:val="0"/>
          <w:marBottom w:val="0"/>
          <w:divBdr>
            <w:top w:val="none" w:sz="0" w:space="0" w:color="auto"/>
            <w:left w:val="none" w:sz="0" w:space="0" w:color="auto"/>
            <w:bottom w:val="none" w:sz="0" w:space="0" w:color="auto"/>
            <w:right w:val="none" w:sz="0" w:space="0" w:color="auto"/>
          </w:divBdr>
        </w:div>
        <w:div w:id="976836542">
          <w:marLeft w:val="480"/>
          <w:marRight w:val="0"/>
          <w:marTop w:val="0"/>
          <w:marBottom w:val="0"/>
          <w:divBdr>
            <w:top w:val="none" w:sz="0" w:space="0" w:color="auto"/>
            <w:left w:val="none" w:sz="0" w:space="0" w:color="auto"/>
            <w:bottom w:val="none" w:sz="0" w:space="0" w:color="auto"/>
            <w:right w:val="none" w:sz="0" w:space="0" w:color="auto"/>
          </w:divBdr>
        </w:div>
        <w:div w:id="1058482175">
          <w:marLeft w:val="480"/>
          <w:marRight w:val="0"/>
          <w:marTop w:val="0"/>
          <w:marBottom w:val="0"/>
          <w:divBdr>
            <w:top w:val="none" w:sz="0" w:space="0" w:color="auto"/>
            <w:left w:val="none" w:sz="0" w:space="0" w:color="auto"/>
            <w:bottom w:val="none" w:sz="0" w:space="0" w:color="auto"/>
            <w:right w:val="none" w:sz="0" w:space="0" w:color="auto"/>
          </w:divBdr>
        </w:div>
        <w:div w:id="1079446388">
          <w:marLeft w:val="480"/>
          <w:marRight w:val="0"/>
          <w:marTop w:val="0"/>
          <w:marBottom w:val="0"/>
          <w:divBdr>
            <w:top w:val="none" w:sz="0" w:space="0" w:color="auto"/>
            <w:left w:val="none" w:sz="0" w:space="0" w:color="auto"/>
            <w:bottom w:val="none" w:sz="0" w:space="0" w:color="auto"/>
            <w:right w:val="none" w:sz="0" w:space="0" w:color="auto"/>
          </w:divBdr>
        </w:div>
        <w:div w:id="1081101831">
          <w:marLeft w:val="480"/>
          <w:marRight w:val="0"/>
          <w:marTop w:val="0"/>
          <w:marBottom w:val="0"/>
          <w:divBdr>
            <w:top w:val="none" w:sz="0" w:space="0" w:color="auto"/>
            <w:left w:val="none" w:sz="0" w:space="0" w:color="auto"/>
            <w:bottom w:val="none" w:sz="0" w:space="0" w:color="auto"/>
            <w:right w:val="none" w:sz="0" w:space="0" w:color="auto"/>
          </w:divBdr>
        </w:div>
        <w:div w:id="1102384955">
          <w:marLeft w:val="480"/>
          <w:marRight w:val="0"/>
          <w:marTop w:val="0"/>
          <w:marBottom w:val="0"/>
          <w:divBdr>
            <w:top w:val="none" w:sz="0" w:space="0" w:color="auto"/>
            <w:left w:val="none" w:sz="0" w:space="0" w:color="auto"/>
            <w:bottom w:val="none" w:sz="0" w:space="0" w:color="auto"/>
            <w:right w:val="none" w:sz="0" w:space="0" w:color="auto"/>
          </w:divBdr>
        </w:div>
        <w:div w:id="1142162472">
          <w:marLeft w:val="480"/>
          <w:marRight w:val="0"/>
          <w:marTop w:val="0"/>
          <w:marBottom w:val="0"/>
          <w:divBdr>
            <w:top w:val="none" w:sz="0" w:space="0" w:color="auto"/>
            <w:left w:val="none" w:sz="0" w:space="0" w:color="auto"/>
            <w:bottom w:val="none" w:sz="0" w:space="0" w:color="auto"/>
            <w:right w:val="none" w:sz="0" w:space="0" w:color="auto"/>
          </w:divBdr>
        </w:div>
        <w:div w:id="1143932596">
          <w:marLeft w:val="480"/>
          <w:marRight w:val="0"/>
          <w:marTop w:val="0"/>
          <w:marBottom w:val="0"/>
          <w:divBdr>
            <w:top w:val="none" w:sz="0" w:space="0" w:color="auto"/>
            <w:left w:val="none" w:sz="0" w:space="0" w:color="auto"/>
            <w:bottom w:val="none" w:sz="0" w:space="0" w:color="auto"/>
            <w:right w:val="none" w:sz="0" w:space="0" w:color="auto"/>
          </w:divBdr>
        </w:div>
        <w:div w:id="1169172897">
          <w:marLeft w:val="480"/>
          <w:marRight w:val="0"/>
          <w:marTop w:val="0"/>
          <w:marBottom w:val="0"/>
          <w:divBdr>
            <w:top w:val="none" w:sz="0" w:space="0" w:color="auto"/>
            <w:left w:val="none" w:sz="0" w:space="0" w:color="auto"/>
            <w:bottom w:val="none" w:sz="0" w:space="0" w:color="auto"/>
            <w:right w:val="none" w:sz="0" w:space="0" w:color="auto"/>
          </w:divBdr>
        </w:div>
        <w:div w:id="1280334483">
          <w:marLeft w:val="480"/>
          <w:marRight w:val="0"/>
          <w:marTop w:val="0"/>
          <w:marBottom w:val="0"/>
          <w:divBdr>
            <w:top w:val="none" w:sz="0" w:space="0" w:color="auto"/>
            <w:left w:val="none" w:sz="0" w:space="0" w:color="auto"/>
            <w:bottom w:val="none" w:sz="0" w:space="0" w:color="auto"/>
            <w:right w:val="none" w:sz="0" w:space="0" w:color="auto"/>
          </w:divBdr>
        </w:div>
        <w:div w:id="1292513442">
          <w:marLeft w:val="480"/>
          <w:marRight w:val="0"/>
          <w:marTop w:val="0"/>
          <w:marBottom w:val="0"/>
          <w:divBdr>
            <w:top w:val="none" w:sz="0" w:space="0" w:color="auto"/>
            <w:left w:val="none" w:sz="0" w:space="0" w:color="auto"/>
            <w:bottom w:val="none" w:sz="0" w:space="0" w:color="auto"/>
            <w:right w:val="none" w:sz="0" w:space="0" w:color="auto"/>
          </w:divBdr>
        </w:div>
        <w:div w:id="1297493327">
          <w:marLeft w:val="480"/>
          <w:marRight w:val="0"/>
          <w:marTop w:val="0"/>
          <w:marBottom w:val="0"/>
          <w:divBdr>
            <w:top w:val="none" w:sz="0" w:space="0" w:color="auto"/>
            <w:left w:val="none" w:sz="0" w:space="0" w:color="auto"/>
            <w:bottom w:val="none" w:sz="0" w:space="0" w:color="auto"/>
            <w:right w:val="none" w:sz="0" w:space="0" w:color="auto"/>
          </w:divBdr>
        </w:div>
        <w:div w:id="1314140326">
          <w:marLeft w:val="480"/>
          <w:marRight w:val="0"/>
          <w:marTop w:val="0"/>
          <w:marBottom w:val="0"/>
          <w:divBdr>
            <w:top w:val="none" w:sz="0" w:space="0" w:color="auto"/>
            <w:left w:val="none" w:sz="0" w:space="0" w:color="auto"/>
            <w:bottom w:val="none" w:sz="0" w:space="0" w:color="auto"/>
            <w:right w:val="none" w:sz="0" w:space="0" w:color="auto"/>
          </w:divBdr>
        </w:div>
        <w:div w:id="1317301140">
          <w:marLeft w:val="480"/>
          <w:marRight w:val="0"/>
          <w:marTop w:val="0"/>
          <w:marBottom w:val="0"/>
          <w:divBdr>
            <w:top w:val="none" w:sz="0" w:space="0" w:color="auto"/>
            <w:left w:val="none" w:sz="0" w:space="0" w:color="auto"/>
            <w:bottom w:val="none" w:sz="0" w:space="0" w:color="auto"/>
            <w:right w:val="none" w:sz="0" w:space="0" w:color="auto"/>
          </w:divBdr>
        </w:div>
        <w:div w:id="1346176442">
          <w:marLeft w:val="480"/>
          <w:marRight w:val="0"/>
          <w:marTop w:val="0"/>
          <w:marBottom w:val="0"/>
          <w:divBdr>
            <w:top w:val="none" w:sz="0" w:space="0" w:color="auto"/>
            <w:left w:val="none" w:sz="0" w:space="0" w:color="auto"/>
            <w:bottom w:val="none" w:sz="0" w:space="0" w:color="auto"/>
            <w:right w:val="none" w:sz="0" w:space="0" w:color="auto"/>
          </w:divBdr>
        </w:div>
        <w:div w:id="1347907420">
          <w:marLeft w:val="480"/>
          <w:marRight w:val="0"/>
          <w:marTop w:val="0"/>
          <w:marBottom w:val="0"/>
          <w:divBdr>
            <w:top w:val="none" w:sz="0" w:space="0" w:color="auto"/>
            <w:left w:val="none" w:sz="0" w:space="0" w:color="auto"/>
            <w:bottom w:val="none" w:sz="0" w:space="0" w:color="auto"/>
            <w:right w:val="none" w:sz="0" w:space="0" w:color="auto"/>
          </w:divBdr>
        </w:div>
        <w:div w:id="1373071056">
          <w:marLeft w:val="480"/>
          <w:marRight w:val="0"/>
          <w:marTop w:val="0"/>
          <w:marBottom w:val="0"/>
          <w:divBdr>
            <w:top w:val="none" w:sz="0" w:space="0" w:color="auto"/>
            <w:left w:val="none" w:sz="0" w:space="0" w:color="auto"/>
            <w:bottom w:val="none" w:sz="0" w:space="0" w:color="auto"/>
            <w:right w:val="none" w:sz="0" w:space="0" w:color="auto"/>
          </w:divBdr>
        </w:div>
        <w:div w:id="1570073244">
          <w:marLeft w:val="480"/>
          <w:marRight w:val="0"/>
          <w:marTop w:val="0"/>
          <w:marBottom w:val="0"/>
          <w:divBdr>
            <w:top w:val="none" w:sz="0" w:space="0" w:color="auto"/>
            <w:left w:val="none" w:sz="0" w:space="0" w:color="auto"/>
            <w:bottom w:val="none" w:sz="0" w:space="0" w:color="auto"/>
            <w:right w:val="none" w:sz="0" w:space="0" w:color="auto"/>
          </w:divBdr>
        </w:div>
        <w:div w:id="1588882615">
          <w:marLeft w:val="480"/>
          <w:marRight w:val="0"/>
          <w:marTop w:val="0"/>
          <w:marBottom w:val="0"/>
          <w:divBdr>
            <w:top w:val="none" w:sz="0" w:space="0" w:color="auto"/>
            <w:left w:val="none" w:sz="0" w:space="0" w:color="auto"/>
            <w:bottom w:val="none" w:sz="0" w:space="0" w:color="auto"/>
            <w:right w:val="none" w:sz="0" w:space="0" w:color="auto"/>
          </w:divBdr>
        </w:div>
        <w:div w:id="1603107814">
          <w:marLeft w:val="480"/>
          <w:marRight w:val="0"/>
          <w:marTop w:val="0"/>
          <w:marBottom w:val="0"/>
          <w:divBdr>
            <w:top w:val="none" w:sz="0" w:space="0" w:color="auto"/>
            <w:left w:val="none" w:sz="0" w:space="0" w:color="auto"/>
            <w:bottom w:val="none" w:sz="0" w:space="0" w:color="auto"/>
            <w:right w:val="none" w:sz="0" w:space="0" w:color="auto"/>
          </w:divBdr>
        </w:div>
        <w:div w:id="1689943308">
          <w:marLeft w:val="480"/>
          <w:marRight w:val="0"/>
          <w:marTop w:val="0"/>
          <w:marBottom w:val="0"/>
          <w:divBdr>
            <w:top w:val="none" w:sz="0" w:space="0" w:color="auto"/>
            <w:left w:val="none" w:sz="0" w:space="0" w:color="auto"/>
            <w:bottom w:val="none" w:sz="0" w:space="0" w:color="auto"/>
            <w:right w:val="none" w:sz="0" w:space="0" w:color="auto"/>
          </w:divBdr>
        </w:div>
        <w:div w:id="1764951405">
          <w:marLeft w:val="480"/>
          <w:marRight w:val="0"/>
          <w:marTop w:val="0"/>
          <w:marBottom w:val="0"/>
          <w:divBdr>
            <w:top w:val="none" w:sz="0" w:space="0" w:color="auto"/>
            <w:left w:val="none" w:sz="0" w:space="0" w:color="auto"/>
            <w:bottom w:val="none" w:sz="0" w:space="0" w:color="auto"/>
            <w:right w:val="none" w:sz="0" w:space="0" w:color="auto"/>
          </w:divBdr>
        </w:div>
        <w:div w:id="1863126562">
          <w:marLeft w:val="480"/>
          <w:marRight w:val="0"/>
          <w:marTop w:val="0"/>
          <w:marBottom w:val="0"/>
          <w:divBdr>
            <w:top w:val="none" w:sz="0" w:space="0" w:color="auto"/>
            <w:left w:val="none" w:sz="0" w:space="0" w:color="auto"/>
            <w:bottom w:val="none" w:sz="0" w:space="0" w:color="auto"/>
            <w:right w:val="none" w:sz="0" w:space="0" w:color="auto"/>
          </w:divBdr>
        </w:div>
        <w:div w:id="1896382220">
          <w:marLeft w:val="480"/>
          <w:marRight w:val="0"/>
          <w:marTop w:val="0"/>
          <w:marBottom w:val="0"/>
          <w:divBdr>
            <w:top w:val="none" w:sz="0" w:space="0" w:color="auto"/>
            <w:left w:val="none" w:sz="0" w:space="0" w:color="auto"/>
            <w:bottom w:val="none" w:sz="0" w:space="0" w:color="auto"/>
            <w:right w:val="none" w:sz="0" w:space="0" w:color="auto"/>
          </w:divBdr>
        </w:div>
        <w:div w:id="1902128391">
          <w:marLeft w:val="480"/>
          <w:marRight w:val="0"/>
          <w:marTop w:val="0"/>
          <w:marBottom w:val="0"/>
          <w:divBdr>
            <w:top w:val="none" w:sz="0" w:space="0" w:color="auto"/>
            <w:left w:val="none" w:sz="0" w:space="0" w:color="auto"/>
            <w:bottom w:val="none" w:sz="0" w:space="0" w:color="auto"/>
            <w:right w:val="none" w:sz="0" w:space="0" w:color="auto"/>
          </w:divBdr>
        </w:div>
        <w:div w:id="1903832539">
          <w:marLeft w:val="480"/>
          <w:marRight w:val="0"/>
          <w:marTop w:val="0"/>
          <w:marBottom w:val="0"/>
          <w:divBdr>
            <w:top w:val="none" w:sz="0" w:space="0" w:color="auto"/>
            <w:left w:val="none" w:sz="0" w:space="0" w:color="auto"/>
            <w:bottom w:val="none" w:sz="0" w:space="0" w:color="auto"/>
            <w:right w:val="none" w:sz="0" w:space="0" w:color="auto"/>
          </w:divBdr>
        </w:div>
        <w:div w:id="1921596506">
          <w:marLeft w:val="480"/>
          <w:marRight w:val="0"/>
          <w:marTop w:val="0"/>
          <w:marBottom w:val="0"/>
          <w:divBdr>
            <w:top w:val="none" w:sz="0" w:space="0" w:color="auto"/>
            <w:left w:val="none" w:sz="0" w:space="0" w:color="auto"/>
            <w:bottom w:val="none" w:sz="0" w:space="0" w:color="auto"/>
            <w:right w:val="none" w:sz="0" w:space="0" w:color="auto"/>
          </w:divBdr>
        </w:div>
        <w:div w:id="1923444478">
          <w:marLeft w:val="480"/>
          <w:marRight w:val="0"/>
          <w:marTop w:val="0"/>
          <w:marBottom w:val="0"/>
          <w:divBdr>
            <w:top w:val="none" w:sz="0" w:space="0" w:color="auto"/>
            <w:left w:val="none" w:sz="0" w:space="0" w:color="auto"/>
            <w:bottom w:val="none" w:sz="0" w:space="0" w:color="auto"/>
            <w:right w:val="none" w:sz="0" w:space="0" w:color="auto"/>
          </w:divBdr>
        </w:div>
        <w:div w:id="1979725704">
          <w:marLeft w:val="480"/>
          <w:marRight w:val="0"/>
          <w:marTop w:val="0"/>
          <w:marBottom w:val="0"/>
          <w:divBdr>
            <w:top w:val="none" w:sz="0" w:space="0" w:color="auto"/>
            <w:left w:val="none" w:sz="0" w:space="0" w:color="auto"/>
            <w:bottom w:val="none" w:sz="0" w:space="0" w:color="auto"/>
            <w:right w:val="none" w:sz="0" w:space="0" w:color="auto"/>
          </w:divBdr>
        </w:div>
        <w:div w:id="2036035813">
          <w:marLeft w:val="480"/>
          <w:marRight w:val="0"/>
          <w:marTop w:val="0"/>
          <w:marBottom w:val="0"/>
          <w:divBdr>
            <w:top w:val="none" w:sz="0" w:space="0" w:color="auto"/>
            <w:left w:val="none" w:sz="0" w:space="0" w:color="auto"/>
            <w:bottom w:val="none" w:sz="0" w:space="0" w:color="auto"/>
            <w:right w:val="none" w:sz="0" w:space="0" w:color="auto"/>
          </w:divBdr>
        </w:div>
        <w:div w:id="2040618307">
          <w:marLeft w:val="480"/>
          <w:marRight w:val="0"/>
          <w:marTop w:val="0"/>
          <w:marBottom w:val="0"/>
          <w:divBdr>
            <w:top w:val="none" w:sz="0" w:space="0" w:color="auto"/>
            <w:left w:val="none" w:sz="0" w:space="0" w:color="auto"/>
            <w:bottom w:val="none" w:sz="0" w:space="0" w:color="auto"/>
            <w:right w:val="none" w:sz="0" w:space="0" w:color="auto"/>
          </w:divBdr>
        </w:div>
        <w:div w:id="2050032276">
          <w:marLeft w:val="480"/>
          <w:marRight w:val="0"/>
          <w:marTop w:val="0"/>
          <w:marBottom w:val="0"/>
          <w:divBdr>
            <w:top w:val="none" w:sz="0" w:space="0" w:color="auto"/>
            <w:left w:val="none" w:sz="0" w:space="0" w:color="auto"/>
            <w:bottom w:val="none" w:sz="0" w:space="0" w:color="auto"/>
            <w:right w:val="none" w:sz="0" w:space="0" w:color="auto"/>
          </w:divBdr>
        </w:div>
        <w:div w:id="2067096387">
          <w:marLeft w:val="480"/>
          <w:marRight w:val="0"/>
          <w:marTop w:val="0"/>
          <w:marBottom w:val="0"/>
          <w:divBdr>
            <w:top w:val="none" w:sz="0" w:space="0" w:color="auto"/>
            <w:left w:val="none" w:sz="0" w:space="0" w:color="auto"/>
            <w:bottom w:val="none" w:sz="0" w:space="0" w:color="auto"/>
            <w:right w:val="none" w:sz="0" w:space="0" w:color="auto"/>
          </w:divBdr>
        </w:div>
      </w:divsChild>
    </w:div>
    <w:div w:id="623535691">
      <w:bodyDiv w:val="1"/>
      <w:marLeft w:val="0"/>
      <w:marRight w:val="0"/>
      <w:marTop w:val="0"/>
      <w:marBottom w:val="0"/>
      <w:divBdr>
        <w:top w:val="none" w:sz="0" w:space="0" w:color="auto"/>
        <w:left w:val="none" w:sz="0" w:space="0" w:color="auto"/>
        <w:bottom w:val="none" w:sz="0" w:space="0" w:color="auto"/>
        <w:right w:val="none" w:sz="0" w:space="0" w:color="auto"/>
      </w:divBdr>
    </w:div>
    <w:div w:id="623970878">
      <w:bodyDiv w:val="1"/>
      <w:marLeft w:val="0"/>
      <w:marRight w:val="0"/>
      <w:marTop w:val="0"/>
      <w:marBottom w:val="0"/>
      <w:divBdr>
        <w:top w:val="none" w:sz="0" w:space="0" w:color="auto"/>
        <w:left w:val="none" w:sz="0" w:space="0" w:color="auto"/>
        <w:bottom w:val="none" w:sz="0" w:space="0" w:color="auto"/>
        <w:right w:val="none" w:sz="0" w:space="0" w:color="auto"/>
      </w:divBdr>
      <w:divsChild>
        <w:div w:id="92870060">
          <w:marLeft w:val="480"/>
          <w:marRight w:val="0"/>
          <w:marTop w:val="0"/>
          <w:marBottom w:val="0"/>
          <w:divBdr>
            <w:top w:val="none" w:sz="0" w:space="0" w:color="auto"/>
            <w:left w:val="none" w:sz="0" w:space="0" w:color="auto"/>
            <w:bottom w:val="none" w:sz="0" w:space="0" w:color="auto"/>
            <w:right w:val="none" w:sz="0" w:space="0" w:color="auto"/>
          </w:divBdr>
        </w:div>
        <w:div w:id="211577118">
          <w:marLeft w:val="480"/>
          <w:marRight w:val="0"/>
          <w:marTop w:val="0"/>
          <w:marBottom w:val="0"/>
          <w:divBdr>
            <w:top w:val="none" w:sz="0" w:space="0" w:color="auto"/>
            <w:left w:val="none" w:sz="0" w:space="0" w:color="auto"/>
            <w:bottom w:val="none" w:sz="0" w:space="0" w:color="auto"/>
            <w:right w:val="none" w:sz="0" w:space="0" w:color="auto"/>
          </w:divBdr>
        </w:div>
        <w:div w:id="352734127">
          <w:marLeft w:val="480"/>
          <w:marRight w:val="0"/>
          <w:marTop w:val="0"/>
          <w:marBottom w:val="0"/>
          <w:divBdr>
            <w:top w:val="none" w:sz="0" w:space="0" w:color="auto"/>
            <w:left w:val="none" w:sz="0" w:space="0" w:color="auto"/>
            <w:bottom w:val="none" w:sz="0" w:space="0" w:color="auto"/>
            <w:right w:val="none" w:sz="0" w:space="0" w:color="auto"/>
          </w:divBdr>
        </w:div>
        <w:div w:id="448091920">
          <w:marLeft w:val="480"/>
          <w:marRight w:val="0"/>
          <w:marTop w:val="0"/>
          <w:marBottom w:val="0"/>
          <w:divBdr>
            <w:top w:val="none" w:sz="0" w:space="0" w:color="auto"/>
            <w:left w:val="none" w:sz="0" w:space="0" w:color="auto"/>
            <w:bottom w:val="none" w:sz="0" w:space="0" w:color="auto"/>
            <w:right w:val="none" w:sz="0" w:space="0" w:color="auto"/>
          </w:divBdr>
        </w:div>
        <w:div w:id="450902410">
          <w:marLeft w:val="480"/>
          <w:marRight w:val="0"/>
          <w:marTop w:val="0"/>
          <w:marBottom w:val="0"/>
          <w:divBdr>
            <w:top w:val="none" w:sz="0" w:space="0" w:color="auto"/>
            <w:left w:val="none" w:sz="0" w:space="0" w:color="auto"/>
            <w:bottom w:val="none" w:sz="0" w:space="0" w:color="auto"/>
            <w:right w:val="none" w:sz="0" w:space="0" w:color="auto"/>
          </w:divBdr>
        </w:div>
        <w:div w:id="504590939">
          <w:marLeft w:val="480"/>
          <w:marRight w:val="0"/>
          <w:marTop w:val="0"/>
          <w:marBottom w:val="0"/>
          <w:divBdr>
            <w:top w:val="none" w:sz="0" w:space="0" w:color="auto"/>
            <w:left w:val="none" w:sz="0" w:space="0" w:color="auto"/>
            <w:bottom w:val="none" w:sz="0" w:space="0" w:color="auto"/>
            <w:right w:val="none" w:sz="0" w:space="0" w:color="auto"/>
          </w:divBdr>
        </w:div>
        <w:div w:id="574315535">
          <w:marLeft w:val="480"/>
          <w:marRight w:val="0"/>
          <w:marTop w:val="0"/>
          <w:marBottom w:val="0"/>
          <w:divBdr>
            <w:top w:val="none" w:sz="0" w:space="0" w:color="auto"/>
            <w:left w:val="none" w:sz="0" w:space="0" w:color="auto"/>
            <w:bottom w:val="none" w:sz="0" w:space="0" w:color="auto"/>
            <w:right w:val="none" w:sz="0" w:space="0" w:color="auto"/>
          </w:divBdr>
        </w:div>
        <w:div w:id="588541067">
          <w:marLeft w:val="480"/>
          <w:marRight w:val="0"/>
          <w:marTop w:val="0"/>
          <w:marBottom w:val="0"/>
          <w:divBdr>
            <w:top w:val="none" w:sz="0" w:space="0" w:color="auto"/>
            <w:left w:val="none" w:sz="0" w:space="0" w:color="auto"/>
            <w:bottom w:val="none" w:sz="0" w:space="0" w:color="auto"/>
            <w:right w:val="none" w:sz="0" w:space="0" w:color="auto"/>
          </w:divBdr>
        </w:div>
        <w:div w:id="658122194">
          <w:marLeft w:val="480"/>
          <w:marRight w:val="0"/>
          <w:marTop w:val="0"/>
          <w:marBottom w:val="0"/>
          <w:divBdr>
            <w:top w:val="none" w:sz="0" w:space="0" w:color="auto"/>
            <w:left w:val="none" w:sz="0" w:space="0" w:color="auto"/>
            <w:bottom w:val="none" w:sz="0" w:space="0" w:color="auto"/>
            <w:right w:val="none" w:sz="0" w:space="0" w:color="auto"/>
          </w:divBdr>
        </w:div>
        <w:div w:id="663359287">
          <w:marLeft w:val="480"/>
          <w:marRight w:val="0"/>
          <w:marTop w:val="0"/>
          <w:marBottom w:val="0"/>
          <w:divBdr>
            <w:top w:val="none" w:sz="0" w:space="0" w:color="auto"/>
            <w:left w:val="none" w:sz="0" w:space="0" w:color="auto"/>
            <w:bottom w:val="none" w:sz="0" w:space="0" w:color="auto"/>
            <w:right w:val="none" w:sz="0" w:space="0" w:color="auto"/>
          </w:divBdr>
        </w:div>
        <w:div w:id="727000275">
          <w:marLeft w:val="480"/>
          <w:marRight w:val="0"/>
          <w:marTop w:val="0"/>
          <w:marBottom w:val="0"/>
          <w:divBdr>
            <w:top w:val="none" w:sz="0" w:space="0" w:color="auto"/>
            <w:left w:val="none" w:sz="0" w:space="0" w:color="auto"/>
            <w:bottom w:val="none" w:sz="0" w:space="0" w:color="auto"/>
            <w:right w:val="none" w:sz="0" w:space="0" w:color="auto"/>
          </w:divBdr>
        </w:div>
        <w:div w:id="744454131">
          <w:marLeft w:val="480"/>
          <w:marRight w:val="0"/>
          <w:marTop w:val="0"/>
          <w:marBottom w:val="0"/>
          <w:divBdr>
            <w:top w:val="none" w:sz="0" w:space="0" w:color="auto"/>
            <w:left w:val="none" w:sz="0" w:space="0" w:color="auto"/>
            <w:bottom w:val="none" w:sz="0" w:space="0" w:color="auto"/>
            <w:right w:val="none" w:sz="0" w:space="0" w:color="auto"/>
          </w:divBdr>
        </w:div>
        <w:div w:id="748306056">
          <w:marLeft w:val="480"/>
          <w:marRight w:val="0"/>
          <w:marTop w:val="0"/>
          <w:marBottom w:val="0"/>
          <w:divBdr>
            <w:top w:val="none" w:sz="0" w:space="0" w:color="auto"/>
            <w:left w:val="none" w:sz="0" w:space="0" w:color="auto"/>
            <w:bottom w:val="none" w:sz="0" w:space="0" w:color="auto"/>
            <w:right w:val="none" w:sz="0" w:space="0" w:color="auto"/>
          </w:divBdr>
        </w:div>
        <w:div w:id="844398195">
          <w:marLeft w:val="480"/>
          <w:marRight w:val="0"/>
          <w:marTop w:val="0"/>
          <w:marBottom w:val="0"/>
          <w:divBdr>
            <w:top w:val="none" w:sz="0" w:space="0" w:color="auto"/>
            <w:left w:val="none" w:sz="0" w:space="0" w:color="auto"/>
            <w:bottom w:val="none" w:sz="0" w:space="0" w:color="auto"/>
            <w:right w:val="none" w:sz="0" w:space="0" w:color="auto"/>
          </w:divBdr>
        </w:div>
        <w:div w:id="859780748">
          <w:marLeft w:val="480"/>
          <w:marRight w:val="0"/>
          <w:marTop w:val="0"/>
          <w:marBottom w:val="0"/>
          <w:divBdr>
            <w:top w:val="none" w:sz="0" w:space="0" w:color="auto"/>
            <w:left w:val="none" w:sz="0" w:space="0" w:color="auto"/>
            <w:bottom w:val="none" w:sz="0" w:space="0" w:color="auto"/>
            <w:right w:val="none" w:sz="0" w:space="0" w:color="auto"/>
          </w:divBdr>
        </w:div>
        <w:div w:id="917636090">
          <w:marLeft w:val="480"/>
          <w:marRight w:val="0"/>
          <w:marTop w:val="0"/>
          <w:marBottom w:val="0"/>
          <w:divBdr>
            <w:top w:val="none" w:sz="0" w:space="0" w:color="auto"/>
            <w:left w:val="none" w:sz="0" w:space="0" w:color="auto"/>
            <w:bottom w:val="none" w:sz="0" w:space="0" w:color="auto"/>
            <w:right w:val="none" w:sz="0" w:space="0" w:color="auto"/>
          </w:divBdr>
        </w:div>
        <w:div w:id="945960114">
          <w:marLeft w:val="480"/>
          <w:marRight w:val="0"/>
          <w:marTop w:val="0"/>
          <w:marBottom w:val="0"/>
          <w:divBdr>
            <w:top w:val="none" w:sz="0" w:space="0" w:color="auto"/>
            <w:left w:val="none" w:sz="0" w:space="0" w:color="auto"/>
            <w:bottom w:val="none" w:sz="0" w:space="0" w:color="auto"/>
            <w:right w:val="none" w:sz="0" w:space="0" w:color="auto"/>
          </w:divBdr>
        </w:div>
        <w:div w:id="957104646">
          <w:marLeft w:val="480"/>
          <w:marRight w:val="0"/>
          <w:marTop w:val="0"/>
          <w:marBottom w:val="0"/>
          <w:divBdr>
            <w:top w:val="none" w:sz="0" w:space="0" w:color="auto"/>
            <w:left w:val="none" w:sz="0" w:space="0" w:color="auto"/>
            <w:bottom w:val="none" w:sz="0" w:space="0" w:color="auto"/>
            <w:right w:val="none" w:sz="0" w:space="0" w:color="auto"/>
          </w:divBdr>
        </w:div>
        <w:div w:id="968895124">
          <w:marLeft w:val="480"/>
          <w:marRight w:val="0"/>
          <w:marTop w:val="0"/>
          <w:marBottom w:val="0"/>
          <w:divBdr>
            <w:top w:val="none" w:sz="0" w:space="0" w:color="auto"/>
            <w:left w:val="none" w:sz="0" w:space="0" w:color="auto"/>
            <w:bottom w:val="none" w:sz="0" w:space="0" w:color="auto"/>
            <w:right w:val="none" w:sz="0" w:space="0" w:color="auto"/>
          </w:divBdr>
        </w:div>
        <w:div w:id="1005743513">
          <w:marLeft w:val="480"/>
          <w:marRight w:val="0"/>
          <w:marTop w:val="0"/>
          <w:marBottom w:val="0"/>
          <w:divBdr>
            <w:top w:val="none" w:sz="0" w:space="0" w:color="auto"/>
            <w:left w:val="none" w:sz="0" w:space="0" w:color="auto"/>
            <w:bottom w:val="none" w:sz="0" w:space="0" w:color="auto"/>
            <w:right w:val="none" w:sz="0" w:space="0" w:color="auto"/>
          </w:divBdr>
        </w:div>
        <w:div w:id="1034624240">
          <w:marLeft w:val="480"/>
          <w:marRight w:val="0"/>
          <w:marTop w:val="0"/>
          <w:marBottom w:val="0"/>
          <w:divBdr>
            <w:top w:val="none" w:sz="0" w:space="0" w:color="auto"/>
            <w:left w:val="none" w:sz="0" w:space="0" w:color="auto"/>
            <w:bottom w:val="none" w:sz="0" w:space="0" w:color="auto"/>
            <w:right w:val="none" w:sz="0" w:space="0" w:color="auto"/>
          </w:divBdr>
        </w:div>
        <w:div w:id="1063988756">
          <w:marLeft w:val="480"/>
          <w:marRight w:val="0"/>
          <w:marTop w:val="0"/>
          <w:marBottom w:val="0"/>
          <w:divBdr>
            <w:top w:val="none" w:sz="0" w:space="0" w:color="auto"/>
            <w:left w:val="none" w:sz="0" w:space="0" w:color="auto"/>
            <w:bottom w:val="none" w:sz="0" w:space="0" w:color="auto"/>
            <w:right w:val="none" w:sz="0" w:space="0" w:color="auto"/>
          </w:divBdr>
        </w:div>
        <w:div w:id="1072578588">
          <w:marLeft w:val="480"/>
          <w:marRight w:val="0"/>
          <w:marTop w:val="0"/>
          <w:marBottom w:val="0"/>
          <w:divBdr>
            <w:top w:val="none" w:sz="0" w:space="0" w:color="auto"/>
            <w:left w:val="none" w:sz="0" w:space="0" w:color="auto"/>
            <w:bottom w:val="none" w:sz="0" w:space="0" w:color="auto"/>
            <w:right w:val="none" w:sz="0" w:space="0" w:color="auto"/>
          </w:divBdr>
        </w:div>
        <w:div w:id="1116602666">
          <w:marLeft w:val="480"/>
          <w:marRight w:val="0"/>
          <w:marTop w:val="0"/>
          <w:marBottom w:val="0"/>
          <w:divBdr>
            <w:top w:val="none" w:sz="0" w:space="0" w:color="auto"/>
            <w:left w:val="none" w:sz="0" w:space="0" w:color="auto"/>
            <w:bottom w:val="none" w:sz="0" w:space="0" w:color="auto"/>
            <w:right w:val="none" w:sz="0" w:space="0" w:color="auto"/>
          </w:divBdr>
        </w:div>
        <w:div w:id="1125584002">
          <w:marLeft w:val="480"/>
          <w:marRight w:val="0"/>
          <w:marTop w:val="0"/>
          <w:marBottom w:val="0"/>
          <w:divBdr>
            <w:top w:val="none" w:sz="0" w:space="0" w:color="auto"/>
            <w:left w:val="none" w:sz="0" w:space="0" w:color="auto"/>
            <w:bottom w:val="none" w:sz="0" w:space="0" w:color="auto"/>
            <w:right w:val="none" w:sz="0" w:space="0" w:color="auto"/>
          </w:divBdr>
        </w:div>
        <w:div w:id="1195001845">
          <w:marLeft w:val="480"/>
          <w:marRight w:val="0"/>
          <w:marTop w:val="0"/>
          <w:marBottom w:val="0"/>
          <w:divBdr>
            <w:top w:val="none" w:sz="0" w:space="0" w:color="auto"/>
            <w:left w:val="none" w:sz="0" w:space="0" w:color="auto"/>
            <w:bottom w:val="none" w:sz="0" w:space="0" w:color="auto"/>
            <w:right w:val="none" w:sz="0" w:space="0" w:color="auto"/>
          </w:divBdr>
        </w:div>
        <w:div w:id="1218249229">
          <w:marLeft w:val="480"/>
          <w:marRight w:val="0"/>
          <w:marTop w:val="0"/>
          <w:marBottom w:val="0"/>
          <w:divBdr>
            <w:top w:val="none" w:sz="0" w:space="0" w:color="auto"/>
            <w:left w:val="none" w:sz="0" w:space="0" w:color="auto"/>
            <w:bottom w:val="none" w:sz="0" w:space="0" w:color="auto"/>
            <w:right w:val="none" w:sz="0" w:space="0" w:color="auto"/>
          </w:divBdr>
        </w:div>
        <w:div w:id="1226572042">
          <w:marLeft w:val="480"/>
          <w:marRight w:val="0"/>
          <w:marTop w:val="0"/>
          <w:marBottom w:val="0"/>
          <w:divBdr>
            <w:top w:val="none" w:sz="0" w:space="0" w:color="auto"/>
            <w:left w:val="none" w:sz="0" w:space="0" w:color="auto"/>
            <w:bottom w:val="none" w:sz="0" w:space="0" w:color="auto"/>
            <w:right w:val="none" w:sz="0" w:space="0" w:color="auto"/>
          </w:divBdr>
        </w:div>
        <w:div w:id="1348213377">
          <w:marLeft w:val="480"/>
          <w:marRight w:val="0"/>
          <w:marTop w:val="0"/>
          <w:marBottom w:val="0"/>
          <w:divBdr>
            <w:top w:val="none" w:sz="0" w:space="0" w:color="auto"/>
            <w:left w:val="none" w:sz="0" w:space="0" w:color="auto"/>
            <w:bottom w:val="none" w:sz="0" w:space="0" w:color="auto"/>
            <w:right w:val="none" w:sz="0" w:space="0" w:color="auto"/>
          </w:divBdr>
        </w:div>
        <w:div w:id="1352612240">
          <w:marLeft w:val="480"/>
          <w:marRight w:val="0"/>
          <w:marTop w:val="0"/>
          <w:marBottom w:val="0"/>
          <w:divBdr>
            <w:top w:val="none" w:sz="0" w:space="0" w:color="auto"/>
            <w:left w:val="none" w:sz="0" w:space="0" w:color="auto"/>
            <w:bottom w:val="none" w:sz="0" w:space="0" w:color="auto"/>
            <w:right w:val="none" w:sz="0" w:space="0" w:color="auto"/>
          </w:divBdr>
        </w:div>
        <w:div w:id="1437947045">
          <w:marLeft w:val="480"/>
          <w:marRight w:val="0"/>
          <w:marTop w:val="0"/>
          <w:marBottom w:val="0"/>
          <w:divBdr>
            <w:top w:val="none" w:sz="0" w:space="0" w:color="auto"/>
            <w:left w:val="none" w:sz="0" w:space="0" w:color="auto"/>
            <w:bottom w:val="none" w:sz="0" w:space="0" w:color="auto"/>
            <w:right w:val="none" w:sz="0" w:space="0" w:color="auto"/>
          </w:divBdr>
        </w:div>
        <w:div w:id="1467623164">
          <w:marLeft w:val="480"/>
          <w:marRight w:val="0"/>
          <w:marTop w:val="0"/>
          <w:marBottom w:val="0"/>
          <w:divBdr>
            <w:top w:val="none" w:sz="0" w:space="0" w:color="auto"/>
            <w:left w:val="none" w:sz="0" w:space="0" w:color="auto"/>
            <w:bottom w:val="none" w:sz="0" w:space="0" w:color="auto"/>
            <w:right w:val="none" w:sz="0" w:space="0" w:color="auto"/>
          </w:divBdr>
        </w:div>
        <w:div w:id="1535728814">
          <w:marLeft w:val="480"/>
          <w:marRight w:val="0"/>
          <w:marTop w:val="0"/>
          <w:marBottom w:val="0"/>
          <w:divBdr>
            <w:top w:val="none" w:sz="0" w:space="0" w:color="auto"/>
            <w:left w:val="none" w:sz="0" w:space="0" w:color="auto"/>
            <w:bottom w:val="none" w:sz="0" w:space="0" w:color="auto"/>
            <w:right w:val="none" w:sz="0" w:space="0" w:color="auto"/>
          </w:divBdr>
        </w:div>
        <w:div w:id="1573077881">
          <w:marLeft w:val="480"/>
          <w:marRight w:val="0"/>
          <w:marTop w:val="0"/>
          <w:marBottom w:val="0"/>
          <w:divBdr>
            <w:top w:val="none" w:sz="0" w:space="0" w:color="auto"/>
            <w:left w:val="none" w:sz="0" w:space="0" w:color="auto"/>
            <w:bottom w:val="none" w:sz="0" w:space="0" w:color="auto"/>
            <w:right w:val="none" w:sz="0" w:space="0" w:color="auto"/>
          </w:divBdr>
        </w:div>
        <w:div w:id="1602369679">
          <w:marLeft w:val="480"/>
          <w:marRight w:val="0"/>
          <w:marTop w:val="0"/>
          <w:marBottom w:val="0"/>
          <w:divBdr>
            <w:top w:val="none" w:sz="0" w:space="0" w:color="auto"/>
            <w:left w:val="none" w:sz="0" w:space="0" w:color="auto"/>
            <w:bottom w:val="none" w:sz="0" w:space="0" w:color="auto"/>
            <w:right w:val="none" w:sz="0" w:space="0" w:color="auto"/>
          </w:divBdr>
        </w:div>
        <w:div w:id="1621106149">
          <w:marLeft w:val="480"/>
          <w:marRight w:val="0"/>
          <w:marTop w:val="0"/>
          <w:marBottom w:val="0"/>
          <w:divBdr>
            <w:top w:val="none" w:sz="0" w:space="0" w:color="auto"/>
            <w:left w:val="none" w:sz="0" w:space="0" w:color="auto"/>
            <w:bottom w:val="none" w:sz="0" w:space="0" w:color="auto"/>
            <w:right w:val="none" w:sz="0" w:space="0" w:color="auto"/>
          </w:divBdr>
        </w:div>
        <w:div w:id="1637447577">
          <w:marLeft w:val="480"/>
          <w:marRight w:val="0"/>
          <w:marTop w:val="0"/>
          <w:marBottom w:val="0"/>
          <w:divBdr>
            <w:top w:val="none" w:sz="0" w:space="0" w:color="auto"/>
            <w:left w:val="none" w:sz="0" w:space="0" w:color="auto"/>
            <w:bottom w:val="none" w:sz="0" w:space="0" w:color="auto"/>
            <w:right w:val="none" w:sz="0" w:space="0" w:color="auto"/>
          </w:divBdr>
        </w:div>
        <w:div w:id="1638297443">
          <w:marLeft w:val="480"/>
          <w:marRight w:val="0"/>
          <w:marTop w:val="0"/>
          <w:marBottom w:val="0"/>
          <w:divBdr>
            <w:top w:val="none" w:sz="0" w:space="0" w:color="auto"/>
            <w:left w:val="none" w:sz="0" w:space="0" w:color="auto"/>
            <w:bottom w:val="none" w:sz="0" w:space="0" w:color="auto"/>
            <w:right w:val="none" w:sz="0" w:space="0" w:color="auto"/>
          </w:divBdr>
        </w:div>
        <w:div w:id="1702589110">
          <w:marLeft w:val="480"/>
          <w:marRight w:val="0"/>
          <w:marTop w:val="0"/>
          <w:marBottom w:val="0"/>
          <w:divBdr>
            <w:top w:val="none" w:sz="0" w:space="0" w:color="auto"/>
            <w:left w:val="none" w:sz="0" w:space="0" w:color="auto"/>
            <w:bottom w:val="none" w:sz="0" w:space="0" w:color="auto"/>
            <w:right w:val="none" w:sz="0" w:space="0" w:color="auto"/>
          </w:divBdr>
        </w:div>
        <w:div w:id="1774587290">
          <w:marLeft w:val="480"/>
          <w:marRight w:val="0"/>
          <w:marTop w:val="0"/>
          <w:marBottom w:val="0"/>
          <w:divBdr>
            <w:top w:val="none" w:sz="0" w:space="0" w:color="auto"/>
            <w:left w:val="none" w:sz="0" w:space="0" w:color="auto"/>
            <w:bottom w:val="none" w:sz="0" w:space="0" w:color="auto"/>
            <w:right w:val="none" w:sz="0" w:space="0" w:color="auto"/>
          </w:divBdr>
        </w:div>
        <w:div w:id="1800102557">
          <w:marLeft w:val="480"/>
          <w:marRight w:val="0"/>
          <w:marTop w:val="0"/>
          <w:marBottom w:val="0"/>
          <w:divBdr>
            <w:top w:val="none" w:sz="0" w:space="0" w:color="auto"/>
            <w:left w:val="none" w:sz="0" w:space="0" w:color="auto"/>
            <w:bottom w:val="none" w:sz="0" w:space="0" w:color="auto"/>
            <w:right w:val="none" w:sz="0" w:space="0" w:color="auto"/>
          </w:divBdr>
        </w:div>
        <w:div w:id="1809057012">
          <w:marLeft w:val="480"/>
          <w:marRight w:val="0"/>
          <w:marTop w:val="0"/>
          <w:marBottom w:val="0"/>
          <w:divBdr>
            <w:top w:val="none" w:sz="0" w:space="0" w:color="auto"/>
            <w:left w:val="none" w:sz="0" w:space="0" w:color="auto"/>
            <w:bottom w:val="none" w:sz="0" w:space="0" w:color="auto"/>
            <w:right w:val="none" w:sz="0" w:space="0" w:color="auto"/>
          </w:divBdr>
        </w:div>
        <w:div w:id="1904481435">
          <w:marLeft w:val="480"/>
          <w:marRight w:val="0"/>
          <w:marTop w:val="0"/>
          <w:marBottom w:val="0"/>
          <w:divBdr>
            <w:top w:val="none" w:sz="0" w:space="0" w:color="auto"/>
            <w:left w:val="none" w:sz="0" w:space="0" w:color="auto"/>
            <w:bottom w:val="none" w:sz="0" w:space="0" w:color="auto"/>
            <w:right w:val="none" w:sz="0" w:space="0" w:color="auto"/>
          </w:divBdr>
        </w:div>
        <w:div w:id="1956716697">
          <w:marLeft w:val="480"/>
          <w:marRight w:val="0"/>
          <w:marTop w:val="0"/>
          <w:marBottom w:val="0"/>
          <w:divBdr>
            <w:top w:val="none" w:sz="0" w:space="0" w:color="auto"/>
            <w:left w:val="none" w:sz="0" w:space="0" w:color="auto"/>
            <w:bottom w:val="none" w:sz="0" w:space="0" w:color="auto"/>
            <w:right w:val="none" w:sz="0" w:space="0" w:color="auto"/>
          </w:divBdr>
        </w:div>
        <w:div w:id="1966694625">
          <w:marLeft w:val="480"/>
          <w:marRight w:val="0"/>
          <w:marTop w:val="0"/>
          <w:marBottom w:val="0"/>
          <w:divBdr>
            <w:top w:val="none" w:sz="0" w:space="0" w:color="auto"/>
            <w:left w:val="none" w:sz="0" w:space="0" w:color="auto"/>
            <w:bottom w:val="none" w:sz="0" w:space="0" w:color="auto"/>
            <w:right w:val="none" w:sz="0" w:space="0" w:color="auto"/>
          </w:divBdr>
        </w:div>
        <w:div w:id="2079863677">
          <w:marLeft w:val="480"/>
          <w:marRight w:val="0"/>
          <w:marTop w:val="0"/>
          <w:marBottom w:val="0"/>
          <w:divBdr>
            <w:top w:val="none" w:sz="0" w:space="0" w:color="auto"/>
            <w:left w:val="none" w:sz="0" w:space="0" w:color="auto"/>
            <w:bottom w:val="none" w:sz="0" w:space="0" w:color="auto"/>
            <w:right w:val="none" w:sz="0" w:space="0" w:color="auto"/>
          </w:divBdr>
        </w:div>
        <w:div w:id="2122845640">
          <w:marLeft w:val="480"/>
          <w:marRight w:val="0"/>
          <w:marTop w:val="0"/>
          <w:marBottom w:val="0"/>
          <w:divBdr>
            <w:top w:val="none" w:sz="0" w:space="0" w:color="auto"/>
            <w:left w:val="none" w:sz="0" w:space="0" w:color="auto"/>
            <w:bottom w:val="none" w:sz="0" w:space="0" w:color="auto"/>
            <w:right w:val="none" w:sz="0" w:space="0" w:color="auto"/>
          </w:divBdr>
        </w:div>
        <w:div w:id="2133282235">
          <w:marLeft w:val="480"/>
          <w:marRight w:val="0"/>
          <w:marTop w:val="0"/>
          <w:marBottom w:val="0"/>
          <w:divBdr>
            <w:top w:val="none" w:sz="0" w:space="0" w:color="auto"/>
            <w:left w:val="none" w:sz="0" w:space="0" w:color="auto"/>
            <w:bottom w:val="none" w:sz="0" w:space="0" w:color="auto"/>
            <w:right w:val="none" w:sz="0" w:space="0" w:color="auto"/>
          </w:divBdr>
        </w:div>
      </w:divsChild>
    </w:div>
    <w:div w:id="624386306">
      <w:bodyDiv w:val="1"/>
      <w:marLeft w:val="0"/>
      <w:marRight w:val="0"/>
      <w:marTop w:val="0"/>
      <w:marBottom w:val="0"/>
      <w:divBdr>
        <w:top w:val="none" w:sz="0" w:space="0" w:color="auto"/>
        <w:left w:val="none" w:sz="0" w:space="0" w:color="auto"/>
        <w:bottom w:val="none" w:sz="0" w:space="0" w:color="auto"/>
        <w:right w:val="none" w:sz="0" w:space="0" w:color="auto"/>
      </w:divBdr>
      <w:divsChild>
        <w:div w:id="9649044">
          <w:marLeft w:val="640"/>
          <w:marRight w:val="0"/>
          <w:marTop w:val="0"/>
          <w:marBottom w:val="0"/>
          <w:divBdr>
            <w:top w:val="none" w:sz="0" w:space="0" w:color="auto"/>
            <w:left w:val="none" w:sz="0" w:space="0" w:color="auto"/>
            <w:bottom w:val="none" w:sz="0" w:space="0" w:color="auto"/>
            <w:right w:val="none" w:sz="0" w:space="0" w:color="auto"/>
          </w:divBdr>
        </w:div>
        <w:div w:id="66463878">
          <w:marLeft w:val="640"/>
          <w:marRight w:val="0"/>
          <w:marTop w:val="0"/>
          <w:marBottom w:val="0"/>
          <w:divBdr>
            <w:top w:val="none" w:sz="0" w:space="0" w:color="auto"/>
            <w:left w:val="none" w:sz="0" w:space="0" w:color="auto"/>
            <w:bottom w:val="none" w:sz="0" w:space="0" w:color="auto"/>
            <w:right w:val="none" w:sz="0" w:space="0" w:color="auto"/>
          </w:divBdr>
        </w:div>
        <w:div w:id="77752800">
          <w:marLeft w:val="640"/>
          <w:marRight w:val="0"/>
          <w:marTop w:val="0"/>
          <w:marBottom w:val="0"/>
          <w:divBdr>
            <w:top w:val="none" w:sz="0" w:space="0" w:color="auto"/>
            <w:left w:val="none" w:sz="0" w:space="0" w:color="auto"/>
            <w:bottom w:val="none" w:sz="0" w:space="0" w:color="auto"/>
            <w:right w:val="none" w:sz="0" w:space="0" w:color="auto"/>
          </w:divBdr>
        </w:div>
        <w:div w:id="104470918">
          <w:marLeft w:val="640"/>
          <w:marRight w:val="0"/>
          <w:marTop w:val="0"/>
          <w:marBottom w:val="0"/>
          <w:divBdr>
            <w:top w:val="none" w:sz="0" w:space="0" w:color="auto"/>
            <w:left w:val="none" w:sz="0" w:space="0" w:color="auto"/>
            <w:bottom w:val="none" w:sz="0" w:space="0" w:color="auto"/>
            <w:right w:val="none" w:sz="0" w:space="0" w:color="auto"/>
          </w:divBdr>
        </w:div>
        <w:div w:id="104931194">
          <w:marLeft w:val="640"/>
          <w:marRight w:val="0"/>
          <w:marTop w:val="0"/>
          <w:marBottom w:val="0"/>
          <w:divBdr>
            <w:top w:val="none" w:sz="0" w:space="0" w:color="auto"/>
            <w:left w:val="none" w:sz="0" w:space="0" w:color="auto"/>
            <w:bottom w:val="none" w:sz="0" w:space="0" w:color="auto"/>
            <w:right w:val="none" w:sz="0" w:space="0" w:color="auto"/>
          </w:divBdr>
        </w:div>
        <w:div w:id="125702188">
          <w:marLeft w:val="640"/>
          <w:marRight w:val="0"/>
          <w:marTop w:val="0"/>
          <w:marBottom w:val="0"/>
          <w:divBdr>
            <w:top w:val="none" w:sz="0" w:space="0" w:color="auto"/>
            <w:left w:val="none" w:sz="0" w:space="0" w:color="auto"/>
            <w:bottom w:val="none" w:sz="0" w:space="0" w:color="auto"/>
            <w:right w:val="none" w:sz="0" w:space="0" w:color="auto"/>
          </w:divBdr>
        </w:div>
        <w:div w:id="282468378">
          <w:marLeft w:val="640"/>
          <w:marRight w:val="0"/>
          <w:marTop w:val="0"/>
          <w:marBottom w:val="0"/>
          <w:divBdr>
            <w:top w:val="none" w:sz="0" w:space="0" w:color="auto"/>
            <w:left w:val="none" w:sz="0" w:space="0" w:color="auto"/>
            <w:bottom w:val="none" w:sz="0" w:space="0" w:color="auto"/>
            <w:right w:val="none" w:sz="0" w:space="0" w:color="auto"/>
          </w:divBdr>
        </w:div>
        <w:div w:id="405492217">
          <w:marLeft w:val="640"/>
          <w:marRight w:val="0"/>
          <w:marTop w:val="0"/>
          <w:marBottom w:val="0"/>
          <w:divBdr>
            <w:top w:val="none" w:sz="0" w:space="0" w:color="auto"/>
            <w:left w:val="none" w:sz="0" w:space="0" w:color="auto"/>
            <w:bottom w:val="none" w:sz="0" w:space="0" w:color="auto"/>
            <w:right w:val="none" w:sz="0" w:space="0" w:color="auto"/>
          </w:divBdr>
        </w:div>
        <w:div w:id="494229590">
          <w:marLeft w:val="640"/>
          <w:marRight w:val="0"/>
          <w:marTop w:val="0"/>
          <w:marBottom w:val="0"/>
          <w:divBdr>
            <w:top w:val="none" w:sz="0" w:space="0" w:color="auto"/>
            <w:left w:val="none" w:sz="0" w:space="0" w:color="auto"/>
            <w:bottom w:val="none" w:sz="0" w:space="0" w:color="auto"/>
            <w:right w:val="none" w:sz="0" w:space="0" w:color="auto"/>
          </w:divBdr>
        </w:div>
        <w:div w:id="527647890">
          <w:marLeft w:val="640"/>
          <w:marRight w:val="0"/>
          <w:marTop w:val="0"/>
          <w:marBottom w:val="0"/>
          <w:divBdr>
            <w:top w:val="none" w:sz="0" w:space="0" w:color="auto"/>
            <w:left w:val="none" w:sz="0" w:space="0" w:color="auto"/>
            <w:bottom w:val="none" w:sz="0" w:space="0" w:color="auto"/>
            <w:right w:val="none" w:sz="0" w:space="0" w:color="auto"/>
          </w:divBdr>
        </w:div>
        <w:div w:id="627005232">
          <w:marLeft w:val="640"/>
          <w:marRight w:val="0"/>
          <w:marTop w:val="0"/>
          <w:marBottom w:val="0"/>
          <w:divBdr>
            <w:top w:val="none" w:sz="0" w:space="0" w:color="auto"/>
            <w:left w:val="none" w:sz="0" w:space="0" w:color="auto"/>
            <w:bottom w:val="none" w:sz="0" w:space="0" w:color="auto"/>
            <w:right w:val="none" w:sz="0" w:space="0" w:color="auto"/>
          </w:divBdr>
        </w:div>
        <w:div w:id="632833295">
          <w:marLeft w:val="640"/>
          <w:marRight w:val="0"/>
          <w:marTop w:val="0"/>
          <w:marBottom w:val="0"/>
          <w:divBdr>
            <w:top w:val="none" w:sz="0" w:space="0" w:color="auto"/>
            <w:left w:val="none" w:sz="0" w:space="0" w:color="auto"/>
            <w:bottom w:val="none" w:sz="0" w:space="0" w:color="auto"/>
            <w:right w:val="none" w:sz="0" w:space="0" w:color="auto"/>
          </w:divBdr>
        </w:div>
        <w:div w:id="645165008">
          <w:marLeft w:val="640"/>
          <w:marRight w:val="0"/>
          <w:marTop w:val="0"/>
          <w:marBottom w:val="0"/>
          <w:divBdr>
            <w:top w:val="none" w:sz="0" w:space="0" w:color="auto"/>
            <w:left w:val="none" w:sz="0" w:space="0" w:color="auto"/>
            <w:bottom w:val="none" w:sz="0" w:space="0" w:color="auto"/>
            <w:right w:val="none" w:sz="0" w:space="0" w:color="auto"/>
          </w:divBdr>
        </w:div>
        <w:div w:id="687874295">
          <w:marLeft w:val="640"/>
          <w:marRight w:val="0"/>
          <w:marTop w:val="0"/>
          <w:marBottom w:val="0"/>
          <w:divBdr>
            <w:top w:val="none" w:sz="0" w:space="0" w:color="auto"/>
            <w:left w:val="none" w:sz="0" w:space="0" w:color="auto"/>
            <w:bottom w:val="none" w:sz="0" w:space="0" w:color="auto"/>
            <w:right w:val="none" w:sz="0" w:space="0" w:color="auto"/>
          </w:divBdr>
        </w:div>
        <w:div w:id="778648828">
          <w:marLeft w:val="640"/>
          <w:marRight w:val="0"/>
          <w:marTop w:val="0"/>
          <w:marBottom w:val="0"/>
          <w:divBdr>
            <w:top w:val="none" w:sz="0" w:space="0" w:color="auto"/>
            <w:left w:val="none" w:sz="0" w:space="0" w:color="auto"/>
            <w:bottom w:val="none" w:sz="0" w:space="0" w:color="auto"/>
            <w:right w:val="none" w:sz="0" w:space="0" w:color="auto"/>
          </w:divBdr>
        </w:div>
        <w:div w:id="840200121">
          <w:marLeft w:val="640"/>
          <w:marRight w:val="0"/>
          <w:marTop w:val="0"/>
          <w:marBottom w:val="0"/>
          <w:divBdr>
            <w:top w:val="none" w:sz="0" w:space="0" w:color="auto"/>
            <w:left w:val="none" w:sz="0" w:space="0" w:color="auto"/>
            <w:bottom w:val="none" w:sz="0" w:space="0" w:color="auto"/>
            <w:right w:val="none" w:sz="0" w:space="0" w:color="auto"/>
          </w:divBdr>
        </w:div>
        <w:div w:id="853225481">
          <w:marLeft w:val="640"/>
          <w:marRight w:val="0"/>
          <w:marTop w:val="0"/>
          <w:marBottom w:val="0"/>
          <w:divBdr>
            <w:top w:val="none" w:sz="0" w:space="0" w:color="auto"/>
            <w:left w:val="none" w:sz="0" w:space="0" w:color="auto"/>
            <w:bottom w:val="none" w:sz="0" w:space="0" w:color="auto"/>
            <w:right w:val="none" w:sz="0" w:space="0" w:color="auto"/>
          </w:divBdr>
        </w:div>
        <w:div w:id="892034638">
          <w:marLeft w:val="640"/>
          <w:marRight w:val="0"/>
          <w:marTop w:val="0"/>
          <w:marBottom w:val="0"/>
          <w:divBdr>
            <w:top w:val="none" w:sz="0" w:space="0" w:color="auto"/>
            <w:left w:val="none" w:sz="0" w:space="0" w:color="auto"/>
            <w:bottom w:val="none" w:sz="0" w:space="0" w:color="auto"/>
            <w:right w:val="none" w:sz="0" w:space="0" w:color="auto"/>
          </w:divBdr>
        </w:div>
        <w:div w:id="913974463">
          <w:marLeft w:val="640"/>
          <w:marRight w:val="0"/>
          <w:marTop w:val="0"/>
          <w:marBottom w:val="0"/>
          <w:divBdr>
            <w:top w:val="none" w:sz="0" w:space="0" w:color="auto"/>
            <w:left w:val="none" w:sz="0" w:space="0" w:color="auto"/>
            <w:bottom w:val="none" w:sz="0" w:space="0" w:color="auto"/>
            <w:right w:val="none" w:sz="0" w:space="0" w:color="auto"/>
          </w:divBdr>
        </w:div>
        <w:div w:id="950746439">
          <w:marLeft w:val="640"/>
          <w:marRight w:val="0"/>
          <w:marTop w:val="0"/>
          <w:marBottom w:val="0"/>
          <w:divBdr>
            <w:top w:val="none" w:sz="0" w:space="0" w:color="auto"/>
            <w:left w:val="none" w:sz="0" w:space="0" w:color="auto"/>
            <w:bottom w:val="none" w:sz="0" w:space="0" w:color="auto"/>
            <w:right w:val="none" w:sz="0" w:space="0" w:color="auto"/>
          </w:divBdr>
        </w:div>
        <w:div w:id="974025841">
          <w:marLeft w:val="640"/>
          <w:marRight w:val="0"/>
          <w:marTop w:val="0"/>
          <w:marBottom w:val="0"/>
          <w:divBdr>
            <w:top w:val="none" w:sz="0" w:space="0" w:color="auto"/>
            <w:left w:val="none" w:sz="0" w:space="0" w:color="auto"/>
            <w:bottom w:val="none" w:sz="0" w:space="0" w:color="auto"/>
            <w:right w:val="none" w:sz="0" w:space="0" w:color="auto"/>
          </w:divBdr>
        </w:div>
        <w:div w:id="979727713">
          <w:marLeft w:val="640"/>
          <w:marRight w:val="0"/>
          <w:marTop w:val="0"/>
          <w:marBottom w:val="0"/>
          <w:divBdr>
            <w:top w:val="none" w:sz="0" w:space="0" w:color="auto"/>
            <w:left w:val="none" w:sz="0" w:space="0" w:color="auto"/>
            <w:bottom w:val="none" w:sz="0" w:space="0" w:color="auto"/>
            <w:right w:val="none" w:sz="0" w:space="0" w:color="auto"/>
          </w:divBdr>
        </w:div>
        <w:div w:id="1019819561">
          <w:marLeft w:val="640"/>
          <w:marRight w:val="0"/>
          <w:marTop w:val="0"/>
          <w:marBottom w:val="0"/>
          <w:divBdr>
            <w:top w:val="none" w:sz="0" w:space="0" w:color="auto"/>
            <w:left w:val="none" w:sz="0" w:space="0" w:color="auto"/>
            <w:bottom w:val="none" w:sz="0" w:space="0" w:color="auto"/>
            <w:right w:val="none" w:sz="0" w:space="0" w:color="auto"/>
          </w:divBdr>
        </w:div>
        <w:div w:id="1046174725">
          <w:marLeft w:val="640"/>
          <w:marRight w:val="0"/>
          <w:marTop w:val="0"/>
          <w:marBottom w:val="0"/>
          <w:divBdr>
            <w:top w:val="none" w:sz="0" w:space="0" w:color="auto"/>
            <w:left w:val="none" w:sz="0" w:space="0" w:color="auto"/>
            <w:bottom w:val="none" w:sz="0" w:space="0" w:color="auto"/>
            <w:right w:val="none" w:sz="0" w:space="0" w:color="auto"/>
          </w:divBdr>
        </w:div>
        <w:div w:id="1064454341">
          <w:marLeft w:val="640"/>
          <w:marRight w:val="0"/>
          <w:marTop w:val="0"/>
          <w:marBottom w:val="0"/>
          <w:divBdr>
            <w:top w:val="none" w:sz="0" w:space="0" w:color="auto"/>
            <w:left w:val="none" w:sz="0" w:space="0" w:color="auto"/>
            <w:bottom w:val="none" w:sz="0" w:space="0" w:color="auto"/>
            <w:right w:val="none" w:sz="0" w:space="0" w:color="auto"/>
          </w:divBdr>
        </w:div>
        <w:div w:id="1074619142">
          <w:marLeft w:val="640"/>
          <w:marRight w:val="0"/>
          <w:marTop w:val="0"/>
          <w:marBottom w:val="0"/>
          <w:divBdr>
            <w:top w:val="none" w:sz="0" w:space="0" w:color="auto"/>
            <w:left w:val="none" w:sz="0" w:space="0" w:color="auto"/>
            <w:bottom w:val="none" w:sz="0" w:space="0" w:color="auto"/>
            <w:right w:val="none" w:sz="0" w:space="0" w:color="auto"/>
          </w:divBdr>
        </w:div>
        <w:div w:id="1180267828">
          <w:marLeft w:val="640"/>
          <w:marRight w:val="0"/>
          <w:marTop w:val="0"/>
          <w:marBottom w:val="0"/>
          <w:divBdr>
            <w:top w:val="none" w:sz="0" w:space="0" w:color="auto"/>
            <w:left w:val="none" w:sz="0" w:space="0" w:color="auto"/>
            <w:bottom w:val="none" w:sz="0" w:space="0" w:color="auto"/>
            <w:right w:val="none" w:sz="0" w:space="0" w:color="auto"/>
          </w:divBdr>
        </w:div>
        <w:div w:id="1241450490">
          <w:marLeft w:val="640"/>
          <w:marRight w:val="0"/>
          <w:marTop w:val="0"/>
          <w:marBottom w:val="0"/>
          <w:divBdr>
            <w:top w:val="none" w:sz="0" w:space="0" w:color="auto"/>
            <w:left w:val="none" w:sz="0" w:space="0" w:color="auto"/>
            <w:bottom w:val="none" w:sz="0" w:space="0" w:color="auto"/>
            <w:right w:val="none" w:sz="0" w:space="0" w:color="auto"/>
          </w:divBdr>
        </w:div>
        <w:div w:id="1244949825">
          <w:marLeft w:val="640"/>
          <w:marRight w:val="0"/>
          <w:marTop w:val="0"/>
          <w:marBottom w:val="0"/>
          <w:divBdr>
            <w:top w:val="none" w:sz="0" w:space="0" w:color="auto"/>
            <w:left w:val="none" w:sz="0" w:space="0" w:color="auto"/>
            <w:bottom w:val="none" w:sz="0" w:space="0" w:color="auto"/>
            <w:right w:val="none" w:sz="0" w:space="0" w:color="auto"/>
          </w:divBdr>
        </w:div>
        <w:div w:id="1256403495">
          <w:marLeft w:val="640"/>
          <w:marRight w:val="0"/>
          <w:marTop w:val="0"/>
          <w:marBottom w:val="0"/>
          <w:divBdr>
            <w:top w:val="none" w:sz="0" w:space="0" w:color="auto"/>
            <w:left w:val="none" w:sz="0" w:space="0" w:color="auto"/>
            <w:bottom w:val="none" w:sz="0" w:space="0" w:color="auto"/>
            <w:right w:val="none" w:sz="0" w:space="0" w:color="auto"/>
          </w:divBdr>
        </w:div>
        <w:div w:id="1283881950">
          <w:marLeft w:val="640"/>
          <w:marRight w:val="0"/>
          <w:marTop w:val="0"/>
          <w:marBottom w:val="0"/>
          <w:divBdr>
            <w:top w:val="none" w:sz="0" w:space="0" w:color="auto"/>
            <w:left w:val="none" w:sz="0" w:space="0" w:color="auto"/>
            <w:bottom w:val="none" w:sz="0" w:space="0" w:color="auto"/>
            <w:right w:val="none" w:sz="0" w:space="0" w:color="auto"/>
          </w:divBdr>
        </w:div>
        <w:div w:id="1389567403">
          <w:marLeft w:val="640"/>
          <w:marRight w:val="0"/>
          <w:marTop w:val="0"/>
          <w:marBottom w:val="0"/>
          <w:divBdr>
            <w:top w:val="none" w:sz="0" w:space="0" w:color="auto"/>
            <w:left w:val="none" w:sz="0" w:space="0" w:color="auto"/>
            <w:bottom w:val="none" w:sz="0" w:space="0" w:color="auto"/>
            <w:right w:val="none" w:sz="0" w:space="0" w:color="auto"/>
          </w:divBdr>
        </w:div>
        <w:div w:id="1444112643">
          <w:marLeft w:val="640"/>
          <w:marRight w:val="0"/>
          <w:marTop w:val="0"/>
          <w:marBottom w:val="0"/>
          <w:divBdr>
            <w:top w:val="none" w:sz="0" w:space="0" w:color="auto"/>
            <w:left w:val="none" w:sz="0" w:space="0" w:color="auto"/>
            <w:bottom w:val="none" w:sz="0" w:space="0" w:color="auto"/>
            <w:right w:val="none" w:sz="0" w:space="0" w:color="auto"/>
          </w:divBdr>
        </w:div>
        <w:div w:id="1578902780">
          <w:marLeft w:val="640"/>
          <w:marRight w:val="0"/>
          <w:marTop w:val="0"/>
          <w:marBottom w:val="0"/>
          <w:divBdr>
            <w:top w:val="none" w:sz="0" w:space="0" w:color="auto"/>
            <w:left w:val="none" w:sz="0" w:space="0" w:color="auto"/>
            <w:bottom w:val="none" w:sz="0" w:space="0" w:color="auto"/>
            <w:right w:val="none" w:sz="0" w:space="0" w:color="auto"/>
          </w:divBdr>
        </w:div>
        <w:div w:id="1668362089">
          <w:marLeft w:val="640"/>
          <w:marRight w:val="0"/>
          <w:marTop w:val="0"/>
          <w:marBottom w:val="0"/>
          <w:divBdr>
            <w:top w:val="none" w:sz="0" w:space="0" w:color="auto"/>
            <w:left w:val="none" w:sz="0" w:space="0" w:color="auto"/>
            <w:bottom w:val="none" w:sz="0" w:space="0" w:color="auto"/>
            <w:right w:val="none" w:sz="0" w:space="0" w:color="auto"/>
          </w:divBdr>
        </w:div>
        <w:div w:id="1711688486">
          <w:marLeft w:val="640"/>
          <w:marRight w:val="0"/>
          <w:marTop w:val="0"/>
          <w:marBottom w:val="0"/>
          <w:divBdr>
            <w:top w:val="none" w:sz="0" w:space="0" w:color="auto"/>
            <w:left w:val="none" w:sz="0" w:space="0" w:color="auto"/>
            <w:bottom w:val="none" w:sz="0" w:space="0" w:color="auto"/>
            <w:right w:val="none" w:sz="0" w:space="0" w:color="auto"/>
          </w:divBdr>
        </w:div>
        <w:div w:id="1774205367">
          <w:marLeft w:val="640"/>
          <w:marRight w:val="0"/>
          <w:marTop w:val="0"/>
          <w:marBottom w:val="0"/>
          <w:divBdr>
            <w:top w:val="none" w:sz="0" w:space="0" w:color="auto"/>
            <w:left w:val="none" w:sz="0" w:space="0" w:color="auto"/>
            <w:bottom w:val="none" w:sz="0" w:space="0" w:color="auto"/>
            <w:right w:val="none" w:sz="0" w:space="0" w:color="auto"/>
          </w:divBdr>
        </w:div>
        <w:div w:id="1785884994">
          <w:marLeft w:val="640"/>
          <w:marRight w:val="0"/>
          <w:marTop w:val="0"/>
          <w:marBottom w:val="0"/>
          <w:divBdr>
            <w:top w:val="none" w:sz="0" w:space="0" w:color="auto"/>
            <w:left w:val="none" w:sz="0" w:space="0" w:color="auto"/>
            <w:bottom w:val="none" w:sz="0" w:space="0" w:color="auto"/>
            <w:right w:val="none" w:sz="0" w:space="0" w:color="auto"/>
          </w:divBdr>
        </w:div>
        <w:div w:id="1839077004">
          <w:marLeft w:val="640"/>
          <w:marRight w:val="0"/>
          <w:marTop w:val="0"/>
          <w:marBottom w:val="0"/>
          <w:divBdr>
            <w:top w:val="none" w:sz="0" w:space="0" w:color="auto"/>
            <w:left w:val="none" w:sz="0" w:space="0" w:color="auto"/>
            <w:bottom w:val="none" w:sz="0" w:space="0" w:color="auto"/>
            <w:right w:val="none" w:sz="0" w:space="0" w:color="auto"/>
          </w:divBdr>
        </w:div>
        <w:div w:id="1864973506">
          <w:marLeft w:val="640"/>
          <w:marRight w:val="0"/>
          <w:marTop w:val="0"/>
          <w:marBottom w:val="0"/>
          <w:divBdr>
            <w:top w:val="none" w:sz="0" w:space="0" w:color="auto"/>
            <w:left w:val="none" w:sz="0" w:space="0" w:color="auto"/>
            <w:bottom w:val="none" w:sz="0" w:space="0" w:color="auto"/>
            <w:right w:val="none" w:sz="0" w:space="0" w:color="auto"/>
          </w:divBdr>
        </w:div>
        <w:div w:id="1877086325">
          <w:marLeft w:val="640"/>
          <w:marRight w:val="0"/>
          <w:marTop w:val="0"/>
          <w:marBottom w:val="0"/>
          <w:divBdr>
            <w:top w:val="none" w:sz="0" w:space="0" w:color="auto"/>
            <w:left w:val="none" w:sz="0" w:space="0" w:color="auto"/>
            <w:bottom w:val="none" w:sz="0" w:space="0" w:color="auto"/>
            <w:right w:val="none" w:sz="0" w:space="0" w:color="auto"/>
          </w:divBdr>
        </w:div>
        <w:div w:id="1881043794">
          <w:marLeft w:val="640"/>
          <w:marRight w:val="0"/>
          <w:marTop w:val="0"/>
          <w:marBottom w:val="0"/>
          <w:divBdr>
            <w:top w:val="none" w:sz="0" w:space="0" w:color="auto"/>
            <w:left w:val="none" w:sz="0" w:space="0" w:color="auto"/>
            <w:bottom w:val="none" w:sz="0" w:space="0" w:color="auto"/>
            <w:right w:val="none" w:sz="0" w:space="0" w:color="auto"/>
          </w:divBdr>
        </w:div>
        <w:div w:id="1891720849">
          <w:marLeft w:val="640"/>
          <w:marRight w:val="0"/>
          <w:marTop w:val="0"/>
          <w:marBottom w:val="0"/>
          <w:divBdr>
            <w:top w:val="none" w:sz="0" w:space="0" w:color="auto"/>
            <w:left w:val="none" w:sz="0" w:space="0" w:color="auto"/>
            <w:bottom w:val="none" w:sz="0" w:space="0" w:color="auto"/>
            <w:right w:val="none" w:sz="0" w:space="0" w:color="auto"/>
          </w:divBdr>
        </w:div>
        <w:div w:id="1892225198">
          <w:marLeft w:val="640"/>
          <w:marRight w:val="0"/>
          <w:marTop w:val="0"/>
          <w:marBottom w:val="0"/>
          <w:divBdr>
            <w:top w:val="none" w:sz="0" w:space="0" w:color="auto"/>
            <w:left w:val="none" w:sz="0" w:space="0" w:color="auto"/>
            <w:bottom w:val="none" w:sz="0" w:space="0" w:color="auto"/>
            <w:right w:val="none" w:sz="0" w:space="0" w:color="auto"/>
          </w:divBdr>
        </w:div>
        <w:div w:id="1895459478">
          <w:marLeft w:val="640"/>
          <w:marRight w:val="0"/>
          <w:marTop w:val="0"/>
          <w:marBottom w:val="0"/>
          <w:divBdr>
            <w:top w:val="none" w:sz="0" w:space="0" w:color="auto"/>
            <w:left w:val="none" w:sz="0" w:space="0" w:color="auto"/>
            <w:bottom w:val="none" w:sz="0" w:space="0" w:color="auto"/>
            <w:right w:val="none" w:sz="0" w:space="0" w:color="auto"/>
          </w:divBdr>
        </w:div>
        <w:div w:id="1927954470">
          <w:marLeft w:val="640"/>
          <w:marRight w:val="0"/>
          <w:marTop w:val="0"/>
          <w:marBottom w:val="0"/>
          <w:divBdr>
            <w:top w:val="none" w:sz="0" w:space="0" w:color="auto"/>
            <w:left w:val="none" w:sz="0" w:space="0" w:color="auto"/>
            <w:bottom w:val="none" w:sz="0" w:space="0" w:color="auto"/>
            <w:right w:val="none" w:sz="0" w:space="0" w:color="auto"/>
          </w:divBdr>
        </w:div>
        <w:div w:id="2000189648">
          <w:marLeft w:val="640"/>
          <w:marRight w:val="0"/>
          <w:marTop w:val="0"/>
          <w:marBottom w:val="0"/>
          <w:divBdr>
            <w:top w:val="none" w:sz="0" w:space="0" w:color="auto"/>
            <w:left w:val="none" w:sz="0" w:space="0" w:color="auto"/>
            <w:bottom w:val="none" w:sz="0" w:space="0" w:color="auto"/>
            <w:right w:val="none" w:sz="0" w:space="0" w:color="auto"/>
          </w:divBdr>
        </w:div>
        <w:div w:id="2079590873">
          <w:marLeft w:val="640"/>
          <w:marRight w:val="0"/>
          <w:marTop w:val="0"/>
          <w:marBottom w:val="0"/>
          <w:divBdr>
            <w:top w:val="none" w:sz="0" w:space="0" w:color="auto"/>
            <w:left w:val="none" w:sz="0" w:space="0" w:color="auto"/>
            <w:bottom w:val="none" w:sz="0" w:space="0" w:color="auto"/>
            <w:right w:val="none" w:sz="0" w:space="0" w:color="auto"/>
          </w:divBdr>
        </w:div>
        <w:div w:id="2089492979">
          <w:marLeft w:val="640"/>
          <w:marRight w:val="0"/>
          <w:marTop w:val="0"/>
          <w:marBottom w:val="0"/>
          <w:divBdr>
            <w:top w:val="none" w:sz="0" w:space="0" w:color="auto"/>
            <w:left w:val="none" w:sz="0" w:space="0" w:color="auto"/>
            <w:bottom w:val="none" w:sz="0" w:space="0" w:color="auto"/>
            <w:right w:val="none" w:sz="0" w:space="0" w:color="auto"/>
          </w:divBdr>
        </w:div>
        <w:div w:id="2089618090">
          <w:marLeft w:val="640"/>
          <w:marRight w:val="0"/>
          <w:marTop w:val="0"/>
          <w:marBottom w:val="0"/>
          <w:divBdr>
            <w:top w:val="none" w:sz="0" w:space="0" w:color="auto"/>
            <w:left w:val="none" w:sz="0" w:space="0" w:color="auto"/>
            <w:bottom w:val="none" w:sz="0" w:space="0" w:color="auto"/>
            <w:right w:val="none" w:sz="0" w:space="0" w:color="auto"/>
          </w:divBdr>
        </w:div>
      </w:divsChild>
    </w:div>
    <w:div w:id="628053947">
      <w:bodyDiv w:val="1"/>
      <w:marLeft w:val="0"/>
      <w:marRight w:val="0"/>
      <w:marTop w:val="0"/>
      <w:marBottom w:val="0"/>
      <w:divBdr>
        <w:top w:val="none" w:sz="0" w:space="0" w:color="auto"/>
        <w:left w:val="none" w:sz="0" w:space="0" w:color="auto"/>
        <w:bottom w:val="none" w:sz="0" w:space="0" w:color="auto"/>
        <w:right w:val="none" w:sz="0" w:space="0" w:color="auto"/>
      </w:divBdr>
    </w:div>
    <w:div w:id="638847522">
      <w:bodyDiv w:val="1"/>
      <w:marLeft w:val="0"/>
      <w:marRight w:val="0"/>
      <w:marTop w:val="0"/>
      <w:marBottom w:val="0"/>
      <w:divBdr>
        <w:top w:val="none" w:sz="0" w:space="0" w:color="auto"/>
        <w:left w:val="none" w:sz="0" w:space="0" w:color="auto"/>
        <w:bottom w:val="none" w:sz="0" w:space="0" w:color="auto"/>
        <w:right w:val="none" w:sz="0" w:space="0" w:color="auto"/>
      </w:divBdr>
    </w:div>
    <w:div w:id="639387519">
      <w:bodyDiv w:val="1"/>
      <w:marLeft w:val="0"/>
      <w:marRight w:val="0"/>
      <w:marTop w:val="0"/>
      <w:marBottom w:val="0"/>
      <w:divBdr>
        <w:top w:val="none" w:sz="0" w:space="0" w:color="auto"/>
        <w:left w:val="none" w:sz="0" w:space="0" w:color="auto"/>
        <w:bottom w:val="none" w:sz="0" w:space="0" w:color="auto"/>
        <w:right w:val="none" w:sz="0" w:space="0" w:color="auto"/>
      </w:divBdr>
    </w:div>
    <w:div w:id="640421178">
      <w:bodyDiv w:val="1"/>
      <w:marLeft w:val="0"/>
      <w:marRight w:val="0"/>
      <w:marTop w:val="0"/>
      <w:marBottom w:val="0"/>
      <w:divBdr>
        <w:top w:val="none" w:sz="0" w:space="0" w:color="auto"/>
        <w:left w:val="none" w:sz="0" w:space="0" w:color="auto"/>
        <w:bottom w:val="none" w:sz="0" w:space="0" w:color="auto"/>
        <w:right w:val="none" w:sz="0" w:space="0" w:color="auto"/>
      </w:divBdr>
    </w:div>
    <w:div w:id="642197274">
      <w:bodyDiv w:val="1"/>
      <w:marLeft w:val="0"/>
      <w:marRight w:val="0"/>
      <w:marTop w:val="0"/>
      <w:marBottom w:val="0"/>
      <w:divBdr>
        <w:top w:val="none" w:sz="0" w:space="0" w:color="auto"/>
        <w:left w:val="none" w:sz="0" w:space="0" w:color="auto"/>
        <w:bottom w:val="none" w:sz="0" w:space="0" w:color="auto"/>
        <w:right w:val="none" w:sz="0" w:space="0" w:color="auto"/>
      </w:divBdr>
      <w:divsChild>
        <w:div w:id="31810554">
          <w:marLeft w:val="480"/>
          <w:marRight w:val="0"/>
          <w:marTop w:val="0"/>
          <w:marBottom w:val="0"/>
          <w:divBdr>
            <w:top w:val="none" w:sz="0" w:space="0" w:color="auto"/>
            <w:left w:val="none" w:sz="0" w:space="0" w:color="auto"/>
            <w:bottom w:val="none" w:sz="0" w:space="0" w:color="auto"/>
            <w:right w:val="none" w:sz="0" w:space="0" w:color="auto"/>
          </w:divBdr>
        </w:div>
        <w:div w:id="51387014">
          <w:marLeft w:val="480"/>
          <w:marRight w:val="0"/>
          <w:marTop w:val="0"/>
          <w:marBottom w:val="0"/>
          <w:divBdr>
            <w:top w:val="none" w:sz="0" w:space="0" w:color="auto"/>
            <w:left w:val="none" w:sz="0" w:space="0" w:color="auto"/>
            <w:bottom w:val="none" w:sz="0" w:space="0" w:color="auto"/>
            <w:right w:val="none" w:sz="0" w:space="0" w:color="auto"/>
          </w:divBdr>
        </w:div>
        <w:div w:id="144669064">
          <w:marLeft w:val="480"/>
          <w:marRight w:val="0"/>
          <w:marTop w:val="0"/>
          <w:marBottom w:val="0"/>
          <w:divBdr>
            <w:top w:val="none" w:sz="0" w:space="0" w:color="auto"/>
            <w:left w:val="none" w:sz="0" w:space="0" w:color="auto"/>
            <w:bottom w:val="none" w:sz="0" w:space="0" w:color="auto"/>
            <w:right w:val="none" w:sz="0" w:space="0" w:color="auto"/>
          </w:divBdr>
        </w:div>
        <w:div w:id="194658980">
          <w:marLeft w:val="480"/>
          <w:marRight w:val="0"/>
          <w:marTop w:val="0"/>
          <w:marBottom w:val="0"/>
          <w:divBdr>
            <w:top w:val="none" w:sz="0" w:space="0" w:color="auto"/>
            <w:left w:val="none" w:sz="0" w:space="0" w:color="auto"/>
            <w:bottom w:val="none" w:sz="0" w:space="0" w:color="auto"/>
            <w:right w:val="none" w:sz="0" w:space="0" w:color="auto"/>
          </w:divBdr>
        </w:div>
        <w:div w:id="240797935">
          <w:marLeft w:val="480"/>
          <w:marRight w:val="0"/>
          <w:marTop w:val="0"/>
          <w:marBottom w:val="0"/>
          <w:divBdr>
            <w:top w:val="none" w:sz="0" w:space="0" w:color="auto"/>
            <w:left w:val="none" w:sz="0" w:space="0" w:color="auto"/>
            <w:bottom w:val="none" w:sz="0" w:space="0" w:color="auto"/>
            <w:right w:val="none" w:sz="0" w:space="0" w:color="auto"/>
          </w:divBdr>
        </w:div>
        <w:div w:id="295448932">
          <w:marLeft w:val="480"/>
          <w:marRight w:val="0"/>
          <w:marTop w:val="0"/>
          <w:marBottom w:val="0"/>
          <w:divBdr>
            <w:top w:val="none" w:sz="0" w:space="0" w:color="auto"/>
            <w:left w:val="none" w:sz="0" w:space="0" w:color="auto"/>
            <w:bottom w:val="none" w:sz="0" w:space="0" w:color="auto"/>
            <w:right w:val="none" w:sz="0" w:space="0" w:color="auto"/>
          </w:divBdr>
        </w:div>
        <w:div w:id="363098059">
          <w:marLeft w:val="480"/>
          <w:marRight w:val="0"/>
          <w:marTop w:val="0"/>
          <w:marBottom w:val="0"/>
          <w:divBdr>
            <w:top w:val="none" w:sz="0" w:space="0" w:color="auto"/>
            <w:left w:val="none" w:sz="0" w:space="0" w:color="auto"/>
            <w:bottom w:val="none" w:sz="0" w:space="0" w:color="auto"/>
            <w:right w:val="none" w:sz="0" w:space="0" w:color="auto"/>
          </w:divBdr>
        </w:div>
        <w:div w:id="410204693">
          <w:marLeft w:val="480"/>
          <w:marRight w:val="0"/>
          <w:marTop w:val="0"/>
          <w:marBottom w:val="0"/>
          <w:divBdr>
            <w:top w:val="none" w:sz="0" w:space="0" w:color="auto"/>
            <w:left w:val="none" w:sz="0" w:space="0" w:color="auto"/>
            <w:bottom w:val="none" w:sz="0" w:space="0" w:color="auto"/>
            <w:right w:val="none" w:sz="0" w:space="0" w:color="auto"/>
          </w:divBdr>
        </w:div>
        <w:div w:id="439838077">
          <w:marLeft w:val="480"/>
          <w:marRight w:val="0"/>
          <w:marTop w:val="0"/>
          <w:marBottom w:val="0"/>
          <w:divBdr>
            <w:top w:val="none" w:sz="0" w:space="0" w:color="auto"/>
            <w:left w:val="none" w:sz="0" w:space="0" w:color="auto"/>
            <w:bottom w:val="none" w:sz="0" w:space="0" w:color="auto"/>
            <w:right w:val="none" w:sz="0" w:space="0" w:color="auto"/>
          </w:divBdr>
        </w:div>
        <w:div w:id="460224697">
          <w:marLeft w:val="480"/>
          <w:marRight w:val="0"/>
          <w:marTop w:val="0"/>
          <w:marBottom w:val="0"/>
          <w:divBdr>
            <w:top w:val="none" w:sz="0" w:space="0" w:color="auto"/>
            <w:left w:val="none" w:sz="0" w:space="0" w:color="auto"/>
            <w:bottom w:val="none" w:sz="0" w:space="0" w:color="auto"/>
            <w:right w:val="none" w:sz="0" w:space="0" w:color="auto"/>
          </w:divBdr>
        </w:div>
        <w:div w:id="502820606">
          <w:marLeft w:val="480"/>
          <w:marRight w:val="0"/>
          <w:marTop w:val="0"/>
          <w:marBottom w:val="0"/>
          <w:divBdr>
            <w:top w:val="none" w:sz="0" w:space="0" w:color="auto"/>
            <w:left w:val="none" w:sz="0" w:space="0" w:color="auto"/>
            <w:bottom w:val="none" w:sz="0" w:space="0" w:color="auto"/>
            <w:right w:val="none" w:sz="0" w:space="0" w:color="auto"/>
          </w:divBdr>
        </w:div>
        <w:div w:id="503201191">
          <w:marLeft w:val="480"/>
          <w:marRight w:val="0"/>
          <w:marTop w:val="0"/>
          <w:marBottom w:val="0"/>
          <w:divBdr>
            <w:top w:val="none" w:sz="0" w:space="0" w:color="auto"/>
            <w:left w:val="none" w:sz="0" w:space="0" w:color="auto"/>
            <w:bottom w:val="none" w:sz="0" w:space="0" w:color="auto"/>
            <w:right w:val="none" w:sz="0" w:space="0" w:color="auto"/>
          </w:divBdr>
        </w:div>
        <w:div w:id="521015342">
          <w:marLeft w:val="480"/>
          <w:marRight w:val="0"/>
          <w:marTop w:val="0"/>
          <w:marBottom w:val="0"/>
          <w:divBdr>
            <w:top w:val="none" w:sz="0" w:space="0" w:color="auto"/>
            <w:left w:val="none" w:sz="0" w:space="0" w:color="auto"/>
            <w:bottom w:val="none" w:sz="0" w:space="0" w:color="auto"/>
            <w:right w:val="none" w:sz="0" w:space="0" w:color="auto"/>
          </w:divBdr>
        </w:div>
        <w:div w:id="521477727">
          <w:marLeft w:val="480"/>
          <w:marRight w:val="0"/>
          <w:marTop w:val="0"/>
          <w:marBottom w:val="0"/>
          <w:divBdr>
            <w:top w:val="none" w:sz="0" w:space="0" w:color="auto"/>
            <w:left w:val="none" w:sz="0" w:space="0" w:color="auto"/>
            <w:bottom w:val="none" w:sz="0" w:space="0" w:color="auto"/>
            <w:right w:val="none" w:sz="0" w:space="0" w:color="auto"/>
          </w:divBdr>
        </w:div>
        <w:div w:id="588807131">
          <w:marLeft w:val="480"/>
          <w:marRight w:val="0"/>
          <w:marTop w:val="0"/>
          <w:marBottom w:val="0"/>
          <w:divBdr>
            <w:top w:val="none" w:sz="0" w:space="0" w:color="auto"/>
            <w:left w:val="none" w:sz="0" w:space="0" w:color="auto"/>
            <w:bottom w:val="none" w:sz="0" w:space="0" w:color="auto"/>
            <w:right w:val="none" w:sz="0" w:space="0" w:color="auto"/>
          </w:divBdr>
        </w:div>
        <w:div w:id="644509333">
          <w:marLeft w:val="480"/>
          <w:marRight w:val="0"/>
          <w:marTop w:val="0"/>
          <w:marBottom w:val="0"/>
          <w:divBdr>
            <w:top w:val="none" w:sz="0" w:space="0" w:color="auto"/>
            <w:left w:val="none" w:sz="0" w:space="0" w:color="auto"/>
            <w:bottom w:val="none" w:sz="0" w:space="0" w:color="auto"/>
            <w:right w:val="none" w:sz="0" w:space="0" w:color="auto"/>
          </w:divBdr>
        </w:div>
        <w:div w:id="684787305">
          <w:marLeft w:val="480"/>
          <w:marRight w:val="0"/>
          <w:marTop w:val="0"/>
          <w:marBottom w:val="0"/>
          <w:divBdr>
            <w:top w:val="none" w:sz="0" w:space="0" w:color="auto"/>
            <w:left w:val="none" w:sz="0" w:space="0" w:color="auto"/>
            <w:bottom w:val="none" w:sz="0" w:space="0" w:color="auto"/>
            <w:right w:val="none" w:sz="0" w:space="0" w:color="auto"/>
          </w:divBdr>
        </w:div>
        <w:div w:id="737822100">
          <w:marLeft w:val="480"/>
          <w:marRight w:val="0"/>
          <w:marTop w:val="0"/>
          <w:marBottom w:val="0"/>
          <w:divBdr>
            <w:top w:val="none" w:sz="0" w:space="0" w:color="auto"/>
            <w:left w:val="none" w:sz="0" w:space="0" w:color="auto"/>
            <w:bottom w:val="none" w:sz="0" w:space="0" w:color="auto"/>
            <w:right w:val="none" w:sz="0" w:space="0" w:color="auto"/>
          </w:divBdr>
        </w:div>
        <w:div w:id="758258778">
          <w:marLeft w:val="480"/>
          <w:marRight w:val="0"/>
          <w:marTop w:val="0"/>
          <w:marBottom w:val="0"/>
          <w:divBdr>
            <w:top w:val="none" w:sz="0" w:space="0" w:color="auto"/>
            <w:left w:val="none" w:sz="0" w:space="0" w:color="auto"/>
            <w:bottom w:val="none" w:sz="0" w:space="0" w:color="auto"/>
            <w:right w:val="none" w:sz="0" w:space="0" w:color="auto"/>
          </w:divBdr>
        </w:div>
        <w:div w:id="761335678">
          <w:marLeft w:val="480"/>
          <w:marRight w:val="0"/>
          <w:marTop w:val="0"/>
          <w:marBottom w:val="0"/>
          <w:divBdr>
            <w:top w:val="none" w:sz="0" w:space="0" w:color="auto"/>
            <w:left w:val="none" w:sz="0" w:space="0" w:color="auto"/>
            <w:bottom w:val="none" w:sz="0" w:space="0" w:color="auto"/>
            <w:right w:val="none" w:sz="0" w:space="0" w:color="auto"/>
          </w:divBdr>
        </w:div>
        <w:div w:id="874075882">
          <w:marLeft w:val="480"/>
          <w:marRight w:val="0"/>
          <w:marTop w:val="0"/>
          <w:marBottom w:val="0"/>
          <w:divBdr>
            <w:top w:val="none" w:sz="0" w:space="0" w:color="auto"/>
            <w:left w:val="none" w:sz="0" w:space="0" w:color="auto"/>
            <w:bottom w:val="none" w:sz="0" w:space="0" w:color="auto"/>
            <w:right w:val="none" w:sz="0" w:space="0" w:color="auto"/>
          </w:divBdr>
        </w:div>
        <w:div w:id="965240110">
          <w:marLeft w:val="480"/>
          <w:marRight w:val="0"/>
          <w:marTop w:val="0"/>
          <w:marBottom w:val="0"/>
          <w:divBdr>
            <w:top w:val="none" w:sz="0" w:space="0" w:color="auto"/>
            <w:left w:val="none" w:sz="0" w:space="0" w:color="auto"/>
            <w:bottom w:val="none" w:sz="0" w:space="0" w:color="auto"/>
            <w:right w:val="none" w:sz="0" w:space="0" w:color="auto"/>
          </w:divBdr>
        </w:div>
        <w:div w:id="983703729">
          <w:marLeft w:val="480"/>
          <w:marRight w:val="0"/>
          <w:marTop w:val="0"/>
          <w:marBottom w:val="0"/>
          <w:divBdr>
            <w:top w:val="none" w:sz="0" w:space="0" w:color="auto"/>
            <w:left w:val="none" w:sz="0" w:space="0" w:color="auto"/>
            <w:bottom w:val="none" w:sz="0" w:space="0" w:color="auto"/>
            <w:right w:val="none" w:sz="0" w:space="0" w:color="auto"/>
          </w:divBdr>
        </w:div>
        <w:div w:id="1015426000">
          <w:marLeft w:val="480"/>
          <w:marRight w:val="0"/>
          <w:marTop w:val="0"/>
          <w:marBottom w:val="0"/>
          <w:divBdr>
            <w:top w:val="none" w:sz="0" w:space="0" w:color="auto"/>
            <w:left w:val="none" w:sz="0" w:space="0" w:color="auto"/>
            <w:bottom w:val="none" w:sz="0" w:space="0" w:color="auto"/>
            <w:right w:val="none" w:sz="0" w:space="0" w:color="auto"/>
          </w:divBdr>
        </w:div>
        <w:div w:id="1169445883">
          <w:marLeft w:val="480"/>
          <w:marRight w:val="0"/>
          <w:marTop w:val="0"/>
          <w:marBottom w:val="0"/>
          <w:divBdr>
            <w:top w:val="none" w:sz="0" w:space="0" w:color="auto"/>
            <w:left w:val="none" w:sz="0" w:space="0" w:color="auto"/>
            <w:bottom w:val="none" w:sz="0" w:space="0" w:color="auto"/>
            <w:right w:val="none" w:sz="0" w:space="0" w:color="auto"/>
          </w:divBdr>
        </w:div>
        <w:div w:id="1172453998">
          <w:marLeft w:val="480"/>
          <w:marRight w:val="0"/>
          <w:marTop w:val="0"/>
          <w:marBottom w:val="0"/>
          <w:divBdr>
            <w:top w:val="none" w:sz="0" w:space="0" w:color="auto"/>
            <w:left w:val="none" w:sz="0" w:space="0" w:color="auto"/>
            <w:bottom w:val="none" w:sz="0" w:space="0" w:color="auto"/>
            <w:right w:val="none" w:sz="0" w:space="0" w:color="auto"/>
          </w:divBdr>
        </w:div>
        <w:div w:id="1232617909">
          <w:marLeft w:val="480"/>
          <w:marRight w:val="0"/>
          <w:marTop w:val="0"/>
          <w:marBottom w:val="0"/>
          <w:divBdr>
            <w:top w:val="none" w:sz="0" w:space="0" w:color="auto"/>
            <w:left w:val="none" w:sz="0" w:space="0" w:color="auto"/>
            <w:bottom w:val="none" w:sz="0" w:space="0" w:color="auto"/>
            <w:right w:val="none" w:sz="0" w:space="0" w:color="auto"/>
          </w:divBdr>
        </w:div>
        <w:div w:id="1288389052">
          <w:marLeft w:val="480"/>
          <w:marRight w:val="0"/>
          <w:marTop w:val="0"/>
          <w:marBottom w:val="0"/>
          <w:divBdr>
            <w:top w:val="none" w:sz="0" w:space="0" w:color="auto"/>
            <w:left w:val="none" w:sz="0" w:space="0" w:color="auto"/>
            <w:bottom w:val="none" w:sz="0" w:space="0" w:color="auto"/>
            <w:right w:val="none" w:sz="0" w:space="0" w:color="auto"/>
          </w:divBdr>
        </w:div>
        <w:div w:id="1353340994">
          <w:marLeft w:val="480"/>
          <w:marRight w:val="0"/>
          <w:marTop w:val="0"/>
          <w:marBottom w:val="0"/>
          <w:divBdr>
            <w:top w:val="none" w:sz="0" w:space="0" w:color="auto"/>
            <w:left w:val="none" w:sz="0" w:space="0" w:color="auto"/>
            <w:bottom w:val="none" w:sz="0" w:space="0" w:color="auto"/>
            <w:right w:val="none" w:sz="0" w:space="0" w:color="auto"/>
          </w:divBdr>
        </w:div>
        <w:div w:id="1372614261">
          <w:marLeft w:val="480"/>
          <w:marRight w:val="0"/>
          <w:marTop w:val="0"/>
          <w:marBottom w:val="0"/>
          <w:divBdr>
            <w:top w:val="none" w:sz="0" w:space="0" w:color="auto"/>
            <w:left w:val="none" w:sz="0" w:space="0" w:color="auto"/>
            <w:bottom w:val="none" w:sz="0" w:space="0" w:color="auto"/>
            <w:right w:val="none" w:sz="0" w:space="0" w:color="auto"/>
          </w:divBdr>
        </w:div>
        <w:div w:id="1430352050">
          <w:marLeft w:val="480"/>
          <w:marRight w:val="0"/>
          <w:marTop w:val="0"/>
          <w:marBottom w:val="0"/>
          <w:divBdr>
            <w:top w:val="none" w:sz="0" w:space="0" w:color="auto"/>
            <w:left w:val="none" w:sz="0" w:space="0" w:color="auto"/>
            <w:bottom w:val="none" w:sz="0" w:space="0" w:color="auto"/>
            <w:right w:val="none" w:sz="0" w:space="0" w:color="auto"/>
          </w:divBdr>
        </w:div>
        <w:div w:id="1485901353">
          <w:marLeft w:val="480"/>
          <w:marRight w:val="0"/>
          <w:marTop w:val="0"/>
          <w:marBottom w:val="0"/>
          <w:divBdr>
            <w:top w:val="none" w:sz="0" w:space="0" w:color="auto"/>
            <w:left w:val="none" w:sz="0" w:space="0" w:color="auto"/>
            <w:bottom w:val="none" w:sz="0" w:space="0" w:color="auto"/>
            <w:right w:val="none" w:sz="0" w:space="0" w:color="auto"/>
          </w:divBdr>
        </w:div>
        <w:div w:id="1490092790">
          <w:marLeft w:val="480"/>
          <w:marRight w:val="0"/>
          <w:marTop w:val="0"/>
          <w:marBottom w:val="0"/>
          <w:divBdr>
            <w:top w:val="none" w:sz="0" w:space="0" w:color="auto"/>
            <w:left w:val="none" w:sz="0" w:space="0" w:color="auto"/>
            <w:bottom w:val="none" w:sz="0" w:space="0" w:color="auto"/>
            <w:right w:val="none" w:sz="0" w:space="0" w:color="auto"/>
          </w:divBdr>
        </w:div>
        <w:div w:id="1558978248">
          <w:marLeft w:val="480"/>
          <w:marRight w:val="0"/>
          <w:marTop w:val="0"/>
          <w:marBottom w:val="0"/>
          <w:divBdr>
            <w:top w:val="none" w:sz="0" w:space="0" w:color="auto"/>
            <w:left w:val="none" w:sz="0" w:space="0" w:color="auto"/>
            <w:bottom w:val="none" w:sz="0" w:space="0" w:color="auto"/>
            <w:right w:val="none" w:sz="0" w:space="0" w:color="auto"/>
          </w:divBdr>
        </w:div>
        <w:div w:id="1568567039">
          <w:marLeft w:val="480"/>
          <w:marRight w:val="0"/>
          <w:marTop w:val="0"/>
          <w:marBottom w:val="0"/>
          <w:divBdr>
            <w:top w:val="none" w:sz="0" w:space="0" w:color="auto"/>
            <w:left w:val="none" w:sz="0" w:space="0" w:color="auto"/>
            <w:bottom w:val="none" w:sz="0" w:space="0" w:color="auto"/>
            <w:right w:val="none" w:sz="0" w:space="0" w:color="auto"/>
          </w:divBdr>
        </w:div>
        <w:div w:id="1583564298">
          <w:marLeft w:val="480"/>
          <w:marRight w:val="0"/>
          <w:marTop w:val="0"/>
          <w:marBottom w:val="0"/>
          <w:divBdr>
            <w:top w:val="none" w:sz="0" w:space="0" w:color="auto"/>
            <w:left w:val="none" w:sz="0" w:space="0" w:color="auto"/>
            <w:bottom w:val="none" w:sz="0" w:space="0" w:color="auto"/>
            <w:right w:val="none" w:sz="0" w:space="0" w:color="auto"/>
          </w:divBdr>
        </w:div>
        <w:div w:id="1681160506">
          <w:marLeft w:val="480"/>
          <w:marRight w:val="0"/>
          <w:marTop w:val="0"/>
          <w:marBottom w:val="0"/>
          <w:divBdr>
            <w:top w:val="none" w:sz="0" w:space="0" w:color="auto"/>
            <w:left w:val="none" w:sz="0" w:space="0" w:color="auto"/>
            <w:bottom w:val="none" w:sz="0" w:space="0" w:color="auto"/>
            <w:right w:val="none" w:sz="0" w:space="0" w:color="auto"/>
          </w:divBdr>
        </w:div>
        <w:div w:id="1717700162">
          <w:marLeft w:val="480"/>
          <w:marRight w:val="0"/>
          <w:marTop w:val="0"/>
          <w:marBottom w:val="0"/>
          <w:divBdr>
            <w:top w:val="none" w:sz="0" w:space="0" w:color="auto"/>
            <w:left w:val="none" w:sz="0" w:space="0" w:color="auto"/>
            <w:bottom w:val="none" w:sz="0" w:space="0" w:color="auto"/>
            <w:right w:val="none" w:sz="0" w:space="0" w:color="auto"/>
          </w:divBdr>
        </w:div>
        <w:div w:id="1747533759">
          <w:marLeft w:val="480"/>
          <w:marRight w:val="0"/>
          <w:marTop w:val="0"/>
          <w:marBottom w:val="0"/>
          <w:divBdr>
            <w:top w:val="none" w:sz="0" w:space="0" w:color="auto"/>
            <w:left w:val="none" w:sz="0" w:space="0" w:color="auto"/>
            <w:bottom w:val="none" w:sz="0" w:space="0" w:color="auto"/>
            <w:right w:val="none" w:sz="0" w:space="0" w:color="auto"/>
          </w:divBdr>
        </w:div>
        <w:div w:id="1761828013">
          <w:marLeft w:val="480"/>
          <w:marRight w:val="0"/>
          <w:marTop w:val="0"/>
          <w:marBottom w:val="0"/>
          <w:divBdr>
            <w:top w:val="none" w:sz="0" w:space="0" w:color="auto"/>
            <w:left w:val="none" w:sz="0" w:space="0" w:color="auto"/>
            <w:bottom w:val="none" w:sz="0" w:space="0" w:color="auto"/>
            <w:right w:val="none" w:sz="0" w:space="0" w:color="auto"/>
          </w:divBdr>
        </w:div>
        <w:div w:id="1765296702">
          <w:marLeft w:val="480"/>
          <w:marRight w:val="0"/>
          <w:marTop w:val="0"/>
          <w:marBottom w:val="0"/>
          <w:divBdr>
            <w:top w:val="none" w:sz="0" w:space="0" w:color="auto"/>
            <w:left w:val="none" w:sz="0" w:space="0" w:color="auto"/>
            <w:bottom w:val="none" w:sz="0" w:space="0" w:color="auto"/>
            <w:right w:val="none" w:sz="0" w:space="0" w:color="auto"/>
          </w:divBdr>
        </w:div>
        <w:div w:id="1854609429">
          <w:marLeft w:val="480"/>
          <w:marRight w:val="0"/>
          <w:marTop w:val="0"/>
          <w:marBottom w:val="0"/>
          <w:divBdr>
            <w:top w:val="none" w:sz="0" w:space="0" w:color="auto"/>
            <w:left w:val="none" w:sz="0" w:space="0" w:color="auto"/>
            <w:bottom w:val="none" w:sz="0" w:space="0" w:color="auto"/>
            <w:right w:val="none" w:sz="0" w:space="0" w:color="auto"/>
          </w:divBdr>
        </w:div>
        <w:div w:id="1861972247">
          <w:marLeft w:val="480"/>
          <w:marRight w:val="0"/>
          <w:marTop w:val="0"/>
          <w:marBottom w:val="0"/>
          <w:divBdr>
            <w:top w:val="none" w:sz="0" w:space="0" w:color="auto"/>
            <w:left w:val="none" w:sz="0" w:space="0" w:color="auto"/>
            <w:bottom w:val="none" w:sz="0" w:space="0" w:color="auto"/>
            <w:right w:val="none" w:sz="0" w:space="0" w:color="auto"/>
          </w:divBdr>
        </w:div>
        <w:div w:id="1867864598">
          <w:marLeft w:val="480"/>
          <w:marRight w:val="0"/>
          <w:marTop w:val="0"/>
          <w:marBottom w:val="0"/>
          <w:divBdr>
            <w:top w:val="none" w:sz="0" w:space="0" w:color="auto"/>
            <w:left w:val="none" w:sz="0" w:space="0" w:color="auto"/>
            <w:bottom w:val="none" w:sz="0" w:space="0" w:color="auto"/>
            <w:right w:val="none" w:sz="0" w:space="0" w:color="auto"/>
          </w:divBdr>
        </w:div>
        <w:div w:id="1868250222">
          <w:marLeft w:val="480"/>
          <w:marRight w:val="0"/>
          <w:marTop w:val="0"/>
          <w:marBottom w:val="0"/>
          <w:divBdr>
            <w:top w:val="none" w:sz="0" w:space="0" w:color="auto"/>
            <w:left w:val="none" w:sz="0" w:space="0" w:color="auto"/>
            <w:bottom w:val="none" w:sz="0" w:space="0" w:color="auto"/>
            <w:right w:val="none" w:sz="0" w:space="0" w:color="auto"/>
          </w:divBdr>
        </w:div>
        <w:div w:id="1873885979">
          <w:marLeft w:val="480"/>
          <w:marRight w:val="0"/>
          <w:marTop w:val="0"/>
          <w:marBottom w:val="0"/>
          <w:divBdr>
            <w:top w:val="none" w:sz="0" w:space="0" w:color="auto"/>
            <w:left w:val="none" w:sz="0" w:space="0" w:color="auto"/>
            <w:bottom w:val="none" w:sz="0" w:space="0" w:color="auto"/>
            <w:right w:val="none" w:sz="0" w:space="0" w:color="auto"/>
          </w:divBdr>
        </w:div>
        <w:div w:id="1895970049">
          <w:marLeft w:val="480"/>
          <w:marRight w:val="0"/>
          <w:marTop w:val="0"/>
          <w:marBottom w:val="0"/>
          <w:divBdr>
            <w:top w:val="none" w:sz="0" w:space="0" w:color="auto"/>
            <w:left w:val="none" w:sz="0" w:space="0" w:color="auto"/>
            <w:bottom w:val="none" w:sz="0" w:space="0" w:color="auto"/>
            <w:right w:val="none" w:sz="0" w:space="0" w:color="auto"/>
          </w:divBdr>
        </w:div>
        <w:div w:id="2010060726">
          <w:marLeft w:val="480"/>
          <w:marRight w:val="0"/>
          <w:marTop w:val="0"/>
          <w:marBottom w:val="0"/>
          <w:divBdr>
            <w:top w:val="none" w:sz="0" w:space="0" w:color="auto"/>
            <w:left w:val="none" w:sz="0" w:space="0" w:color="auto"/>
            <w:bottom w:val="none" w:sz="0" w:space="0" w:color="auto"/>
            <w:right w:val="none" w:sz="0" w:space="0" w:color="auto"/>
          </w:divBdr>
        </w:div>
      </w:divsChild>
    </w:div>
    <w:div w:id="642392367">
      <w:bodyDiv w:val="1"/>
      <w:marLeft w:val="0"/>
      <w:marRight w:val="0"/>
      <w:marTop w:val="0"/>
      <w:marBottom w:val="0"/>
      <w:divBdr>
        <w:top w:val="none" w:sz="0" w:space="0" w:color="auto"/>
        <w:left w:val="none" w:sz="0" w:space="0" w:color="auto"/>
        <w:bottom w:val="none" w:sz="0" w:space="0" w:color="auto"/>
        <w:right w:val="none" w:sz="0" w:space="0" w:color="auto"/>
      </w:divBdr>
    </w:div>
    <w:div w:id="645937985">
      <w:bodyDiv w:val="1"/>
      <w:marLeft w:val="0"/>
      <w:marRight w:val="0"/>
      <w:marTop w:val="0"/>
      <w:marBottom w:val="0"/>
      <w:divBdr>
        <w:top w:val="none" w:sz="0" w:space="0" w:color="auto"/>
        <w:left w:val="none" w:sz="0" w:space="0" w:color="auto"/>
        <w:bottom w:val="none" w:sz="0" w:space="0" w:color="auto"/>
        <w:right w:val="none" w:sz="0" w:space="0" w:color="auto"/>
      </w:divBdr>
    </w:div>
    <w:div w:id="653803202">
      <w:bodyDiv w:val="1"/>
      <w:marLeft w:val="0"/>
      <w:marRight w:val="0"/>
      <w:marTop w:val="0"/>
      <w:marBottom w:val="0"/>
      <w:divBdr>
        <w:top w:val="none" w:sz="0" w:space="0" w:color="auto"/>
        <w:left w:val="none" w:sz="0" w:space="0" w:color="auto"/>
        <w:bottom w:val="none" w:sz="0" w:space="0" w:color="auto"/>
        <w:right w:val="none" w:sz="0" w:space="0" w:color="auto"/>
      </w:divBdr>
    </w:div>
    <w:div w:id="655308118">
      <w:bodyDiv w:val="1"/>
      <w:marLeft w:val="0"/>
      <w:marRight w:val="0"/>
      <w:marTop w:val="0"/>
      <w:marBottom w:val="0"/>
      <w:divBdr>
        <w:top w:val="none" w:sz="0" w:space="0" w:color="auto"/>
        <w:left w:val="none" w:sz="0" w:space="0" w:color="auto"/>
        <w:bottom w:val="none" w:sz="0" w:space="0" w:color="auto"/>
        <w:right w:val="none" w:sz="0" w:space="0" w:color="auto"/>
      </w:divBdr>
    </w:div>
    <w:div w:id="656812327">
      <w:bodyDiv w:val="1"/>
      <w:marLeft w:val="0"/>
      <w:marRight w:val="0"/>
      <w:marTop w:val="0"/>
      <w:marBottom w:val="0"/>
      <w:divBdr>
        <w:top w:val="none" w:sz="0" w:space="0" w:color="auto"/>
        <w:left w:val="none" w:sz="0" w:space="0" w:color="auto"/>
        <w:bottom w:val="none" w:sz="0" w:space="0" w:color="auto"/>
        <w:right w:val="none" w:sz="0" w:space="0" w:color="auto"/>
      </w:divBdr>
    </w:div>
    <w:div w:id="665286750">
      <w:bodyDiv w:val="1"/>
      <w:marLeft w:val="0"/>
      <w:marRight w:val="0"/>
      <w:marTop w:val="0"/>
      <w:marBottom w:val="0"/>
      <w:divBdr>
        <w:top w:val="none" w:sz="0" w:space="0" w:color="auto"/>
        <w:left w:val="none" w:sz="0" w:space="0" w:color="auto"/>
        <w:bottom w:val="none" w:sz="0" w:space="0" w:color="auto"/>
        <w:right w:val="none" w:sz="0" w:space="0" w:color="auto"/>
      </w:divBdr>
      <w:divsChild>
        <w:div w:id="12534358">
          <w:marLeft w:val="480"/>
          <w:marRight w:val="0"/>
          <w:marTop w:val="0"/>
          <w:marBottom w:val="0"/>
          <w:divBdr>
            <w:top w:val="none" w:sz="0" w:space="0" w:color="auto"/>
            <w:left w:val="none" w:sz="0" w:space="0" w:color="auto"/>
            <w:bottom w:val="none" w:sz="0" w:space="0" w:color="auto"/>
            <w:right w:val="none" w:sz="0" w:space="0" w:color="auto"/>
          </w:divBdr>
        </w:div>
        <w:div w:id="21128025">
          <w:marLeft w:val="480"/>
          <w:marRight w:val="0"/>
          <w:marTop w:val="0"/>
          <w:marBottom w:val="0"/>
          <w:divBdr>
            <w:top w:val="none" w:sz="0" w:space="0" w:color="auto"/>
            <w:left w:val="none" w:sz="0" w:space="0" w:color="auto"/>
            <w:bottom w:val="none" w:sz="0" w:space="0" w:color="auto"/>
            <w:right w:val="none" w:sz="0" w:space="0" w:color="auto"/>
          </w:divBdr>
        </w:div>
        <w:div w:id="40831985">
          <w:marLeft w:val="480"/>
          <w:marRight w:val="0"/>
          <w:marTop w:val="0"/>
          <w:marBottom w:val="0"/>
          <w:divBdr>
            <w:top w:val="none" w:sz="0" w:space="0" w:color="auto"/>
            <w:left w:val="none" w:sz="0" w:space="0" w:color="auto"/>
            <w:bottom w:val="none" w:sz="0" w:space="0" w:color="auto"/>
            <w:right w:val="none" w:sz="0" w:space="0" w:color="auto"/>
          </w:divBdr>
        </w:div>
        <w:div w:id="73867081">
          <w:marLeft w:val="480"/>
          <w:marRight w:val="0"/>
          <w:marTop w:val="0"/>
          <w:marBottom w:val="0"/>
          <w:divBdr>
            <w:top w:val="none" w:sz="0" w:space="0" w:color="auto"/>
            <w:left w:val="none" w:sz="0" w:space="0" w:color="auto"/>
            <w:bottom w:val="none" w:sz="0" w:space="0" w:color="auto"/>
            <w:right w:val="none" w:sz="0" w:space="0" w:color="auto"/>
          </w:divBdr>
        </w:div>
        <w:div w:id="77749781">
          <w:marLeft w:val="480"/>
          <w:marRight w:val="0"/>
          <w:marTop w:val="0"/>
          <w:marBottom w:val="0"/>
          <w:divBdr>
            <w:top w:val="none" w:sz="0" w:space="0" w:color="auto"/>
            <w:left w:val="none" w:sz="0" w:space="0" w:color="auto"/>
            <w:bottom w:val="none" w:sz="0" w:space="0" w:color="auto"/>
            <w:right w:val="none" w:sz="0" w:space="0" w:color="auto"/>
          </w:divBdr>
        </w:div>
        <w:div w:id="177891582">
          <w:marLeft w:val="480"/>
          <w:marRight w:val="0"/>
          <w:marTop w:val="0"/>
          <w:marBottom w:val="0"/>
          <w:divBdr>
            <w:top w:val="none" w:sz="0" w:space="0" w:color="auto"/>
            <w:left w:val="none" w:sz="0" w:space="0" w:color="auto"/>
            <w:bottom w:val="none" w:sz="0" w:space="0" w:color="auto"/>
            <w:right w:val="none" w:sz="0" w:space="0" w:color="auto"/>
          </w:divBdr>
        </w:div>
        <w:div w:id="179665511">
          <w:marLeft w:val="480"/>
          <w:marRight w:val="0"/>
          <w:marTop w:val="0"/>
          <w:marBottom w:val="0"/>
          <w:divBdr>
            <w:top w:val="none" w:sz="0" w:space="0" w:color="auto"/>
            <w:left w:val="none" w:sz="0" w:space="0" w:color="auto"/>
            <w:bottom w:val="none" w:sz="0" w:space="0" w:color="auto"/>
            <w:right w:val="none" w:sz="0" w:space="0" w:color="auto"/>
          </w:divBdr>
        </w:div>
        <w:div w:id="317809748">
          <w:marLeft w:val="480"/>
          <w:marRight w:val="0"/>
          <w:marTop w:val="0"/>
          <w:marBottom w:val="0"/>
          <w:divBdr>
            <w:top w:val="none" w:sz="0" w:space="0" w:color="auto"/>
            <w:left w:val="none" w:sz="0" w:space="0" w:color="auto"/>
            <w:bottom w:val="none" w:sz="0" w:space="0" w:color="auto"/>
            <w:right w:val="none" w:sz="0" w:space="0" w:color="auto"/>
          </w:divBdr>
        </w:div>
        <w:div w:id="373509704">
          <w:marLeft w:val="480"/>
          <w:marRight w:val="0"/>
          <w:marTop w:val="0"/>
          <w:marBottom w:val="0"/>
          <w:divBdr>
            <w:top w:val="none" w:sz="0" w:space="0" w:color="auto"/>
            <w:left w:val="none" w:sz="0" w:space="0" w:color="auto"/>
            <w:bottom w:val="none" w:sz="0" w:space="0" w:color="auto"/>
            <w:right w:val="none" w:sz="0" w:space="0" w:color="auto"/>
          </w:divBdr>
        </w:div>
        <w:div w:id="408235730">
          <w:marLeft w:val="480"/>
          <w:marRight w:val="0"/>
          <w:marTop w:val="0"/>
          <w:marBottom w:val="0"/>
          <w:divBdr>
            <w:top w:val="none" w:sz="0" w:space="0" w:color="auto"/>
            <w:left w:val="none" w:sz="0" w:space="0" w:color="auto"/>
            <w:bottom w:val="none" w:sz="0" w:space="0" w:color="auto"/>
            <w:right w:val="none" w:sz="0" w:space="0" w:color="auto"/>
          </w:divBdr>
        </w:div>
        <w:div w:id="409427239">
          <w:marLeft w:val="480"/>
          <w:marRight w:val="0"/>
          <w:marTop w:val="0"/>
          <w:marBottom w:val="0"/>
          <w:divBdr>
            <w:top w:val="none" w:sz="0" w:space="0" w:color="auto"/>
            <w:left w:val="none" w:sz="0" w:space="0" w:color="auto"/>
            <w:bottom w:val="none" w:sz="0" w:space="0" w:color="auto"/>
            <w:right w:val="none" w:sz="0" w:space="0" w:color="auto"/>
          </w:divBdr>
        </w:div>
        <w:div w:id="412823444">
          <w:marLeft w:val="480"/>
          <w:marRight w:val="0"/>
          <w:marTop w:val="0"/>
          <w:marBottom w:val="0"/>
          <w:divBdr>
            <w:top w:val="none" w:sz="0" w:space="0" w:color="auto"/>
            <w:left w:val="none" w:sz="0" w:space="0" w:color="auto"/>
            <w:bottom w:val="none" w:sz="0" w:space="0" w:color="auto"/>
            <w:right w:val="none" w:sz="0" w:space="0" w:color="auto"/>
          </w:divBdr>
        </w:div>
        <w:div w:id="439842566">
          <w:marLeft w:val="480"/>
          <w:marRight w:val="0"/>
          <w:marTop w:val="0"/>
          <w:marBottom w:val="0"/>
          <w:divBdr>
            <w:top w:val="none" w:sz="0" w:space="0" w:color="auto"/>
            <w:left w:val="none" w:sz="0" w:space="0" w:color="auto"/>
            <w:bottom w:val="none" w:sz="0" w:space="0" w:color="auto"/>
            <w:right w:val="none" w:sz="0" w:space="0" w:color="auto"/>
          </w:divBdr>
        </w:div>
        <w:div w:id="464471551">
          <w:marLeft w:val="480"/>
          <w:marRight w:val="0"/>
          <w:marTop w:val="0"/>
          <w:marBottom w:val="0"/>
          <w:divBdr>
            <w:top w:val="none" w:sz="0" w:space="0" w:color="auto"/>
            <w:left w:val="none" w:sz="0" w:space="0" w:color="auto"/>
            <w:bottom w:val="none" w:sz="0" w:space="0" w:color="auto"/>
            <w:right w:val="none" w:sz="0" w:space="0" w:color="auto"/>
          </w:divBdr>
        </w:div>
        <w:div w:id="486476419">
          <w:marLeft w:val="480"/>
          <w:marRight w:val="0"/>
          <w:marTop w:val="0"/>
          <w:marBottom w:val="0"/>
          <w:divBdr>
            <w:top w:val="none" w:sz="0" w:space="0" w:color="auto"/>
            <w:left w:val="none" w:sz="0" w:space="0" w:color="auto"/>
            <w:bottom w:val="none" w:sz="0" w:space="0" w:color="auto"/>
            <w:right w:val="none" w:sz="0" w:space="0" w:color="auto"/>
          </w:divBdr>
        </w:div>
        <w:div w:id="511802080">
          <w:marLeft w:val="480"/>
          <w:marRight w:val="0"/>
          <w:marTop w:val="0"/>
          <w:marBottom w:val="0"/>
          <w:divBdr>
            <w:top w:val="none" w:sz="0" w:space="0" w:color="auto"/>
            <w:left w:val="none" w:sz="0" w:space="0" w:color="auto"/>
            <w:bottom w:val="none" w:sz="0" w:space="0" w:color="auto"/>
            <w:right w:val="none" w:sz="0" w:space="0" w:color="auto"/>
          </w:divBdr>
        </w:div>
        <w:div w:id="563029065">
          <w:marLeft w:val="480"/>
          <w:marRight w:val="0"/>
          <w:marTop w:val="0"/>
          <w:marBottom w:val="0"/>
          <w:divBdr>
            <w:top w:val="none" w:sz="0" w:space="0" w:color="auto"/>
            <w:left w:val="none" w:sz="0" w:space="0" w:color="auto"/>
            <w:bottom w:val="none" w:sz="0" w:space="0" w:color="auto"/>
            <w:right w:val="none" w:sz="0" w:space="0" w:color="auto"/>
          </w:divBdr>
        </w:div>
        <w:div w:id="570239985">
          <w:marLeft w:val="480"/>
          <w:marRight w:val="0"/>
          <w:marTop w:val="0"/>
          <w:marBottom w:val="0"/>
          <w:divBdr>
            <w:top w:val="none" w:sz="0" w:space="0" w:color="auto"/>
            <w:left w:val="none" w:sz="0" w:space="0" w:color="auto"/>
            <w:bottom w:val="none" w:sz="0" w:space="0" w:color="auto"/>
            <w:right w:val="none" w:sz="0" w:space="0" w:color="auto"/>
          </w:divBdr>
        </w:div>
        <w:div w:id="633489892">
          <w:marLeft w:val="480"/>
          <w:marRight w:val="0"/>
          <w:marTop w:val="0"/>
          <w:marBottom w:val="0"/>
          <w:divBdr>
            <w:top w:val="none" w:sz="0" w:space="0" w:color="auto"/>
            <w:left w:val="none" w:sz="0" w:space="0" w:color="auto"/>
            <w:bottom w:val="none" w:sz="0" w:space="0" w:color="auto"/>
            <w:right w:val="none" w:sz="0" w:space="0" w:color="auto"/>
          </w:divBdr>
        </w:div>
        <w:div w:id="669792089">
          <w:marLeft w:val="480"/>
          <w:marRight w:val="0"/>
          <w:marTop w:val="0"/>
          <w:marBottom w:val="0"/>
          <w:divBdr>
            <w:top w:val="none" w:sz="0" w:space="0" w:color="auto"/>
            <w:left w:val="none" w:sz="0" w:space="0" w:color="auto"/>
            <w:bottom w:val="none" w:sz="0" w:space="0" w:color="auto"/>
            <w:right w:val="none" w:sz="0" w:space="0" w:color="auto"/>
          </w:divBdr>
        </w:div>
        <w:div w:id="757363664">
          <w:marLeft w:val="480"/>
          <w:marRight w:val="0"/>
          <w:marTop w:val="0"/>
          <w:marBottom w:val="0"/>
          <w:divBdr>
            <w:top w:val="none" w:sz="0" w:space="0" w:color="auto"/>
            <w:left w:val="none" w:sz="0" w:space="0" w:color="auto"/>
            <w:bottom w:val="none" w:sz="0" w:space="0" w:color="auto"/>
            <w:right w:val="none" w:sz="0" w:space="0" w:color="auto"/>
          </w:divBdr>
        </w:div>
        <w:div w:id="905186278">
          <w:marLeft w:val="480"/>
          <w:marRight w:val="0"/>
          <w:marTop w:val="0"/>
          <w:marBottom w:val="0"/>
          <w:divBdr>
            <w:top w:val="none" w:sz="0" w:space="0" w:color="auto"/>
            <w:left w:val="none" w:sz="0" w:space="0" w:color="auto"/>
            <w:bottom w:val="none" w:sz="0" w:space="0" w:color="auto"/>
            <w:right w:val="none" w:sz="0" w:space="0" w:color="auto"/>
          </w:divBdr>
        </w:div>
        <w:div w:id="931663478">
          <w:marLeft w:val="480"/>
          <w:marRight w:val="0"/>
          <w:marTop w:val="0"/>
          <w:marBottom w:val="0"/>
          <w:divBdr>
            <w:top w:val="none" w:sz="0" w:space="0" w:color="auto"/>
            <w:left w:val="none" w:sz="0" w:space="0" w:color="auto"/>
            <w:bottom w:val="none" w:sz="0" w:space="0" w:color="auto"/>
            <w:right w:val="none" w:sz="0" w:space="0" w:color="auto"/>
          </w:divBdr>
        </w:div>
        <w:div w:id="975986419">
          <w:marLeft w:val="480"/>
          <w:marRight w:val="0"/>
          <w:marTop w:val="0"/>
          <w:marBottom w:val="0"/>
          <w:divBdr>
            <w:top w:val="none" w:sz="0" w:space="0" w:color="auto"/>
            <w:left w:val="none" w:sz="0" w:space="0" w:color="auto"/>
            <w:bottom w:val="none" w:sz="0" w:space="0" w:color="auto"/>
            <w:right w:val="none" w:sz="0" w:space="0" w:color="auto"/>
          </w:divBdr>
        </w:div>
        <w:div w:id="1010566509">
          <w:marLeft w:val="480"/>
          <w:marRight w:val="0"/>
          <w:marTop w:val="0"/>
          <w:marBottom w:val="0"/>
          <w:divBdr>
            <w:top w:val="none" w:sz="0" w:space="0" w:color="auto"/>
            <w:left w:val="none" w:sz="0" w:space="0" w:color="auto"/>
            <w:bottom w:val="none" w:sz="0" w:space="0" w:color="auto"/>
            <w:right w:val="none" w:sz="0" w:space="0" w:color="auto"/>
          </w:divBdr>
        </w:div>
        <w:div w:id="1046295974">
          <w:marLeft w:val="480"/>
          <w:marRight w:val="0"/>
          <w:marTop w:val="0"/>
          <w:marBottom w:val="0"/>
          <w:divBdr>
            <w:top w:val="none" w:sz="0" w:space="0" w:color="auto"/>
            <w:left w:val="none" w:sz="0" w:space="0" w:color="auto"/>
            <w:bottom w:val="none" w:sz="0" w:space="0" w:color="auto"/>
            <w:right w:val="none" w:sz="0" w:space="0" w:color="auto"/>
          </w:divBdr>
        </w:div>
        <w:div w:id="1057439110">
          <w:marLeft w:val="480"/>
          <w:marRight w:val="0"/>
          <w:marTop w:val="0"/>
          <w:marBottom w:val="0"/>
          <w:divBdr>
            <w:top w:val="none" w:sz="0" w:space="0" w:color="auto"/>
            <w:left w:val="none" w:sz="0" w:space="0" w:color="auto"/>
            <w:bottom w:val="none" w:sz="0" w:space="0" w:color="auto"/>
            <w:right w:val="none" w:sz="0" w:space="0" w:color="auto"/>
          </w:divBdr>
        </w:div>
        <w:div w:id="1076517114">
          <w:marLeft w:val="480"/>
          <w:marRight w:val="0"/>
          <w:marTop w:val="0"/>
          <w:marBottom w:val="0"/>
          <w:divBdr>
            <w:top w:val="none" w:sz="0" w:space="0" w:color="auto"/>
            <w:left w:val="none" w:sz="0" w:space="0" w:color="auto"/>
            <w:bottom w:val="none" w:sz="0" w:space="0" w:color="auto"/>
            <w:right w:val="none" w:sz="0" w:space="0" w:color="auto"/>
          </w:divBdr>
        </w:div>
        <w:div w:id="1081294638">
          <w:marLeft w:val="480"/>
          <w:marRight w:val="0"/>
          <w:marTop w:val="0"/>
          <w:marBottom w:val="0"/>
          <w:divBdr>
            <w:top w:val="none" w:sz="0" w:space="0" w:color="auto"/>
            <w:left w:val="none" w:sz="0" w:space="0" w:color="auto"/>
            <w:bottom w:val="none" w:sz="0" w:space="0" w:color="auto"/>
            <w:right w:val="none" w:sz="0" w:space="0" w:color="auto"/>
          </w:divBdr>
        </w:div>
        <w:div w:id="1105004941">
          <w:marLeft w:val="480"/>
          <w:marRight w:val="0"/>
          <w:marTop w:val="0"/>
          <w:marBottom w:val="0"/>
          <w:divBdr>
            <w:top w:val="none" w:sz="0" w:space="0" w:color="auto"/>
            <w:left w:val="none" w:sz="0" w:space="0" w:color="auto"/>
            <w:bottom w:val="none" w:sz="0" w:space="0" w:color="auto"/>
            <w:right w:val="none" w:sz="0" w:space="0" w:color="auto"/>
          </w:divBdr>
        </w:div>
        <w:div w:id="1142505224">
          <w:marLeft w:val="480"/>
          <w:marRight w:val="0"/>
          <w:marTop w:val="0"/>
          <w:marBottom w:val="0"/>
          <w:divBdr>
            <w:top w:val="none" w:sz="0" w:space="0" w:color="auto"/>
            <w:left w:val="none" w:sz="0" w:space="0" w:color="auto"/>
            <w:bottom w:val="none" w:sz="0" w:space="0" w:color="auto"/>
            <w:right w:val="none" w:sz="0" w:space="0" w:color="auto"/>
          </w:divBdr>
        </w:div>
        <w:div w:id="1296065285">
          <w:marLeft w:val="480"/>
          <w:marRight w:val="0"/>
          <w:marTop w:val="0"/>
          <w:marBottom w:val="0"/>
          <w:divBdr>
            <w:top w:val="none" w:sz="0" w:space="0" w:color="auto"/>
            <w:left w:val="none" w:sz="0" w:space="0" w:color="auto"/>
            <w:bottom w:val="none" w:sz="0" w:space="0" w:color="auto"/>
            <w:right w:val="none" w:sz="0" w:space="0" w:color="auto"/>
          </w:divBdr>
        </w:div>
        <w:div w:id="1299336697">
          <w:marLeft w:val="480"/>
          <w:marRight w:val="0"/>
          <w:marTop w:val="0"/>
          <w:marBottom w:val="0"/>
          <w:divBdr>
            <w:top w:val="none" w:sz="0" w:space="0" w:color="auto"/>
            <w:left w:val="none" w:sz="0" w:space="0" w:color="auto"/>
            <w:bottom w:val="none" w:sz="0" w:space="0" w:color="auto"/>
            <w:right w:val="none" w:sz="0" w:space="0" w:color="auto"/>
          </w:divBdr>
        </w:div>
        <w:div w:id="1328554782">
          <w:marLeft w:val="480"/>
          <w:marRight w:val="0"/>
          <w:marTop w:val="0"/>
          <w:marBottom w:val="0"/>
          <w:divBdr>
            <w:top w:val="none" w:sz="0" w:space="0" w:color="auto"/>
            <w:left w:val="none" w:sz="0" w:space="0" w:color="auto"/>
            <w:bottom w:val="none" w:sz="0" w:space="0" w:color="auto"/>
            <w:right w:val="none" w:sz="0" w:space="0" w:color="auto"/>
          </w:divBdr>
        </w:div>
        <w:div w:id="1351561962">
          <w:marLeft w:val="480"/>
          <w:marRight w:val="0"/>
          <w:marTop w:val="0"/>
          <w:marBottom w:val="0"/>
          <w:divBdr>
            <w:top w:val="none" w:sz="0" w:space="0" w:color="auto"/>
            <w:left w:val="none" w:sz="0" w:space="0" w:color="auto"/>
            <w:bottom w:val="none" w:sz="0" w:space="0" w:color="auto"/>
            <w:right w:val="none" w:sz="0" w:space="0" w:color="auto"/>
          </w:divBdr>
        </w:div>
        <w:div w:id="1352297226">
          <w:marLeft w:val="480"/>
          <w:marRight w:val="0"/>
          <w:marTop w:val="0"/>
          <w:marBottom w:val="0"/>
          <w:divBdr>
            <w:top w:val="none" w:sz="0" w:space="0" w:color="auto"/>
            <w:left w:val="none" w:sz="0" w:space="0" w:color="auto"/>
            <w:bottom w:val="none" w:sz="0" w:space="0" w:color="auto"/>
            <w:right w:val="none" w:sz="0" w:space="0" w:color="auto"/>
          </w:divBdr>
        </w:div>
        <w:div w:id="1361124416">
          <w:marLeft w:val="480"/>
          <w:marRight w:val="0"/>
          <w:marTop w:val="0"/>
          <w:marBottom w:val="0"/>
          <w:divBdr>
            <w:top w:val="none" w:sz="0" w:space="0" w:color="auto"/>
            <w:left w:val="none" w:sz="0" w:space="0" w:color="auto"/>
            <w:bottom w:val="none" w:sz="0" w:space="0" w:color="auto"/>
            <w:right w:val="none" w:sz="0" w:space="0" w:color="auto"/>
          </w:divBdr>
        </w:div>
        <w:div w:id="1396506629">
          <w:marLeft w:val="480"/>
          <w:marRight w:val="0"/>
          <w:marTop w:val="0"/>
          <w:marBottom w:val="0"/>
          <w:divBdr>
            <w:top w:val="none" w:sz="0" w:space="0" w:color="auto"/>
            <w:left w:val="none" w:sz="0" w:space="0" w:color="auto"/>
            <w:bottom w:val="none" w:sz="0" w:space="0" w:color="auto"/>
            <w:right w:val="none" w:sz="0" w:space="0" w:color="auto"/>
          </w:divBdr>
        </w:div>
        <w:div w:id="1398669422">
          <w:marLeft w:val="480"/>
          <w:marRight w:val="0"/>
          <w:marTop w:val="0"/>
          <w:marBottom w:val="0"/>
          <w:divBdr>
            <w:top w:val="none" w:sz="0" w:space="0" w:color="auto"/>
            <w:left w:val="none" w:sz="0" w:space="0" w:color="auto"/>
            <w:bottom w:val="none" w:sz="0" w:space="0" w:color="auto"/>
            <w:right w:val="none" w:sz="0" w:space="0" w:color="auto"/>
          </w:divBdr>
        </w:div>
        <w:div w:id="1399397557">
          <w:marLeft w:val="480"/>
          <w:marRight w:val="0"/>
          <w:marTop w:val="0"/>
          <w:marBottom w:val="0"/>
          <w:divBdr>
            <w:top w:val="none" w:sz="0" w:space="0" w:color="auto"/>
            <w:left w:val="none" w:sz="0" w:space="0" w:color="auto"/>
            <w:bottom w:val="none" w:sz="0" w:space="0" w:color="auto"/>
            <w:right w:val="none" w:sz="0" w:space="0" w:color="auto"/>
          </w:divBdr>
        </w:div>
        <w:div w:id="1418751068">
          <w:marLeft w:val="480"/>
          <w:marRight w:val="0"/>
          <w:marTop w:val="0"/>
          <w:marBottom w:val="0"/>
          <w:divBdr>
            <w:top w:val="none" w:sz="0" w:space="0" w:color="auto"/>
            <w:left w:val="none" w:sz="0" w:space="0" w:color="auto"/>
            <w:bottom w:val="none" w:sz="0" w:space="0" w:color="auto"/>
            <w:right w:val="none" w:sz="0" w:space="0" w:color="auto"/>
          </w:divBdr>
        </w:div>
        <w:div w:id="1430585600">
          <w:marLeft w:val="480"/>
          <w:marRight w:val="0"/>
          <w:marTop w:val="0"/>
          <w:marBottom w:val="0"/>
          <w:divBdr>
            <w:top w:val="none" w:sz="0" w:space="0" w:color="auto"/>
            <w:left w:val="none" w:sz="0" w:space="0" w:color="auto"/>
            <w:bottom w:val="none" w:sz="0" w:space="0" w:color="auto"/>
            <w:right w:val="none" w:sz="0" w:space="0" w:color="auto"/>
          </w:divBdr>
        </w:div>
        <w:div w:id="1531338164">
          <w:marLeft w:val="480"/>
          <w:marRight w:val="0"/>
          <w:marTop w:val="0"/>
          <w:marBottom w:val="0"/>
          <w:divBdr>
            <w:top w:val="none" w:sz="0" w:space="0" w:color="auto"/>
            <w:left w:val="none" w:sz="0" w:space="0" w:color="auto"/>
            <w:bottom w:val="none" w:sz="0" w:space="0" w:color="auto"/>
            <w:right w:val="none" w:sz="0" w:space="0" w:color="auto"/>
          </w:divBdr>
        </w:div>
        <w:div w:id="1575122455">
          <w:marLeft w:val="480"/>
          <w:marRight w:val="0"/>
          <w:marTop w:val="0"/>
          <w:marBottom w:val="0"/>
          <w:divBdr>
            <w:top w:val="none" w:sz="0" w:space="0" w:color="auto"/>
            <w:left w:val="none" w:sz="0" w:space="0" w:color="auto"/>
            <w:bottom w:val="none" w:sz="0" w:space="0" w:color="auto"/>
            <w:right w:val="none" w:sz="0" w:space="0" w:color="auto"/>
          </w:divBdr>
        </w:div>
        <w:div w:id="1587687257">
          <w:marLeft w:val="480"/>
          <w:marRight w:val="0"/>
          <w:marTop w:val="0"/>
          <w:marBottom w:val="0"/>
          <w:divBdr>
            <w:top w:val="none" w:sz="0" w:space="0" w:color="auto"/>
            <w:left w:val="none" w:sz="0" w:space="0" w:color="auto"/>
            <w:bottom w:val="none" w:sz="0" w:space="0" w:color="auto"/>
            <w:right w:val="none" w:sz="0" w:space="0" w:color="auto"/>
          </w:divBdr>
        </w:div>
        <w:div w:id="1591088190">
          <w:marLeft w:val="480"/>
          <w:marRight w:val="0"/>
          <w:marTop w:val="0"/>
          <w:marBottom w:val="0"/>
          <w:divBdr>
            <w:top w:val="none" w:sz="0" w:space="0" w:color="auto"/>
            <w:left w:val="none" w:sz="0" w:space="0" w:color="auto"/>
            <w:bottom w:val="none" w:sz="0" w:space="0" w:color="auto"/>
            <w:right w:val="none" w:sz="0" w:space="0" w:color="auto"/>
          </w:divBdr>
        </w:div>
        <w:div w:id="1606502683">
          <w:marLeft w:val="480"/>
          <w:marRight w:val="0"/>
          <w:marTop w:val="0"/>
          <w:marBottom w:val="0"/>
          <w:divBdr>
            <w:top w:val="none" w:sz="0" w:space="0" w:color="auto"/>
            <w:left w:val="none" w:sz="0" w:space="0" w:color="auto"/>
            <w:bottom w:val="none" w:sz="0" w:space="0" w:color="auto"/>
            <w:right w:val="none" w:sz="0" w:space="0" w:color="auto"/>
          </w:divBdr>
        </w:div>
        <w:div w:id="1614556095">
          <w:marLeft w:val="480"/>
          <w:marRight w:val="0"/>
          <w:marTop w:val="0"/>
          <w:marBottom w:val="0"/>
          <w:divBdr>
            <w:top w:val="none" w:sz="0" w:space="0" w:color="auto"/>
            <w:left w:val="none" w:sz="0" w:space="0" w:color="auto"/>
            <w:bottom w:val="none" w:sz="0" w:space="0" w:color="auto"/>
            <w:right w:val="none" w:sz="0" w:space="0" w:color="auto"/>
          </w:divBdr>
        </w:div>
        <w:div w:id="1720469223">
          <w:marLeft w:val="480"/>
          <w:marRight w:val="0"/>
          <w:marTop w:val="0"/>
          <w:marBottom w:val="0"/>
          <w:divBdr>
            <w:top w:val="none" w:sz="0" w:space="0" w:color="auto"/>
            <w:left w:val="none" w:sz="0" w:space="0" w:color="auto"/>
            <w:bottom w:val="none" w:sz="0" w:space="0" w:color="auto"/>
            <w:right w:val="none" w:sz="0" w:space="0" w:color="auto"/>
          </w:divBdr>
        </w:div>
        <w:div w:id="1809005248">
          <w:marLeft w:val="480"/>
          <w:marRight w:val="0"/>
          <w:marTop w:val="0"/>
          <w:marBottom w:val="0"/>
          <w:divBdr>
            <w:top w:val="none" w:sz="0" w:space="0" w:color="auto"/>
            <w:left w:val="none" w:sz="0" w:space="0" w:color="auto"/>
            <w:bottom w:val="none" w:sz="0" w:space="0" w:color="auto"/>
            <w:right w:val="none" w:sz="0" w:space="0" w:color="auto"/>
          </w:divBdr>
        </w:div>
        <w:div w:id="1816486302">
          <w:marLeft w:val="480"/>
          <w:marRight w:val="0"/>
          <w:marTop w:val="0"/>
          <w:marBottom w:val="0"/>
          <w:divBdr>
            <w:top w:val="none" w:sz="0" w:space="0" w:color="auto"/>
            <w:left w:val="none" w:sz="0" w:space="0" w:color="auto"/>
            <w:bottom w:val="none" w:sz="0" w:space="0" w:color="auto"/>
            <w:right w:val="none" w:sz="0" w:space="0" w:color="auto"/>
          </w:divBdr>
        </w:div>
        <w:div w:id="1872985859">
          <w:marLeft w:val="480"/>
          <w:marRight w:val="0"/>
          <w:marTop w:val="0"/>
          <w:marBottom w:val="0"/>
          <w:divBdr>
            <w:top w:val="none" w:sz="0" w:space="0" w:color="auto"/>
            <w:left w:val="none" w:sz="0" w:space="0" w:color="auto"/>
            <w:bottom w:val="none" w:sz="0" w:space="0" w:color="auto"/>
            <w:right w:val="none" w:sz="0" w:space="0" w:color="auto"/>
          </w:divBdr>
        </w:div>
        <w:div w:id="1958442673">
          <w:marLeft w:val="480"/>
          <w:marRight w:val="0"/>
          <w:marTop w:val="0"/>
          <w:marBottom w:val="0"/>
          <w:divBdr>
            <w:top w:val="none" w:sz="0" w:space="0" w:color="auto"/>
            <w:left w:val="none" w:sz="0" w:space="0" w:color="auto"/>
            <w:bottom w:val="none" w:sz="0" w:space="0" w:color="auto"/>
            <w:right w:val="none" w:sz="0" w:space="0" w:color="auto"/>
          </w:divBdr>
        </w:div>
        <w:div w:id="1959488987">
          <w:marLeft w:val="480"/>
          <w:marRight w:val="0"/>
          <w:marTop w:val="0"/>
          <w:marBottom w:val="0"/>
          <w:divBdr>
            <w:top w:val="none" w:sz="0" w:space="0" w:color="auto"/>
            <w:left w:val="none" w:sz="0" w:space="0" w:color="auto"/>
            <w:bottom w:val="none" w:sz="0" w:space="0" w:color="auto"/>
            <w:right w:val="none" w:sz="0" w:space="0" w:color="auto"/>
          </w:divBdr>
        </w:div>
        <w:div w:id="1981307303">
          <w:marLeft w:val="480"/>
          <w:marRight w:val="0"/>
          <w:marTop w:val="0"/>
          <w:marBottom w:val="0"/>
          <w:divBdr>
            <w:top w:val="none" w:sz="0" w:space="0" w:color="auto"/>
            <w:left w:val="none" w:sz="0" w:space="0" w:color="auto"/>
            <w:bottom w:val="none" w:sz="0" w:space="0" w:color="auto"/>
            <w:right w:val="none" w:sz="0" w:space="0" w:color="auto"/>
          </w:divBdr>
        </w:div>
        <w:div w:id="2044596997">
          <w:marLeft w:val="480"/>
          <w:marRight w:val="0"/>
          <w:marTop w:val="0"/>
          <w:marBottom w:val="0"/>
          <w:divBdr>
            <w:top w:val="none" w:sz="0" w:space="0" w:color="auto"/>
            <w:left w:val="none" w:sz="0" w:space="0" w:color="auto"/>
            <w:bottom w:val="none" w:sz="0" w:space="0" w:color="auto"/>
            <w:right w:val="none" w:sz="0" w:space="0" w:color="auto"/>
          </w:divBdr>
        </w:div>
        <w:div w:id="2078428995">
          <w:marLeft w:val="480"/>
          <w:marRight w:val="0"/>
          <w:marTop w:val="0"/>
          <w:marBottom w:val="0"/>
          <w:divBdr>
            <w:top w:val="none" w:sz="0" w:space="0" w:color="auto"/>
            <w:left w:val="none" w:sz="0" w:space="0" w:color="auto"/>
            <w:bottom w:val="none" w:sz="0" w:space="0" w:color="auto"/>
            <w:right w:val="none" w:sz="0" w:space="0" w:color="auto"/>
          </w:divBdr>
        </w:div>
        <w:div w:id="2113235925">
          <w:marLeft w:val="480"/>
          <w:marRight w:val="0"/>
          <w:marTop w:val="0"/>
          <w:marBottom w:val="0"/>
          <w:divBdr>
            <w:top w:val="none" w:sz="0" w:space="0" w:color="auto"/>
            <w:left w:val="none" w:sz="0" w:space="0" w:color="auto"/>
            <w:bottom w:val="none" w:sz="0" w:space="0" w:color="auto"/>
            <w:right w:val="none" w:sz="0" w:space="0" w:color="auto"/>
          </w:divBdr>
        </w:div>
      </w:divsChild>
    </w:div>
    <w:div w:id="668673399">
      <w:bodyDiv w:val="1"/>
      <w:marLeft w:val="0"/>
      <w:marRight w:val="0"/>
      <w:marTop w:val="0"/>
      <w:marBottom w:val="0"/>
      <w:divBdr>
        <w:top w:val="none" w:sz="0" w:space="0" w:color="auto"/>
        <w:left w:val="none" w:sz="0" w:space="0" w:color="auto"/>
        <w:bottom w:val="none" w:sz="0" w:space="0" w:color="auto"/>
        <w:right w:val="none" w:sz="0" w:space="0" w:color="auto"/>
      </w:divBdr>
    </w:div>
    <w:div w:id="671177711">
      <w:bodyDiv w:val="1"/>
      <w:marLeft w:val="0"/>
      <w:marRight w:val="0"/>
      <w:marTop w:val="0"/>
      <w:marBottom w:val="0"/>
      <w:divBdr>
        <w:top w:val="none" w:sz="0" w:space="0" w:color="auto"/>
        <w:left w:val="none" w:sz="0" w:space="0" w:color="auto"/>
        <w:bottom w:val="none" w:sz="0" w:space="0" w:color="auto"/>
        <w:right w:val="none" w:sz="0" w:space="0" w:color="auto"/>
      </w:divBdr>
    </w:div>
    <w:div w:id="671956606">
      <w:bodyDiv w:val="1"/>
      <w:marLeft w:val="0"/>
      <w:marRight w:val="0"/>
      <w:marTop w:val="0"/>
      <w:marBottom w:val="0"/>
      <w:divBdr>
        <w:top w:val="none" w:sz="0" w:space="0" w:color="auto"/>
        <w:left w:val="none" w:sz="0" w:space="0" w:color="auto"/>
        <w:bottom w:val="none" w:sz="0" w:space="0" w:color="auto"/>
        <w:right w:val="none" w:sz="0" w:space="0" w:color="auto"/>
      </w:divBdr>
    </w:div>
    <w:div w:id="673268631">
      <w:bodyDiv w:val="1"/>
      <w:marLeft w:val="0"/>
      <w:marRight w:val="0"/>
      <w:marTop w:val="0"/>
      <w:marBottom w:val="0"/>
      <w:divBdr>
        <w:top w:val="none" w:sz="0" w:space="0" w:color="auto"/>
        <w:left w:val="none" w:sz="0" w:space="0" w:color="auto"/>
        <w:bottom w:val="none" w:sz="0" w:space="0" w:color="auto"/>
        <w:right w:val="none" w:sz="0" w:space="0" w:color="auto"/>
      </w:divBdr>
    </w:div>
    <w:div w:id="675234919">
      <w:bodyDiv w:val="1"/>
      <w:marLeft w:val="0"/>
      <w:marRight w:val="0"/>
      <w:marTop w:val="0"/>
      <w:marBottom w:val="0"/>
      <w:divBdr>
        <w:top w:val="none" w:sz="0" w:space="0" w:color="auto"/>
        <w:left w:val="none" w:sz="0" w:space="0" w:color="auto"/>
        <w:bottom w:val="none" w:sz="0" w:space="0" w:color="auto"/>
        <w:right w:val="none" w:sz="0" w:space="0" w:color="auto"/>
      </w:divBdr>
      <w:divsChild>
        <w:div w:id="24720592">
          <w:marLeft w:val="480"/>
          <w:marRight w:val="0"/>
          <w:marTop w:val="0"/>
          <w:marBottom w:val="0"/>
          <w:divBdr>
            <w:top w:val="none" w:sz="0" w:space="0" w:color="auto"/>
            <w:left w:val="none" w:sz="0" w:space="0" w:color="auto"/>
            <w:bottom w:val="none" w:sz="0" w:space="0" w:color="auto"/>
            <w:right w:val="none" w:sz="0" w:space="0" w:color="auto"/>
          </w:divBdr>
        </w:div>
        <w:div w:id="92241170">
          <w:marLeft w:val="480"/>
          <w:marRight w:val="0"/>
          <w:marTop w:val="0"/>
          <w:marBottom w:val="0"/>
          <w:divBdr>
            <w:top w:val="none" w:sz="0" w:space="0" w:color="auto"/>
            <w:left w:val="none" w:sz="0" w:space="0" w:color="auto"/>
            <w:bottom w:val="none" w:sz="0" w:space="0" w:color="auto"/>
            <w:right w:val="none" w:sz="0" w:space="0" w:color="auto"/>
          </w:divBdr>
        </w:div>
        <w:div w:id="183635871">
          <w:marLeft w:val="480"/>
          <w:marRight w:val="0"/>
          <w:marTop w:val="0"/>
          <w:marBottom w:val="0"/>
          <w:divBdr>
            <w:top w:val="none" w:sz="0" w:space="0" w:color="auto"/>
            <w:left w:val="none" w:sz="0" w:space="0" w:color="auto"/>
            <w:bottom w:val="none" w:sz="0" w:space="0" w:color="auto"/>
            <w:right w:val="none" w:sz="0" w:space="0" w:color="auto"/>
          </w:divBdr>
        </w:div>
        <w:div w:id="332993754">
          <w:marLeft w:val="480"/>
          <w:marRight w:val="0"/>
          <w:marTop w:val="0"/>
          <w:marBottom w:val="0"/>
          <w:divBdr>
            <w:top w:val="none" w:sz="0" w:space="0" w:color="auto"/>
            <w:left w:val="none" w:sz="0" w:space="0" w:color="auto"/>
            <w:bottom w:val="none" w:sz="0" w:space="0" w:color="auto"/>
            <w:right w:val="none" w:sz="0" w:space="0" w:color="auto"/>
          </w:divBdr>
        </w:div>
        <w:div w:id="366028882">
          <w:marLeft w:val="480"/>
          <w:marRight w:val="0"/>
          <w:marTop w:val="0"/>
          <w:marBottom w:val="0"/>
          <w:divBdr>
            <w:top w:val="none" w:sz="0" w:space="0" w:color="auto"/>
            <w:left w:val="none" w:sz="0" w:space="0" w:color="auto"/>
            <w:bottom w:val="none" w:sz="0" w:space="0" w:color="auto"/>
            <w:right w:val="none" w:sz="0" w:space="0" w:color="auto"/>
          </w:divBdr>
        </w:div>
        <w:div w:id="395203619">
          <w:marLeft w:val="480"/>
          <w:marRight w:val="0"/>
          <w:marTop w:val="0"/>
          <w:marBottom w:val="0"/>
          <w:divBdr>
            <w:top w:val="none" w:sz="0" w:space="0" w:color="auto"/>
            <w:left w:val="none" w:sz="0" w:space="0" w:color="auto"/>
            <w:bottom w:val="none" w:sz="0" w:space="0" w:color="auto"/>
            <w:right w:val="none" w:sz="0" w:space="0" w:color="auto"/>
          </w:divBdr>
        </w:div>
        <w:div w:id="482429110">
          <w:marLeft w:val="480"/>
          <w:marRight w:val="0"/>
          <w:marTop w:val="0"/>
          <w:marBottom w:val="0"/>
          <w:divBdr>
            <w:top w:val="none" w:sz="0" w:space="0" w:color="auto"/>
            <w:left w:val="none" w:sz="0" w:space="0" w:color="auto"/>
            <w:bottom w:val="none" w:sz="0" w:space="0" w:color="auto"/>
            <w:right w:val="none" w:sz="0" w:space="0" w:color="auto"/>
          </w:divBdr>
        </w:div>
        <w:div w:id="505825962">
          <w:marLeft w:val="480"/>
          <w:marRight w:val="0"/>
          <w:marTop w:val="0"/>
          <w:marBottom w:val="0"/>
          <w:divBdr>
            <w:top w:val="none" w:sz="0" w:space="0" w:color="auto"/>
            <w:left w:val="none" w:sz="0" w:space="0" w:color="auto"/>
            <w:bottom w:val="none" w:sz="0" w:space="0" w:color="auto"/>
            <w:right w:val="none" w:sz="0" w:space="0" w:color="auto"/>
          </w:divBdr>
        </w:div>
        <w:div w:id="584724959">
          <w:marLeft w:val="480"/>
          <w:marRight w:val="0"/>
          <w:marTop w:val="0"/>
          <w:marBottom w:val="0"/>
          <w:divBdr>
            <w:top w:val="none" w:sz="0" w:space="0" w:color="auto"/>
            <w:left w:val="none" w:sz="0" w:space="0" w:color="auto"/>
            <w:bottom w:val="none" w:sz="0" w:space="0" w:color="auto"/>
            <w:right w:val="none" w:sz="0" w:space="0" w:color="auto"/>
          </w:divBdr>
        </w:div>
        <w:div w:id="591202009">
          <w:marLeft w:val="480"/>
          <w:marRight w:val="0"/>
          <w:marTop w:val="0"/>
          <w:marBottom w:val="0"/>
          <w:divBdr>
            <w:top w:val="none" w:sz="0" w:space="0" w:color="auto"/>
            <w:left w:val="none" w:sz="0" w:space="0" w:color="auto"/>
            <w:bottom w:val="none" w:sz="0" w:space="0" w:color="auto"/>
            <w:right w:val="none" w:sz="0" w:space="0" w:color="auto"/>
          </w:divBdr>
        </w:div>
        <w:div w:id="614756446">
          <w:marLeft w:val="480"/>
          <w:marRight w:val="0"/>
          <w:marTop w:val="0"/>
          <w:marBottom w:val="0"/>
          <w:divBdr>
            <w:top w:val="none" w:sz="0" w:space="0" w:color="auto"/>
            <w:left w:val="none" w:sz="0" w:space="0" w:color="auto"/>
            <w:bottom w:val="none" w:sz="0" w:space="0" w:color="auto"/>
            <w:right w:val="none" w:sz="0" w:space="0" w:color="auto"/>
          </w:divBdr>
        </w:div>
        <w:div w:id="666833477">
          <w:marLeft w:val="480"/>
          <w:marRight w:val="0"/>
          <w:marTop w:val="0"/>
          <w:marBottom w:val="0"/>
          <w:divBdr>
            <w:top w:val="none" w:sz="0" w:space="0" w:color="auto"/>
            <w:left w:val="none" w:sz="0" w:space="0" w:color="auto"/>
            <w:bottom w:val="none" w:sz="0" w:space="0" w:color="auto"/>
            <w:right w:val="none" w:sz="0" w:space="0" w:color="auto"/>
          </w:divBdr>
        </w:div>
        <w:div w:id="678389623">
          <w:marLeft w:val="480"/>
          <w:marRight w:val="0"/>
          <w:marTop w:val="0"/>
          <w:marBottom w:val="0"/>
          <w:divBdr>
            <w:top w:val="none" w:sz="0" w:space="0" w:color="auto"/>
            <w:left w:val="none" w:sz="0" w:space="0" w:color="auto"/>
            <w:bottom w:val="none" w:sz="0" w:space="0" w:color="auto"/>
            <w:right w:val="none" w:sz="0" w:space="0" w:color="auto"/>
          </w:divBdr>
        </w:div>
        <w:div w:id="805465421">
          <w:marLeft w:val="480"/>
          <w:marRight w:val="0"/>
          <w:marTop w:val="0"/>
          <w:marBottom w:val="0"/>
          <w:divBdr>
            <w:top w:val="none" w:sz="0" w:space="0" w:color="auto"/>
            <w:left w:val="none" w:sz="0" w:space="0" w:color="auto"/>
            <w:bottom w:val="none" w:sz="0" w:space="0" w:color="auto"/>
            <w:right w:val="none" w:sz="0" w:space="0" w:color="auto"/>
          </w:divBdr>
        </w:div>
        <w:div w:id="810945663">
          <w:marLeft w:val="480"/>
          <w:marRight w:val="0"/>
          <w:marTop w:val="0"/>
          <w:marBottom w:val="0"/>
          <w:divBdr>
            <w:top w:val="none" w:sz="0" w:space="0" w:color="auto"/>
            <w:left w:val="none" w:sz="0" w:space="0" w:color="auto"/>
            <w:bottom w:val="none" w:sz="0" w:space="0" w:color="auto"/>
            <w:right w:val="none" w:sz="0" w:space="0" w:color="auto"/>
          </w:divBdr>
        </w:div>
        <w:div w:id="898399223">
          <w:marLeft w:val="480"/>
          <w:marRight w:val="0"/>
          <w:marTop w:val="0"/>
          <w:marBottom w:val="0"/>
          <w:divBdr>
            <w:top w:val="none" w:sz="0" w:space="0" w:color="auto"/>
            <w:left w:val="none" w:sz="0" w:space="0" w:color="auto"/>
            <w:bottom w:val="none" w:sz="0" w:space="0" w:color="auto"/>
            <w:right w:val="none" w:sz="0" w:space="0" w:color="auto"/>
          </w:divBdr>
        </w:div>
        <w:div w:id="944000540">
          <w:marLeft w:val="480"/>
          <w:marRight w:val="0"/>
          <w:marTop w:val="0"/>
          <w:marBottom w:val="0"/>
          <w:divBdr>
            <w:top w:val="none" w:sz="0" w:space="0" w:color="auto"/>
            <w:left w:val="none" w:sz="0" w:space="0" w:color="auto"/>
            <w:bottom w:val="none" w:sz="0" w:space="0" w:color="auto"/>
            <w:right w:val="none" w:sz="0" w:space="0" w:color="auto"/>
          </w:divBdr>
        </w:div>
        <w:div w:id="966086326">
          <w:marLeft w:val="480"/>
          <w:marRight w:val="0"/>
          <w:marTop w:val="0"/>
          <w:marBottom w:val="0"/>
          <w:divBdr>
            <w:top w:val="none" w:sz="0" w:space="0" w:color="auto"/>
            <w:left w:val="none" w:sz="0" w:space="0" w:color="auto"/>
            <w:bottom w:val="none" w:sz="0" w:space="0" w:color="auto"/>
            <w:right w:val="none" w:sz="0" w:space="0" w:color="auto"/>
          </w:divBdr>
        </w:div>
        <w:div w:id="1082600483">
          <w:marLeft w:val="480"/>
          <w:marRight w:val="0"/>
          <w:marTop w:val="0"/>
          <w:marBottom w:val="0"/>
          <w:divBdr>
            <w:top w:val="none" w:sz="0" w:space="0" w:color="auto"/>
            <w:left w:val="none" w:sz="0" w:space="0" w:color="auto"/>
            <w:bottom w:val="none" w:sz="0" w:space="0" w:color="auto"/>
            <w:right w:val="none" w:sz="0" w:space="0" w:color="auto"/>
          </w:divBdr>
        </w:div>
        <w:div w:id="1102578330">
          <w:marLeft w:val="480"/>
          <w:marRight w:val="0"/>
          <w:marTop w:val="0"/>
          <w:marBottom w:val="0"/>
          <w:divBdr>
            <w:top w:val="none" w:sz="0" w:space="0" w:color="auto"/>
            <w:left w:val="none" w:sz="0" w:space="0" w:color="auto"/>
            <w:bottom w:val="none" w:sz="0" w:space="0" w:color="auto"/>
            <w:right w:val="none" w:sz="0" w:space="0" w:color="auto"/>
          </w:divBdr>
        </w:div>
        <w:div w:id="1173566194">
          <w:marLeft w:val="480"/>
          <w:marRight w:val="0"/>
          <w:marTop w:val="0"/>
          <w:marBottom w:val="0"/>
          <w:divBdr>
            <w:top w:val="none" w:sz="0" w:space="0" w:color="auto"/>
            <w:left w:val="none" w:sz="0" w:space="0" w:color="auto"/>
            <w:bottom w:val="none" w:sz="0" w:space="0" w:color="auto"/>
            <w:right w:val="none" w:sz="0" w:space="0" w:color="auto"/>
          </w:divBdr>
        </w:div>
        <w:div w:id="1232305112">
          <w:marLeft w:val="480"/>
          <w:marRight w:val="0"/>
          <w:marTop w:val="0"/>
          <w:marBottom w:val="0"/>
          <w:divBdr>
            <w:top w:val="none" w:sz="0" w:space="0" w:color="auto"/>
            <w:left w:val="none" w:sz="0" w:space="0" w:color="auto"/>
            <w:bottom w:val="none" w:sz="0" w:space="0" w:color="auto"/>
            <w:right w:val="none" w:sz="0" w:space="0" w:color="auto"/>
          </w:divBdr>
        </w:div>
        <w:div w:id="1252163137">
          <w:marLeft w:val="480"/>
          <w:marRight w:val="0"/>
          <w:marTop w:val="0"/>
          <w:marBottom w:val="0"/>
          <w:divBdr>
            <w:top w:val="none" w:sz="0" w:space="0" w:color="auto"/>
            <w:left w:val="none" w:sz="0" w:space="0" w:color="auto"/>
            <w:bottom w:val="none" w:sz="0" w:space="0" w:color="auto"/>
            <w:right w:val="none" w:sz="0" w:space="0" w:color="auto"/>
          </w:divBdr>
        </w:div>
        <w:div w:id="1255552674">
          <w:marLeft w:val="480"/>
          <w:marRight w:val="0"/>
          <w:marTop w:val="0"/>
          <w:marBottom w:val="0"/>
          <w:divBdr>
            <w:top w:val="none" w:sz="0" w:space="0" w:color="auto"/>
            <w:left w:val="none" w:sz="0" w:space="0" w:color="auto"/>
            <w:bottom w:val="none" w:sz="0" w:space="0" w:color="auto"/>
            <w:right w:val="none" w:sz="0" w:space="0" w:color="auto"/>
          </w:divBdr>
        </w:div>
        <w:div w:id="1355107684">
          <w:marLeft w:val="480"/>
          <w:marRight w:val="0"/>
          <w:marTop w:val="0"/>
          <w:marBottom w:val="0"/>
          <w:divBdr>
            <w:top w:val="none" w:sz="0" w:space="0" w:color="auto"/>
            <w:left w:val="none" w:sz="0" w:space="0" w:color="auto"/>
            <w:bottom w:val="none" w:sz="0" w:space="0" w:color="auto"/>
            <w:right w:val="none" w:sz="0" w:space="0" w:color="auto"/>
          </w:divBdr>
        </w:div>
        <w:div w:id="1427311747">
          <w:marLeft w:val="480"/>
          <w:marRight w:val="0"/>
          <w:marTop w:val="0"/>
          <w:marBottom w:val="0"/>
          <w:divBdr>
            <w:top w:val="none" w:sz="0" w:space="0" w:color="auto"/>
            <w:left w:val="none" w:sz="0" w:space="0" w:color="auto"/>
            <w:bottom w:val="none" w:sz="0" w:space="0" w:color="auto"/>
            <w:right w:val="none" w:sz="0" w:space="0" w:color="auto"/>
          </w:divBdr>
        </w:div>
        <w:div w:id="1460731987">
          <w:marLeft w:val="480"/>
          <w:marRight w:val="0"/>
          <w:marTop w:val="0"/>
          <w:marBottom w:val="0"/>
          <w:divBdr>
            <w:top w:val="none" w:sz="0" w:space="0" w:color="auto"/>
            <w:left w:val="none" w:sz="0" w:space="0" w:color="auto"/>
            <w:bottom w:val="none" w:sz="0" w:space="0" w:color="auto"/>
            <w:right w:val="none" w:sz="0" w:space="0" w:color="auto"/>
          </w:divBdr>
        </w:div>
        <w:div w:id="1462843169">
          <w:marLeft w:val="480"/>
          <w:marRight w:val="0"/>
          <w:marTop w:val="0"/>
          <w:marBottom w:val="0"/>
          <w:divBdr>
            <w:top w:val="none" w:sz="0" w:space="0" w:color="auto"/>
            <w:left w:val="none" w:sz="0" w:space="0" w:color="auto"/>
            <w:bottom w:val="none" w:sz="0" w:space="0" w:color="auto"/>
            <w:right w:val="none" w:sz="0" w:space="0" w:color="auto"/>
          </w:divBdr>
        </w:div>
        <w:div w:id="1475754158">
          <w:marLeft w:val="480"/>
          <w:marRight w:val="0"/>
          <w:marTop w:val="0"/>
          <w:marBottom w:val="0"/>
          <w:divBdr>
            <w:top w:val="none" w:sz="0" w:space="0" w:color="auto"/>
            <w:left w:val="none" w:sz="0" w:space="0" w:color="auto"/>
            <w:bottom w:val="none" w:sz="0" w:space="0" w:color="auto"/>
            <w:right w:val="none" w:sz="0" w:space="0" w:color="auto"/>
          </w:divBdr>
        </w:div>
        <w:div w:id="1483081982">
          <w:marLeft w:val="480"/>
          <w:marRight w:val="0"/>
          <w:marTop w:val="0"/>
          <w:marBottom w:val="0"/>
          <w:divBdr>
            <w:top w:val="none" w:sz="0" w:space="0" w:color="auto"/>
            <w:left w:val="none" w:sz="0" w:space="0" w:color="auto"/>
            <w:bottom w:val="none" w:sz="0" w:space="0" w:color="auto"/>
            <w:right w:val="none" w:sz="0" w:space="0" w:color="auto"/>
          </w:divBdr>
        </w:div>
        <w:div w:id="1577862579">
          <w:marLeft w:val="480"/>
          <w:marRight w:val="0"/>
          <w:marTop w:val="0"/>
          <w:marBottom w:val="0"/>
          <w:divBdr>
            <w:top w:val="none" w:sz="0" w:space="0" w:color="auto"/>
            <w:left w:val="none" w:sz="0" w:space="0" w:color="auto"/>
            <w:bottom w:val="none" w:sz="0" w:space="0" w:color="auto"/>
            <w:right w:val="none" w:sz="0" w:space="0" w:color="auto"/>
          </w:divBdr>
        </w:div>
        <w:div w:id="1622683145">
          <w:marLeft w:val="480"/>
          <w:marRight w:val="0"/>
          <w:marTop w:val="0"/>
          <w:marBottom w:val="0"/>
          <w:divBdr>
            <w:top w:val="none" w:sz="0" w:space="0" w:color="auto"/>
            <w:left w:val="none" w:sz="0" w:space="0" w:color="auto"/>
            <w:bottom w:val="none" w:sz="0" w:space="0" w:color="auto"/>
            <w:right w:val="none" w:sz="0" w:space="0" w:color="auto"/>
          </w:divBdr>
        </w:div>
        <w:div w:id="1631325366">
          <w:marLeft w:val="480"/>
          <w:marRight w:val="0"/>
          <w:marTop w:val="0"/>
          <w:marBottom w:val="0"/>
          <w:divBdr>
            <w:top w:val="none" w:sz="0" w:space="0" w:color="auto"/>
            <w:left w:val="none" w:sz="0" w:space="0" w:color="auto"/>
            <w:bottom w:val="none" w:sz="0" w:space="0" w:color="auto"/>
            <w:right w:val="none" w:sz="0" w:space="0" w:color="auto"/>
          </w:divBdr>
        </w:div>
        <w:div w:id="1640258290">
          <w:marLeft w:val="480"/>
          <w:marRight w:val="0"/>
          <w:marTop w:val="0"/>
          <w:marBottom w:val="0"/>
          <w:divBdr>
            <w:top w:val="none" w:sz="0" w:space="0" w:color="auto"/>
            <w:left w:val="none" w:sz="0" w:space="0" w:color="auto"/>
            <w:bottom w:val="none" w:sz="0" w:space="0" w:color="auto"/>
            <w:right w:val="none" w:sz="0" w:space="0" w:color="auto"/>
          </w:divBdr>
        </w:div>
        <w:div w:id="1663044688">
          <w:marLeft w:val="480"/>
          <w:marRight w:val="0"/>
          <w:marTop w:val="0"/>
          <w:marBottom w:val="0"/>
          <w:divBdr>
            <w:top w:val="none" w:sz="0" w:space="0" w:color="auto"/>
            <w:left w:val="none" w:sz="0" w:space="0" w:color="auto"/>
            <w:bottom w:val="none" w:sz="0" w:space="0" w:color="auto"/>
            <w:right w:val="none" w:sz="0" w:space="0" w:color="auto"/>
          </w:divBdr>
        </w:div>
        <w:div w:id="1697652395">
          <w:marLeft w:val="480"/>
          <w:marRight w:val="0"/>
          <w:marTop w:val="0"/>
          <w:marBottom w:val="0"/>
          <w:divBdr>
            <w:top w:val="none" w:sz="0" w:space="0" w:color="auto"/>
            <w:left w:val="none" w:sz="0" w:space="0" w:color="auto"/>
            <w:bottom w:val="none" w:sz="0" w:space="0" w:color="auto"/>
            <w:right w:val="none" w:sz="0" w:space="0" w:color="auto"/>
          </w:divBdr>
        </w:div>
        <w:div w:id="1713724196">
          <w:marLeft w:val="480"/>
          <w:marRight w:val="0"/>
          <w:marTop w:val="0"/>
          <w:marBottom w:val="0"/>
          <w:divBdr>
            <w:top w:val="none" w:sz="0" w:space="0" w:color="auto"/>
            <w:left w:val="none" w:sz="0" w:space="0" w:color="auto"/>
            <w:bottom w:val="none" w:sz="0" w:space="0" w:color="auto"/>
            <w:right w:val="none" w:sz="0" w:space="0" w:color="auto"/>
          </w:divBdr>
        </w:div>
        <w:div w:id="1735396534">
          <w:marLeft w:val="480"/>
          <w:marRight w:val="0"/>
          <w:marTop w:val="0"/>
          <w:marBottom w:val="0"/>
          <w:divBdr>
            <w:top w:val="none" w:sz="0" w:space="0" w:color="auto"/>
            <w:left w:val="none" w:sz="0" w:space="0" w:color="auto"/>
            <w:bottom w:val="none" w:sz="0" w:space="0" w:color="auto"/>
            <w:right w:val="none" w:sz="0" w:space="0" w:color="auto"/>
          </w:divBdr>
        </w:div>
        <w:div w:id="1742365819">
          <w:marLeft w:val="480"/>
          <w:marRight w:val="0"/>
          <w:marTop w:val="0"/>
          <w:marBottom w:val="0"/>
          <w:divBdr>
            <w:top w:val="none" w:sz="0" w:space="0" w:color="auto"/>
            <w:left w:val="none" w:sz="0" w:space="0" w:color="auto"/>
            <w:bottom w:val="none" w:sz="0" w:space="0" w:color="auto"/>
            <w:right w:val="none" w:sz="0" w:space="0" w:color="auto"/>
          </w:divBdr>
        </w:div>
        <w:div w:id="1794247926">
          <w:marLeft w:val="480"/>
          <w:marRight w:val="0"/>
          <w:marTop w:val="0"/>
          <w:marBottom w:val="0"/>
          <w:divBdr>
            <w:top w:val="none" w:sz="0" w:space="0" w:color="auto"/>
            <w:left w:val="none" w:sz="0" w:space="0" w:color="auto"/>
            <w:bottom w:val="none" w:sz="0" w:space="0" w:color="auto"/>
            <w:right w:val="none" w:sz="0" w:space="0" w:color="auto"/>
          </w:divBdr>
        </w:div>
        <w:div w:id="1845052964">
          <w:marLeft w:val="480"/>
          <w:marRight w:val="0"/>
          <w:marTop w:val="0"/>
          <w:marBottom w:val="0"/>
          <w:divBdr>
            <w:top w:val="none" w:sz="0" w:space="0" w:color="auto"/>
            <w:left w:val="none" w:sz="0" w:space="0" w:color="auto"/>
            <w:bottom w:val="none" w:sz="0" w:space="0" w:color="auto"/>
            <w:right w:val="none" w:sz="0" w:space="0" w:color="auto"/>
          </w:divBdr>
        </w:div>
        <w:div w:id="1869218273">
          <w:marLeft w:val="480"/>
          <w:marRight w:val="0"/>
          <w:marTop w:val="0"/>
          <w:marBottom w:val="0"/>
          <w:divBdr>
            <w:top w:val="none" w:sz="0" w:space="0" w:color="auto"/>
            <w:left w:val="none" w:sz="0" w:space="0" w:color="auto"/>
            <w:bottom w:val="none" w:sz="0" w:space="0" w:color="auto"/>
            <w:right w:val="none" w:sz="0" w:space="0" w:color="auto"/>
          </w:divBdr>
        </w:div>
        <w:div w:id="1869563591">
          <w:marLeft w:val="480"/>
          <w:marRight w:val="0"/>
          <w:marTop w:val="0"/>
          <w:marBottom w:val="0"/>
          <w:divBdr>
            <w:top w:val="none" w:sz="0" w:space="0" w:color="auto"/>
            <w:left w:val="none" w:sz="0" w:space="0" w:color="auto"/>
            <w:bottom w:val="none" w:sz="0" w:space="0" w:color="auto"/>
            <w:right w:val="none" w:sz="0" w:space="0" w:color="auto"/>
          </w:divBdr>
        </w:div>
        <w:div w:id="1887788071">
          <w:marLeft w:val="480"/>
          <w:marRight w:val="0"/>
          <w:marTop w:val="0"/>
          <w:marBottom w:val="0"/>
          <w:divBdr>
            <w:top w:val="none" w:sz="0" w:space="0" w:color="auto"/>
            <w:left w:val="none" w:sz="0" w:space="0" w:color="auto"/>
            <w:bottom w:val="none" w:sz="0" w:space="0" w:color="auto"/>
            <w:right w:val="none" w:sz="0" w:space="0" w:color="auto"/>
          </w:divBdr>
        </w:div>
        <w:div w:id="1890069206">
          <w:marLeft w:val="480"/>
          <w:marRight w:val="0"/>
          <w:marTop w:val="0"/>
          <w:marBottom w:val="0"/>
          <w:divBdr>
            <w:top w:val="none" w:sz="0" w:space="0" w:color="auto"/>
            <w:left w:val="none" w:sz="0" w:space="0" w:color="auto"/>
            <w:bottom w:val="none" w:sz="0" w:space="0" w:color="auto"/>
            <w:right w:val="none" w:sz="0" w:space="0" w:color="auto"/>
          </w:divBdr>
        </w:div>
        <w:div w:id="1893688842">
          <w:marLeft w:val="480"/>
          <w:marRight w:val="0"/>
          <w:marTop w:val="0"/>
          <w:marBottom w:val="0"/>
          <w:divBdr>
            <w:top w:val="none" w:sz="0" w:space="0" w:color="auto"/>
            <w:left w:val="none" w:sz="0" w:space="0" w:color="auto"/>
            <w:bottom w:val="none" w:sz="0" w:space="0" w:color="auto"/>
            <w:right w:val="none" w:sz="0" w:space="0" w:color="auto"/>
          </w:divBdr>
        </w:div>
        <w:div w:id="1894191117">
          <w:marLeft w:val="480"/>
          <w:marRight w:val="0"/>
          <w:marTop w:val="0"/>
          <w:marBottom w:val="0"/>
          <w:divBdr>
            <w:top w:val="none" w:sz="0" w:space="0" w:color="auto"/>
            <w:left w:val="none" w:sz="0" w:space="0" w:color="auto"/>
            <w:bottom w:val="none" w:sz="0" w:space="0" w:color="auto"/>
            <w:right w:val="none" w:sz="0" w:space="0" w:color="auto"/>
          </w:divBdr>
        </w:div>
        <w:div w:id="1969123254">
          <w:marLeft w:val="480"/>
          <w:marRight w:val="0"/>
          <w:marTop w:val="0"/>
          <w:marBottom w:val="0"/>
          <w:divBdr>
            <w:top w:val="none" w:sz="0" w:space="0" w:color="auto"/>
            <w:left w:val="none" w:sz="0" w:space="0" w:color="auto"/>
            <w:bottom w:val="none" w:sz="0" w:space="0" w:color="auto"/>
            <w:right w:val="none" w:sz="0" w:space="0" w:color="auto"/>
          </w:divBdr>
        </w:div>
        <w:div w:id="2033799404">
          <w:marLeft w:val="480"/>
          <w:marRight w:val="0"/>
          <w:marTop w:val="0"/>
          <w:marBottom w:val="0"/>
          <w:divBdr>
            <w:top w:val="none" w:sz="0" w:space="0" w:color="auto"/>
            <w:left w:val="none" w:sz="0" w:space="0" w:color="auto"/>
            <w:bottom w:val="none" w:sz="0" w:space="0" w:color="auto"/>
            <w:right w:val="none" w:sz="0" w:space="0" w:color="auto"/>
          </w:divBdr>
        </w:div>
        <w:div w:id="2056809202">
          <w:marLeft w:val="480"/>
          <w:marRight w:val="0"/>
          <w:marTop w:val="0"/>
          <w:marBottom w:val="0"/>
          <w:divBdr>
            <w:top w:val="none" w:sz="0" w:space="0" w:color="auto"/>
            <w:left w:val="none" w:sz="0" w:space="0" w:color="auto"/>
            <w:bottom w:val="none" w:sz="0" w:space="0" w:color="auto"/>
            <w:right w:val="none" w:sz="0" w:space="0" w:color="auto"/>
          </w:divBdr>
        </w:div>
        <w:div w:id="2070683715">
          <w:marLeft w:val="480"/>
          <w:marRight w:val="0"/>
          <w:marTop w:val="0"/>
          <w:marBottom w:val="0"/>
          <w:divBdr>
            <w:top w:val="none" w:sz="0" w:space="0" w:color="auto"/>
            <w:left w:val="none" w:sz="0" w:space="0" w:color="auto"/>
            <w:bottom w:val="none" w:sz="0" w:space="0" w:color="auto"/>
            <w:right w:val="none" w:sz="0" w:space="0" w:color="auto"/>
          </w:divBdr>
        </w:div>
        <w:div w:id="2145780181">
          <w:marLeft w:val="480"/>
          <w:marRight w:val="0"/>
          <w:marTop w:val="0"/>
          <w:marBottom w:val="0"/>
          <w:divBdr>
            <w:top w:val="none" w:sz="0" w:space="0" w:color="auto"/>
            <w:left w:val="none" w:sz="0" w:space="0" w:color="auto"/>
            <w:bottom w:val="none" w:sz="0" w:space="0" w:color="auto"/>
            <w:right w:val="none" w:sz="0" w:space="0" w:color="auto"/>
          </w:divBdr>
        </w:div>
      </w:divsChild>
    </w:div>
    <w:div w:id="680354424">
      <w:bodyDiv w:val="1"/>
      <w:marLeft w:val="0"/>
      <w:marRight w:val="0"/>
      <w:marTop w:val="0"/>
      <w:marBottom w:val="0"/>
      <w:divBdr>
        <w:top w:val="none" w:sz="0" w:space="0" w:color="auto"/>
        <w:left w:val="none" w:sz="0" w:space="0" w:color="auto"/>
        <w:bottom w:val="none" w:sz="0" w:space="0" w:color="auto"/>
        <w:right w:val="none" w:sz="0" w:space="0" w:color="auto"/>
      </w:divBdr>
    </w:div>
    <w:div w:id="680549428">
      <w:bodyDiv w:val="1"/>
      <w:marLeft w:val="0"/>
      <w:marRight w:val="0"/>
      <w:marTop w:val="0"/>
      <w:marBottom w:val="0"/>
      <w:divBdr>
        <w:top w:val="none" w:sz="0" w:space="0" w:color="auto"/>
        <w:left w:val="none" w:sz="0" w:space="0" w:color="auto"/>
        <w:bottom w:val="none" w:sz="0" w:space="0" w:color="auto"/>
        <w:right w:val="none" w:sz="0" w:space="0" w:color="auto"/>
      </w:divBdr>
    </w:div>
    <w:div w:id="684406914">
      <w:bodyDiv w:val="1"/>
      <w:marLeft w:val="0"/>
      <w:marRight w:val="0"/>
      <w:marTop w:val="0"/>
      <w:marBottom w:val="0"/>
      <w:divBdr>
        <w:top w:val="none" w:sz="0" w:space="0" w:color="auto"/>
        <w:left w:val="none" w:sz="0" w:space="0" w:color="auto"/>
        <w:bottom w:val="none" w:sz="0" w:space="0" w:color="auto"/>
        <w:right w:val="none" w:sz="0" w:space="0" w:color="auto"/>
      </w:divBdr>
    </w:div>
    <w:div w:id="684597792">
      <w:bodyDiv w:val="1"/>
      <w:marLeft w:val="0"/>
      <w:marRight w:val="0"/>
      <w:marTop w:val="0"/>
      <w:marBottom w:val="0"/>
      <w:divBdr>
        <w:top w:val="none" w:sz="0" w:space="0" w:color="auto"/>
        <w:left w:val="none" w:sz="0" w:space="0" w:color="auto"/>
        <w:bottom w:val="none" w:sz="0" w:space="0" w:color="auto"/>
        <w:right w:val="none" w:sz="0" w:space="0" w:color="auto"/>
      </w:divBdr>
    </w:div>
    <w:div w:id="693771425">
      <w:bodyDiv w:val="1"/>
      <w:marLeft w:val="0"/>
      <w:marRight w:val="0"/>
      <w:marTop w:val="0"/>
      <w:marBottom w:val="0"/>
      <w:divBdr>
        <w:top w:val="none" w:sz="0" w:space="0" w:color="auto"/>
        <w:left w:val="none" w:sz="0" w:space="0" w:color="auto"/>
        <w:bottom w:val="none" w:sz="0" w:space="0" w:color="auto"/>
        <w:right w:val="none" w:sz="0" w:space="0" w:color="auto"/>
      </w:divBdr>
    </w:div>
    <w:div w:id="696590433">
      <w:bodyDiv w:val="1"/>
      <w:marLeft w:val="0"/>
      <w:marRight w:val="0"/>
      <w:marTop w:val="0"/>
      <w:marBottom w:val="0"/>
      <w:divBdr>
        <w:top w:val="none" w:sz="0" w:space="0" w:color="auto"/>
        <w:left w:val="none" w:sz="0" w:space="0" w:color="auto"/>
        <w:bottom w:val="none" w:sz="0" w:space="0" w:color="auto"/>
        <w:right w:val="none" w:sz="0" w:space="0" w:color="auto"/>
      </w:divBdr>
    </w:div>
    <w:div w:id="697512335">
      <w:bodyDiv w:val="1"/>
      <w:marLeft w:val="0"/>
      <w:marRight w:val="0"/>
      <w:marTop w:val="0"/>
      <w:marBottom w:val="0"/>
      <w:divBdr>
        <w:top w:val="none" w:sz="0" w:space="0" w:color="auto"/>
        <w:left w:val="none" w:sz="0" w:space="0" w:color="auto"/>
        <w:bottom w:val="none" w:sz="0" w:space="0" w:color="auto"/>
        <w:right w:val="none" w:sz="0" w:space="0" w:color="auto"/>
      </w:divBdr>
    </w:div>
    <w:div w:id="700863543">
      <w:bodyDiv w:val="1"/>
      <w:marLeft w:val="0"/>
      <w:marRight w:val="0"/>
      <w:marTop w:val="0"/>
      <w:marBottom w:val="0"/>
      <w:divBdr>
        <w:top w:val="none" w:sz="0" w:space="0" w:color="auto"/>
        <w:left w:val="none" w:sz="0" w:space="0" w:color="auto"/>
        <w:bottom w:val="none" w:sz="0" w:space="0" w:color="auto"/>
        <w:right w:val="none" w:sz="0" w:space="0" w:color="auto"/>
      </w:divBdr>
    </w:div>
    <w:div w:id="702362212">
      <w:bodyDiv w:val="1"/>
      <w:marLeft w:val="0"/>
      <w:marRight w:val="0"/>
      <w:marTop w:val="0"/>
      <w:marBottom w:val="0"/>
      <w:divBdr>
        <w:top w:val="none" w:sz="0" w:space="0" w:color="auto"/>
        <w:left w:val="none" w:sz="0" w:space="0" w:color="auto"/>
        <w:bottom w:val="none" w:sz="0" w:space="0" w:color="auto"/>
        <w:right w:val="none" w:sz="0" w:space="0" w:color="auto"/>
      </w:divBdr>
    </w:div>
    <w:div w:id="710958290">
      <w:bodyDiv w:val="1"/>
      <w:marLeft w:val="0"/>
      <w:marRight w:val="0"/>
      <w:marTop w:val="0"/>
      <w:marBottom w:val="0"/>
      <w:divBdr>
        <w:top w:val="none" w:sz="0" w:space="0" w:color="auto"/>
        <w:left w:val="none" w:sz="0" w:space="0" w:color="auto"/>
        <w:bottom w:val="none" w:sz="0" w:space="0" w:color="auto"/>
        <w:right w:val="none" w:sz="0" w:space="0" w:color="auto"/>
      </w:divBdr>
    </w:div>
    <w:div w:id="711152353">
      <w:bodyDiv w:val="1"/>
      <w:marLeft w:val="0"/>
      <w:marRight w:val="0"/>
      <w:marTop w:val="0"/>
      <w:marBottom w:val="0"/>
      <w:divBdr>
        <w:top w:val="none" w:sz="0" w:space="0" w:color="auto"/>
        <w:left w:val="none" w:sz="0" w:space="0" w:color="auto"/>
        <w:bottom w:val="none" w:sz="0" w:space="0" w:color="auto"/>
        <w:right w:val="none" w:sz="0" w:space="0" w:color="auto"/>
      </w:divBdr>
    </w:div>
    <w:div w:id="712384779">
      <w:bodyDiv w:val="1"/>
      <w:marLeft w:val="0"/>
      <w:marRight w:val="0"/>
      <w:marTop w:val="0"/>
      <w:marBottom w:val="0"/>
      <w:divBdr>
        <w:top w:val="none" w:sz="0" w:space="0" w:color="auto"/>
        <w:left w:val="none" w:sz="0" w:space="0" w:color="auto"/>
        <w:bottom w:val="none" w:sz="0" w:space="0" w:color="auto"/>
        <w:right w:val="none" w:sz="0" w:space="0" w:color="auto"/>
      </w:divBdr>
    </w:div>
    <w:div w:id="713580411">
      <w:bodyDiv w:val="1"/>
      <w:marLeft w:val="0"/>
      <w:marRight w:val="0"/>
      <w:marTop w:val="0"/>
      <w:marBottom w:val="0"/>
      <w:divBdr>
        <w:top w:val="none" w:sz="0" w:space="0" w:color="auto"/>
        <w:left w:val="none" w:sz="0" w:space="0" w:color="auto"/>
        <w:bottom w:val="none" w:sz="0" w:space="0" w:color="auto"/>
        <w:right w:val="none" w:sz="0" w:space="0" w:color="auto"/>
      </w:divBdr>
    </w:div>
    <w:div w:id="724138352">
      <w:bodyDiv w:val="1"/>
      <w:marLeft w:val="0"/>
      <w:marRight w:val="0"/>
      <w:marTop w:val="0"/>
      <w:marBottom w:val="0"/>
      <w:divBdr>
        <w:top w:val="none" w:sz="0" w:space="0" w:color="auto"/>
        <w:left w:val="none" w:sz="0" w:space="0" w:color="auto"/>
        <w:bottom w:val="none" w:sz="0" w:space="0" w:color="auto"/>
        <w:right w:val="none" w:sz="0" w:space="0" w:color="auto"/>
      </w:divBdr>
    </w:div>
    <w:div w:id="726495491">
      <w:bodyDiv w:val="1"/>
      <w:marLeft w:val="0"/>
      <w:marRight w:val="0"/>
      <w:marTop w:val="0"/>
      <w:marBottom w:val="0"/>
      <w:divBdr>
        <w:top w:val="none" w:sz="0" w:space="0" w:color="auto"/>
        <w:left w:val="none" w:sz="0" w:space="0" w:color="auto"/>
        <w:bottom w:val="none" w:sz="0" w:space="0" w:color="auto"/>
        <w:right w:val="none" w:sz="0" w:space="0" w:color="auto"/>
      </w:divBdr>
    </w:div>
    <w:div w:id="726609847">
      <w:bodyDiv w:val="1"/>
      <w:marLeft w:val="0"/>
      <w:marRight w:val="0"/>
      <w:marTop w:val="0"/>
      <w:marBottom w:val="0"/>
      <w:divBdr>
        <w:top w:val="none" w:sz="0" w:space="0" w:color="auto"/>
        <w:left w:val="none" w:sz="0" w:space="0" w:color="auto"/>
        <w:bottom w:val="none" w:sz="0" w:space="0" w:color="auto"/>
        <w:right w:val="none" w:sz="0" w:space="0" w:color="auto"/>
      </w:divBdr>
    </w:div>
    <w:div w:id="730234075">
      <w:bodyDiv w:val="1"/>
      <w:marLeft w:val="0"/>
      <w:marRight w:val="0"/>
      <w:marTop w:val="0"/>
      <w:marBottom w:val="0"/>
      <w:divBdr>
        <w:top w:val="none" w:sz="0" w:space="0" w:color="auto"/>
        <w:left w:val="none" w:sz="0" w:space="0" w:color="auto"/>
        <w:bottom w:val="none" w:sz="0" w:space="0" w:color="auto"/>
        <w:right w:val="none" w:sz="0" w:space="0" w:color="auto"/>
      </w:divBdr>
      <w:divsChild>
        <w:div w:id="5448184">
          <w:marLeft w:val="480"/>
          <w:marRight w:val="0"/>
          <w:marTop w:val="0"/>
          <w:marBottom w:val="0"/>
          <w:divBdr>
            <w:top w:val="none" w:sz="0" w:space="0" w:color="auto"/>
            <w:left w:val="none" w:sz="0" w:space="0" w:color="auto"/>
            <w:bottom w:val="none" w:sz="0" w:space="0" w:color="auto"/>
            <w:right w:val="none" w:sz="0" w:space="0" w:color="auto"/>
          </w:divBdr>
        </w:div>
        <w:div w:id="15081503">
          <w:marLeft w:val="480"/>
          <w:marRight w:val="0"/>
          <w:marTop w:val="0"/>
          <w:marBottom w:val="0"/>
          <w:divBdr>
            <w:top w:val="none" w:sz="0" w:space="0" w:color="auto"/>
            <w:left w:val="none" w:sz="0" w:space="0" w:color="auto"/>
            <w:bottom w:val="none" w:sz="0" w:space="0" w:color="auto"/>
            <w:right w:val="none" w:sz="0" w:space="0" w:color="auto"/>
          </w:divBdr>
        </w:div>
        <w:div w:id="72288135">
          <w:marLeft w:val="480"/>
          <w:marRight w:val="0"/>
          <w:marTop w:val="0"/>
          <w:marBottom w:val="0"/>
          <w:divBdr>
            <w:top w:val="none" w:sz="0" w:space="0" w:color="auto"/>
            <w:left w:val="none" w:sz="0" w:space="0" w:color="auto"/>
            <w:bottom w:val="none" w:sz="0" w:space="0" w:color="auto"/>
            <w:right w:val="none" w:sz="0" w:space="0" w:color="auto"/>
          </w:divBdr>
        </w:div>
        <w:div w:id="101612071">
          <w:marLeft w:val="480"/>
          <w:marRight w:val="0"/>
          <w:marTop w:val="0"/>
          <w:marBottom w:val="0"/>
          <w:divBdr>
            <w:top w:val="none" w:sz="0" w:space="0" w:color="auto"/>
            <w:left w:val="none" w:sz="0" w:space="0" w:color="auto"/>
            <w:bottom w:val="none" w:sz="0" w:space="0" w:color="auto"/>
            <w:right w:val="none" w:sz="0" w:space="0" w:color="auto"/>
          </w:divBdr>
        </w:div>
        <w:div w:id="145634059">
          <w:marLeft w:val="480"/>
          <w:marRight w:val="0"/>
          <w:marTop w:val="0"/>
          <w:marBottom w:val="0"/>
          <w:divBdr>
            <w:top w:val="none" w:sz="0" w:space="0" w:color="auto"/>
            <w:left w:val="none" w:sz="0" w:space="0" w:color="auto"/>
            <w:bottom w:val="none" w:sz="0" w:space="0" w:color="auto"/>
            <w:right w:val="none" w:sz="0" w:space="0" w:color="auto"/>
          </w:divBdr>
        </w:div>
        <w:div w:id="204373080">
          <w:marLeft w:val="480"/>
          <w:marRight w:val="0"/>
          <w:marTop w:val="0"/>
          <w:marBottom w:val="0"/>
          <w:divBdr>
            <w:top w:val="none" w:sz="0" w:space="0" w:color="auto"/>
            <w:left w:val="none" w:sz="0" w:space="0" w:color="auto"/>
            <w:bottom w:val="none" w:sz="0" w:space="0" w:color="auto"/>
            <w:right w:val="none" w:sz="0" w:space="0" w:color="auto"/>
          </w:divBdr>
        </w:div>
        <w:div w:id="212276942">
          <w:marLeft w:val="480"/>
          <w:marRight w:val="0"/>
          <w:marTop w:val="0"/>
          <w:marBottom w:val="0"/>
          <w:divBdr>
            <w:top w:val="none" w:sz="0" w:space="0" w:color="auto"/>
            <w:left w:val="none" w:sz="0" w:space="0" w:color="auto"/>
            <w:bottom w:val="none" w:sz="0" w:space="0" w:color="auto"/>
            <w:right w:val="none" w:sz="0" w:space="0" w:color="auto"/>
          </w:divBdr>
        </w:div>
        <w:div w:id="289677037">
          <w:marLeft w:val="480"/>
          <w:marRight w:val="0"/>
          <w:marTop w:val="0"/>
          <w:marBottom w:val="0"/>
          <w:divBdr>
            <w:top w:val="none" w:sz="0" w:space="0" w:color="auto"/>
            <w:left w:val="none" w:sz="0" w:space="0" w:color="auto"/>
            <w:bottom w:val="none" w:sz="0" w:space="0" w:color="auto"/>
            <w:right w:val="none" w:sz="0" w:space="0" w:color="auto"/>
          </w:divBdr>
        </w:div>
        <w:div w:id="405764946">
          <w:marLeft w:val="480"/>
          <w:marRight w:val="0"/>
          <w:marTop w:val="0"/>
          <w:marBottom w:val="0"/>
          <w:divBdr>
            <w:top w:val="none" w:sz="0" w:space="0" w:color="auto"/>
            <w:left w:val="none" w:sz="0" w:space="0" w:color="auto"/>
            <w:bottom w:val="none" w:sz="0" w:space="0" w:color="auto"/>
            <w:right w:val="none" w:sz="0" w:space="0" w:color="auto"/>
          </w:divBdr>
        </w:div>
        <w:div w:id="490605807">
          <w:marLeft w:val="480"/>
          <w:marRight w:val="0"/>
          <w:marTop w:val="0"/>
          <w:marBottom w:val="0"/>
          <w:divBdr>
            <w:top w:val="none" w:sz="0" w:space="0" w:color="auto"/>
            <w:left w:val="none" w:sz="0" w:space="0" w:color="auto"/>
            <w:bottom w:val="none" w:sz="0" w:space="0" w:color="auto"/>
            <w:right w:val="none" w:sz="0" w:space="0" w:color="auto"/>
          </w:divBdr>
        </w:div>
        <w:div w:id="569774224">
          <w:marLeft w:val="480"/>
          <w:marRight w:val="0"/>
          <w:marTop w:val="0"/>
          <w:marBottom w:val="0"/>
          <w:divBdr>
            <w:top w:val="none" w:sz="0" w:space="0" w:color="auto"/>
            <w:left w:val="none" w:sz="0" w:space="0" w:color="auto"/>
            <w:bottom w:val="none" w:sz="0" w:space="0" w:color="auto"/>
            <w:right w:val="none" w:sz="0" w:space="0" w:color="auto"/>
          </w:divBdr>
        </w:div>
        <w:div w:id="620958882">
          <w:marLeft w:val="480"/>
          <w:marRight w:val="0"/>
          <w:marTop w:val="0"/>
          <w:marBottom w:val="0"/>
          <w:divBdr>
            <w:top w:val="none" w:sz="0" w:space="0" w:color="auto"/>
            <w:left w:val="none" w:sz="0" w:space="0" w:color="auto"/>
            <w:bottom w:val="none" w:sz="0" w:space="0" w:color="auto"/>
            <w:right w:val="none" w:sz="0" w:space="0" w:color="auto"/>
          </w:divBdr>
        </w:div>
        <w:div w:id="623194389">
          <w:marLeft w:val="480"/>
          <w:marRight w:val="0"/>
          <w:marTop w:val="0"/>
          <w:marBottom w:val="0"/>
          <w:divBdr>
            <w:top w:val="none" w:sz="0" w:space="0" w:color="auto"/>
            <w:left w:val="none" w:sz="0" w:space="0" w:color="auto"/>
            <w:bottom w:val="none" w:sz="0" w:space="0" w:color="auto"/>
            <w:right w:val="none" w:sz="0" w:space="0" w:color="auto"/>
          </w:divBdr>
        </w:div>
        <w:div w:id="637763269">
          <w:marLeft w:val="480"/>
          <w:marRight w:val="0"/>
          <w:marTop w:val="0"/>
          <w:marBottom w:val="0"/>
          <w:divBdr>
            <w:top w:val="none" w:sz="0" w:space="0" w:color="auto"/>
            <w:left w:val="none" w:sz="0" w:space="0" w:color="auto"/>
            <w:bottom w:val="none" w:sz="0" w:space="0" w:color="auto"/>
            <w:right w:val="none" w:sz="0" w:space="0" w:color="auto"/>
          </w:divBdr>
        </w:div>
        <w:div w:id="638657383">
          <w:marLeft w:val="480"/>
          <w:marRight w:val="0"/>
          <w:marTop w:val="0"/>
          <w:marBottom w:val="0"/>
          <w:divBdr>
            <w:top w:val="none" w:sz="0" w:space="0" w:color="auto"/>
            <w:left w:val="none" w:sz="0" w:space="0" w:color="auto"/>
            <w:bottom w:val="none" w:sz="0" w:space="0" w:color="auto"/>
            <w:right w:val="none" w:sz="0" w:space="0" w:color="auto"/>
          </w:divBdr>
        </w:div>
        <w:div w:id="700397552">
          <w:marLeft w:val="480"/>
          <w:marRight w:val="0"/>
          <w:marTop w:val="0"/>
          <w:marBottom w:val="0"/>
          <w:divBdr>
            <w:top w:val="none" w:sz="0" w:space="0" w:color="auto"/>
            <w:left w:val="none" w:sz="0" w:space="0" w:color="auto"/>
            <w:bottom w:val="none" w:sz="0" w:space="0" w:color="auto"/>
            <w:right w:val="none" w:sz="0" w:space="0" w:color="auto"/>
          </w:divBdr>
        </w:div>
        <w:div w:id="729420454">
          <w:marLeft w:val="480"/>
          <w:marRight w:val="0"/>
          <w:marTop w:val="0"/>
          <w:marBottom w:val="0"/>
          <w:divBdr>
            <w:top w:val="none" w:sz="0" w:space="0" w:color="auto"/>
            <w:left w:val="none" w:sz="0" w:space="0" w:color="auto"/>
            <w:bottom w:val="none" w:sz="0" w:space="0" w:color="auto"/>
            <w:right w:val="none" w:sz="0" w:space="0" w:color="auto"/>
          </w:divBdr>
        </w:div>
        <w:div w:id="738866638">
          <w:marLeft w:val="480"/>
          <w:marRight w:val="0"/>
          <w:marTop w:val="0"/>
          <w:marBottom w:val="0"/>
          <w:divBdr>
            <w:top w:val="none" w:sz="0" w:space="0" w:color="auto"/>
            <w:left w:val="none" w:sz="0" w:space="0" w:color="auto"/>
            <w:bottom w:val="none" w:sz="0" w:space="0" w:color="auto"/>
            <w:right w:val="none" w:sz="0" w:space="0" w:color="auto"/>
          </w:divBdr>
        </w:div>
        <w:div w:id="823132540">
          <w:marLeft w:val="480"/>
          <w:marRight w:val="0"/>
          <w:marTop w:val="0"/>
          <w:marBottom w:val="0"/>
          <w:divBdr>
            <w:top w:val="none" w:sz="0" w:space="0" w:color="auto"/>
            <w:left w:val="none" w:sz="0" w:space="0" w:color="auto"/>
            <w:bottom w:val="none" w:sz="0" w:space="0" w:color="auto"/>
            <w:right w:val="none" w:sz="0" w:space="0" w:color="auto"/>
          </w:divBdr>
        </w:div>
        <w:div w:id="834688457">
          <w:marLeft w:val="480"/>
          <w:marRight w:val="0"/>
          <w:marTop w:val="0"/>
          <w:marBottom w:val="0"/>
          <w:divBdr>
            <w:top w:val="none" w:sz="0" w:space="0" w:color="auto"/>
            <w:left w:val="none" w:sz="0" w:space="0" w:color="auto"/>
            <w:bottom w:val="none" w:sz="0" w:space="0" w:color="auto"/>
            <w:right w:val="none" w:sz="0" w:space="0" w:color="auto"/>
          </w:divBdr>
        </w:div>
        <w:div w:id="852458196">
          <w:marLeft w:val="480"/>
          <w:marRight w:val="0"/>
          <w:marTop w:val="0"/>
          <w:marBottom w:val="0"/>
          <w:divBdr>
            <w:top w:val="none" w:sz="0" w:space="0" w:color="auto"/>
            <w:left w:val="none" w:sz="0" w:space="0" w:color="auto"/>
            <w:bottom w:val="none" w:sz="0" w:space="0" w:color="auto"/>
            <w:right w:val="none" w:sz="0" w:space="0" w:color="auto"/>
          </w:divBdr>
        </w:div>
        <w:div w:id="940914161">
          <w:marLeft w:val="480"/>
          <w:marRight w:val="0"/>
          <w:marTop w:val="0"/>
          <w:marBottom w:val="0"/>
          <w:divBdr>
            <w:top w:val="none" w:sz="0" w:space="0" w:color="auto"/>
            <w:left w:val="none" w:sz="0" w:space="0" w:color="auto"/>
            <w:bottom w:val="none" w:sz="0" w:space="0" w:color="auto"/>
            <w:right w:val="none" w:sz="0" w:space="0" w:color="auto"/>
          </w:divBdr>
        </w:div>
        <w:div w:id="1026101964">
          <w:marLeft w:val="480"/>
          <w:marRight w:val="0"/>
          <w:marTop w:val="0"/>
          <w:marBottom w:val="0"/>
          <w:divBdr>
            <w:top w:val="none" w:sz="0" w:space="0" w:color="auto"/>
            <w:left w:val="none" w:sz="0" w:space="0" w:color="auto"/>
            <w:bottom w:val="none" w:sz="0" w:space="0" w:color="auto"/>
            <w:right w:val="none" w:sz="0" w:space="0" w:color="auto"/>
          </w:divBdr>
        </w:div>
        <w:div w:id="1076126148">
          <w:marLeft w:val="480"/>
          <w:marRight w:val="0"/>
          <w:marTop w:val="0"/>
          <w:marBottom w:val="0"/>
          <w:divBdr>
            <w:top w:val="none" w:sz="0" w:space="0" w:color="auto"/>
            <w:left w:val="none" w:sz="0" w:space="0" w:color="auto"/>
            <w:bottom w:val="none" w:sz="0" w:space="0" w:color="auto"/>
            <w:right w:val="none" w:sz="0" w:space="0" w:color="auto"/>
          </w:divBdr>
        </w:div>
        <w:div w:id="1174147343">
          <w:marLeft w:val="480"/>
          <w:marRight w:val="0"/>
          <w:marTop w:val="0"/>
          <w:marBottom w:val="0"/>
          <w:divBdr>
            <w:top w:val="none" w:sz="0" w:space="0" w:color="auto"/>
            <w:left w:val="none" w:sz="0" w:space="0" w:color="auto"/>
            <w:bottom w:val="none" w:sz="0" w:space="0" w:color="auto"/>
            <w:right w:val="none" w:sz="0" w:space="0" w:color="auto"/>
          </w:divBdr>
        </w:div>
        <w:div w:id="1205680007">
          <w:marLeft w:val="480"/>
          <w:marRight w:val="0"/>
          <w:marTop w:val="0"/>
          <w:marBottom w:val="0"/>
          <w:divBdr>
            <w:top w:val="none" w:sz="0" w:space="0" w:color="auto"/>
            <w:left w:val="none" w:sz="0" w:space="0" w:color="auto"/>
            <w:bottom w:val="none" w:sz="0" w:space="0" w:color="auto"/>
            <w:right w:val="none" w:sz="0" w:space="0" w:color="auto"/>
          </w:divBdr>
        </w:div>
        <w:div w:id="1222208889">
          <w:marLeft w:val="480"/>
          <w:marRight w:val="0"/>
          <w:marTop w:val="0"/>
          <w:marBottom w:val="0"/>
          <w:divBdr>
            <w:top w:val="none" w:sz="0" w:space="0" w:color="auto"/>
            <w:left w:val="none" w:sz="0" w:space="0" w:color="auto"/>
            <w:bottom w:val="none" w:sz="0" w:space="0" w:color="auto"/>
            <w:right w:val="none" w:sz="0" w:space="0" w:color="auto"/>
          </w:divBdr>
        </w:div>
        <w:div w:id="1231576239">
          <w:marLeft w:val="480"/>
          <w:marRight w:val="0"/>
          <w:marTop w:val="0"/>
          <w:marBottom w:val="0"/>
          <w:divBdr>
            <w:top w:val="none" w:sz="0" w:space="0" w:color="auto"/>
            <w:left w:val="none" w:sz="0" w:space="0" w:color="auto"/>
            <w:bottom w:val="none" w:sz="0" w:space="0" w:color="auto"/>
            <w:right w:val="none" w:sz="0" w:space="0" w:color="auto"/>
          </w:divBdr>
        </w:div>
        <w:div w:id="1243762519">
          <w:marLeft w:val="480"/>
          <w:marRight w:val="0"/>
          <w:marTop w:val="0"/>
          <w:marBottom w:val="0"/>
          <w:divBdr>
            <w:top w:val="none" w:sz="0" w:space="0" w:color="auto"/>
            <w:left w:val="none" w:sz="0" w:space="0" w:color="auto"/>
            <w:bottom w:val="none" w:sz="0" w:space="0" w:color="auto"/>
            <w:right w:val="none" w:sz="0" w:space="0" w:color="auto"/>
          </w:divBdr>
        </w:div>
        <w:div w:id="1362513687">
          <w:marLeft w:val="480"/>
          <w:marRight w:val="0"/>
          <w:marTop w:val="0"/>
          <w:marBottom w:val="0"/>
          <w:divBdr>
            <w:top w:val="none" w:sz="0" w:space="0" w:color="auto"/>
            <w:left w:val="none" w:sz="0" w:space="0" w:color="auto"/>
            <w:bottom w:val="none" w:sz="0" w:space="0" w:color="auto"/>
            <w:right w:val="none" w:sz="0" w:space="0" w:color="auto"/>
          </w:divBdr>
        </w:div>
        <w:div w:id="1369261385">
          <w:marLeft w:val="480"/>
          <w:marRight w:val="0"/>
          <w:marTop w:val="0"/>
          <w:marBottom w:val="0"/>
          <w:divBdr>
            <w:top w:val="none" w:sz="0" w:space="0" w:color="auto"/>
            <w:left w:val="none" w:sz="0" w:space="0" w:color="auto"/>
            <w:bottom w:val="none" w:sz="0" w:space="0" w:color="auto"/>
            <w:right w:val="none" w:sz="0" w:space="0" w:color="auto"/>
          </w:divBdr>
        </w:div>
        <w:div w:id="1409111474">
          <w:marLeft w:val="480"/>
          <w:marRight w:val="0"/>
          <w:marTop w:val="0"/>
          <w:marBottom w:val="0"/>
          <w:divBdr>
            <w:top w:val="none" w:sz="0" w:space="0" w:color="auto"/>
            <w:left w:val="none" w:sz="0" w:space="0" w:color="auto"/>
            <w:bottom w:val="none" w:sz="0" w:space="0" w:color="auto"/>
            <w:right w:val="none" w:sz="0" w:space="0" w:color="auto"/>
          </w:divBdr>
        </w:div>
        <w:div w:id="1415669520">
          <w:marLeft w:val="480"/>
          <w:marRight w:val="0"/>
          <w:marTop w:val="0"/>
          <w:marBottom w:val="0"/>
          <w:divBdr>
            <w:top w:val="none" w:sz="0" w:space="0" w:color="auto"/>
            <w:left w:val="none" w:sz="0" w:space="0" w:color="auto"/>
            <w:bottom w:val="none" w:sz="0" w:space="0" w:color="auto"/>
            <w:right w:val="none" w:sz="0" w:space="0" w:color="auto"/>
          </w:divBdr>
        </w:div>
        <w:div w:id="1444619077">
          <w:marLeft w:val="480"/>
          <w:marRight w:val="0"/>
          <w:marTop w:val="0"/>
          <w:marBottom w:val="0"/>
          <w:divBdr>
            <w:top w:val="none" w:sz="0" w:space="0" w:color="auto"/>
            <w:left w:val="none" w:sz="0" w:space="0" w:color="auto"/>
            <w:bottom w:val="none" w:sz="0" w:space="0" w:color="auto"/>
            <w:right w:val="none" w:sz="0" w:space="0" w:color="auto"/>
          </w:divBdr>
        </w:div>
        <w:div w:id="1492334870">
          <w:marLeft w:val="480"/>
          <w:marRight w:val="0"/>
          <w:marTop w:val="0"/>
          <w:marBottom w:val="0"/>
          <w:divBdr>
            <w:top w:val="none" w:sz="0" w:space="0" w:color="auto"/>
            <w:left w:val="none" w:sz="0" w:space="0" w:color="auto"/>
            <w:bottom w:val="none" w:sz="0" w:space="0" w:color="auto"/>
            <w:right w:val="none" w:sz="0" w:space="0" w:color="auto"/>
          </w:divBdr>
        </w:div>
        <w:div w:id="1536500180">
          <w:marLeft w:val="480"/>
          <w:marRight w:val="0"/>
          <w:marTop w:val="0"/>
          <w:marBottom w:val="0"/>
          <w:divBdr>
            <w:top w:val="none" w:sz="0" w:space="0" w:color="auto"/>
            <w:left w:val="none" w:sz="0" w:space="0" w:color="auto"/>
            <w:bottom w:val="none" w:sz="0" w:space="0" w:color="auto"/>
            <w:right w:val="none" w:sz="0" w:space="0" w:color="auto"/>
          </w:divBdr>
        </w:div>
        <w:div w:id="1584995746">
          <w:marLeft w:val="480"/>
          <w:marRight w:val="0"/>
          <w:marTop w:val="0"/>
          <w:marBottom w:val="0"/>
          <w:divBdr>
            <w:top w:val="none" w:sz="0" w:space="0" w:color="auto"/>
            <w:left w:val="none" w:sz="0" w:space="0" w:color="auto"/>
            <w:bottom w:val="none" w:sz="0" w:space="0" w:color="auto"/>
            <w:right w:val="none" w:sz="0" w:space="0" w:color="auto"/>
          </w:divBdr>
        </w:div>
        <w:div w:id="1617446282">
          <w:marLeft w:val="480"/>
          <w:marRight w:val="0"/>
          <w:marTop w:val="0"/>
          <w:marBottom w:val="0"/>
          <w:divBdr>
            <w:top w:val="none" w:sz="0" w:space="0" w:color="auto"/>
            <w:left w:val="none" w:sz="0" w:space="0" w:color="auto"/>
            <w:bottom w:val="none" w:sz="0" w:space="0" w:color="auto"/>
            <w:right w:val="none" w:sz="0" w:space="0" w:color="auto"/>
          </w:divBdr>
        </w:div>
        <w:div w:id="1628852706">
          <w:marLeft w:val="480"/>
          <w:marRight w:val="0"/>
          <w:marTop w:val="0"/>
          <w:marBottom w:val="0"/>
          <w:divBdr>
            <w:top w:val="none" w:sz="0" w:space="0" w:color="auto"/>
            <w:left w:val="none" w:sz="0" w:space="0" w:color="auto"/>
            <w:bottom w:val="none" w:sz="0" w:space="0" w:color="auto"/>
            <w:right w:val="none" w:sz="0" w:space="0" w:color="auto"/>
          </w:divBdr>
        </w:div>
        <w:div w:id="1656759152">
          <w:marLeft w:val="480"/>
          <w:marRight w:val="0"/>
          <w:marTop w:val="0"/>
          <w:marBottom w:val="0"/>
          <w:divBdr>
            <w:top w:val="none" w:sz="0" w:space="0" w:color="auto"/>
            <w:left w:val="none" w:sz="0" w:space="0" w:color="auto"/>
            <w:bottom w:val="none" w:sz="0" w:space="0" w:color="auto"/>
            <w:right w:val="none" w:sz="0" w:space="0" w:color="auto"/>
          </w:divBdr>
        </w:div>
        <w:div w:id="1715352560">
          <w:marLeft w:val="480"/>
          <w:marRight w:val="0"/>
          <w:marTop w:val="0"/>
          <w:marBottom w:val="0"/>
          <w:divBdr>
            <w:top w:val="none" w:sz="0" w:space="0" w:color="auto"/>
            <w:left w:val="none" w:sz="0" w:space="0" w:color="auto"/>
            <w:bottom w:val="none" w:sz="0" w:space="0" w:color="auto"/>
            <w:right w:val="none" w:sz="0" w:space="0" w:color="auto"/>
          </w:divBdr>
        </w:div>
        <w:div w:id="1750997518">
          <w:marLeft w:val="480"/>
          <w:marRight w:val="0"/>
          <w:marTop w:val="0"/>
          <w:marBottom w:val="0"/>
          <w:divBdr>
            <w:top w:val="none" w:sz="0" w:space="0" w:color="auto"/>
            <w:left w:val="none" w:sz="0" w:space="0" w:color="auto"/>
            <w:bottom w:val="none" w:sz="0" w:space="0" w:color="auto"/>
            <w:right w:val="none" w:sz="0" w:space="0" w:color="auto"/>
          </w:divBdr>
        </w:div>
        <w:div w:id="1753431015">
          <w:marLeft w:val="480"/>
          <w:marRight w:val="0"/>
          <w:marTop w:val="0"/>
          <w:marBottom w:val="0"/>
          <w:divBdr>
            <w:top w:val="none" w:sz="0" w:space="0" w:color="auto"/>
            <w:left w:val="none" w:sz="0" w:space="0" w:color="auto"/>
            <w:bottom w:val="none" w:sz="0" w:space="0" w:color="auto"/>
            <w:right w:val="none" w:sz="0" w:space="0" w:color="auto"/>
          </w:divBdr>
        </w:div>
        <w:div w:id="1789812692">
          <w:marLeft w:val="480"/>
          <w:marRight w:val="0"/>
          <w:marTop w:val="0"/>
          <w:marBottom w:val="0"/>
          <w:divBdr>
            <w:top w:val="none" w:sz="0" w:space="0" w:color="auto"/>
            <w:left w:val="none" w:sz="0" w:space="0" w:color="auto"/>
            <w:bottom w:val="none" w:sz="0" w:space="0" w:color="auto"/>
            <w:right w:val="none" w:sz="0" w:space="0" w:color="auto"/>
          </w:divBdr>
        </w:div>
        <w:div w:id="1840389004">
          <w:marLeft w:val="480"/>
          <w:marRight w:val="0"/>
          <w:marTop w:val="0"/>
          <w:marBottom w:val="0"/>
          <w:divBdr>
            <w:top w:val="none" w:sz="0" w:space="0" w:color="auto"/>
            <w:left w:val="none" w:sz="0" w:space="0" w:color="auto"/>
            <w:bottom w:val="none" w:sz="0" w:space="0" w:color="auto"/>
            <w:right w:val="none" w:sz="0" w:space="0" w:color="auto"/>
          </w:divBdr>
        </w:div>
        <w:div w:id="1983077712">
          <w:marLeft w:val="480"/>
          <w:marRight w:val="0"/>
          <w:marTop w:val="0"/>
          <w:marBottom w:val="0"/>
          <w:divBdr>
            <w:top w:val="none" w:sz="0" w:space="0" w:color="auto"/>
            <w:left w:val="none" w:sz="0" w:space="0" w:color="auto"/>
            <w:bottom w:val="none" w:sz="0" w:space="0" w:color="auto"/>
            <w:right w:val="none" w:sz="0" w:space="0" w:color="auto"/>
          </w:divBdr>
        </w:div>
        <w:div w:id="2024280774">
          <w:marLeft w:val="480"/>
          <w:marRight w:val="0"/>
          <w:marTop w:val="0"/>
          <w:marBottom w:val="0"/>
          <w:divBdr>
            <w:top w:val="none" w:sz="0" w:space="0" w:color="auto"/>
            <w:left w:val="none" w:sz="0" w:space="0" w:color="auto"/>
            <w:bottom w:val="none" w:sz="0" w:space="0" w:color="auto"/>
            <w:right w:val="none" w:sz="0" w:space="0" w:color="auto"/>
          </w:divBdr>
        </w:div>
        <w:div w:id="2035688805">
          <w:marLeft w:val="480"/>
          <w:marRight w:val="0"/>
          <w:marTop w:val="0"/>
          <w:marBottom w:val="0"/>
          <w:divBdr>
            <w:top w:val="none" w:sz="0" w:space="0" w:color="auto"/>
            <w:left w:val="none" w:sz="0" w:space="0" w:color="auto"/>
            <w:bottom w:val="none" w:sz="0" w:space="0" w:color="auto"/>
            <w:right w:val="none" w:sz="0" w:space="0" w:color="auto"/>
          </w:divBdr>
        </w:div>
        <w:div w:id="2099867525">
          <w:marLeft w:val="480"/>
          <w:marRight w:val="0"/>
          <w:marTop w:val="0"/>
          <w:marBottom w:val="0"/>
          <w:divBdr>
            <w:top w:val="none" w:sz="0" w:space="0" w:color="auto"/>
            <w:left w:val="none" w:sz="0" w:space="0" w:color="auto"/>
            <w:bottom w:val="none" w:sz="0" w:space="0" w:color="auto"/>
            <w:right w:val="none" w:sz="0" w:space="0" w:color="auto"/>
          </w:divBdr>
        </w:div>
        <w:div w:id="2121365052">
          <w:marLeft w:val="480"/>
          <w:marRight w:val="0"/>
          <w:marTop w:val="0"/>
          <w:marBottom w:val="0"/>
          <w:divBdr>
            <w:top w:val="none" w:sz="0" w:space="0" w:color="auto"/>
            <w:left w:val="none" w:sz="0" w:space="0" w:color="auto"/>
            <w:bottom w:val="none" w:sz="0" w:space="0" w:color="auto"/>
            <w:right w:val="none" w:sz="0" w:space="0" w:color="auto"/>
          </w:divBdr>
        </w:div>
        <w:div w:id="2126849370">
          <w:marLeft w:val="480"/>
          <w:marRight w:val="0"/>
          <w:marTop w:val="0"/>
          <w:marBottom w:val="0"/>
          <w:divBdr>
            <w:top w:val="none" w:sz="0" w:space="0" w:color="auto"/>
            <w:left w:val="none" w:sz="0" w:space="0" w:color="auto"/>
            <w:bottom w:val="none" w:sz="0" w:space="0" w:color="auto"/>
            <w:right w:val="none" w:sz="0" w:space="0" w:color="auto"/>
          </w:divBdr>
        </w:div>
      </w:divsChild>
    </w:div>
    <w:div w:id="730344109">
      <w:bodyDiv w:val="1"/>
      <w:marLeft w:val="0"/>
      <w:marRight w:val="0"/>
      <w:marTop w:val="0"/>
      <w:marBottom w:val="0"/>
      <w:divBdr>
        <w:top w:val="none" w:sz="0" w:space="0" w:color="auto"/>
        <w:left w:val="none" w:sz="0" w:space="0" w:color="auto"/>
        <w:bottom w:val="none" w:sz="0" w:space="0" w:color="auto"/>
        <w:right w:val="none" w:sz="0" w:space="0" w:color="auto"/>
      </w:divBdr>
    </w:div>
    <w:div w:id="730887121">
      <w:bodyDiv w:val="1"/>
      <w:marLeft w:val="0"/>
      <w:marRight w:val="0"/>
      <w:marTop w:val="0"/>
      <w:marBottom w:val="0"/>
      <w:divBdr>
        <w:top w:val="none" w:sz="0" w:space="0" w:color="auto"/>
        <w:left w:val="none" w:sz="0" w:space="0" w:color="auto"/>
        <w:bottom w:val="none" w:sz="0" w:space="0" w:color="auto"/>
        <w:right w:val="none" w:sz="0" w:space="0" w:color="auto"/>
      </w:divBdr>
    </w:div>
    <w:div w:id="731392844">
      <w:bodyDiv w:val="1"/>
      <w:marLeft w:val="0"/>
      <w:marRight w:val="0"/>
      <w:marTop w:val="0"/>
      <w:marBottom w:val="0"/>
      <w:divBdr>
        <w:top w:val="none" w:sz="0" w:space="0" w:color="auto"/>
        <w:left w:val="none" w:sz="0" w:space="0" w:color="auto"/>
        <w:bottom w:val="none" w:sz="0" w:space="0" w:color="auto"/>
        <w:right w:val="none" w:sz="0" w:space="0" w:color="auto"/>
      </w:divBdr>
    </w:div>
    <w:div w:id="733045843">
      <w:bodyDiv w:val="1"/>
      <w:marLeft w:val="0"/>
      <w:marRight w:val="0"/>
      <w:marTop w:val="0"/>
      <w:marBottom w:val="0"/>
      <w:divBdr>
        <w:top w:val="none" w:sz="0" w:space="0" w:color="auto"/>
        <w:left w:val="none" w:sz="0" w:space="0" w:color="auto"/>
        <w:bottom w:val="none" w:sz="0" w:space="0" w:color="auto"/>
        <w:right w:val="none" w:sz="0" w:space="0" w:color="auto"/>
      </w:divBdr>
    </w:div>
    <w:div w:id="734863120">
      <w:bodyDiv w:val="1"/>
      <w:marLeft w:val="0"/>
      <w:marRight w:val="0"/>
      <w:marTop w:val="0"/>
      <w:marBottom w:val="0"/>
      <w:divBdr>
        <w:top w:val="none" w:sz="0" w:space="0" w:color="auto"/>
        <w:left w:val="none" w:sz="0" w:space="0" w:color="auto"/>
        <w:bottom w:val="none" w:sz="0" w:space="0" w:color="auto"/>
        <w:right w:val="none" w:sz="0" w:space="0" w:color="auto"/>
      </w:divBdr>
    </w:div>
    <w:div w:id="736902090">
      <w:bodyDiv w:val="1"/>
      <w:marLeft w:val="0"/>
      <w:marRight w:val="0"/>
      <w:marTop w:val="0"/>
      <w:marBottom w:val="0"/>
      <w:divBdr>
        <w:top w:val="none" w:sz="0" w:space="0" w:color="auto"/>
        <w:left w:val="none" w:sz="0" w:space="0" w:color="auto"/>
        <w:bottom w:val="none" w:sz="0" w:space="0" w:color="auto"/>
        <w:right w:val="none" w:sz="0" w:space="0" w:color="auto"/>
      </w:divBdr>
    </w:div>
    <w:div w:id="744256036">
      <w:bodyDiv w:val="1"/>
      <w:marLeft w:val="0"/>
      <w:marRight w:val="0"/>
      <w:marTop w:val="0"/>
      <w:marBottom w:val="0"/>
      <w:divBdr>
        <w:top w:val="none" w:sz="0" w:space="0" w:color="auto"/>
        <w:left w:val="none" w:sz="0" w:space="0" w:color="auto"/>
        <w:bottom w:val="none" w:sz="0" w:space="0" w:color="auto"/>
        <w:right w:val="none" w:sz="0" w:space="0" w:color="auto"/>
      </w:divBdr>
    </w:div>
    <w:div w:id="755246749">
      <w:bodyDiv w:val="1"/>
      <w:marLeft w:val="0"/>
      <w:marRight w:val="0"/>
      <w:marTop w:val="0"/>
      <w:marBottom w:val="0"/>
      <w:divBdr>
        <w:top w:val="none" w:sz="0" w:space="0" w:color="auto"/>
        <w:left w:val="none" w:sz="0" w:space="0" w:color="auto"/>
        <w:bottom w:val="none" w:sz="0" w:space="0" w:color="auto"/>
        <w:right w:val="none" w:sz="0" w:space="0" w:color="auto"/>
      </w:divBdr>
    </w:div>
    <w:div w:id="764692003">
      <w:bodyDiv w:val="1"/>
      <w:marLeft w:val="0"/>
      <w:marRight w:val="0"/>
      <w:marTop w:val="0"/>
      <w:marBottom w:val="0"/>
      <w:divBdr>
        <w:top w:val="none" w:sz="0" w:space="0" w:color="auto"/>
        <w:left w:val="none" w:sz="0" w:space="0" w:color="auto"/>
        <w:bottom w:val="none" w:sz="0" w:space="0" w:color="auto"/>
        <w:right w:val="none" w:sz="0" w:space="0" w:color="auto"/>
      </w:divBdr>
    </w:div>
    <w:div w:id="769860641">
      <w:bodyDiv w:val="1"/>
      <w:marLeft w:val="0"/>
      <w:marRight w:val="0"/>
      <w:marTop w:val="0"/>
      <w:marBottom w:val="0"/>
      <w:divBdr>
        <w:top w:val="none" w:sz="0" w:space="0" w:color="auto"/>
        <w:left w:val="none" w:sz="0" w:space="0" w:color="auto"/>
        <w:bottom w:val="none" w:sz="0" w:space="0" w:color="auto"/>
        <w:right w:val="none" w:sz="0" w:space="0" w:color="auto"/>
      </w:divBdr>
      <w:divsChild>
        <w:div w:id="8724415">
          <w:marLeft w:val="480"/>
          <w:marRight w:val="0"/>
          <w:marTop w:val="0"/>
          <w:marBottom w:val="0"/>
          <w:divBdr>
            <w:top w:val="none" w:sz="0" w:space="0" w:color="auto"/>
            <w:left w:val="none" w:sz="0" w:space="0" w:color="auto"/>
            <w:bottom w:val="none" w:sz="0" w:space="0" w:color="auto"/>
            <w:right w:val="none" w:sz="0" w:space="0" w:color="auto"/>
          </w:divBdr>
        </w:div>
        <w:div w:id="36243307">
          <w:marLeft w:val="480"/>
          <w:marRight w:val="0"/>
          <w:marTop w:val="0"/>
          <w:marBottom w:val="0"/>
          <w:divBdr>
            <w:top w:val="none" w:sz="0" w:space="0" w:color="auto"/>
            <w:left w:val="none" w:sz="0" w:space="0" w:color="auto"/>
            <w:bottom w:val="none" w:sz="0" w:space="0" w:color="auto"/>
            <w:right w:val="none" w:sz="0" w:space="0" w:color="auto"/>
          </w:divBdr>
        </w:div>
        <w:div w:id="49037021">
          <w:marLeft w:val="480"/>
          <w:marRight w:val="0"/>
          <w:marTop w:val="0"/>
          <w:marBottom w:val="0"/>
          <w:divBdr>
            <w:top w:val="none" w:sz="0" w:space="0" w:color="auto"/>
            <w:left w:val="none" w:sz="0" w:space="0" w:color="auto"/>
            <w:bottom w:val="none" w:sz="0" w:space="0" w:color="auto"/>
            <w:right w:val="none" w:sz="0" w:space="0" w:color="auto"/>
          </w:divBdr>
        </w:div>
        <w:div w:id="65155436">
          <w:marLeft w:val="480"/>
          <w:marRight w:val="0"/>
          <w:marTop w:val="0"/>
          <w:marBottom w:val="0"/>
          <w:divBdr>
            <w:top w:val="none" w:sz="0" w:space="0" w:color="auto"/>
            <w:left w:val="none" w:sz="0" w:space="0" w:color="auto"/>
            <w:bottom w:val="none" w:sz="0" w:space="0" w:color="auto"/>
            <w:right w:val="none" w:sz="0" w:space="0" w:color="auto"/>
          </w:divBdr>
        </w:div>
        <w:div w:id="76364680">
          <w:marLeft w:val="480"/>
          <w:marRight w:val="0"/>
          <w:marTop w:val="0"/>
          <w:marBottom w:val="0"/>
          <w:divBdr>
            <w:top w:val="none" w:sz="0" w:space="0" w:color="auto"/>
            <w:left w:val="none" w:sz="0" w:space="0" w:color="auto"/>
            <w:bottom w:val="none" w:sz="0" w:space="0" w:color="auto"/>
            <w:right w:val="none" w:sz="0" w:space="0" w:color="auto"/>
          </w:divBdr>
        </w:div>
        <w:div w:id="78216020">
          <w:marLeft w:val="480"/>
          <w:marRight w:val="0"/>
          <w:marTop w:val="0"/>
          <w:marBottom w:val="0"/>
          <w:divBdr>
            <w:top w:val="none" w:sz="0" w:space="0" w:color="auto"/>
            <w:left w:val="none" w:sz="0" w:space="0" w:color="auto"/>
            <w:bottom w:val="none" w:sz="0" w:space="0" w:color="auto"/>
            <w:right w:val="none" w:sz="0" w:space="0" w:color="auto"/>
          </w:divBdr>
        </w:div>
        <w:div w:id="86660211">
          <w:marLeft w:val="480"/>
          <w:marRight w:val="0"/>
          <w:marTop w:val="0"/>
          <w:marBottom w:val="0"/>
          <w:divBdr>
            <w:top w:val="none" w:sz="0" w:space="0" w:color="auto"/>
            <w:left w:val="none" w:sz="0" w:space="0" w:color="auto"/>
            <w:bottom w:val="none" w:sz="0" w:space="0" w:color="auto"/>
            <w:right w:val="none" w:sz="0" w:space="0" w:color="auto"/>
          </w:divBdr>
        </w:div>
        <w:div w:id="118232329">
          <w:marLeft w:val="480"/>
          <w:marRight w:val="0"/>
          <w:marTop w:val="0"/>
          <w:marBottom w:val="0"/>
          <w:divBdr>
            <w:top w:val="none" w:sz="0" w:space="0" w:color="auto"/>
            <w:left w:val="none" w:sz="0" w:space="0" w:color="auto"/>
            <w:bottom w:val="none" w:sz="0" w:space="0" w:color="auto"/>
            <w:right w:val="none" w:sz="0" w:space="0" w:color="auto"/>
          </w:divBdr>
        </w:div>
        <w:div w:id="178549256">
          <w:marLeft w:val="480"/>
          <w:marRight w:val="0"/>
          <w:marTop w:val="0"/>
          <w:marBottom w:val="0"/>
          <w:divBdr>
            <w:top w:val="none" w:sz="0" w:space="0" w:color="auto"/>
            <w:left w:val="none" w:sz="0" w:space="0" w:color="auto"/>
            <w:bottom w:val="none" w:sz="0" w:space="0" w:color="auto"/>
            <w:right w:val="none" w:sz="0" w:space="0" w:color="auto"/>
          </w:divBdr>
        </w:div>
        <w:div w:id="273708642">
          <w:marLeft w:val="480"/>
          <w:marRight w:val="0"/>
          <w:marTop w:val="0"/>
          <w:marBottom w:val="0"/>
          <w:divBdr>
            <w:top w:val="none" w:sz="0" w:space="0" w:color="auto"/>
            <w:left w:val="none" w:sz="0" w:space="0" w:color="auto"/>
            <w:bottom w:val="none" w:sz="0" w:space="0" w:color="auto"/>
            <w:right w:val="none" w:sz="0" w:space="0" w:color="auto"/>
          </w:divBdr>
        </w:div>
        <w:div w:id="276255011">
          <w:marLeft w:val="480"/>
          <w:marRight w:val="0"/>
          <w:marTop w:val="0"/>
          <w:marBottom w:val="0"/>
          <w:divBdr>
            <w:top w:val="none" w:sz="0" w:space="0" w:color="auto"/>
            <w:left w:val="none" w:sz="0" w:space="0" w:color="auto"/>
            <w:bottom w:val="none" w:sz="0" w:space="0" w:color="auto"/>
            <w:right w:val="none" w:sz="0" w:space="0" w:color="auto"/>
          </w:divBdr>
        </w:div>
        <w:div w:id="299842846">
          <w:marLeft w:val="480"/>
          <w:marRight w:val="0"/>
          <w:marTop w:val="0"/>
          <w:marBottom w:val="0"/>
          <w:divBdr>
            <w:top w:val="none" w:sz="0" w:space="0" w:color="auto"/>
            <w:left w:val="none" w:sz="0" w:space="0" w:color="auto"/>
            <w:bottom w:val="none" w:sz="0" w:space="0" w:color="auto"/>
            <w:right w:val="none" w:sz="0" w:space="0" w:color="auto"/>
          </w:divBdr>
        </w:div>
        <w:div w:id="394206702">
          <w:marLeft w:val="480"/>
          <w:marRight w:val="0"/>
          <w:marTop w:val="0"/>
          <w:marBottom w:val="0"/>
          <w:divBdr>
            <w:top w:val="none" w:sz="0" w:space="0" w:color="auto"/>
            <w:left w:val="none" w:sz="0" w:space="0" w:color="auto"/>
            <w:bottom w:val="none" w:sz="0" w:space="0" w:color="auto"/>
            <w:right w:val="none" w:sz="0" w:space="0" w:color="auto"/>
          </w:divBdr>
        </w:div>
        <w:div w:id="519897909">
          <w:marLeft w:val="480"/>
          <w:marRight w:val="0"/>
          <w:marTop w:val="0"/>
          <w:marBottom w:val="0"/>
          <w:divBdr>
            <w:top w:val="none" w:sz="0" w:space="0" w:color="auto"/>
            <w:left w:val="none" w:sz="0" w:space="0" w:color="auto"/>
            <w:bottom w:val="none" w:sz="0" w:space="0" w:color="auto"/>
            <w:right w:val="none" w:sz="0" w:space="0" w:color="auto"/>
          </w:divBdr>
        </w:div>
        <w:div w:id="617951589">
          <w:marLeft w:val="480"/>
          <w:marRight w:val="0"/>
          <w:marTop w:val="0"/>
          <w:marBottom w:val="0"/>
          <w:divBdr>
            <w:top w:val="none" w:sz="0" w:space="0" w:color="auto"/>
            <w:left w:val="none" w:sz="0" w:space="0" w:color="auto"/>
            <w:bottom w:val="none" w:sz="0" w:space="0" w:color="auto"/>
            <w:right w:val="none" w:sz="0" w:space="0" w:color="auto"/>
          </w:divBdr>
        </w:div>
        <w:div w:id="804586598">
          <w:marLeft w:val="480"/>
          <w:marRight w:val="0"/>
          <w:marTop w:val="0"/>
          <w:marBottom w:val="0"/>
          <w:divBdr>
            <w:top w:val="none" w:sz="0" w:space="0" w:color="auto"/>
            <w:left w:val="none" w:sz="0" w:space="0" w:color="auto"/>
            <w:bottom w:val="none" w:sz="0" w:space="0" w:color="auto"/>
            <w:right w:val="none" w:sz="0" w:space="0" w:color="auto"/>
          </w:divBdr>
        </w:div>
        <w:div w:id="862597572">
          <w:marLeft w:val="480"/>
          <w:marRight w:val="0"/>
          <w:marTop w:val="0"/>
          <w:marBottom w:val="0"/>
          <w:divBdr>
            <w:top w:val="none" w:sz="0" w:space="0" w:color="auto"/>
            <w:left w:val="none" w:sz="0" w:space="0" w:color="auto"/>
            <w:bottom w:val="none" w:sz="0" w:space="0" w:color="auto"/>
            <w:right w:val="none" w:sz="0" w:space="0" w:color="auto"/>
          </w:divBdr>
        </w:div>
        <w:div w:id="869032642">
          <w:marLeft w:val="480"/>
          <w:marRight w:val="0"/>
          <w:marTop w:val="0"/>
          <w:marBottom w:val="0"/>
          <w:divBdr>
            <w:top w:val="none" w:sz="0" w:space="0" w:color="auto"/>
            <w:left w:val="none" w:sz="0" w:space="0" w:color="auto"/>
            <w:bottom w:val="none" w:sz="0" w:space="0" w:color="auto"/>
            <w:right w:val="none" w:sz="0" w:space="0" w:color="auto"/>
          </w:divBdr>
        </w:div>
        <w:div w:id="923800118">
          <w:marLeft w:val="480"/>
          <w:marRight w:val="0"/>
          <w:marTop w:val="0"/>
          <w:marBottom w:val="0"/>
          <w:divBdr>
            <w:top w:val="none" w:sz="0" w:space="0" w:color="auto"/>
            <w:left w:val="none" w:sz="0" w:space="0" w:color="auto"/>
            <w:bottom w:val="none" w:sz="0" w:space="0" w:color="auto"/>
            <w:right w:val="none" w:sz="0" w:space="0" w:color="auto"/>
          </w:divBdr>
        </w:div>
        <w:div w:id="924730042">
          <w:marLeft w:val="480"/>
          <w:marRight w:val="0"/>
          <w:marTop w:val="0"/>
          <w:marBottom w:val="0"/>
          <w:divBdr>
            <w:top w:val="none" w:sz="0" w:space="0" w:color="auto"/>
            <w:left w:val="none" w:sz="0" w:space="0" w:color="auto"/>
            <w:bottom w:val="none" w:sz="0" w:space="0" w:color="auto"/>
            <w:right w:val="none" w:sz="0" w:space="0" w:color="auto"/>
          </w:divBdr>
        </w:div>
        <w:div w:id="975600438">
          <w:marLeft w:val="480"/>
          <w:marRight w:val="0"/>
          <w:marTop w:val="0"/>
          <w:marBottom w:val="0"/>
          <w:divBdr>
            <w:top w:val="none" w:sz="0" w:space="0" w:color="auto"/>
            <w:left w:val="none" w:sz="0" w:space="0" w:color="auto"/>
            <w:bottom w:val="none" w:sz="0" w:space="0" w:color="auto"/>
            <w:right w:val="none" w:sz="0" w:space="0" w:color="auto"/>
          </w:divBdr>
        </w:div>
        <w:div w:id="1017543681">
          <w:marLeft w:val="480"/>
          <w:marRight w:val="0"/>
          <w:marTop w:val="0"/>
          <w:marBottom w:val="0"/>
          <w:divBdr>
            <w:top w:val="none" w:sz="0" w:space="0" w:color="auto"/>
            <w:left w:val="none" w:sz="0" w:space="0" w:color="auto"/>
            <w:bottom w:val="none" w:sz="0" w:space="0" w:color="auto"/>
            <w:right w:val="none" w:sz="0" w:space="0" w:color="auto"/>
          </w:divBdr>
        </w:div>
        <w:div w:id="1018309838">
          <w:marLeft w:val="480"/>
          <w:marRight w:val="0"/>
          <w:marTop w:val="0"/>
          <w:marBottom w:val="0"/>
          <w:divBdr>
            <w:top w:val="none" w:sz="0" w:space="0" w:color="auto"/>
            <w:left w:val="none" w:sz="0" w:space="0" w:color="auto"/>
            <w:bottom w:val="none" w:sz="0" w:space="0" w:color="auto"/>
            <w:right w:val="none" w:sz="0" w:space="0" w:color="auto"/>
          </w:divBdr>
        </w:div>
        <w:div w:id="1068111388">
          <w:marLeft w:val="480"/>
          <w:marRight w:val="0"/>
          <w:marTop w:val="0"/>
          <w:marBottom w:val="0"/>
          <w:divBdr>
            <w:top w:val="none" w:sz="0" w:space="0" w:color="auto"/>
            <w:left w:val="none" w:sz="0" w:space="0" w:color="auto"/>
            <w:bottom w:val="none" w:sz="0" w:space="0" w:color="auto"/>
            <w:right w:val="none" w:sz="0" w:space="0" w:color="auto"/>
          </w:divBdr>
        </w:div>
        <w:div w:id="1087650994">
          <w:marLeft w:val="480"/>
          <w:marRight w:val="0"/>
          <w:marTop w:val="0"/>
          <w:marBottom w:val="0"/>
          <w:divBdr>
            <w:top w:val="none" w:sz="0" w:space="0" w:color="auto"/>
            <w:left w:val="none" w:sz="0" w:space="0" w:color="auto"/>
            <w:bottom w:val="none" w:sz="0" w:space="0" w:color="auto"/>
            <w:right w:val="none" w:sz="0" w:space="0" w:color="auto"/>
          </w:divBdr>
        </w:div>
        <w:div w:id="1092625753">
          <w:marLeft w:val="480"/>
          <w:marRight w:val="0"/>
          <w:marTop w:val="0"/>
          <w:marBottom w:val="0"/>
          <w:divBdr>
            <w:top w:val="none" w:sz="0" w:space="0" w:color="auto"/>
            <w:left w:val="none" w:sz="0" w:space="0" w:color="auto"/>
            <w:bottom w:val="none" w:sz="0" w:space="0" w:color="auto"/>
            <w:right w:val="none" w:sz="0" w:space="0" w:color="auto"/>
          </w:divBdr>
        </w:div>
        <w:div w:id="1114792478">
          <w:marLeft w:val="480"/>
          <w:marRight w:val="0"/>
          <w:marTop w:val="0"/>
          <w:marBottom w:val="0"/>
          <w:divBdr>
            <w:top w:val="none" w:sz="0" w:space="0" w:color="auto"/>
            <w:left w:val="none" w:sz="0" w:space="0" w:color="auto"/>
            <w:bottom w:val="none" w:sz="0" w:space="0" w:color="auto"/>
            <w:right w:val="none" w:sz="0" w:space="0" w:color="auto"/>
          </w:divBdr>
        </w:div>
        <w:div w:id="1119299054">
          <w:marLeft w:val="480"/>
          <w:marRight w:val="0"/>
          <w:marTop w:val="0"/>
          <w:marBottom w:val="0"/>
          <w:divBdr>
            <w:top w:val="none" w:sz="0" w:space="0" w:color="auto"/>
            <w:left w:val="none" w:sz="0" w:space="0" w:color="auto"/>
            <w:bottom w:val="none" w:sz="0" w:space="0" w:color="auto"/>
            <w:right w:val="none" w:sz="0" w:space="0" w:color="auto"/>
          </w:divBdr>
        </w:div>
        <w:div w:id="1192111207">
          <w:marLeft w:val="480"/>
          <w:marRight w:val="0"/>
          <w:marTop w:val="0"/>
          <w:marBottom w:val="0"/>
          <w:divBdr>
            <w:top w:val="none" w:sz="0" w:space="0" w:color="auto"/>
            <w:left w:val="none" w:sz="0" w:space="0" w:color="auto"/>
            <w:bottom w:val="none" w:sz="0" w:space="0" w:color="auto"/>
            <w:right w:val="none" w:sz="0" w:space="0" w:color="auto"/>
          </w:divBdr>
        </w:div>
        <w:div w:id="1275674928">
          <w:marLeft w:val="480"/>
          <w:marRight w:val="0"/>
          <w:marTop w:val="0"/>
          <w:marBottom w:val="0"/>
          <w:divBdr>
            <w:top w:val="none" w:sz="0" w:space="0" w:color="auto"/>
            <w:left w:val="none" w:sz="0" w:space="0" w:color="auto"/>
            <w:bottom w:val="none" w:sz="0" w:space="0" w:color="auto"/>
            <w:right w:val="none" w:sz="0" w:space="0" w:color="auto"/>
          </w:divBdr>
        </w:div>
        <w:div w:id="1296836307">
          <w:marLeft w:val="480"/>
          <w:marRight w:val="0"/>
          <w:marTop w:val="0"/>
          <w:marBottom w:val="0"/>
          <w:divBdr>
            <w:top w:val="none" w:sz="0" w:space="0" w:color="auto"/>
            <w:left w:val="none" w:sz="0" w:space="0" w:color="auto"/>
            <w:bottom w:val="none" w:sz="0" w:space="0" w:color="auto"/>
            <w:right w:val="none" w:sz="0" w:space="0" w:color="auto"/>
          </w:divBdr>
        </w:div>
        <w:div w:id="1301618288">
          <w:marLeft w:val="480"/>
          <w:marRight w:val="0"/>
          <w:marTop w:val="0"/>
          <w:marBottom w:val="0"/>
          <w:divBdr>
            <w:top w:val="none" w:sz="0" w:space="0" w:color="auto"/>
            <w:left w:val="none" w:sz="0" w:space="0" w:color="auto"/>
            <w:bottom w:val="none" w:sz="0" w:space="0" w:color="auto"/>
            <w:right w:val="none" w:sz="0" w:space="0" w:color="auto"/>
          </w:divBdr>
        </w:div>
        <w:div w:id="1318345673">
          <w:marLeft w:val="480"/>
          <w:marRight w:val="0"/>
          <w:marTop w:val="0"/>
          <w:marBottom w:val="0"/>
          <w:divBdr>
            <w:top w:val="none" w:sz="0" w:space="0" w:color="auto"/>
            <w:left w:val="none" w:sz="0" w:space="0" w:color="auto"/>
            <w:bottom w:val="none" w:sz="0" w:space="0" w:color="auto"/>
            <w:right w:val="none" w:sz="0" w:space="0" w:color="auto"/>
          </w:divBdr>
        </w:div>
        <w:div w:id="1328902746">
          <w:marLeft w:val="480"/>
          <w:marRight w:val="0"/>
          <w:marTop w:val="0"/>
          <w:marBottom w:val="0"/>
          <w:divBdr>
            <w:top w:val="none" w:sz="0" w:space="0" w:color="auto"/>
            <w:left w:val="none" w:sz="0" w:space="0" w:color="auto"/>
            <w:bottom w:val="none" w:sz="0" w:space="0" w:color="auto"/>
            <w:right w:val="none" w:sz="0" w:space="0" w:color="auto"/>
          </w:divBdr>
        </w:div>
        <w:div w:id="1331525608">
          <w:marLeft w:val="480"/>
          <w:marRight w:val="0"/>
          <w:marTop w:val="0"/>
          <w:marBottom w:val="0"/>
          <w:divBdr>
            <w:top w:val="none" w:sz="0" w:space="0" w:color="auto"/>
            <w:left w:val="none" w:sz="0" w:space="0" w:color="auto"/>
            <w:bottom w:val="none" w:sz="0" w:space="0" w:color="auto"/>
            <w:right w:val="none" w:sz="0" w:space="0" w:color="auto"/>
          </w:divBdr>
        </w:div>
        <w:div w:id="1345933405">
          <w:marLeft w:val="480"/>
          <w:marRight w:val="0"/>
          <w:marTop w:val="0"/>
          <w:marBottom w:val="0"/>
          <w:divBdr>
            <w:top w:val="none" w:sz="0" w:space="0" w:color="auto"/>
            <w:left w:val="none" w:sz="0" w:space="0" w:color="auto"/>
            <w:bottom w:val="none" w:sz="0" w:space="0" w:color="auto"/>
            <w:right w:val="none" w:sz="0" w:space="0" w:color="auto"/>
          </w:divBdr>
        </w:div>
        <w:div w:id="1481575832">
          <w:marLeft w:val="480"/>
          <w:marRight w:val="0"/>
          <w:marTop w:val="0"/>
          <w:marBottom w:val="0"/>
          <w:divBdr>
            <w:top w:val="none" w:sz="0" w:space="0" w:color="auto"/>
            <w:left w:val="none" w:sz="0" w:space="0" w:color="auto"/>
            <w:bottom w:val="none" w:sz="0" w:space="0" w:color="auto"/>
            <w:right w:val="none" w:sz="0" w:space="0" w:color="auto"/>
          </w:divBdr>
        </w:div>
        <w:div w:id="1549954227">
          <w:marLeft w:val="480"/>
          <w:marRight w:val="0"/>
          <w:marTop w:val="0"/>
          <w:marBottom w:val="0"/>
          <w:divBdr>
            <w:top w:val="none" w:sz="0" w:space="0" w:color="auto"/>
            <w:left w:val="none" w:sz="0" w:space="0" w:color="auto"/>
            <w:bottom w:val="none" w:sz="0" w:space="0" w:color="auto"/>
            <w:right w:val="none" w:sz="0" w:space="0" w:color="auto"/>
          </w:divBdr>
        </w:div>
        <w:div w:id="1649475589">
          <w:marLeft w:val="480"/>
          <w:marRight w:val="0"/>
          <w:marTop w:val="0"/>
          <w:marBottom w:val="0"/>
          <w:divBdr>
            <w:top w:val="none" w:sz="0" w:space="0" w:color="auto"/>
            <w:left w:val="none" w:sz="0" w:space="0" w:color="auto"/>
            <w:bottom w:val="none" w:sz="0" w:space="0" w:color="auto"/>
            <w:right w:val="none" w:sz="0" w:space="0" w:color="auto"/>
          </w:divBdr>
        </w:div>
        <w:div w:id="1678338971">
          <w:marLeft w:val="480"/>
          <w:marRight w:val="0"/>
          <w:marTop w:val="0"/>
          <w:marBottom w:val="0"/>
          <w:divBdr>
            <w:top w:val="none" w:sz="0" w:space="0" w:color="auto"/>
            <w:left w:val="none" w:sz="0" w:space="0" w:color="auto"/>
            <w:bottom w:val="none" w:sz="0" w:space="0" w:color="auto"/>
            <w:right w:val="none" w:sz="0" w:space="0" w:color="auto"/>
          </w:divBdr>
        </w:div>
        <w:div w:id="1684169286">
          <w:marLeft w:val="480"/>
          <w:marRight w:val="0"/>
          <w:marTop w:val="0"/>
          <w:marBottom w:val="0"/>
          <w:divBdr>
            <w:top w:val="none" w:sz="0" w:space="0" w:color="auto"/>
            <w:left w:val="none" w:sz="0" w:space="0" w:color="auto"/>
            <w:bottom w:val="none" w:sz="0" w:space="0" w:color="auto"/>
            <w:right w:val="none" w:sz="0" w:space="0" w:color="auto"/>
          </w:divBdr>
        </w:div>
        <w:div w:id="1701859526">
          <w:marLeft w:val="480"/>
          <w:marRight w:val="0"/>
          <w:marTop w:val="0"/>
          <w:marBottom w:val="0"/>
          <w:divBdr>
            <w:top w:val="none" w:sz="0" w:space="0" w:color="auto"/>
            <w:left w:val="none" w:sz="0" w:space="0" w:color="auto"/>
            <w:bottom w:val="none" w:sz="0" w:space="0" w:color="auto"/>
            <w:right w:val="none" w:sz="0" w:space="0" w:color="auto"/>
          </w:divBdr>
        </w:div>
        <w:div w:id="1702393349">
          <w:marLeft w:val="480"/>
          <w:marRight w:val="0"/>
          <w:marTop w:val="0"/>
          <w:marBottom w:val="0"/>
          <w:divBdr>
            <w:top w:val="none" w:sz="0" w:space="0" w:color="auto"/>
            <w:left w:val="none" w:sz="0" w:space="0" w:color="auto"/>
            <w:bottom w:val="none" w:sz="0" w:space="0" w:color="auto"/>
            <w:right w:val="none" w:sz="0" w:space="0" w:color="auto"/>
          </w:divBdr>
        </w:div>
        <w:div w:id="1702631510">
          <w:marLeft w:val="480"/>
          <w:marRight w:val="0"/>
          <w:marTop w:val="0"/>
          <w:marBottom w:val="0"/>
          <w:divBdr>
            <w:top w:val="none" w:sz="0" w:space="0" w:color="auto"/>
            <w:left w:val="none" w:sz="0" w:space="0" w:color="auto"/>
            <w:bottom w:val="none" w:sz="0" w:space="0" w:color="auto"/>
            <w:right w:val="none" w:sz="0" w:space="0" w:color="auto"/>
          </w:divBdr>
        </w:div>
        <w:div w:id="1725636755">
          <w:marLeft w:val="480"/>
          <w:marRight w:val="0"/>
          <w:marTop w:val="0"/>
          <w:marBottom w:val="0"/>
          <w:divBdr>
            <w:top w:val="none" w:sz="0" w:space="0" w:color="auto"/>
            <w:left w:val="none" w:sz="0" w:space="0" w:color="auto"/>
            <w:bottom w:val="none" w:sz="0" w:space="0" w:color="auto"/>
            <w:right w:val="none" w:sz="0" w:space="0" w:color="auto"/>
          </w:divBdr>
        </w:div>
        <w:div w:id="1826778309">
          <w:marLeft w:val="480"/>
          <w:marRight w:val="0"/>
          <w:marTop w:val="0"/>
          <w:marBottom w:val="0"/>
          <w:divBdr>
            <w:top w:val="none" w:sz="0" w:space="0" w:color="auto"/>
            <w:left w:val="none" w:sz="0" w:space="0" w:color="auto"/>
            <w:bottom w:val="none" w:sz="0" w:space="0" w:color="auto"/>
            <w:right w:val="none" w:sz="0" w:space="0" w:color="auto"/>
          </w:divBdr>
        </w:div>
        <w:div w:id="1975208141">
          <w:marLeft w:val="480"/>
          <w:marRight w:val="0"/>
          <w:marTop w:val="0"/>
          <w:marBottom w:val="0"/>
          <w:divBdr>
            <w:top w:val="none" w:sz="0" w:space="0" w:color="auto"/>
            <w:left w:val="none" w:sz="0" w:space="0" w:color="auto"/>
            <w:bottom w:val="none" w:sz="0" w:space="0" w:color="auto"/>
            <w:right w:val="none" w:sz="0" w:space="0" w:color="auto"/>
          </w:divBdr>
        </w:div>
        <w:div w:id="2080708297">
          <w:marLeft w:val="480"/>
          <w:marRight w:val="0"/>
          <w:marTop w:val="0"/>
          <w:marBottom w:val="0"/>
          <w:divBdr>
            <w:top w:val="none" w:sz="0" w:space="0" w:color="auto"/>
            <w:left w:val="none" w:sz="0" w:space="0" w:color="auto"/>
            <w:bottom w:val="none" w:sz="0" w:space="0" w:color="auto"/>
            <w:right w:val="none" w:sz="0" w:space="0" w:color="auto"/>
          </w:divBdr>
        </w:div>
      </w:divsChild>
    </w:div>
    <w:div w:id="771586693">
      <w:bodyDiv w:val="1"/>
      <w:marLeft w:val="0"/>
      <w:marRight w:val="0"/>
      <w:marTop w:val="0"/>
      <w:marBottom w:val="0"/>
      <w:divBdr>
        <w:top w:val="none" w:sz="0" w:space="0" w:color="auto"/>
        <w:left w:val="none" w:sz="0" w:space="0" w:color="auto"/>
        <w:bottom w:val="none" w:sz="0" w:space="0" w:color="auto"/>
        <w:right w:val="none" w:sz="0" w:space="0" w:color="auto"/>
      </w:divBdr>
      <w:divsChild>
        <w:div w:id="34818978">
          <w:marLeft w:val="480"/>
          <w:marRight w:val="0"/>
          <w:marTop w:val="0"/>
          <w:marBottom w:val="0"/>
          <w:divBdr>
            <w:top w:val="none" w:sz="0" w:space="0" w:color="auto"/>
            <w:left w:val="none" w:sz="0" w:space="0" w:color="auto"/>
            <w:bottom w:val="none" w:sz="0" w:space="0" w:color="auto"/>
            <w:right w:val="none" w:sz="0" w:space="0" w:color="auto"/>
          </w:divBdr>
        </w:div>
        <w:div w:id="38752781">
          <w:marLeft w:val="480"/>
          <w:marRight w:val="0"/>
          <w:marTop w:val="0"/>
          <w:marBottom w:val="0"/>
          <w:divBdr>
            <w:top w:val="none" w:sz="0" w:space="0" w:color="auto"/>
            <w:left w:val="none" w:sz="0" w:space="0" w:color="auto"/>
            <w:bottom w:val="none" w:sz="0" w:space="0" w:color="auto"/>
            <w:right w:val="none" w:sz="0" w:space="0" w:color="auto"/>
          </w:divBdr>
        </w:div>
        <w:div w:id="42364515">
          <w:marLeft w:val="480"/>
          <w:marRight w:val="0"/>
          <w:marTop w:val="0"/>
          <w:marBottom w:val="0"/>
          <w:divBdr>
            <w:top w:val="none" w:sz="0" w:space="0" w:color="auto"/>
            <w:left w:val="none" w:sz="0" w:space="0" w:color="auto"/>
            <w:bottom w:val="none" w:sz="0" w:space="0" w:color="auto"/>
            <w:right w:val="none" w:sz="0" w:space="0" w:color="auto"/>
          </w:divBdr>
        </w:div>
        <w:div w:id="44109157">
          <w:marLeft w:val="480"/>
          <w:marRight w:val="0"/>
          <w:marTop w:val="0"/>
          <w:marBottom w:val="0"/>
          <w:divBdr>
            <w:top w:val="none" w:sz="0" w:space="0" w:color="auto"/>
            <w:left w:val="none" w:sz="0" w:space="0" w:color="auto"/>
            <w:bottom w:val="none" w:sz="0" w:space="0" w:color="auto"/>
            <w:right w:val="none" w:sz="0" w:space="0" w:color="auto"/>
          </w:divBdr>
        </w:div>
        <w:div w:id="94718611">
          <w:marLeft w:val="480"/>
          <w:marRight w:val="0"/>
          <w:marTop w:val="0"/>
          <w:marBottom w:val="0"/>
          <w:divBdr>
            <w:top w:val="none" w:sz="0" w:space="0" w:color="auto"/>
            <w:left w:val="none" w:sz="0" w:space="0" w:color="auto"/>
            <w:bottom w:val="none" w:sz="0" w:space="0" w:color="auto"/>
            <w:right w:val="none" w:sz="0" w:space="0" w:color="auto"/>
          </w:divBdr>
        </w:div>
        <w:div w:id="135530304">
          <w:marLeft w:val="480"/>
          <w:marRight w:val="0"/>
          <w:marTop w:val="0"/>
          <w:marBottom w:val="0"/>
          <w:divBdr>
            <w:top w:val="none" w:sz="0" w:space="0" w:color="auto"/>
            <w:left w:val="none" w:sz="0" w:space="0" w:color="auto"/>
            <w:bottom w:val="none" w:sz="0" w:space="0" w:color="auto"/>
            <w:right w:val="none" w:sz="0" w:space="0" w:color="auto"/>
          </w:divBdr>
        </w:div>
        <w:div w:id="141506511">
          <w:marLeft w:val="480"/>
          <w:marRight w:val="0"/>
          <w:marTop w:val="0"/>
          <w:marBottom w:val="0"/>
          <w:divBdr>
            <w:top w:val="none" w:sz="0" w:space="0" w:color="auto"/>
            <w:left w:val="none" w:sz="0" w:space="0" w:color="auto"/>
            <w:bottom w:val="none" w:sz="0" w:space="0" w:color="auto"/>
            <w:right w:val="none" w:sz="0" w:space="0" w:color="auto"/>
          </w:divBdr>
        </w:div>
        <w:div w:id="184906960">
          <w:marLeft w:val="480"/>
          <w:marRight w:val="0"/>
          <w:marTop w:val="0"/>
          <w:marBottom w:val="0"/>
          <w:divBdr>
            <w:top w:val="none" w:sz="0" w:space="0" w:color="auto"/>
            <w:left w:val="none" w:sz="0" w:space="0" w:color="auto"/>
            <w:bottom w:val="none" w:sz="0" w:space="0" w:color="auto"/>
            <w:right w:val="none" w:sz="0" w:space="0" w:color="auto"/>
          </w:divBdr>
        </w:div>
        <w:div w:id="277567758">
          <w:marLeft w:val="480"/>
          <w:marRight w:val="0"/>
          <w:marTop w:val="0"/>
          <w:marBottom w:val="0"/>
          <w:divBdr>
            <w:top w:val="none" w:sz="0" w:space="0" w:color="auto"/>
            <w:left w:val="none" w:sz="0" w:space="0" w:color="auto"/>
            <w:bottom w:val="none" w:sz="0" w:space="0" w:color="auto"/>
            <w:right w:val="none" w:sz="0" w:space="0" w:color="auto"/>
          </w:divBdr>
        </w:div>
        <w:div w:id="484325280">
          <w:marLeft w:val="480"/>
          <w:marRight w:val="0"/>
          <w:marTop w:val="0"/>
          <w:marBottom w:val="0"/>
          <w:divBdr>
            <w:top w:val="none" w:sz="0" w:space="0" w:color="auto"/>
            <w:left w:val="none" w:sz="0" w:space="0" w:color="auto"/>
            <w:bottom w:val="none" w:sz="0" w:space="0" w:color="auto"/>
            <w:right w:val="none" w:sz="0" w:space="0" w:color="auto"/>
          </w:divBdr>
        </w:div>
        <w:div w:id="499931730">
          <w:marLeft w:val="480"/>
          <w:marRight w:val="0"/>
          <w:marTop w:val="0"/>
          <w:marBottom w:val="0"/>
          <w:divBdr>
            <w:top w:val="none" w:sz="0" w:space="0" w:color="auto"/>
            <w:left w:val="none" w:sz="0" w:space="0" w:color="auto"/>
            <w:bottom w:val="none" w:sz="0" w:space="0" w:color="auto"/>
            <w:right w:val="none" w:sz="0" w:space="0" w:color="auto"/>
          </w:divBdr>
        </w:div>
        <w:div w:id="517424267">
          <w:marLeft w:val="480"/>
          <w:marRight w:val="0"/>
          <w:marTop w:val="0"/>
          <w:marBottom w:val="0"/>
          <w:divBdr>
            <w:top w:val="none" w:sz="0" w:space="0" w:color="auto"/>
            <w:left w:val="none" w:sz="0" w:space="0" w:color="auto"/>
            <w:bottom w:val="none" w:sz="0" w:space="0" w:color="auto"/>
            <w:right w:val="none" w:sz="0" w:space="0" w:color="auto"/>
          </w:divBdr>
        </w:div>
        <w:div w:id="573667991">
          <w:marLeft w:val="480"/>
          <w:marRight w:val="0"/>
          <w:marTop w:val="0"/>
          <w:marBottom w:val="0"/>
          <w:divBdr>
            <w:top w:val="none" w:sz="0" w:space="0" w:color="auto"/>
            <w:left w:val="none" w:sz="0" w:space="0" w:color="auto"/>
            <w:bottom w:val="none" w:sz="0" w:space="0" w:color="auto"/>
            <w:right w:val="none" w:sz="0" w:space="0" w:color="auto"/>
          </w:divBdr>
        </w:div>
        <w:div w:id="578559797">
          <w:marLeft w:val="480"/>
          <w:marRight w:val="0"/>
          <w:marTop w:val="0"/>
          <w:marBottom w:val="0"/>
          <w:divBdr>
            <w:top w:val="none" w:sz="0" w:space="0" w:color="auto"/>
            <w:left w:val="none" w:sz="0" w:space="0" w:color="auto"/>
            <w:bottom w:val="none" w:sz="0" w:space="0" w:color="auto"/>
            <w:right w:val="none" w:sz="0" w:space="0" w:color="auto"/>
          </w:divBdr>
        </w:div>
        <w:div w:id="579799090">
          <w:marLeft w:val="480"/>
          <w:marRight w:val="0"/>
          <w:marTop w:val="0"/>
          <w:marBottom w:val="0"/>
          <w:divBdr>
            <w:top w:val="none" w:sz="0" w:space="0" w:color="auto"/>
            <w:left w:val="none" w:sz="0" w:space="0" w:color="auto"/>
            <w:bottom w:val="none" w:sz="0" w:space="0" w:color="auto"/>
            <w:right w:val="none" w:sz="0" w:space="0" w:color="auto"/>
          </w:divBdr>
        </w:div>
        <w:div w:id="594636766">
          <w:marLeft w:val="480"/>
          <w:marRight w:val="0"/>
          <w:marTop w:val="0"/>
          <w:marBottom w:val="0"/>
          <w:divBdr>
            <w:top w:val="none" w:sz="0" w:space="0" w:color="auto"/>
            <w:left w:val="none" w:sz="0" w:space="0" w:color="auto"/>
            <w:bottom w:val="none" w:sz="0" w:space="0" w:color="auto"/>
            <w:right w:val="none" w:sz="0" w:space="0" w:color="auto"/>
          </w:divBdr>
        </w:div>
        <w:div w:id="687366220">
          <w:marLeft w:val="480"/>
          <w:marRight w:val="0"/>
          <w:marTop w:val="0"/>
          <w:marBottom w:val="0"/>
          <w:divBdr>
            <w:top w:val="none" w:sz="0" w:space="0" w:color="auto"/>
            <w:left w:val="none" w:sz="0" w:space="0" w:color="auto"/>
            <w:bottom w:val="none" w:sz="0" w:space="0" w:color="auto"/>
            <w:right w:val="none" w:sz="0" w:space="0" w:color="auto"/>
          </w:divBdr>
        </w:div>
        <w:div w:id="700087970">
          <w:marLeft w:val="480"/>
          <w:marRight w:val="0"/>
          <w:marTop w:val="0"/>
          <w:marBottom w:val="0"/>
          <w:divBdr>
            <w:top w:val="none" w:sz="0" w:space="0" w:color="auto"/>
            <w:left w:val="none" w:sz="0" w:space="0" w:color="auto"/>
            <w:bottom w:val="none" w:sz="0" w:space="0" w:color="auto"/>
            <w:right w:val="none" w:sz="0" w:space="0" w:color="auto"/>
          </w:divBdr>
        </w:div>
        <w:div w:id="708846984">
          <w:marLeft w:val="480"/>
          <w:marRight w:val="0"/>
          <w:marTop w:val="0"/>
          <w:marBottom w:val="0"/>
          <w:divBdr>
            <w:top w:val="none" w:sz="0" w:space="0" w:color="auto"/>
            <w:left w:val="none" w:sz="0" w:space="0" w:color="auto"/>
            <w:bottom w:val="none" w:sz="0" w:space="0" w:color="auto"/>
            <w:right w:val="none" w:sz="0" w:space="0" w:color="auto"/>
          </w:divBdr>
        </w:div>
        <w:div w:id="713165534">
          <w:marLeft w:val="480"/>
          <w:marRight w:val="0"/>
          <w:marTop w:val="0"/>
          <w:marBottom w:val="0"/>
          <w:divBdr>
            <w:top w:val="none" w:sz="0" w:space="0" w:color="auto"/>
            <w:left w:val="none" w:sz="0" w:space="0" w:color="auto"/>
            <w:bottom w:val="none" w:sz="0" w:space="0" w:color="auto"/>
            <w:right w:val="none" w:sz="0" w:space="0" w:color="auto"/>
          </w:divBdr>
        </w:div>
        <w:div w:id="738792668">
          <w:marLeft w:val="480"/>
          <w:marRight w:val="0"/>
          <w:marTop w:val="0"/>
          <w:marBottom w:val="0"/>
          <w:divBdr>
            <w:top w:val="none" w:sz="0" w:space="0" w:color="auto"/>
            <w:left w:val="none" w:sz="0" w:space="0" w:color="auto"/>
            <w:bottom w:val="none" w:sz="0" w:space="0" w:color="auto"/>
            <w:right w:val="none" w:sz="0" w:space="0" w:color="auto"/>
          </w:divBdr>
        </w:div>
        <w:div w:id="902368553">
          <w:marLeft w:val="480"/>
          <w:marRight w:val="0"/>
          <w:marTop w:val="0"/>
          <w:marBottom w:val="0"/>
          <w:divBdr>
            <w:top w:val="none" w:sz="0" w:space="0" w:color="auto"/>
            <w:left w:val="none" w:sz="0" w:space="0" w:color="auto"/>
            <w:bottom w:val="none" w:sz="0" w:space="0" w:color="auto"/>
            <w:right w:val="none" w:sz="0" w:space="0" w:color="auto"/>
          </w:divBdr>
        </w:div>
        <w:div w:id="913512805">
          <w:marLeft w:val="480"/>
          <w:marRight w:val="0"/>
          <w:marTop w:val="0"/>
          <w:marBottom w:val="0"/>
          <w:divBdr>
            <w:top w:val="none" w:sz="0" w:space="0" w:color="auto"/>
            <w:left w:val="none" w:sz="0" w:space="0" w:color="auto"/>
            <w:bottom w:val="none" w:sz="0" w:space="0" w:color="auto"/>
            <w:right w:val="none" w:sz="0" w:space="0" w:color="auto"/>
          </w:divBdr>
        </w:div>
        <w:div w:id="913584629">
          <w:marLeft w:val="480"/>
          <w:marRight w:val="0"/>
          <w:marTop w:val="0"/>
          <w:marBottom w:val="0"/>
          <w:divBdr>
            <w:top w:val="none" w:sz="0" w:space="0" w:color="auto"/>
            <w:left w:val="none" w:sz="0" w:space="0" w:color="auto"/>
            <w:bottom w:val="none" w:sz="0" w:space="0" w:color="auto"/>
            <w:right w:val="none" w:sz="0" w:space="0" w:color="auto"/>
          </w:divBdr>
        </w:div>
        <w:div w:id="994181201">
          <w:marLeft w:val="480"/>
          <w:marRight w:val="0"/>
          <w:marTop w:val="0"/>
          <w:marBottom w:val="0"/>
          <w:divBdr>
            <w:top w:val="none" w:sz="0" w:space="0" w:color="auto"/>
            <w:left w:val="none" w:sz="0" w:space="0" w:color="auto"/>
            <w:bottom w:val="none" w:sz="0" w:space="0" w:color="auto"/>
            <w:right w:val="none" w:sz="0" w:space="0" w:color="auto"/>
          </w:divBdr>
        </w:div>
        <w:div w:id="1034309369">
          <w:marLeft w:val="480"/>
          <w:marRight w:val="0"/>
          <w:marTop w:val="0"/>
          <w:marBottom w:val="0"/>
          <w:divBdr>
            <w:top w:val="none" w:sz="0" w:space="0" w:color="auto"/>
            <w:left w:val="none" w:sz="0" w:space="0" w:color="auto"/>
            <w:bottom w:val="none" w:sz="0" w:space="0" w:color="auto"/>
            <w:right w:val="none" w:sz="0" w:space="0" w:color="auto"/>
          </w:divBdr>
        </w:div>
        <w:div w:id="1133711998">
          <w:marLeft w:val="480"/>
          <w:marRight w:val="0"/>
          <w:marTop w:val="0"/>
          <w:marBottom w:val="0"/>
          <w:divBdr>
            <w:top w:val="none" w:sz="0" w:space="0" w:color="auto"/>
            <w:left w:val="none" w:sz="0" w:space="0" w:color="auto"/>
            <w:bottom w:val="none" w:sz="0" w:space="0" w:color="auto"/>
            <w:right w:val="none" w:sz="0" w:space="0" w:color="auto"/>
          </w:divBdr>
        </w:div>
        <w:div w:id="1135490664">
          <w:marLeft w:val="480"/>
          <w:marRight w:val="0"/>
          <w:marTop w:val="0"/>
          <w:marBottom w:val="0"/>
          <w:divBdr>
            <w:top w:val="none" w:sz="0" w:space="0" w:color="auto"/>
            <w:left w:val="none" w:sz="0" w:space="0" w:color="auto"/>
            <w:bottom w:val="none" w:sz="0" w:space="0" w:color="auto"/>
            <w:right w:val="none" w:sz="0" w:space="0" w:color="auto"/>
          </w:divBdr>
        </w:div>
        <w:div w:id="1245072590">
          <w:marLeft w:val="480"/>
          <w:marRight w:val="0"/>
          <w:marTop w:val="0"/>
          <w:marBottom w:val="0"/>
          <w:divBdr>
            <w:top w:val="none" w:sz="0" w:space="0" w:color="auto"/>
            <w:left w:val="none" w:sz="0" w:space="0" w:color="auto"/>
            <w:bottom w:val="none" w:sz="0" w:space="0" w:color="auto"/>
            <w:right w:val="none" w:sz="0" w:space="0" w:color="auto"/>
          </w:divBdr>
        </w:div>
        <w:div w:id="1392341552">
          <w:marLeft w:val="480"/>
          <w:marRight w:val="0"/>
          <w:marTop w:val="0"/>
          <w:marBottom w:val="0"/>
          <w:divBdr>
            <w:top w:val="none" w:sz="0" w:space="0" w:color="auto"/>
            <w:left w:val="none" w:sz="0" w:space="0" w:color="auto"/>
            <w:bottom w:val="none" w:sz="0" w:space="0" w:color="auto"/>
            <w:right w:val="none" w:sz="0" w:space="0" w:color="auto"/>
          </w:divBdr>
        </w:div>
        <w:div w:id="1422137872">
          <w:marLeft w:val="480"/>
          <w:marRight w:val="0"/>
          <w:marTop w:val="0"/>
          <w:marBottom w:val="0"/>
          <w:divBdr>
            <w:top w:val="none" w:sz="0" w:space="0" w:color="auto"/>
            <w:left w:val="none" w:sz="0" w:space="0" w:color="auto"/>
            <w:bottom w:val="none" w:sz="0" w:space="0" w:color="auto"/>
            <w:right w:val="none" w:sz="0" w:space="0" w:color="auto"/>
          </w:divBdr>
        </w:div>
        <w:div w:id="1475028377">
          <w:marLeft w:val="480"/>
          <w:marRight w:val="0"/>
          <w:marTop w:val="0"/>
          <w:marBottom w:val="0"/>
          <w:divBdr>
            <w:top w:val="none" w:sz="0" w:space="0" w:color="auto"/>
            <w:left w:val="none" w:sz="0" w:space="0" w:color="auto"/>
            <w:bottom w:val="none" w:sz="0" w:space="0" w:color="auto"/>
            <w:right w:val="none" w:sz="0" w:space="0" w:color="auto"/>
          </w:divBdr>
        </w:div>
        <w:div w:id="1482387977">
          <w:marLeft w:val="480"/>
          <w:marRight w:val="0"/>
          <w:marTop w:val="0"/>
          <w:marBottom w:val="0"/>
          <w:divBdr>
            <w:top w:val="none" w:sz="0" w:space="0" w:color="auto"/>
            <w:left w:val="none" w:sz="0" w:space="0" w:color="auto"/>
            <w:bottom w:val="none" w:sz="0" w:space="0" w:color="auto"/>
            <w:right w:val="none" w:sz="0" w:space="0" w:color="auto"/>
          </w:divBdr>
        </w:div>
        <w:div w:id="1485245134">
          <w:marLeft w:val="480"/>
          <w:marRight w:val="0"/>
          <w:marTop w:val="0"/>
          <w:marBottom w:val="0"/>
          <w:divBdr>
            <w:top w:val="none" w:sz="0" w:space="0" w:color="auto"/>
            <w:left w:val="none" w:sz="0" w:space="0" w:color="auto"/>
            <w:bottom w:val="none" w:sz="0" w:space="0" w:color="auto"/>
            <w:right w:val="none" w:sz="0" w:space="0" w:color="auto"/>
          </w:divBdr>
        </w:div>
        <w:div w:id="1486357663">
          <w:marLeft w:val="480"/>
          <w:marRight w:val="0"/>
          <w:marTop w:val="0"/>
          <w:marBottom w:val="0"/>
          <w:divBdr>
            <w:top w:val="none" w:sz="0" w:space="0" w:color="auto"/>
            <w:left w:val="none" w:sz="0" w:space="0" w:color="auto"/>
            <w:bottom w:val="none" w:sz="0" w:space="0" w:color="auto"/>
            <w:right w:val="none" w:sz="0" w:space="0" w:color="auto"/>
          </w:divBdr>
        </w:div>
        <w:div w:id="1521164519">
          <w:marLeft w:val="480"/>
          <w:marRight w:val="0"/>
          <w:marTop w:val="0"/>
          <w:marBottom w:val="0"/>
          <w:divBdr>
            <w:top w:val="none" w:sz="0" w:space="0" w:color="auto"/>
            <w:left w:val="none" w:sz="0" w:space="0" w:color="auto"/>
            <w:bottom w:val="none" w:sz="0" w:space="0" w:color="auto"/>
            <w:right w:val="none" w:sz="0" w:space="0" w:color="auto"/>
          </w:divBdr>
        </w:div>
        <w:div w:id="1576621084">
          <w:marLeft w:val="480"/>
          <w:marRight w:val="0"/>
          <w:marTop w:val="0"/>
          <w:marBottom w:val="0"/>
          <w:divBdr>
            <w:top w:val="none" w:sz="0" w:space="0" w:color="auto"/>
            <w:left w:val="none" w:sz="0" w:space="0" w:color="auto"/>
            <w:bottom w:val="none" w:sz="0" w:space="0" w:color="auto"/>
            <w:right w:val="none" w:sz="0" w:space="0" w:color="auto"/>
          </w:divBdr>
        </w:div>
        <w:div w:id="1614360949">
          <w:marLeft w:val="480"/>
          <w:marRight w:val="0"/>
          <w:marTop w:val="0"/>
          <w:marBottom w:val="0"/>
          <w:divBdr>
            <w:top w:val="none" w:sz="0" w:space="0" w:color="auto"/>
            <w:left w:val="none" w:sz="0" w:space="0" w:color="auto"/>
            <w:bottom w:val="none" w:sz="0" w:space="0" w:color="auto"/>
            <w:right w:val="none" w:sz="0" w:space="0" w:color="auto"/>
          </w:divBdr>
        </w:div>
        <w:div w:id="1660499213">
          <w:marLeft w:val="480"/>
          <w:marRight w:val="0"/>
          <w:marTop w:val="0"/>
          <w:marBottom w:val="0"/>
          <w:divBdr>
            <w:top w:val="none" w:sz="0" w:space="0" w:color="auto"/>
            <w:left w:val="none" w:sz="0" w:space="0" w:color="auto"/>
            <w:bottom w:val="none" w:sz="0" w:space="0" w:color="auto"/>
            <w:right w:val="none" w:sz="0" w:space="0" w:color="auto"/>
          </w:divBdr>
        </w:div>
        <w:div w:id="1676229017">
          <w:marLeft w:val="480"/>
          <w:marRight w:val="0"/>
          <w:marTop w:val="0"/>
          <w:marBottom w:val="0"/>
          <w:divBdr>
            <w:top w:val="none" w:sz="0" w:space="0" w:color="auto"/>
            <w:left w:val="none" w:sz="0" w:space="0" w:color="auto"/>
            <w:bottom w:val="none" w:sz="0" w:space="0" w:color="auto"/>
            <w:right w:val="none" w:sz="0" w:space="0" w:color="auto"/>
          </w:divBdr>
        </w:div>
        <w:div w:id="1704750238">
          <w:marLeft w:val="480"/>
          <w:marRight w:val="0"/>
          <w:marTop w:val="0"/>
          <w:marBottom w:val="0"/>
          <w:divBdr>
            <w:top w:val="none" w:sz="0" w:space="0" w:color="auto"/>
            <w:left w:val="none" w:sz="0" w:space="0" w:color="auto"/>
            <w:bottom w:val="none" w:sz="0" w:space="0" w:color="auto"/>
            <w:right w:val="none" w:sz="0" w:space="0" w:color="auto"/>
          </w:divBdr>
        </w:div>
        <w:div w:id="1800030541">
          <w:marLeft w:val="480"/>
          <w:marRight w:val="0"/>
          <w:marTop w:val="0"/>
          <w:marBottom w:val="0"/>
          <w:divBdr>
            <w:top w:val="none" w:sz="0" w:space="0" w:color="auto"/>
            <w:left w:val="none" w:sz="0" w:space="0" w:color="auto"/>
            <w:bottom w:val="none" w:sz="0" w:space="0" w:color="auto"/>
            <w:right w:val="none" w:sz="0" w:space="0" w:color="auto"/>
          </w:divBdr>
        </w:div>
        <w:div w:id="1824926526">
          <w:marLeft w:val="480"/>
          <w:marRight w:val="0"/>
          <w:marTop w:val="0"/>
          <w:marBottom w:val="0"/>
          <w:divBdr>
            <w:top w:val="none" w:sz="0" w:space="0" w:color="auto"/>
            <w:left w:val="none" w:sz="0" w:space="0" w:color="auto"/>
            <w:bottom w:val="none" w:sz="0" w:space="0" w:color="auto"/>
            <w:right w:val="none" w:sz="0" w:space="0" w:color="auto"/>
          </w:divBdr>
        </w:div>
        <w:div w:id="1856186629">
          <w:marLeft w:val="480"/>
          <w:marRight w:val="0"/>
          <w:marTop w:val="0"/>
          <w:marBottom w:val="0"/>
          <w:divBdr>
            <w:top w:val="none" w:sz="0" w:space="0" w:color="auto"/>
            <w:left w:val="none" w:sz="0" w:space="0" w:color="auto"/>
            <w:bottom w:val="none" w:sz="0" w:space="0" w:color="auto"/>
            <w:right w:val="none" w:sz="0" w:space="0" w:color="auto"/>
          </w:divBdr>
        </w:div>
        <w:div w:id="1917784948">
          <w:marLeft w:val="480"/>
          <w:marRight w:val="0"/>
          <w:marTop w:val="0"/>
          <w:marBottom w:val="0"/>
          <w:divBdr>
            <w:top w:val="none" w:sz="0" w:space="0" w:color="auto"/>
            <w:left w:val="none" w:sz="0" w:space="0" w:color="auto"/>
            <w:bottom w:val="none" w:sz="0" w:space="0" w:color="auto"/>
            <w:right w:val="none" w:sz="0" w:space="0" w:color="auto"/>
          </w:divBdr>
        </w:div>
        <w:div w:id="1932816485">
          <w:marLeft w:val="480"/>
          <w:marRight w:val="0"/>
          <w:marTop w:val="0"/>
          <w:marBottom w:val="0"/>
          <w:divBdr>
            <w:top w:val="none" w:sz="0" w:space="0" w:color="auto"/>
            <w:left w:val="none" w:sz="0" w:space="0" w:color="auto"/>
            <w:bottom w:val="none" w:sz="0" w:space="0" w:color="auto"/>
            <w:right w:val="none" w:sz="0" w:space="0" w:color="auto"/>
          </w:divBdr>
        </w:div>
        <w:div w:id="1993441189">
          <w:marLeft w:val="480"/>
          <w:marRight w:val="0"/>
          <w:marTop w:val="0"/>
          <w:marBottom w:val="0"/>
          <w:divBdr>
            <w:top w:val="none" w:sz="0" w:space="0" w:color="auto"/>
            <w:left w:val="none" w:sz="0" w:space="0" w:color="auto"/>
            <w:bottom w:val="none" w:sz="0" w:space="0" w:color="auto"/>
            <w:right w:val="none" w:sz="0" w:space="0" w:color="auto"/>
          </w:divBdr>
        </w:div>
        <w:div w:id="2046179393">
          <w:marLeft w:val="480"/>
          <w:marRight w:val="0"/>
          <w:marTop w:val="0"/>
          <w:marBottom w:val="0"/>
          <w:divBdr>
            <w:top w:val="none" w:sz="0" w:space="0" w:color="auto"/>
            <w:left w:val="none" w:sz="0" w:space="0" w:color="auto"/>
            <w:bottom w:val="none" w:sz="0" w:space="0" w:color="auto"/>
            <w:right w:val="none" w:sz="0" w:space="0" w:color="auto"/>
          </w:divBdr>
        </w:div>
        <w:div w:id="2046254607">
          <w:marLeft w:val="480"/>
          <w:marRight w:val="0"/>
          <w:marTop w:val="0"/>
          <w:marBottom w:val="0"/>
          <w:divBdr>
            <w:top w:val="none" w:sz="0" w:space="0" w:color="auto"/>
            <w:left w:val="none" w:sz="0" w:space="0" w:color="auto"/>
            <w:bottom w:val="none" w:sz="0" w:space="0" w:color="auto"/>
            <w:right w:val="none" w:sz="0" w:space="0" w:color="auto"/>
          </w:divBdr>
        </w:div>
        <w:div w:id="2118286763">
          <w:marLeft w:val="480"/>
          <w:marRight w:val="0"/>
          <w:marTop w:val="0"/>
          <w:marBottom w:val="0"/>
          <w:divBdr>
            <w:top w:val="none" w:sz="0" w:space="0" w:color="auto"/>
            <w:left w:val="none" w:sz="0" w:space="0" w:color="auto"/>
            <w:bottom w:val="none" w:sz="0" w:space="0" w:color="auto"/>
            <w:right w:val="none" w:sz="0" w:space="0" w:color="auto"/>
          </w:divBdr>
        </w:div>
      </w:divsChild>
    </w:div>
    <w:div w:id="773355752">
      <w:bodyDiv w:val="1"/>
      <w:marLeft w:val="0"/>
      <w:marRight w:val="0"/>
      <w:marTop w:val="0"/>
      <w:marBottom w:val="0"/>
      <w:divBdr>
        <w:top w:val="none" w:sz="0" w:space="0" w:color="auto"/>
        <w:left w:val="none" w:sz="0" w:space="0" w:color="auto"/>
        <w:bottom w:val="none" w:sz="0" w:space="0" w:color="auto"/>
        <w:right w:val="none" w:sz="0" w:space="0" w:color="auto"/>
      </w:divBdr>
    </w:div>
    <w:div w:id="773866126">
      <w:bodyDiv w:val="1"/>
      <w:marLeft w:val="0"/>
      <w:marRight w:val="0"/>
      <w:marTop w:val="0"/>
      <w:marBottom w:val="0"/>
      <w:divBdr>
        <w:top w:val="none" w:sz="0" w:space="0" w:color="auto"/>
        <w:left w:val="none" w:sz="0" w:space="0" w:color="auto"/>
        <w:bottom w:val="none" w:sz="0" w:space="0" w:color="auto"/>
        <w:right w:val="none" w:sz="0" w:space="0" w:color="auto"/>
      </w:divBdr>
    </w:div>
    <w:div w:id="774636051">
      <w:bodyDiv w:val="1"/>
      <w:marLeft w:val="0"/>
      <w:marRight w:val="0"/>
      <w:marTop w:val="0"/>
      <w:marBottom w:val="0"/>
      <w:divBdr>
        <w:top w:val="none" w:sz="0" w:space="0" w:color="auto"/>
        <w:left w:val="none" w:sz="0" w:space="0" w:color="auto"/>
        <w:bottom w:val="none" w:sz="0" w:space="0" w:color="auto"/>
        <w:right w:val="none" w:sz="0" w:space="0" w:color="auto"/>
      </w:divBdr>
    </w:div>
    <w:div w:id="776565445">
      <w:bodyDiv w:val="1"/>
      <w:marLeft w:val="0"/>
      <w:marRight w:val="0"/>
      <w:marTop w:val="0"/>
      <w:marBottom w:val="0"/>
      <w:divBdr>
        <w:top w:val="none" w:sz="0" w:space="0" w:color="auto"/>
        <w:left w:val="none" w:sz="0" w:space="0" w:color="auto"/>
        <w:bottom w:val="none" w:sz="0" w:space="0" w:color="auto"/>
        <w:right w:val="none" w:sz="0" w:space="0" w:color="auto"/>
      </w:divBdr>
    </w:div>
    <w:div w:id="778456298">
      <w:bodyDiv w:val="1"/>
      <w:marLeft w:val="0"/>
      <w:marRight w:val="0"/>
      <w:marTop w:val="0"/>
      <w:marBottom w:val="0"/>
      <w:divBdr>
        <w:top w:val="none" w:sz="0" w:space="0" w:color="auto"/>
        <w:left w:val="none" w:sz="0" w:space="0" w:color="auto"/>
        <w:bottom w:val="none" w:sz="0" w:space="0" w:color="auto"/>
        <w:right w:val="none" w:sz="0" w:space="0" w:color="auto"/>
      </w:divBdr>
      <w:divsChild>
        <w:div w:id="5327504">
          <w:marLeft w:val="480"/>
          <w:marRight w:val="0"/>
          <w:marTop w:val="0"/>
          <w:marBottom w:val="0"/>
          <w:divBdr>
            <w:top w:val="none" w:sz="0" w:space="0" w:color="auto"/>
            <w:left w:val="none" w:sz="0" w:space="0" w:color="auto"/>
            <w:bottom w:val="none" w:sz="0" w:space="0" w:color="auto"/>
            <w:right w:val="none" w:sz="0" w:space="0" w:color="auto"/>
          </w:divBdr>
        </w:div>
        <w:div w:id="212618584">
          <w:marLeft w:val="480"/>
          <w:marRight w:val="0"/>
          <w:marTop w:val="0"/>
          <w:marBottom w:val="0"/>
          <w:divBdr>
            <w:top w:val="none" w:sz="0" w:space="0" w:color="auto"/>
            <w:left w:val="none" w:sz="0" w:space="0" w:color="auto"/>
            <w:bottom w:val="none" w:sz="0" w:space="0" w:color="auto"/>
            <w:right w:val="none" w:sz="0" w:space="0" w:color="auto"/>
          </w:divBdr>
        </w:div>
        <w:div w:id="218055573">
          <w:marLeft w:val="480"/>
          <w:marRight w:val="0"/>
          <w:marTop w:val="0"/>
          <w:marBottom w:val="0"/>
          <w:divBdr>
            <w:top w:val="none" w:sz="0" w:space="0" w:color="auto"/>
            <w:left w:val="none" w:sz="0" w:space="0" w:color="auto"/>
            <w:bottom w:val="none" w:sz="0" w:space="0" w:color="auto"/>
            <w:right w:val="none" w:sz="0" w:space="0" w:color="auto"/>
          </w:divBdr>
        </w:div>
        <w:div w:id="278033060">
          <w:marLeft w:val="480"/>
          <w:marRight w:val="0"/>
          <w:marTop w:val="0"/>
          <w:marBottom w:val="0"/>
          <w:divBdr>
            <w:top w:val="none" w:sz="0" w:space="0" w:color="auto"/>
            <w:left w:val="none" w:sz="0" w:space="0" w:color="auto"/>
            <w:bottom w:val="none" w:sz="0" w:space="0" w:color="auto"/>
            <w:right w:val="none" w:sz="0" w:space="0" w:color="auto"/>
          </w:divBdr>
        </w:div>
        <w:div w:id="366495519">
          <w:marLeft w:val="480"/>
          <w:marRight w:val="0"/>
          <w:marTop w:val="0"/>
          <w:marBottom w:val="0"/>
          <w:divBdr>
            <w:top w:val="none" w:sz="0" w:space="0" w:color="auto"/>
            <w:left w:val="none" w:sz="0" w:space="0" w:color="auto"/>
            <w:bottom w:val="none" w:sz="0" w:space="0" w:color="auto"/>
            <w:right w:val="none" w:sz="0" w:space="0" w:color="auto"/>
          </w:divBdr>
        </w:div>
        <w:div w:id="442654599">
          <w:marLeft w:val="480"/>
          <w:marRight w:val="0"/>
          <w:marTop w:val="0"/>
          <w:marBottom w:val="0"/>
          <w:divBdr>
            <w:top w:val="none" w:sz="0" w:space="0" w:color="auto"/>
            <w:left w:val="none" w:sz="0" w:space="0" w:color="auto"/>
            <w:bottom w:val="none" w:sz="0" w:space="0" w:color="auto"/>
            <w:right w:val="none" w:sz="0" w:space="0" w:color="auto"/>
          </w:divBdr>
        </w:div>
        <w:div w:id="464398876">
          <w:marLeft w:val="480"/>
          <w:marRight w:val="0"/>
          <w:marTop w:val="0"/>
          <w:marBottom w:val="0"/>
          <w:divBdr>
            <w:top w:val="none" w:sz="0" w:space="0" w:color="auto"/>
            <w:left w:val="none" w:sz="0" w:space="0" w:color="auto"/>
            <w:bottom w:val="none" w:sz="0" w:space="0" w:color="auto"/>
            <w:right w:val="none" w:sz="0" w:space="0" w:color="auto"/>
          </w:divBdr>
        </w:div>
        <w:div w:id="465245364">
          <w:marLeft w:val="480"/>
          <w:marRight w:val="0"/>
          <w:marTop w:val="0"/>
          <w:marBottom w:val="0"/>
          <w:divBdr>
            <w:top w:val="none" w:sz="0" w:space="0" w:color="auto"/>
            <w:left w:val="none" w:sz="0" w:space="0" w:color="auto"/>
            <w:bottom w:val="none" w:sz="0" w:space="0" w:color="auto"/>
            <w:right w:val="none" w:sz="0" w:space="0" w:color="auto"/>
          </w:divBdr>
        </w:div>
        <w:div w:id="531378120">
          <w:marLeft w:val="480"/>
          <w:marRight w:val="0"/>
          <w:marTop w:val="0"/>
          <w:marBottom w:val="0"/>
          <w:divBdr>
            <w:top w:val="none" w:sz="0" w:space="0" w:color="auto"/>
            <w:left w:val="none" w:sz="0" w:space="0" w:color="auto"/>
            <w:bottom w:val="none" w:sz="0" w:space="0" w:color="auto"/>
            <w:right w:val="none" w:sz="0" w:space="0" w:color="auto"/>
          </w:divBdr>
        </w:div>
        <w:div w:id="625163895">
          <w:marLeft w:val="480"/>
          <w:marRight w:val="0"/>
          <w:marTop w:val="0"/>
          <w:marBottom w:val="0"/>
          <w:divBdr>
            <w:top w:val="none" w:sz="0" w:space="0" w:color="auto"/>
            <w:left w:val="none" w:sz="0" w:space="0" w:color="auto"/>
            <w:bottom w:val="none" w:sz="0" w:space="0" w:color="auto"/>
            <w:right w:val="none" w:sz="0" w:space="0" w:color="auto"/>
          </w:divBdr>
        </w:div>
        <w:div w:id="689373947">
          <w:marLeft w:val="480"/>
          <w:marRight w:val="0"/>
          <w:marTop w:val="0"/>
          <w:marBottom w:val="0"/>
          <w:divBdr>
            <w:top w:val="none" w:sz="0" w:space="0" w:color="auto"/>
            <w:left w:val="none" w:sz="0" w:space="0" w:color="auto"/>
            <w:bottom w:val="none" w:sz="0" w:space="0" w:color="auto"/>
            <w:right w:val="none" w:sz="0" w:space="0" w:color="auto"/>
          </w:divBdr>
        </w:div>
        <w:div w:id="724567107">
          <w:marLeft w:val="480"/>
          <w:marRight w:val="0"/>
          <w:marTop w:val="0"/>
          <w:marBottom w:val="0"/>
          <w:divBdr>
            <w:top w:val="none" w:sz="0" w:space="0" w:color="auto"/>
            <w:left w:val="none" w:sz="0" w:space="0" w:color="auto"/>
            <w:bottom w:val="none" w:sz="0" w:space="0" w:color="auto"/>
            <w:right w:val="none" w:sz="0" w:space="0" w:color="auto"/>
          </w:divBdr>
        </w:div>
        <w:div w:id="785466370">
          <w:marLeft w:val="480"/>
          <w:marRight w:val="0"/>
          <w:marTop w:val="0"/>
          <w:marBottom w:val="0"/>
          <w:divBdr>
            <w:top w:val="none" w:sz="0" w:space="0" w:color="auto"/>
            <w:left w:val="none" w:sz="0" w:space="0" w:color="auto"/>
            <w:bottom w:val="none" w:sz="0" w:space="0" w:color="auto"/>
            <w:right w:val="none" w:sz="0" w:space="0" w:color="auto"/>
          </w:divBdr>
        </w:div>
        <w:div w:id="787090068">
          <w:marLeft w:val="480"/>
          <w:marRight w:val="0"/>
          <w:marTop w:val="0"/>
          <w:marBottom w:val="0"/>
          <w:divBdr>
            <w:top w:val="none" w:sz="0" w:space="0" w:color="auto"/>
            <w:left w:val="none" w:sz="0" w:space="0" w:color="auto"/>
            <w:bottom w:val="none" w:sz="0" w:space="0" w:color="auto"/>
            <w:right w:val="none" w:sz="0" w:space="0" w:color="auto"/>
          </w:divBdr>
        </w:div>
        <w:div w:id="828978120">
          <w:marLeft w:val="480"/>
          <w:marRight w:val="0"/>
          <w:marTop w:val="0"/>
          <w:marBottom w:val="0"/>
          <w:divBdr>
            <w:top w:val="none" w:sz="0" w:space="0" w:color="auto"/>
            <w:left w:val="none" w:sz="0" w:space="0" w:color="auto"/>
            <w:bottom w:val="none" w:sz="0" w:space="0" w:color="auto"/>
            <w:right w:val="none" w:sz="0" w:space="0" w:color="auto"/>
          </w:divBdr>
        </w:div>
        <w:div w:id="829563825">
          <w:marLeft w:val="480"/>
          <w:marRight w:val="0"/>
          <w:marTop w:val="0"/>
          <w:marBottom w:val="0"/>
          <w:divBdr>
            <w:top w:val="none" w:sz="0" w:space="0" w:color="auto"/>
            <w:left w:val="none" w:sz="0" w:space="0" w:color="auto"/>
            <w:bottom w:val="none" w:sz="0" w:space="0" w:color="auto"/>
            <w:right w:val="none" w:sz="0" w:space="0" w:color="auto"/>
          </w:divBdr>
        </w:div>
        <w:div w:id="848326736">
          <w:marLeft w:val="480"/>
          <w:marRight w:val="0"/>
          <w:marTop w:val="0"/>
          <w:marBottom w:val="0"/>
          <w:divBdr>
            <w:top w:val="none" w:sz="0" w:space="0" w:color="auto"/>
            <w:left w:val="none" w:sz="0" w:space="0" w:color="auto"/>
            <w:bottom w:val="none" w:sz="0" w:space="0" w:color="auto"/>
            <w:right w:val="none" w:sz="0" w:space="0" w:color="auto"/>
          </w:divBdr>
        </w:div>
        <w:div w:id="851723347">
          <w:marLeft w:val="480"/>
          <w:marRight w:val="0"/>
          <w:marTop w:val="0"/>
          <w:marBottom w:val="0"/>
          <w:divBdr>
            <w:top w:val="none" w:sz="0" w:space="0" w:color="auto"/>
            <w:left w:val="none" w:sz="0" w:space="0" w:color="auto"/>
            <w:bottom w:val="none" w:sz="0" w:space="0" w:color="auto"/>
            <w:right w:val="none" w:sz="0" w:space="0" w:color="auto"/>
          </w:divBdr>
        </w:div>
        <w:div w:id="907569412">
          <w:marLeft w:val="480"/>
          <w:marRight w:val="0"/>
          <w:marTop w:val="0"/>
          <w:marBottom w:val="0"/>
          <w:divBdr>
            <w:top w:val="none" w:sz="0" w:space="0" w:color="auto"/>
            <w:left w:val="none" w:sz="0" w:space="0" w:color="auto"/>
            <w:bottom w:val="none" w:sz="0" w:space="0" w:color="auto"/>
            <w:right w:val="none" w:sz="0" w:space="0" w:color="auto"/>
          </w:divBdr>
        </w:div>
        <w:div w:id="919602493">
          <w:marLeft w:val="480"/>
          <w:marRight w:val="0"/>
          <w:marTop w:val="0"/>
          <w:marBottom w:val="0"/>
          <w:divBdr>
            <w:top w:val="none" w:sz="0" w:space="0" w:color="auto"/>
            <w:left w:val="none" w:sz="0" w:space="0" w:color="auto"/>
            <w:bottom w:val="none" w:sz="0" w:space="0" w:color="auto"/>
            <w:right w:val="none" w:sz="0" w:space="0" w:color="auto"/>
          </w:divBdr>
        </w:div>
        <w:div w:id="935402530">
          <w:marLeft w:val="480"/>
          <w:marRight w:val="0"/>
          <w:marTop w:val="0"/>
          <w:marBottom w:val="0"/>
          <w:divBdr>
            <w:top w:val="none" w:sz="0" w:space="0" w:color="auto"/>
            <w:left w:val="none" w:sz="0" w:space="0" w:color="auto"/>
            <w:bottom w:val="none" w:sz="0" w:space="0" w:color="auto"/>
            <w:right w:val="none" w:sz="0" w:space="0" w:color="auto"/>
          </w:divBdr>
        </w:div>
        <w:div w:id="936012909">
          <w:marLeft w:val="480"/>
          <w:marRight w:val="0"/>
          <w:marTop w:val="0"/>
          <w:marBottom w:val="0"/>
          <w:divBdr>
            <w:top w:val="none" w:sz="0" w:space="0" w:color="auto"/>
            <w:left w:val="none" w:sz="0" w:space="0" w:color="auto"/>
            <w:bottom w:val="none" w:sz="0" w:space="0" w:color="auto"/>
            <w:right w:val="none" w:sz="0" w:space="0" w:color="auto"/>
          </w:divBdr>
        </w:div>
        <w:div w:id="957681484">
          <w:marLeft w:val="480"/>
          <w:marRight w:val="0"/>
          <w:marTop w:val="0"/>
          <w:marBottom w:val="0"/>
          <w:divBdr>
            <w:top w:val="none" w:sz="0" w:space="0" w:color="auto"/>
            <w:left w:val="none" w:sz="0" w:space="0" w:color="auto"/>
            <w:bottom w:val="none" w:sz="0" w:space="0" w:color="auto"/>
            <w:right w:val="none" w:sz="0" w:space="0" w:color="auto"/>
          </w:divBdr>
        </w:div>
        <w:div w:id="962536131">
          <w:marLeft w:val="480"/>
          <w:marRight w:val="0"/>
          <w:marTop w:val="0"/>
          <w:marBottom w:val="0"/>
          <w:divBdr>
            <w:top w:val="none" w:sz="0" w:space="0" w:color="auto"/>
            <w:left w:val="none" w:sz="0" w:space="0" w:color="auto"/>
            <w:bottom w:val="none" w:sz="0" w:space="0" w:color="auto"/>
            <w:right w:val="none" w:sz="0" w:space="0" w:color="auto"/>
          </w:divBdr>
        </w:div>
        <w:div w:id="1102605831">
          <w:marLeft w:val="480"/>
          <w:marRight w:val="0"/>
          <w:marTop w:val="0"/>
          <w:marBottom w:val="0"/>
          <w:divBdr>
            <w:top w:val="none" w:sz="0" w:space="0" w:color="auto"/>
            <w:left w:val="none" w:sz="0" w:space="0" w:color="auto"/>
            <w:bottom w:val="none" w:sz="0" w:space="0" w:color="auto"/>
            <w:right w:val="none" w:sz="0" w:space="0" w:color="auto"/>
          </w:divBdr>
        </w:div>
        <w:div w:id="1164976339">
          <w:marLeft w:val="480"/>
          <w:marRight w:val="0"/>
          <w:marTop w:val="0"/>
          <w:marBottom w:val="0"/>
          <w:divBdr>
            <w:top w:val="none" w:sz="0" w:space="0" w:color="auto"/>
            <w:left w:val="none" w:sz="0" w:space="0" w:color="auto"/>
            <w:bottom w:val="none" w:sz="0" w:space="0" w:color="auto"/>
            <w:right w:val="none" w:sz="0" w:space="0" w:color="auto"/>
          </w:divBdr>
        </w:div>
        <w:div w:id="1167549068">
          <w:marLeft w:val="480"/>
          <w:marRight w:val="0"/>
          <w:marTop w:val="0"/>
          <w:marBottom w:val="0"/>
          <w:divBdr>
            <w:top w:val="none" w:sz="0" w:space="0" w:color="auto"/>
            <w:left w:val="none" w:sz="0" w:space="0" w:color="auto"/>
            <w:bottom w:val="none" w:sz="0" w:space="0" w:color="auto"/>
            <w:right w:val="none" w:sz="0" w:space="0" w:color="auto"/>
          </w:divBdr>
        </w:div>
        <w:div w:id="1170485738">
          <w:marLeft w:val="480"/>
          <w:marRight w:val="0"/>
          <w:marTop w:val="0"/>
          <w:marBottom w:val="0"/>
          <w:divBdr>
            <w:top w:val="none" w:sz="0" w:space="0" w:color="auto"/>
            <w:left w:val="none" w:sz="0" w:space="0" w:color="auto"/>
            <w:bottom w:val="none" w:sz="0" w:space="0" w:color="auto"/>
            <w:right w:val="none" w:sz="0" w:space="0" w:color="auto"/>
          </w:divBdr>
        </w:div>
        <w:div w:id="1231965290">
          <w:marLeft w:val="480"/>
          <w:marRight w:val="0"/>
          <w:marTop w:val="0"/>
          <w:marBottom w:val="0"/>
          <w:divBdr>
            <w:top w:val="none" w:sz="0" w:space="0" w:color="auto"/>
            <w:left w:val="none" w:sz="0" w:space="0" w:color="auto"/>
            <w:bottom w:val="none" w:sz="0" w:space="0" w:color="auto"/>
            <w:right w:val="none" w:sz="0" w:space="0" w:color="auto"/>
          </w:divBdr>
        </w:div>
        <w:div w:id="1302267257">
          <w:marLeft w:val="480"/>
          <w:marRight w:val="0"/>
          <w:marTop w:val="0"/>
          <w:marBottom w:val="0"/>
          <w:divBdr>
            <w:top w:val="none" w:sz="0" w:space="0" w:color="auto"/>
            <w:left w:val="none" w:sz="0" w:space="0" w:color="auto"/>
            <w:bottom w:val="none" w:sz="0" w:space="0" w:color="auto"/>
            <w:right w:val="none" w:sz="0" w:space="0" w:color="auto"/>
          </w:divBdr>
        </w:div>
        <w:div w:id="1417674928">
          <w:marLeft w:val="480"/>
          <w:marRight w:val="0"/>
          <w:marTop w:val="0"/>
          <w:marBottom w:val="0"/>
          <w:divBdr>
            <w:top w:val="none" w:sz="0" w:space="0" w:color="auto"/>
            <w:left w:val="none" w:sz="0" w:space="0" w:color="auto"/>
            <w:bottom w:val="none" w:sz="0" w:space="0" w:color="auto"/>
            <w:right w:val="none" w:sz="0" w:space="0" w:color="auto"/>
          </w:divBdr>
        </w:div>
        <w:div w:id="1446385813">
          <w:marLeft w:val="480"/>
          <w:marRight w:val="0"/>
          <w:marTop w:val="0"/>
          <w:marBottom w:val="0"/>
          <w:divBdr>
            <w:top w:val="none" w:sz="0" w:space="0" w:color="auto"/>
            <w:left w:val="none" w:sz="0" w:space="0" w:color="auto"/>
            <w:bottom w:val="none" w:sz="0" w:space="0" w:color="auto"/>
            <w:right w:val="none" w:sz="0" w:space="0" w:color="auto"/>
          </w:divBdr>
        </w:div>
        <w:div w:id="1447039306">
          <w:marLeft w:val="480"/>
          <w:marRight w:val="0"/>
          <w:marTop w:val="0"/>
          <w:marBottom w:val="0"/>
          <w:divBdr>
            <w:top w:val="none" w:sz="0" w:space="0" w:color="auto"/>
            <w:left w:val="none" w:sz="0" w:space="0" w:color="auto"/>
            <w:bottom w:val="none" w:sz="0" w:space="0" w:color="auto"/>
            <w:right w:val="none" w:sz="0" w:space="0" w:color="auto"/>
          </w:divBdr>
        </w:div>
        <w:div w:id="1454203456">
          <w:marLeft w:val="480"/>
          <w:marRight w:val="0"/>
          <w:marTop w:val="0"/>
          <w:marBottom w:val="0"/>
          <w:divBdr>
            <w:top w:val="none" w:sz="0" w:space="0" w:color="auto"/>
            <w:left w:val="none" w:sz="0" w:space="0" w:color="auto"/>
            <w:bottom w:val="none" w:sz="0" w:space="0" w:color="auto"/>
            <w:right w:val="none" w:sz="0" w:space="0" w:color="auto"/>
          </w:divBdr>
        </w:div>
        <w:div w:id="1505127027">
          <w:marLeft w:val="480"/>
          <w:marRight w:val="0"/>
          <w:marTop w:val="0"/>
          <w:marBottom w:val="0"/>
          <w:divBdr>
            <w:top w:val="none" w:sz="0" w:space="0" w:color="auto"/>
            <w:left w:val="none" w:sz="0" w:space="0" w:color="auto"/>
            <w:bottom w:val="none" w:sz="0" w:space="0" w:color="auto"/>
            <w:right w:val="none" w:sz="0" w:space="0" w:color="auto"/>
          </w:divBdr>
        </w:div>
        <w:div w:id="1516963739">
          <w:marLeft w:val="480"/>
          <w:marRight w:val="0"/>
          <w:marTop w:val="0"/>
          <w:marBottom w:val="0"/>
          <w:divBdr>
            <w:top w:val="none" w:sz="0" w:space="0" w:color="auto"/>
            <w:left w:val="none" w:sz="0" w:space="0" w:color="auto"/>
            <w:bottom w:val="none" w:sz="0" w:space="0" w:color="auto"/>
            <w:right w:val="none" w:sz="0" w:space="0" w:color="auto"/>
          </w:divBdr>
        </w:div>
        <w:div w:id="1558541626">
          <w:marLeft w:val="480"/>
          <w:marRight w:val="0"/>
          <w:marTop w:val="0"/>
          <w:marBottom w:val="0"/>
          <w:divBdr>
            <w:top w:val="none" w:sz="0" w:space="0" w:color="auto"/>
            <w:left w:val="none" w:sz="0" w:space="0" w:color="auto"/>
            <w:bottom w:val="none" w:sz="0" w:space="0" w:color="auto"/>
            <w:right w:val="none" w:sz="0" w:space="0" w:color="auto"/>
          </w:divBdr>
        </w:div>
        <w:div w:id="1569657241">
          <w:marLeft w:val="480"/>
          <w:marRight w:val="0"/>
          <w:marTop w:val="0"/>
          <w:marBottom w:val="0"/>
          <w:divBdr>
            <w:top w:val="none" w:sz="0" w:space="0" w:color="auto"/>
            <w:left w:val="none" w:sz="0" w:space="0" w:color="auto"/>
            <w:bottom w:val="none" w:sz="0" w:space="0" w:color="auto"/>
            <w:right w:val="none" w:sz="0" w:space="0" w:color="auto"/>
          </w:divBdr>
        </w:div>
        <w:div w:id="1585725863">
          <w:marLeft w:val="480"/>
          <w:marRight w:val="0"/>
          <w:marTop w:val="0"/>
          <w:marBottom w:val="0"/>
          <w:divBdr>
            <w:top w:val="none" w:sz="0" w:space="0" w:color="auto"/>
            <w:left w:val="none" w:sz="0" w:space="0" w:color="auto"/>
            <w:bottom w:val="none" w:sz="0" w:space="0" w:color="auto"/>
            <w:right w:val="none" w:sz="0" w:space="0" w:color="auto"/>
          </w:divBdr>
        </w:div>
        <w:div w:id="1608384901">
          <w:marLeft w:val="480"/>
          <w:marRight w:val="0"/>
          <w:marTop w:val="0"/>
          <w:marBottom w:val="0"/>
          <w:divBdr>
            <w:top w:val="none" w:sz="0" w:space="0" w:color="auto"/>
            <w:left w:val="none" w:sz="0" w:space="0" w:color="auto"/>
            <w:bottom w:val="none" w:sz="0" w:space="0" w:color="auto"/>
            <w:right w:val="none" w:sz="0" w:space="0" w:color="auto"/>
          </w:divBdr>
        </w:div>
        <w:div w:id="1617172032">
          <w:marLeft w:val="480"/>
          <w:marRight w:val="0"/>
          <w:marTop w:val="0"/>
          <w:marBottom w:val="0"/>
          <w:divBdr>
            <w:top w:val="none" w:sz="0" w:space="0" w:color="auto"/>
            <w:left w:val="none" w:sz="0" w:space="0" w:color="auto"/>
            <w:bottom w:val="none" w:sz="0" w:space="0" w:color="auto"/>
            <w:right w:val="none" w:sz="0" w:space="0" w:color="auto"/>
          </w:divBdr>
        </w:div>
        <w:div w:id="1641574859">
          <w:marLeft w:val="480"/>
          <w:marRight w:val="0"/>
          <w:marTop w:val="0"/>
          <w:marBottom w:val="0"/>
          <w:divBdr>
            <w:top w:val="none" w:sz="0" w:space="0" w:color="auto"/>
            <w:left w:val="none" w:sz="0" w:space="0" w:color="auto"/>
            <w:bottom w:val="none" w:sz="0" w:space="0" w:color="auto"/>
            <w:right w:val="none" w:sz="0" w:space="0" w:color="auto"/>
          </w:divBdr>
        </w:div>
        <w:div w:id="1684237711">
          <w:marLeft w:val="480"/>
          <w:marRight w:val="0"/>
          <w:marTop w:val="0"/>
          <w:marBottom w:val="0"/>
          <w:divBdr>
            <w:top w:val="none" w:sz="0" w:space="0" w:color="auto"/>
            <w:left w:val="none" w:sz="0" w:space="0" w:color="auto"/>
            <w:bottom w:val="none" w:sz="0" w:space="0" w:color="auto"/>
            <w:right w:val="none" w:sz="0" w:space="0" w:color="auto"/>
          </w:divBdr>
        </w:div>
        <w:div w:id="1771706591">
          <w:marLeft w:val="480"/>
          <w:marRight w:val="0"/>
          <w:marTop w:val="0"/>
          <w:marBottom w:val="0"/>
          <w:divBdr>
            <w:top w:val="none" w:sz="0" w:space="0" w:color="auto"/>
            <w:left w:val="none" w:sz="0" w:space="0" w:color="auto"/>
            <w:bottom w:val="none" w:sz="0" w:space="0" w:color="auto"/>
            <w:right w:val="none" w:sz="0" w:space="0" w:color="auto"/>
          </w:divBdr>
        </w:div>
        <w:div w:id="1949041557">
          <w:marLeft w:val="480"/>
          <w:marRight w:val="0"/>
          <w:marTop w:val="0"/>
          <w:marBottom w:val="0"/>
          <w:divBdr>
            <w:top w:val="none" w:sz="0" w:space="0" w:color="auto"/>
            <w:left w:val="none" w:sz="0" w:space="0" w:color="auto"/>
            <w:bottom w:val="none" w:sz="0" w:space="0" w:color="auto"/>
            <w:right w:val="none" w:sz="0" w:space="0" w:color="auto"/>
          </w:divBdr>
        </w:div>
        <w:div w:id="2007590856">
          <w:marLeft w:val="480"/>
          <w:marRight w:val="0"/>
          <w:marTop w:val="0"/>
          <w:marBottom w:val="0"/>
          <w:divBdr>
            <w:top w:val="none" w:sz="0" w:space="0" w:color="auto"/>
            <w:left w:val="none" w:sz="0" w:space="0" w:color="auto"/>
            <w:bottom w:val="none" w:sz="0" w:space="0" w:color="auto"/>
            <w:right w:val="none" w:sz="0" w:space="0" w:color="auto"/>
          </w:divBdr>
        </w:div>
        <w:div w:id="2048673425">
          <w:marLeft w:val="480"/>
          <w:marRight w:val="0"/>
          <w:marTop w:val="0"/>
          <w:marBottom w:val="0"/>
          <w:divBdr>
            <w:top w:val="none" w:sz="0" w:space="0" w:color="auto"/>
            <w:left w:val="none" w:sz="0" w:space="0" w:color="auto"/>
            <w:bottom w:val="none" w:sz="0" w:space="0" w:color="auto"/>
            <w:right w:val="none" w:sz="0" w:space="0" w:color="auto"/>
          </w:divBdr>
        </w:div>
        <w:div w:id="2100825947">
          <w:marLeft w:val="480"/>
          <w:marRight w:val="0"/>
          <w:marTop w:val="0"/>
          <w:marBottom w:val="0"/>
          <w:divBdr>
            <w:top w:val="none" w:sz="0" w:space="0" w:color="auto"/>
            <w:left w:val="none" w:sz="0" w:space="0" w:color="auto"/>
            <w:bottom w:val="none" w:sz="0" w:space="0" w:color="auto"/>
            <w:right w:val="none" w:sz="0" w:space="0" w:color="auto"/>
          </w:divBdr>
        </w:div>
        <w:div w:id="2102986031">
          <w:marLeft w:val="480"/>
          <w:marRight w:val="0"/>
          <w:marTop w:val="0"/>
          <w:marBottom w:val="0"/>
          <w:divBdr>
            <w:top w:val="none" w:sz="0" w:space="0" w:color="auto"/>
            <w:left w:val="none" w:sz="0" w:space="0" w:color="auto"/>
            <w:bottom w:val="none" w:sz="0" w:space="0" w:color="auto"/>
            <w:right w:val="none" w:sz="0" w:space="0" w:color="auto"/>
          </w:divBdr>
        </w:div>
        <w:div w:id="2111123771">
          <w:marLeft w:val="480"/>
          <w:marRight w:val="0"/>
          <w:marTop w:val="0"/>
          <w:marBottom w:val="0"/>
          <w:divBdr>
            <w:top w:val="none" w:sz="0" w:space="0" w:color="auto"/>
            <w:left w:val="none" w:sz="0" w:space="0" w:color="auto"/>
            <w:bottom w:val="none" w:sz="0" w:space="0" w:color="auto"/>
            <w:right w:val="none" w:sz="0" w:space="0" w:color="auto"/>
          </w:divBdr>
        </w:div>
        <w:div w:id="2124302524">
          <w:marLeft w:val="480"/>
          <w:marRight w:val="0"/>
          <w:marTop w:val="0"/>
          <w:marBottom w:val="0"/>
          <w:divBdr>
            <w:top w:val="none" w:sz="0" w:space="0" w:color="auto"/>
            <w:left w:val="none" w:sz="0" w:space="0" w:color="auto"/>
            <w:bottom w:val="none" w:sz="0" w:space="0" w:color="auto"/>
            <w:right w:val="none" w:sz="0" w:space="0" w:color="auto"/>
          </w:divBdr>
        </w:div>
      </w:divsChild>
    </w:div>
    <w:div w:id="779759258">
      <w:bodyDiv w:val="1"/>
      <w:marLeft w:val="0"/>
      <w:marRight w:val="0"/>
      <w:marTop w:val="0"/>
      <w:marBottom w:val="0"/>
      <w:divBdr>
        <w:top w:val="none" w:sz="0" w:space="0" w:color="auto"/>
        <w:left w:val="none" w:sz="0" w:space="0" w:color="auto"/>
        <w:bottom w:val="none" w:sz="0" w:space="0" w:color="auto"/>
        <w:right w:val="none" w:sz="0" w:space="0" w:color="auto"/>
      </w:divBdr>
    </w:div>
    <w:div w:id="779956007">
      <w:bodyDiv w:val="1"/>
      <w:marLeft w:val="0"/>
      <w:marRight w:val="0"/>
      <w:marTop w:val="0"/>
      <w:marBottom w:val="0"/>
      <w:divBdr>
        <w:top w:val="none" w:sz="0" w:space="0" w:color="auto"/>
        <w:left w:val="none" w:sz="0" w:space="0" w:color="auto"/>
        <w:bottom w:val="none" w:sz="0" w:space="0" w:color="auto"/>
        <w:right w:val="none" w:sz="0" w:space="0" w:color="auto"/>
      </w:divBdr>
    </w:div>
    <w:div w:id="788816600">
      <w:bodyDiv w:val="1"/>
      <w:marLeft w:val="0"/>
      <w:marRight w:val="0"/>
      <w:marTop w:val="0"/>
      <w:marBottom w:val="0"/>
      <w:divBdr>
        <w:top w:val="none" w:sz="0" w:space="0" w:color="auto"/>
        <w:left w:val="none" w:sz="0" w:space="0" w:color="auto"/>
        <w:bottom w:val="none" w:sz="0" w:space="0" w:color="auto"/>
        <w:right w:val="none" w:sz="0" w:space="0" w:color="auto"/>
      </w:divBdr>
    </w:div>
    <w:div w:id="792098480">
      <w:bodyDiv w:val="1"/>
      <w:marLeft w:val="0"/>
      <w:marRight w:val="0"/>
      <w:marTop w:val="0"/>
      <w:marBottom w:val="0"/>
      <w:divBdr>
        <w:top w:val="none" w:sz="0" w:space="0" w:color="auto"/>
        <w:left w:val="none" w:sz="0" w:space="0" w:color="auto"/>
        <w:bottom w:val="none" w:sz="0" w:space="0" w:color="auto"/>
        <w:right w:val="none" w:sz="0" w:space="0" w:color="auto"/>
      </w:divBdr>
    </w:div>
    <w:div w:id="792942080">
      <w:bodyDiv w:val="1"/>
      <w:marLeft w:val="0"/>
      <w:marRight w:val="0"/>
      <w:marTop w:val="0"/>
      <w:marBottom w:val="0"/>
      <w:divBdr>
        <w:top w:val="none" w:sz="0" w:space="0" w:color="auto"/>
        <w:left w:val="none" w:sz="0" w:space="0" w:color="auto"/>
        <w:bottom w:val="none" w:sz="0" w:space="0" w:color="auto"/>
        <w:right w:val="none" w:sz="0" w:space="0" w:color="auto"/>
      </w:divBdr>
    </w:div>
    <w:div w:id="793451752">
      <w:bodyDiv w:val="1"/>
      <w:marLeft w:val="0"/>
      <w:marRight w:val="0"/>
      <w:marTop w:val="0"/>
      <w:marBottom w:val="0"/>
      <w:divBdr>
        <w:top w:val="none" w:sz="0" w:space="0" w:color="auto"/>
        <w:left w:val="none" w:sz="0" w:space="0" w:color="auto"/>
        <w:bottom w:val="none" w:sz="0" w:space="0" w:color="auto"/>
        <w:right w:val="none" w:sz="0" w:space="0" w:color="auto"/>
      </w:divBdr>
    </w:div>
    <w:div w:id="803618146">
      <w:bodyDiv w:val="1"/>
      <w:marLeft w:val="0"/>
      <w:marRight w:val="0"/>
      <w:marTop w:val="0"/>
      <w:marBottom w:val="0"/>
      <w:divBdr>
        <w:top w:val="none" w:sz="0" w:space="0" w:color="auto"/>
        <w:left w:val="none" w:sz="0" w:space="0" w:color="auto"/>
        <w:bottom w:val="none" w:sz="0" w:space="0" w:color="auto"/>
        <w:right w:val="none" w:sz="0" w:space="0" w:color="auto"/>
      </w:divBdr>
    </w:div>
    <w:div w:id="805320445">
      <w:bodyDiv w:val="1"/>
      <w:marLeft w:val="0"/>
      <w:marRight w:val="0"/>
      <w:marTop w:val="0"/>
      <w:marBottom w:val="0"/>
      <w:divBdr>
        <w:top w:val="none" w:sz="0" w:space="0" w:color="auto"/>
        <w:left w:val="none" w:sz="0" w:space="0" w:color="auto"/>
        <w:bottom w:val="none" w:sz="0" w:space="0" w:color="auto"/>
        <w:right w:val="none" w:sz="0" w:space="0" w:color="auto"/>
      </w:divBdr>
    </w:div>
    <w:div w:id="806162156">
      <w:bodyDiv w:val="1"/>
      <w:marLeft w:val="0"/>
      <w:marRight w:val="0"/>
      <w:marTop w:val="0"/>
      <w:marBottom w:val="0"/>
      <w:divBdr>
        <w:top w:val="none" w:sz="0" w:space="0" w:color="auto"/>
        <w:left w:val="none" w:sz="0" w:space="0" w:color="auto"/>
        <w:bottom w:val="none" w:sz="0" w:space="0" w:color="auto"/>
        <w:right w:val="none" w:sz="0" w:space="0" w:color="auto"/>
      </w:divBdr>
    </w:div>
    <w:div w:id="810050904">
      <w:bodyDiv w:val="1"/>
      <w:marLeft w:val="0"/>
      <w:marRight w:val="0"/>
      <w:marTop w:val="0"/>
      <w:marBottom w:val="0"/>
      <w:divBdr>
        <w:top w:val="none" w:sz="0" w:space="0" w:color="auto"/>
        <w:left w:val="none" w:sz="0" w:space="0" w:color="auto"/>
        <w:bottom w:val="none" w:sz="0" w:space="0" w:color="auto"/>
        <w:right w:val="none" w:sz="0" w:space="0" w:color="auto"/>
      </w:divBdr>
    </w:div>
    <w:div w:id="811289062">
      <w:bodyDiv w:val="1"/>
      <w:marLeft w:val="0"/>
      <w:marRight w:val="0"/>
      <w:marTop w:val="0"/>
      <w:marBottom w:val="0"/>
      <w:divBdr>
        <w:top w:val="none" w:sz="0" w:space="0" w:color="auto"/>
        <w:left w:val="none" w:sz="0" w:space="0" w:color="auto"/>
        <w:bottom w:val="none" w:sz="0" w:space="0" w:color="auto"/>
        <w:right w:val="none" w:sz="0" w:space="0" w:color="auto"/>
      </w:divBdr>
    </w:div>
    <w:div w:id="815418467">
      <w:bodyDiv w:val="1"/>
      <w:marLeft w:val="0"/>
      <w:marRight w:val="0"/>
      <w:marTop w:val="0"/>
      <w:marBottom w:val="0"/>
      <w:divBdr>
        <w:top w:val="none" w:sz="0" w:space="0" w:color="auto"/>
        <w:left w:val="none" w:sz="0" w:space="0" w:color="auto"/>
        <w:bottom w:val="none" w:sz="0" w:space="0" w:color="auto"/>
        <w:right w:val="none" w:sz="0" w:space="0" w:color="auto"/>
      </w:divBdr>
    </w:div>
    <w:div w:id="815730918">
      <w:bodyDiv w:val="1"/>
      <w:marLeft w:val="0"/>
      <w:marRight w:val="0"/>
      <w:marTop w:val="0"/>
      <w:marBottom w:val="0"/>
      <w:divBdr>
        <w:top w:val="none" w:sz="0" w:space="0" w:color="auto"/>
        <w:left w:val="none" w:sz="0" w:space="0" w:color="auto"/>
        <w:bottom w:val="none" w:sz="0" w:space="0" w:color="auto"/>
        <w:right w:val="none" w:sz="0" w:space="0" w:color="auto"/>
      </w:divBdr>
      <w:divsChild>
        <w:div w:id="65223581">
          <w:marLeft w:val="480"/>
          <w:marRight w:val="0"/>
          <w:marTop w:val="0"/>
          <w:marBottom w:val="0"/>
          <w:divBdr>
            <w:top w:val="none" w:sz="0" w:space="0" w:color="auto"/>
            <w:left w:val="none" w:sz="0" w:space="0" w:color="auto"/>
            <w:bottom w:val="none" w:sz="0" w:space="0" w:color="auto"/>
            <w:right w:val="none" w:sz="0" w:space="0" w:color="auto"/>
          </w:divBdr>
        </w:div>
        <w:div w:id="141120589">
          <w:marLeft w:val="480"/>
          <w:marRight w:val="0"/>
          <w:marTop w:val="0"/>
          <w:marBottom w:val="0"/>
          <w:divBdr>
            <w:top w:val="none" w:sz="0" w:space="0" w:color="auto"/>
            <w:left w:val="none" w:sz="0" w:space="0" w:color="auto"/>
            <w:bottom w:val="none" w:sz="0" w:space="0" w:color="auto"/>
            <w:right w:val="none" w:sz="0" w:space="0" w:color="auto"/>
          </w:divBdr>
        </w:div>
        <w:div w:id="236987016">
          <w:marLeft w:val="480"/>
          <w:marRight w:val="0"/>
          <w:marTop w:val="0"/>
          <w:marBottom w:val="0"/>
          <w:divBdr>
            <w:top w:val="none" w:sz="0" w:space="0" w:color="auto"/>
            <w:left w:val="none" w:sz="0" w:space="0" w:color="auto"/>
            <w:bottom w:val="none" w:sz="0" w:space="0" w:color="auto"/>
            <w:right w:val="none" w:sz="0" w:space="0" w:color="auto"/>
          </w:divBdr>
        </w:div>
        <w:div w:id="381564314">
          <w:marLeft w:val="480"/>
          <w:marRight w:val="0"/>
          <w:marTop w:val="0"/>
          <w:marBottom w:val="0"/>
          <w:divBdr>
            <w:top w:val="none" w:sz="0" w:space="0" w:color="auto"/>
            <w:left w:val="none" w:sz="0" w:space="0" w:color="auto"/>
            <w:bottom w:val="none" w:sz="0" w:space="0" w:color="auto"/>
            <w:right w:val="none" w:sz="0" w:space="0" w:color="auto"/>
          </w:divBdr>
        </w:div>
        <w:div w:id="536819443">
          <w:marLeft w:val="480"/>
          <w:marRight w:val="0"/>
          <w:marTop w:val="0"/>
          <w:marBottom w:val="0"/>
          <w:divBdr>
            <w:top w:val="none" w:sz="0" w:space="0" w:color="auto"/>
            <w:left w:val="none" w:sz="0" w:space="0" w:color="auto"/>
            <w:bottom w:val="none" w:sz="0" w:space="0" w:color="auto"/>
            <w:right w:val="none" w:sz="0" w:space="0" w:color="auto"/>
          </w:divBdr>
        </w:div>
        <w:div w:id="537081927">
          <w:marLeft w:val="480"/>
          <w:marRight w:val="0"/>
          <w:marTop w:val="0"/>
          <w:marBottom w:val="0"/>
          <w:divBdr>
            <w:top w:val="none" w:sz="0" w:space="0" w:color="auto"/>
            <w:left w:val="none" w:sz="0" w:space="0" w:color="auto"/>
            <w:bottom w:val="none" w:sz="0" w:space="0" w:color="auto"/>
            <w:right w:val="none" w:sz="0" w:space="0" w:color="auto"/>
          </w:divBdr>
        </w:div>
        <w:div w:id="538057226">
          <w:marLeft w:val="480"/>
          <w:marRight w:val="0"/>
          <w:marTop w:val="0"/>
          <w:marBottom w:val="0"/>
          <w:divBdr>
            <w:top w:val="none" w:sz="0" w:space="0" w:color="auto"/>
            <w:left w:val="none" w:sz="0" w:space="0" w:color="auto"/>
            <w:bottom w:val="none" w:sz="0" w:space="0" w:color="auto"/>
            <w:right w:val="none" w:sz="0" w:space="0" w:color="auto"/>
          </w:divBdr>
        </w:div>
        <w:div w:id="561603074">
          <w:marLeft w:val="480"/>
          <w:marRight w:val="0"/>
          <w:marTop w:val="0"/>
          <w:marBottom w:val="0"/>
          <w:divBdr>
            <w:top w:val="none" w:sz="0" w:space="0" w:color="auto"/>
            <w:left w:val="none" w:sz="0" w:space="0" w:color="auto"/>
            <w:bottom w:val="none" w:sz="0" w:space="0" w:color="auto"/>
            <w:right w:val="none" w:sz="0" w:space="0" w:color="auto"/>
          </w:divBdr>
        </w:div>
        <w:div w:id="565144698">
          <w:marLeft w:val="480"/>
          <w:marRight w:val="0"/>
          <w:marTop w:val="0"/>
          <w:marBottom w:val="0"/>
          <w:divBdr>
            <w:top w:val="none" w:sz="0" w:space="0" w:color="auto"/>
            <w:left w:val="none" w:sz="0" w:space="0" w:color="auto"/>
            <w:bottom w:val="none" w:sz="0" w:space="0" w:color="auto"/>
            <w:right w:val="none" w:sz="0" w:space="0" w:color="auto"/>
          </w:divBdr>
        </w:div>
        <w:div w:id="611784850">
          <w:marLeft w:val="480"/>
          <w:marRight w:val="0"/>
          <w:marTop w:val="0"/>
          <w:marBottom w:val="0"/>
          <w:divBdr>
            <w:top w:val="none" w:sz="0" w:space="0" w:color="auto"/>
            <w:left w:val="none" w:sz="0" w:space="0" w:color="auto"/>
            <w:bottom w:val="none" w:sz="0" w:space="0" w:color="auto"/>
            <w:right w:val="none" w:sz="0" w:space="0" w:color="auto"/>
          </w:divBdr>
        </w:div>
        <w:div w:id="615526449">
          <w:marLeft w:val="480"/>
          <w:marRight w:val="0"/>
          <w:marTop w:val="0"/>
          <w:marBottom w:val="0"/>
          <w:divBdr>
            <w:top w:val="none" w:sz="0" w:space="0" w:color="auto"/>
            <w:left w:val="none" w:sz="0" w:space="0" w:color="auto"/>
            <w:bottom w:val="none" w:sz="0" w:space="0" w:color="auto"/>
            <w:right w:val="none" w:sz="0" w:space="0" w:color="auto"/>
          </w:divBdr>
        </w:div>
        <w:div w:id="644774823">
          <w:marLeft w:val="480"/>
          <w:marRight w:val="0"/>
          <w:marTop w:val="0"/>
          <w:marBottom w:val="0"/>
          <w:divBdr>
            <w:top w:val="none" w:sz="0" w:space="0" w:color="auto"/>
            <w:left w:val="none" w:sz="0" w:space="0" w:color="auto"/>
            <w:bottom w:val="none" w:sz="0" w:space="0" w:color="auto"/>
            <w:right w:val="none" w:sz="0" w:space="0" w:color="auto"/>
          </w:divBdr>
        </w:div>
        <w:div w:id="728530053">
          <w:marLeft w:val="480"/>
          <w:marRight w:val="0"/>
          <w:marTop w:val="0"/>
          <w:marBottom w:val="0"/>
          <w:divBdr>
            <w:top w:val="none" w:sz="0" w:space="0" w:color="auto"/>
            <w:left w:val="none" w:sz="0" w:space="0" w:color="auto"/>
            <w:bottom w:val="none" w:sz="0" w:space="0" w:color="auto"/>
            <w:right w:val="none" w:sz="0" w:space="0" w:color="auto"/>
          </w:divBdr>
        </w:div>
        <w:div w:id="787700338">
          <w:marLeft w:val="480"/>
          <w:marRight w:val="0"/>
          <w:marTop w:val="0"/>
          <w:marBottom w:val="0"/>
          <w:divBdr>
            <w:top w:val="none" w:sz="0" w:space="0" w:color="auto"/>
            <w:left w:val="none" w:sz="0" w:space="0" w:color="auto"/>
            <w:bottom w:val="none" w:sz="0" w:space="0" w:color="auto"/>
            <w:right w:val="none" w:sz="0" w:space="0" w:color="auto"/>
          </w:divBdr>
        </w:div>
        <w:div w:id="837035296">
          <w:marLeft w:val="480"/>
          <w:marRight w:val="0"/>
          <w:marTop w:val="0"/>
          <w:marBottom w:val="0"/>
          <w:divBdr>
            <w:top w:val="none" w:sz="0" w:space="0" w:color="auto"/>
            <w:left w:val="none" w:sz="0" w:space="0" w:color="auto"/>
            <w:bottom w:val="none" w:sz="0" w:space="0" w:color="auto"/>
            <w:right w:val="none" w:sz="0" w:space="0" w:color="auto"/>
          </w:divBdr>
        </w:div>
        <w:div w:id="964963714">
          <w:marLeft w:val="480"/>
          <w:marRight w:val="0"/>
          <w:marTop w:val="0"/>
          <w:marBottom w:val="0"/>
          <w:divBdr>
            <w:top w:val="none" w:sz="0" w:space="0" w:color="auto"/>
            <w:left w:val="none" w:sz="0" w:space="0" w:color="auto"/>
            <w:bottom w:val="none" w:sz="0" w:space="0" w:color="auto"/>
            <w:right w:val="none" w:sz="0" w:space="0" w:color="auto"/>
          </w:divBdr>
        </w:div>
        <w:div w:id="970747129">
          <w:marLeft w:val="480"/>
          <w:marRight w:val="0"/>
          <w:marTop w:val="0"/>
          <w:marBottom w:val="0"/>
          <w:divBdr>
            <w:top w:val="none" w:sz="0" w:space="0" w:color="auto"/>
            <w:left w:val="none" w:sz="0" w:space="0" w:color="auto"/>
            <w:bottom w:val="none" w:sz="0" w:space="0" w:color="auto"/>
            <w:right w:val="none" w:sz="0" w:space="0" w:color="auto"/>
          </w:divBdr>
        </w:div>
        <w:div w:id="985008829">
          <w:marLeft w:val="480"/>
          <w:marRight w:val="0"/>
          <w:marTop w:val="0"/>
          <w:marBottom w:val="0"/>
          <w:divBdr>
            <w:top w:val="none" w:sz="0" w:space="0" w:color="auto"/>
            <w:left w:val="none" w:sz="0" w:space="0" w:color="auto"/>
            <w:bottom w:val="none" w:sz="0" w:space="0" w:color="auto"/>
            <w:right w:val="none" w:sz="0" w:space="0" w:color="auto"/>
          </w:divBdr>
        </w:div>
        <w:div w:id="1031421156">
          <w:marLeft w:val="480"/>
          <w:marRight w:val="0"/>
          <w:marTop w:val="0"/>
          <w:marBottom w:val="0"/>
          <w:divBdr>
            <w:top w:val="none" w:sz="0" w:space="0" w:color="auto"/>
            <w:left w:val="none" w:sz="0" w:space="0" w:color="auto"/>
            <w:bottom w:val="none" w:sz="0" w:space="0" w:color="auto"/>
            <w:right w:val="none" w:sz="0" w:space="0" w:color="auto"/>
          </w:divBdr>
        </w:div>
        <w:div w:id="1032388889">
          <w:marLeft w:val="480"/>
          <w:marRight w:val="0"/>
          <w:marTop w:val="0"/>
          <w:marBottom w:val="0"/>
          <w:divBdr>
            <w:top w:val="none" w:sz="0" w:space="0" w:color="auto"/>
            <w:left w:val="none" w:sz="0" w:space="0" w:color="auto"/>
            <w:bottom w:val="none" w:sz="0" w:space="0" w:color="auto"/>
            <w:right w:val="none" w:sz="0" w:space="0" w:color="auto"/>
          </w:divBdr>
        </w:div>
        <w:div w:id="1033731960">
          <w:marLeft w:val="480"/>
          <w:marRight w:val="0"/>
          <w:marTop w:val="0"/>
          <w:marBottom w:val="0"/>
          <w:divBdr>
            <w:top w:val="none" w:sz="0" w:space="0" w:color="auto"/>
            <w:left w:val="none" w:sz="0" w:space="0" w:color="auto"/>
            <w:bottom w:val="none" w:sz="0" w:space="0" w:color="auto"/>
            <w:right w:val="none" w:sz="0" w:space="0" w:color="auto"/>
          </w:divBdr>
        </w:div>
        <w:div w:id="1132989388">
          <w:marLeft w:val="480"/>
          <w:marRight w:val="0"/>
          <w:marTop w:val="0"/>
          <w:marBottom w:val="0"/>
          <w:divBdr>
            <w:top w:val="none" w:sz="0" w:space="0" w:color="auto"/>
            <w:left w:val="none" w:sz="0" w:space="0" w:color="auto"/>
            <w:bottom w:val="none" w:sz="0" w:space="0" w:color="auto"/>
            <w:right w:val="none" w:sz="0" w:space="0" w:color="auto"/>
          </w:divBdr>
        </w:div>
        <w:div w:id="1191576182">
          <w:marLeft w:val="480"/>
          <w:marRight w:val="0"/>
          <w:marTop w:val="0"/>
          <w:marBottom w:val="0"/>
          <w:divBdr>
            <w:top w:val="none" w:sz="0" w:space="0" w:color="auto"/>
            <w:left w:val="none" w:sz="0" w:space="0" w:color="auto"/>
            <w:bottom w:val="none" w:sz="0" w:space="0" w:color="auto"/>
            <w:right w:val="none" w:sz="0" w:space="0" w:color="auto"/>
          </w:divBdr>
        </w:div>
        <w:div w:id="1230772665">
          <w:marLeft w:val="480"/>
          <w:marRight w:val="0"/>
          <w:marTop w:val="0"/>
          <w:marBottom w:val="0"/>
          <w:divBdr>
            <w:top w:val="none" w:sz="0" w:space="0" w:color="auto"/>
            <w:left w:val="none" w:sz="0" w:space="0" w:color="auto"/>
            <w:bottom w:val="none" w:sz="0" w:space="0" w:color="auto"/>
            <w:right w:val="none" w:sz="0" w:space="0" w:color="auto"/>
          </w:divBdr>
        </w:div>
        <w:div w:id="1233851408">
          <w:marLeft w:val="480"/>
          <w:marRight w:val="0"/>
          <w:marTop w:val="0"/>
          <w:marBottom w:val="0"/>
          <w:divBdr>
            <w:top w:val="none" w:sz="0" w:space="0" w:color="auto"/>
            <w:left w:val="none" w:sz="0" w:space="0" w:color="auto"/>
            <w:bottom w:val="none" w:sz="0" w:space="0" w:color="auto"/>
            <w:right w:val="none" w:sz="0" w:space="0" w:color="auto"/>
          </w:divBdr>
        </w:div>
        <w:div w:id="1254123545">
          <w:marLeft w:val="480"/>
          <w:marRight w:val="0"/>
          <w:marTop w:val="0"/>
          <w:marBottom w:val="0"/>
          <w:divBdr>
            <w:top w:val="none" w:sz="0" w:space="0" w:color="auto"/>
            <w:left w:val="none" w:sz="0" w:space="0" w:color="auto"/>
            <w:bottom w:val="none" w:sz="0" w:space="0" w:color="auto"/>
            <w:right w:val="none" w:sz="0" w:space="0" w:color="auto"/>
          </w:divBdr>
        </w:div>
        <w:div w:id="1357002902">
          <w:marLeft w:val="480"/>
          <w:marRight w:val="0"/>
          <w:marTop w:val="0"/>
          <w:marBottom w:val="0"/>
          <w:divBdr>
            <w:top w:val="none" w:sz="0" w:space="0" w:color="auto"/>
            <w:left w:val="none" w:sz="0" w:space="0" w:color="auto"/>
            <w:bottom w:val="none" w:sz="0" w:space="0" w:color="auto"/>
            <w:right w:val="none" w:sz="0" w:space="0" w:color="auto"/>
          </w:divBdr>
        </w:div>
        <w:div w:id="1361857132">
          <w:marLeft w:val="480"/>
          <w:marRight w:val="0"/>
          <w:marTop w:val="0"/>
          <w:marBottom w:val="0"/>
          <w:divBdr>
            <w:top w:val="none" w:sz="0" w:space="0" w:color="auto"/>
            <w:left w:val="none" w:sz="0" w:space="0" w:color="auto"/>
            <w:bottom w:val="none" w:sz="0" w:space="0" w:color="auto"/>
            <w:right w:val="none" w:sz="0" w:space="0" w:color="auto"/>
          </w:divBdr>
        </w:div>
        <w:div w:id="1369259531">
          <w:marLeft w:val="480"/>
          <w:marRight w:val="0"/>
          <w:marTop w:val="0"/>
          <w:marBottom w:val="0"/>
          <w:divBdr>
            <w:top w:val="none" w:sz="0" w:space="0" w:color="auto"/>
            <w:left w:val="none" w:sz="0" w:space="0" w:color="auto"/>
            <w:bottom w:val="none" w:sz="0" w:space="0" w:color="auto"/>
            <w:right w:val="none" w:sz="0" w:space="0" w:color="auto"/>
          </w:divBdr>
        </w:div>
        <w:div w:id="1391922038">
          <w:marLeft w:val="480"/>
          <w:marRight w:val="0"/>
          <w:marTop w:val="0"/>
          <w:marBottom w:val="0"/>
          <w:divBdr>
            <w:top w:val="none" w:sz="0" w:space="0" w:color="auto"/>
            <w:left w:val="none" w:sz="0" w:space="0" w:color="auto"/>
            <w:bottom w:val="none" w:sz="0" w:space="0" w:color="auto"/>
            <w:right w:val="none" w:sz="0" w:space="0" w:color="auto"/>
          </w:divBdr>
        </w:div>
        <w:div w:id="1421559851">
          <w:marLeft w:val="480"/>
          <w:marRight w:val="0"/>
          <w:marTop w:val="0"/>
          <w:marBottom w:val="0"/>
          <w:divBdr>
            <w:top w:val="none" w:sz="0" w:space="0" w:color="auto"/>
            <w:left w:val="none" w:sz="0" w:space="0" w:color="auto"/>
            <w:bottom w:val="none" w:sz="0" w:space="0" w:color="auto"/>
            <w:right w:val="none" w:sz="0" w:space="0" w:color="auto"/>
          </w:divBdr>
        </w:div>
        <w:div w:id="1426808510">
          <w:marLeft w:val="480"/>
          <w:marRight w:val="0"/>
          <w:marTop w:val="0"/>
          <w:marBottom w:val="0"/>
          <w:divBdr>
            <w:top w:val="none" w:sz="0" w:space="0" w:color="auto"/>
            <w:left w:val="none" w:sz="0" w:space="0" w:color="auto"/>
            <w:bottom w:val="none" w:sz="0" w:space="0" w:color="auto"/>
            <w:right w:val="none" w:sz="0" w:space="0" w:color="auto"/>
          </w:divBdr>
        </w:div>
        <w:div w:id="1436244126">
          <w:marLeft w:val="480"/>
          <w:marRight w:val="0"/>
          <w:marTop w:val="0"/>
          <w:marBottom w:val="0"/>
          <w:divBdr>
            <w:top w:val="none" w:sz="0" w:space="0" w:color="auto"/>
            <w:left w:val="none" w:sz="0" w:space="0" w:color="auto"/>
            <w:bottom w:val="none" w:sz="0" w:space="0" w:color="auto"/>
            <w:right w:val="none" w:sz="0" w:space="0" w:color="auto"/>
          </w:divBdr>
        </w:div>
        <w:div w:id="1481537390">
          <w:marLeft w:val="480"/>
          <w:marRight w:val="0"/>
          <w:marTop w:val="0"/>
          <w:marBottom w:val="0"/>
          <w:divBdr>
            <w:top w:val="none" w:sz="0" w:space="0" w:color="auto"/>
            <w:left w:val="none" w:sz="0" w:space="0" w:color="auto"/>
            <w:bottom w:val="none" w:sz="0" w:space="0" w:color="auto"/>
            <w:right w:val="none" w:sz="0" w:space="0" w:color="auto"/>
          </w:divBdr>
        </w:div>
        <w:div w:id="1517579197">
          <w:marLeft w:val="480"/>
          <w:marRight w:val="0"/>
          <w:marTop w:val="0"/>
          <w:marBottom w:val="0"/>
          <w:divBdr>
            <w:top w:val="none" w:sz="0" w:space="0" w:color="auto"/>
            <w:left w:val="none" w:sz="0" w:space="0" w:color="auto"/>
            <w:bottom w:val="none" w:sz="0" w:space="0" w:color="auto"/>
            <w:right w:val="none" w:sz="0" w:space="0" w:color="auto"/>
          </w:divBdr>
        </w:div>
        <w:div w:id="1712849493">
          <w:marLeft w:val="480"/>
          <w:marRight w:val="0"/>
          <w:marTop w:val="0"/>
          <w:marBottom w:val="0"/>
          <w:divBdr>
            <w:top w:val="none" w:sz="0" w:space="0" w:color="auto"/>
            <w:left w:val="none" w:sz="0" w:space="0" w:color="auto"/>
            <w:bottom w:val="none" w:sz="0" w:space="0" w:color="auto"/>
            <w:right w:val="none" w:sz="0" w:space="0" w:color="auto"/>
          </w:divBdr>
        </w:div>
        <w:div w:id="1725635660">
          <w:marLeft w:val="480"/>
          <w:marRight w:val="0"/>
          <w:marTop w:val="0"/>
          <w:marBottom w:val="0"/>
          <w:divBdr>
            <w:top w:val="none" w:sz="0" w:space="0" w:color="auto"/>
            <w:left w:val="none" w:sz="0" w:space="0" w:color="auto"/>
            <w:bottom w:val="none" w:sz="0" w:space="0" w:color="auto"/>
            <w:right w:val="none" w:sz="0" w:space="0" w:color="auto"/>
          </w:divBdr>
        </w:div>
        <w:div w:id="1728530309">
          <w:marLeft w:val="480"/>
          <w:marRight w:val="0"/>
          <w:marTop w:val="0"/>
          <w:marBottom w:val="0"/>
          <w:divBdr>
            <w:top w:val="none" w:sz="0" w:space="0" w:color="auto"/>
            <w:left w:val="none" w:sz="0" w:space="0" w:color="auto"/>
            <w:bottom w:val="none" w:sz="0" w:space="0" w:color="auto"/>
            <w:right w:val="none" w:sz="0" w:space="0" w:color="auto"/>
          </w:divBdr>
        </w:div>
        <w:div w:id="1731228721">
          <w:marLeft w:val="480"/>
          <w:marRight w:val="0"/>
          <w:marTop w:val="0"/>
          <w:marBottom w:val="0"/>
          <w:divBdr>
            <w:top w:val="none" w:sz="0" w:space="0" w:color="auto"/>
            <w:left w:val="none" w:sz="0" w:space="0" w:color="auto"/>
            <w:bottom w:val="none" w:sz="0" w:space="0" w:color="auto"/>
            <w:right w:val="none" w:sz="0" w:space="0" w:color="auto"/>
          </w:divBdr>
        </w:div>
        <w:div w:id="1739938582">
          <w:marLeft w:val="480"/>
          <w:marRight w:val="0"/>
          <w:marTop w:val="0"/>
          <w:marBottom w:val="0"/>
          <w:divBdr>
            <w:top w:val="none" w:sz="0" w:space="0" w:color="auto"/>
            <w:left w:val="none" w:sz="0" w:space="0" w:color="auto"/>
            <w:bottom w:val="none" w:sz="0" w:space="0" w:color="auto"/>
            <w:right w:val="none" w:sz="0" w:space="0" w:color="auto"/>
          </w:divBdr>
        </w:div>
        <w:div w:id="1798832864">
          <w:marLeft w:val="480"/>
          <w:marRight w:val="0"/>
          <w:marTop w:val="0"/>
          <w:marBottom w:val="0"/>
          <w:divBdr>
            <w:top w:val="none" w:sz="0" w:space="0" w:color="auto"/>
            <w:left w:val="none" w:sz="0" w:space="0" w:color="auto"/>
            <w:bottom w:val="none" w:sz="0" w:space="0" w:color="auto"/>
            <w:right w:val="none" w:sz="0" w:space="0" w:color="auto"/>
          </w:divBdr>
        </w:div>
        <w:div w:id="1886985430">
          <w:marLeft w:val="480"/>
          <w:marRight w:val="0"/>
          <w:marTop w:val="0"/>
          <w:marBottom w:val="0"/>
          <w:divBdr>
            <w:top w:val="none" w:sz="0" w:space="0" w:color="auto"/>
            <w:left w:val="none" w:sz="0" w:space="0" w:color="auto"/>
            <w:bottom w:val="none" w:sz="0" w:space="0" w:color="auto"/>
            <w:right w:val="none" w:sz="0" w:space="0" w:color="auto"/>
          </w:divBdr>
        </w:div>
        <w:div w:id="1892615832">
          <w:marLeft w:val="480"/>
          <w:marRight w:val="0"/>
          <w:marTop w:val="0"/>
          <w:marBottom w:val="0"/>
          <w:divBdr>
            <w:top w:val="none" w:sz="0" w:space="0" w:color="auto"/>
            <w:left w:val="none" w:sz="0" w:space="0" w:color="auto"/>
            <w:bottom w:val="none" w:sz="0" w:space="0" w:color="auto"/>
            <w:right w:val="none" w:sz="0" w:space="0" w:color="auto"/>
          </w:divBdr>
        </w:div>
        <w:div w:id="1900701025">
          <w:marLeft w:val="480"/>
          <w:marRight w:val="0"/>
          <w:marTop w:val="0"/>
          <w:marBottom w:val="0"/>
          <w:divBdr>
            <w:top w:val="none" w:sz="0" w:space="0" w:color="auto"/>
            <w:left w:val="none" w:sz="0" w:space="0" w:color="auto"/>
            <w:bottom w:val="none" w:sz="0" w:space="0" w:color="auto"/>
            <w:right w:val="none" w:sz="0" w:space="0" w:color="auto"/>
          </w:divBdr>
        </w:div>
        <w:div w:id="1910192434">
          <w:marLeft w:val="480"/>
          <w:marRight w:val="0"/>
          <w:marTop w:val="0"/>
          <w:marBottom w:val="0"/>
          <w:divBdr>
            <w:top w:val="none" w:sz="0" w:space="0" w:color="auto"/>
            <w:left w:val="none" w:sz="0" w:space="0" w:color="auto"/>
            <w:bottom w:val="none" w:sz="0" w:space="0" w:color="auto"/>
            <w:right w:val="none" w:sz="0" w:space="0" w:color="auto"/>
          </w:divBdr>
        </w:div>
        <w:div w:id="2015303945">
          <w:marLeft w:val="480"/>
          <w:marRight w:val="0"/>
          <w:marTop w:val="0"/>
          <w:marBottom w:val="0"/>
          <w:divBdr>
            <w:top w:val="none" w:sz="0" w:space="0" w:color="auto"/>
            <w:left w:val="none" w:sz="0" w:space="0" w:color="auto"/>
            <w:bottom w:val="none" w:sz="0" w:space="0" w:color="auto"/>
            <w:right w:val="none" w:sz="0" w:space="0" w:color="auto"/>
          </w:divBdr>
        </w:div>
        <w:div w:id="2018728910">
          <w:marLeft w:val="480"/>
          <w:marRight w:val="0"/>
          <w:marTop w:val="0"/>
          <w:marBottom w:val="0"/>
          <w:divBdr>
            <w:top w:val="none" w:sz="0" w:space="0" w:color="auto"/>
            <w:left w:val="none" w:sz="0" w:space="0" w:color="auto"/>
            <w:bottom w:val="none" w:sz="0" w:space="0" w:color="auto"/>
            <w:right w:val="none" w:sz="0" w:space="0" w:color="auto"/>
          </w:divBdr>
        </w:div>
        <w:div w:id="2034069842">
          <w:marLeft w:val="480"/>
          <w:marRight w:val="0"/>
          <w:marTop w:val="0"/>
          <w:marBottom w:val="0"/>
          <w:divBdr>
            <w:top w:val="none" w:sz="0" w:space="0" w:color="auto"/>
            <w:left w:val="none" w:sz="0" w:space="0" w:color="auto"/>
            <w:bottom w:val="none" w:sz="0" w:space="0" w:color="auto"/>
            <w:right w:val="none" w:sz="0" w:space="0" w:color="auto"/>
          </w:divBdr>
        </w:div>
        <w:div w:id="2069299735">
          <w:marLeft w:val="480"/>
          <w:marRight w:val="0"/>
          <w:marTop w:val="0"/>
          <w:marBottom w:val="0"/>
          <w:divBdr>
            <w:top w:val="none" w:sz="0" w:space="0" w:color="auto"/>
            <w:left w:val="none" w:sz="0" w:space="0" w:color="auto"/>
            <w:bottom w:val="none" w:sz="0" w:space="0" w:color="auto"/>
            <w:right w:val="none" w:sz="0" w:space="0" w:color="auto"/>
          </w:divBdr>
        </w:div>
        <w:div w:id="2073574086">
          <w:marLeft w:val="480"/>
          <w:marRight w:val="0"/>
          <w:marTop w:val="0"/>
          <w:marBottom w:val="0"/>
          <w:divBdr>
            <w:top w:val="none" w:sz="0" w:space="0" w:color="auto"/>
            <w:left w:val="none" w:sz="0" w:space="0" w:color="auto"/>
            <w:bottom w:val="none" w:sz="0" w:space="0" w:color="auto"/>
            <w:right w:val="none" w:sz="0" w:space="0" w:color="auto"/>
          </w:divBdr>
        </w:div>
        <w:div w:id="2080126537">
          <w:marLeft w:val="480"/>
          <w:marRight w:val="0"/>
          <w:marTop w:val="0"/>
          <w:marBottom w:val="0"/>
          <w:divBdr>
            <w:top w:val="none" w:sz="0" w:space="0" w:color="auto"/>
            <w:left w:val="none" w:sz="0" w:space="0" w:color="auto"/>
            <w:bottom w:val="none" w:sz="0" w:space="0" w:color="auto"/>
            <w:right w:val="none" w:sz="0" w:space="0" w:color="auto"/>
          </w:divBdr>
        </w:div>
      </w:divsChild>
    </w:div>
    <w:div w:id="821699191">
      <w:bodyDiv w:val="1"/>
      <w:marLeft w:val="0"/>
      <w:marRight w:val="0"/>
      <w:marTop w:val="0"/>
      <w:marBottom w:val="0"/>
      <w:divBdr>
        <w:top w:val="none" w:sz="0" w:space="0" w:color="auto"/>
        <w:left w:val="none" w:sz="0" w:space="0" w:color="auto"/>
        <w:bottom w:val="none" w:sz="0" w:space="0" w:color="auto"/>
        <w:right w:val="none" w:sz="0" w:space="0" w:color="auto"/>
      </w:divBdr>
      <w:divsChild>
        <w:div w:id="29688599">
          <w:marLeft w:val="480"/>
          <w:marRight w:val="0"/>
          <w:marTop w:val="0"/>
          <w:marBottom w:val="0"/>
          <w:divBdr>
            <w:top w:val="none" w:sz="0" w:space="0" w:color="auto"/>
            <w:left w:val="none" w:sz="0" w:space="0" w:color="auto"/>
            <w:bottom w:val="none" w:sz="0" w:space="0" w:color="auto"/>
            <w:right w:val="none" w:sz="0" w:space="0" w:color="auto"/>
          </w:divBdr>
        </w:div>
        <w:div w:id="48186365">
          <w:marLeft w:val="480"/>
          <w:marRight w:val="0"/>
          <w:marTop w:val="0"/>
          <w:marBottom w:val="0"/>
          <w:divBdr>
            <w:top w:val="none" w:sz="0" w:space="0" w:color="auto"/>
            <w:left w:val="none" w:sz="0" w:space="0" w:color="auto"/>
            <w:bottom w:val="none" w:sz="0" w:space="0" w:color="auto"/>
            <w:right w:val="none" w:sz="0" w:space="0" w:color="auto"/>
          </w:divBdr>
        </w:div>
        <w:div w:id="82069810">
          <w:marLeft w:val="480"/>
          <w:marRight w:val="0"/>
          <w:marTop w:val="0"/>
          <w:marBottom w:val="0"/>
          <w:divBdr>
            <w:top w:val="none" w:sz="0" w:space="0" w:color="auto"/>
            <w:left w:val="none" w:sz="0" w:space="0" w:color="auto"/>
            <w:bottom w:val="none" w:sz="0" w:space="0" w:color="auto"/>
            <w:right w:val="none" w:sz="0" w:space="0" w:color="auto"/>
          </w:divBdr>
        </w:div>
        <w:div w:id="107161512">
          <w:marLeft w:val="480"/>
          <w:marRight w:val="0"/>
          <w:marTop w:val="0"/>
          <w:marBottom w:val="0"/>
          <w:divBdr>
            <w:top w:val="none" w:sz="0" w:space="0" w:color="auto"/>
            <w:left w:val="none" w:sz="0" w:space="0" w:color="auto"/>
            <w:bottom w:val="none" w:sz="0" w:space="0" w:color="auto"/>
            <w:right w:val="none" w:sz="0" w:space="0" w:color="auto"/>
          </w:divBdr>
        </w:div>
        <w:div w:id="126630373">
          <w:marLeft w:val="480"/>
          <w:marRight w:val="0"/>
          <w:marTop w:val="0"/>
          <w:marBottom w:val="0"/>
          <w:divBdr>
            <w:top w:val="none" w:sz="0" w:space="0" w:color="auto"/>
            <w:left w:val="none" w:sz="0" w:space="0" w:color="auto"/>
            <w:bottom w:val="none" w:sz="0" w:space="0" w:color="auto"/>
            <w:right w:val="none" w:sz="0" w:space="0" w:color="auto"/>
          </w:divBdr>
        </w:div>
        <w:div w:id="344868489">
          <w:marLeft w:val="480"/>
          <w:marRight w:val="0"/>
          <w:marTop w:val="0"/>
          <w:marBottom w:val="0"/>
          <w:divBdr>
            <w:top w:val="none" w:sz="0" w:space="0" w:color="auto"/>
            <w:left w:val="none" w:sz="0" w:space="0" w:color="auto"/>
            <w:bottom w:val="none" w:sz="0" w:space="0" w:color="auto"/>
            <w:right w:val="none" w:sz="0" w:space="0" w:color="auto"/>
          </w:divBdr>
        </w:div>
        <w:div w:id="350765294">
          <w:marLeft w:val="480"/>
          <w:marRight w:val="0"/>
          <w:marTop w:val="0"/>
          <w:marBottom w:val="0"/>
          <w:divBdr>
            <w:top w:val="none" w:sz="0" w:space="0" w:color="auto"/>
            <w:left w:val="none" w:sz="0" w:space="0" w:color="auto"/>
            <w:bottom w:val="none" w:sz="0" w:space="0" w:color="auto"/>
            <w:right w:val="none" w:sz="0" w:space="0" w:color="auto"/>
          </w:divBdr>
        </w:div>
        <w:div w:id="381100015">
          <w:marLeft w:val="480"/>
          <w:marRight w:val="0"/>
          <w:marTop w:val="0"/>
          <w:marBottom w:val="0"/>
          <w:divBdr>
            <w:top w:val="none" w:sz="0" w:space="0" w:color="auto"/>
            <w:left w:val="none" w:sz="0" w:space="0" w:color="auto"/>
            <w:bottom w:val="none" w:sz="0" w:space="0" w:color="auto"/>
            <w:right w:val="none" w:sz="0" w:space="0" w:color="auto"/>
          </w:divBdr>
        </w:div>
        <w:div w:id="388648311">
          <w:marLeft w:val="480"/>
          <w:marRight w:val="0"/>
          <w:marTop w:val="0"/>
          <w:marBottom w:val="0"/>
          <w:divBdr>
            <w:top w:val="none" w:sz="0" w:space="0" w:color="auto"/>
            <w:left w:val="none" w:sz="0" w:space="0" w:color="auto"/>
            <w:bottom w:val="none" w:sz="0" w:space="0" w:color="auto"/>
            <w:right w:val="none" w:sz="0" w:space="0" w:color="auto"/>
          </w:divBdr>
        </w:div>
        <w:div w:id="401367687">
          <w:marLeft w:val="480"/>
          <w:marRight w:val="0"/>
          <w:marTop w:val="0"/>
          <w:marBottom w:val="0"/>
          <w:divBdr>
            <w:top w:val="none" w:sz="0" w:space="0" w:color="auto"/>
            <w:left w:val="none" w:sz="0" w:space="0" w:color="auto"/>
            <w:bottom w:val="none" w:sz="0" w:space="0" w:color="auto"/>
            <w:right w:val="none" w:sz="0" w:space="0" w:color="auto"/>
          </w:divBdr>
        </w:div>
        <w:div w:id="465126598">
          <w:marLeft w:val="480"/>
          <w:marRight w:val="0"/>
          <w:marTop w:val="0"/>
          <w:marBottom w:val="0"/>
          <w:divBdr>
            <w:top w:val="none" w:sz="0" w:space="0" w:color="auto"/>
            <w:left w:val="none" w:sz="0" w:space="0" w:color="auto"/>
            <w:bottom w:val="none" w:sz="0" w:space="0" w:color="auto"/>
            <w:right w:val="none" w:sz="0" w:space="0" w:color="auto"/>
          </w:divBdr>
        </w:div>
        <w:div w:id="470252946">
          <w:marLeft w:val="480"/>
          <w:marRight w:val="0"/>
          <w:marTop w:val="0"/>
          <w:marBottom w:val="0"/>
          <w:divBdr>
            <w:top w:val="none" w:sz="0" w:space="0" w:color="auto"/>
            <w:left w:val="none" w:sz="0" w:space="0" w:color="auto"/>
            <w:bottom w:val="none" w:sz="0" w:space="0" w:color="auto"/>
            <w:right w:val="none" w:sz="0" w:space="0" w:color="auto"/>
          </w:divBdr>
        </w:div>
        <w:div w:id="506798095">
          <w:marLeft w:val="480"/>
          <w:marRight w:val="0"/>
          <w:marTop w:val="0"/>
          <w:marBottom w:val="0"/>
          <w:divBdr>
            <w:top w:val="none" w:sz="0" w:space="0" w:color="auto"/>
            <w:left w:val="none" w:sz="0" w:space="0" w:color="auto"/>
            <w:bottom w:val="none" w:sz="0" w:space="0" w:color="auto"/>
            <w:right w:val="none" w:sz="0" w:space="0" w:color="auto"/>
          </w:divBdr>
        </w:div>
        <w:div w:id="533856388">
          <w:marLeft w:val="480"/>
          <w:marRight w:val="0"/>
          <w:marTop w:val="0"/>
          <w:marBottom w:val="0"/>
          <w:divBdr>
            <w:top w:val="none" w:sz="0" w:space="0" w:color="auto"/>
            <w:left w:val="none" w:sz="0" w:space="0" w:color="auto"/>
            <w:bottom w:val="none" w:sz="0" w:space="0" w:color="auto"/>
            <w:right w:val="none" w:sz="0" w:space="0" w:color="auto"/>
          </w:divBdr>
        </w:div>
        <w:div w:id="575751571">
          <w:marLeft w:val="480"/>
          <w:marRight w:val="0"/>
          <w:marTop w:val="0"/>
          <w:marBottom w:val="0"/>
          <w:divBdr>
            <w:top w:val="none" w:sz="0" w:space="0" w:color="auto"/>
            <w:left w:val="none" w:sz="0" w:space="0" w:color="auto"/>
            <w:bottom w:val="none" w:sz="0" w:space="0" w:color="auto"/>
            <w:right w:val="none" w:sz="0" w:space="0" w:color="auto"/>
          </w:divBdr>
        </w:div>
        <w:div w:id="638922730">
          <w:marLeft w:val="480"/>
          <w:marRight w:val="0"/>
          <w:marTop w:val="0"/>
          <w:marBottom w:val="0"/>
          <w:divBdr>
            <w:top w:val="none" w:sz="0" w:space="0" w:color="auto"/>
            <w:left w:val="none" w:sz="0" w:space="0" w:color="auto"/>
            <w:bottom w:val="none" w:sz="0" w:space="0" w:color="auto"/>
            <w:right w:val="none" w:sz="0" w:space="0" w:color="auto"/>
          </w:divBdr>
        </w:div>
        <w:div w:id="641422503">
          <w:marLeft w:val="480"/>
          <w:marRight w:val="0"/>
          <w:marTop w:val="0"/>
          <w:marBottom w:val="0"/>
          <w:divBdr>
            <w:top w:val="none" w:sz="0" w:space="0" w:color="auto"/>
            <w:left w:val="none" w:sz="0" w:space="0" w:color="auto"/>
            <w:bottom w:val="none" w:sz="0" w:space="0" w:color="auto"/>
            <w:right w:val="none" w:sz="0" w:space="0" w:color="auto"/>
          </w:divBdr>
        </w:div>
        <w:div w:id="672104304">
          <w:marLeft w:val="480"/>
          <w:marRight w:val="0"/>
          <w:marTop w:val="0"/>
          <w:marBottom w:val="0"/>
          <w:divBdr>
            <w:top w:val="none" w:sz="0" w:space="0" w:color="auto"/>
            <w:left w:val="none" w:sz="0" w:space="0" w:color="auto"/>
            <w:bottom w:val="none" w:sz="0" w:space="0" w:color="auto"/>
            <w:right w:val="none" w:sz="0" w:space="0" w:color="auto"/>
          </w:divBdr>
        </w:div>
        <w:div w:id="710804955">
          <w:marLeft w:val="480"/>
          <w:marRight w:val="0"/>
          <w:marTop w:val="0"/>
          <w:marBottom w:val="0"/>
          <w:divBdr>
            <w:top w:val="none" w:sz="0" w:space="0" w:color="auto"/>
            <w:left w:val="none" w:sz="0" w:space="0" w:color="auto"/>
            <w:bottom w:val="none" w:sz="0" w:space="0" w:color="auto"/>
            <w:right w:val="none" w:sz="0" w:space="0" w:color="auto"/>
          </w:divBdr>
        </w:div>
        <w:div w:id="727337320">
          <w:marLeft w:val="480"/>
          <w:marRight w:val="0"/>
          <w:marTop w:val="0"/>
          <w:marBottom w:val="0"/>
          <w:divBdr>
            <w:top w:val="none" w:sz="0" w:space="0" w:color="auto"/>
            <w:left w:val="none" w:sz="0" w:space="0" w:color="auto"/>
            <w:bottom w:val="none" w:sz="0" w:space="0" w:color="auto"/>
            <w:right w:val="none" w:sz="0" w:space="0" w:color="auto"/>
          </w:divBdr>
        </w:div>
        <w:div w:id="734280265">
          <w:marLeft w:val="480"/>
          <w:marRight w:val="0"/>
          <w:marTop w:val="0"/>
          <w:marBottom w:val="0"/>
          <w:divBdr>
            <w:top w:val="none" w:sz="0" w:space="0" w:color="auto"/>
            <w:left w:val="none" w:sz="0" w:space="0" w:color="auto"/>
            <w:bottom w:val="none" w:sz="0" w:space="0" w:color="auto"/>
            <w:right w:val="none" w:sz="0" w:space="0" w:color="auto"/>
          </w:divBdr>
        </w:div>
        <w:div w:id="738164629">
          <w:marLeft w:val="480"/>
          <w:marRight w:val="0"/>
          <w:marTop w:val="0"/>
          <w:marBottom w:val="0"/>
          <w:divBdr>
            <w:top w:val="none" w:sz="0" w:space="0" w:color="auto"/>
            <w:left w:val="none" w:sz="0" w:space="0" w:color="auto"/>
            <w:bottom w:val="none" w:sz="0" w:space="0" w:color="auto"/>
            <w:right w:val="none" w:sz="0" w:space="0" w:color="auto"/>
          </w:divBdr>
        </w:div>
        <w:div w:id="806704092">
          <w:marLeft w:val="480"/>
          <w:marRight w:val="0"/>
          <w:marTop w:val="0"/>
          <w:marBottom w:val="0"/>
          <w:divBdr>
            <w:top w:val="none" w:sz="0" w:space="0" w:color="auto"/>
            <w:left w:val="none" w:sz="0" w:space="0" w:color="auto"/>
            <w:bottom w:val="none" w:sz="0" w:space="0" w:color="auto"/>
            <w:right w:val="none" w:sz="0" w:space="0" w:color="auto"/>
          </w:divBdr>
        </w:div>
        <w:div w:id="808286452">
          <w:marLeft w:val="480"/>
          <w:marRight w:val="0"/>
          <w:marTop w:val="0"/>
          <w:marBottom w:val="0"/>
          <w:divBdr>
            <w:top w:val="none" w:sz="0" w:space="0" w:color="auto"/>
            <w:left w:val="none" w:sz="0" w:space="0" w:color="auto"/>
            <w:bottom w:val="none" w:sz="0" w:space="0" w:color="auto"/>
            <w:right w:val="none" w:sz="0" w:space="0" w:color="auto"/>
          </w:divBdr>
        </w:div>
        <w:div w:id="903951468">
          <w:marLeft w:val="480"/>
          <w:marRight w:val="0"/>
          <w:marTop w:val="0"/>
          <w:marBottom w:val="0"/>
          <w:divBdr>
            <w:top w:val="none" w:sz="0" w:space="0" w:color="auto"/>
            <w:left w:val="none" w:sz="0" w:space="0" w:color="auto"/>
            <w:bottom w:val="none" w:sz="0" w:space="0" w:color="auto"/>
            <w:right w:val="none" w:sz="0" w:space="0" w:color="auto"/>
          </w:divBdr>
        </w:div>
        <w:div w:id="921992786">
          <w:marLeft w:val="480"/>
          <w:marRight w:val="0"/>
          <w:marTop w:val="0"/>
          <w:marBottom w:val="0"/>
          <w:divBdr>
            <w:top w:val="none" w:sz="0" w:space="0" w:color="auto"/>
            <w:left w:val="none" w:sz="0" w:space="0" w:color="auto"/>
            <w:bottom w:val="none" w:sz="0" w:space="0" w:color="auto"/>
            <w:right w:val="none" w:sz="0" w:space="0" w:color="auto"/>
          </w:divBdr>
        </w:div>
        <w:div w:id="945619927">
          <w:marLeft w:val="480"/>
          <w:marRight w:val="0"/>
          <w:marTop w:val="0"/>
          <w:marBottom w:val="0"/>
          <w:divBdr>
            <w:top w:val="none" w:sz="0" w:space="0" w:color="auto"/>
            <w:left w:val="none" w:sz="0" w:space="0" w:color="auto"/>
            <w:bottom w:val="none" w:sz="0" w:space="0" w:color="auto"/>
            <w:right w:val="none" w:sz="0" w:space="0" w:color="auto"/>
          </w:divBdr>
        </w:div>
        <w:div w:id="1198012067">
          <w:marLeft w:val="480"/>
          <w:marRight w:val="0"/>
          <w:marTop w:val="0"/>
          <w:marBottom w:val="0"/>
          <w:divBdr>
            <w:top w:val="none" w:sz="0" w:space="0" w:color="auto"/>
            <w:left w:val="none" w:sz="0" w:space="0" w:color="auto"/>
            <w:bottom w:val="none" w:sz="0" w:space="0" w:color="auto"/>
            <w:right w:val="none" w:sz="0" w:space="0" w:color="auto"/>
          </w:divBdr>
        </w:div>
        <w:div w:id="1312518435">
          <w:marLeft w:val="480"/>
          <w:marRight w:val="0"/>
          <w:marTop w:val="0"/>
          <w:marBottom w:val="0"/>
          <w:divBdr>
            <w:top w:val="none" w:sz="0" w:space="0" w:color="auto"/>
            <w:left w:val="none" w:sz="0" w:space="0" w:color="auto"/>
            <w:bottom w:val="none" w:sz="0" w:space="0" w:color="auto"/>
            <w:right w:val="none" w:sz="0" w:space="0" w:color="auto"/>
          </w:divBdr>
        </w:div>
        <w:div w:id="1389569742">
          <w:marLeft w:val="480"/>
          <w:marRight w:val="0"/>
          <w:marTop w:val="0"/>
          <w:marBottom w:val="0"/>
          <w:divBdr>
            <w:top w:val="none" w:sz="0" w:space="0" w:color="auto"/>
            <w:left w:val="none" w:sz="0" w:space="0" w:color="auto"/>
            <w:bottom w:val="none" w:sz="0" w:space="0" w:color="auto"/>
            <w:right w:val="none" w:sz="0" w:space="0" w:color="auto"/>
          </w:divBdr>
        </w:div>
        <w:div w:id="1478644869">
          <w:marLeft w:val="480"/>
          <w:marRight w:val="0"/>
          <w:marTop w:val="0"/>
          <w:marBottom w:val="0"/>
          <w:divBdr>
            <w:top w:val="none" w:sz="0" w:space="0" w:color="auto"/>
            <w:left w:val="none" w:sz="0" w:space="0" w:color="auto"/>
            <w:bottom w:val="none" w:sz="0" w:space="0" w:color="auto"/>
            <w:right w:val="none" w:sz="0" w:space="0" w:color="auto"/>
          </w:divBdr>
        </w:div>
        <w:div w:id="1509517778">
          <w:marLeft w:val="480"/>
          <w:marRight w:val="0"/>
          <w:marTop w:val="0"/>
          <w:marBottom w:val="0"/>
          <w:divBdr>
            <w:top w:val="none" w:sz="0" w:space="0" w:color="auto"/>
            <w:left w:val="none" w:sz="0" w:space="0" w:color="auto"/>
            <w:bottom w:val="none" w:sz="0" w:space="0" w:color="auto"/>
            <w:right w:val="none" w:sz="0" w:space="0" w:color="auto"/>
          </w:divBdr>
        </w:div>
        <w:div w:id="1713844749">
          <w:marLeft w:val="480"/>
          <w:marRight w:val="0"/>
          <w:marTop w:val="0"/>
          <w:marBottom w:val="0"/>
          <w:divBdr>
            <w:top w:val="none" w:sz="0" w:space="0" w:color="auto"/>
            <w:left w:val="none" w:sz="0" w:space="0" w:color="auto"/>
            <w:bottom w:val="none" w:sz="0" w:space="0" w:color="auto"/>
            <w:right w:val="none" w:sz="0" w:space="0" w:color="auto"/>
          </w:divBdr>
        </w:div>
        <w:div w:id="1819876071">
          <w:marLeft w:val="480"/>
          <w:marRight w:val="0"/>
          <w:marTop w:val="0"/>
          <w:marBottom w:val="0"/>
          <w:divBdr>
            <w:top w:val="none" w:sz="0" w:space="0" w:color="auto"/>
            <w:left w:val="none" w:sz="0" w:space="0" w:color="auto"/>
            <w:bottom w:val="none" w:sz="0" w:space="0" w:color="auto"/>
            <w:right w:val="none" w:sz="0" w:space="0" w:color="auto"/>
          </w:divBdr>
        </w:div>
        <w:div w:id="1829789124">
          <w:marLeft w:val="480"/>
          <w:marRight w:val="0"/>
          <w:marTop w:val="0"/>
          <w:marBottom w:val="0"/>
          <w:divBdr>
            <w:top w:val="none" w:sz="0" w:space="0" w:color="auto"/>
            <w:left w:val="none" w:sz="0" w:space="0" w:color="auto"/>
            <w:bottom w:val="none" w:sz="0" w:space="0" w:color="auto"/>
            <w:right w:val="none" w:sz="0" w:space="0" w:color="auto"/>
          </w:divBdr>
        </w:div>
        <w:div w:id="1836266267">
          <w:marLeft w:val="480"/>
          <w:marRight w:val="0"/>
          <w:marTop w:val="0"/>
          <w:marBottom w:val="0"/>
          <w:divBdr>
            <w:top w:val="none" w:sz="0" w:space="0" w:color="auto"/>
            <w:left w:val="none" w:sz="0" w:space="0" w:color="auto"/>
            <w:bottom w:val="none" w:sz="0" w:space="0" w:color="auto"/>
            <w:right w:val="none" w:sz="0" w:space="0" w:color="auto"/>
          </w:divBdr>
        </w:div>
        <w:div w:id="2033993194">
          <w:marLeft w:val="480"/>
          <w:marRight w:val="0"/>
          <w:marTop w:val="0"/>
          <w:marBottom w:val="0"/>
          <w:divBdr>
            <w:top w:val="none" w:sz="0" w:space="0" w:color="auto"/>
            <w:left w:val="none" w:sz="0" w:space="0" w:color="auto"/>
            <w:bottom w:val="none" w:sz="0" w:space="0" w:color="auto"/>
            <w:right w:val="none" w:sz="0" w:space="0" w:color="auto"/>
          </w:divBdr>
        </w:div>
      </w:divsChild>
    </w:div>
    <w:div w:id="822769628">
      <w:bodyDiv w:val="1"/>
      <w:marLeft w:val="0"/>
      <w:marRight w:val="0"/>
      <w:marTop w:val="0"/>
      <w:marBottom w:val="0"/>
      <w:divBdr>
        <w:top w:val="none" w:sz="0" w:space="0" w:color="auto"/>
        <w:left w:val="none" w:sz="0" w:space="0" w:color="auto"/>
        <w:bottom w:val="none" w:sz="0" w:space="0" w:color="auto"/>
        <w:right w:val="none" w:sz="0" w:space="0" w:color="auto"/>
      </w:divBdr>
      <w:divsChild>
        <w:div w:id="13698201">
          <w:marLeft w:val="480"/>
          <w:marRight w:val="0"/>
          <w:marTop w:val="0"/>
          <w:marBottom w:val="0"/>
          <w:divBdr>
            <w:top w:val="none" w:sz="0" w:space="0" w:color="auto"/>
            <w:left w:val="none" w:sz="0" w:space="0" w:color="auto"/>
            <w:bottom w:val="none" w:sz="0" w:space="0" w:color="auto"/>
            <w:right w:val="none" w:sz="0" w:space="0" w:color="auto"/>
          </w:divBdr>
        </w:div>
        <w:div w:id="25646968">
          <w:marLeft w:val="480"/>
          <w:marRight w:val="0"/>
          <w:marTop w:val="0"/>
          <w:marBottom w:val="0"/>
          <w:divBdr>
            <w:top w:val="none" w:sz="0" w:space="0" w:color="auto"/>
            <w:left w:val="none" w:sz="0" w:space="0" w:color="auto"/>
            <w:bottom w:val="none" w:sz="0" w:space="0" w:color="auto"/>
            <w:right w:val="none" w:sz="0" w:space="0" w:color="auto"/>
          </w:divBdr>
        </w:div>
        <w:div w:id="37509908">
          <w:marLeft w:val="480"/>
          <w:marRight w:val="0"/>
          <w:marTop w:val="0"/>
          <w:marBottom w:val="0"/>
          <w:divBdr>
            <w:top w:val="none" w:sz="0" w:space="0" w:color="auto"/>
            <w:left w:val="none" w:sz="0" w:space="0" w:color="auto"/>
            <w:bottom w:val="none" w:sz="0" w:space="0" w:color="auto"/>
            <w:right w:val="none" w:sz="0" w:space="0" w:color="auto"/>
          </w:divBdr>
        </w:div>
        <w:div w:id="92557355">
          <w:marLeft w:val="480"/>
          <w:marRight w:val="0"/>
          <w:marTop w:val="0"/>
          <w:marBottom w:val="0"/>
          <w:divBdr>
            <w:top w:val="none" w:sz="0" w:space="0" w:color="auto"/>
            <w:left w:val="none" w:sz="0" w:space="0" w:color="auto"/>
            <w:bottom w:val="none" w:sz="0" w:space="0" w:color="auto"/>
            <w:right w:val="none" w:sz="0" w:space="0" w:color="auto"/>
          </w:divBdr>
        </w:div>
        <w:div w:id="103547439">
          <w:marLeft w:val="480"/>
          <w:marRight w:val="0"/>
          <w:marTop w:val="0"/>
          <w:marBottom w:val="0"/>
          <w:divBdr>
            <w:top w:val="none" w:sz="0" w:space="0" w:color="auto"/>
            <w:left w:val="none" w:sz="0" w:space="0" w:color="auto"/>
            <w:bottom w:val="none" w:sz="0" w:space="0" w:color="auto"/>
            <w:right w:val="none" w:sz="0" w:space="0" w:color="auto"/>
          </w:divBdr>
        </w:div>
        <w:div w:id="115686127">
          <w:marLeft w:val="480"/>
          <w:marRight w:val="0"/>
          <w:marTop w:val="0"/>
          <w:marBottom w:val="0"/>
          <w:divBdr>
            <w:top w:val="none" w:sz="0" w:space="0" w:color="auto"/>
            <w:left w:val="none" w:sz="0" w:space="0" w:color="auto"/>
            <w:bottom w:val="none" w:sz="0" w:space="0" w:color="auto"/>
            <w:right w:val="none" w:sz="0" w:space="0" w:color="auto"/>
          </w:divBdr>
        </w:div>
        <w:div w:id="121002769">
          <w:marLeft w:val="480"/>
          <w:marRight w:val="0"/>
          <w:marTop w:val="0"/>
          <w:marBottom w:val="0"/>
          <w:divBdr>
            <w:top w:val="none" w:sz="0" w:space="0" w:color="auto"/>
            <w:left w:val="none" w:sz="0" w:space="0" w:color="auto"/>
            <w:bottom w:val="none" w:sz="0" w:space="0" w:color="auto"/>
            <w:right w:val="none" w:sz="0" w:space="0" w:color="auto"/>
          </w:divBdr>
        </w:div>
        <w:div w:id="189877937">
          <w:marLeft w:val="480"/>
          <w:marRight w:val="0"/>
          <w:marTop w:val="0"/>
          <w:marBottom w:val="0"/>
          <w:divBdr>
            <w:top w:val="none" w:sz="0" w:space="0" w:color="auto"/>
            <w:left w:val="none" w:sz="0" w:space="0" w:color="auto"/>
            <w:bottom w:val="none" w:sz="0" w:space="0" w:color="auto"/>
            <w:right w:val="none" w:sz="0" w:space="0" w:color="auto"/>
          </w:divBdr>
        </w:div>
        <w:div w:id="206570190">
          <w:marLeft w:val="480"/>
          <w:marRight w:val="0"/>
          <w:marTop w:val="0"/>
          <w:marBottom w:val="0"/>
          <w:divBdr>
            <w:top w:val="none" w:sz="0" w:space="0" w:color="auto"/>
            <w:left w:val="none" w:sz="0" w:space="0" w:color="auto"/>
            <w:bottom w:val="none" w:sz="0" w:space="0" w:color="auto"/>
            <w:right w:val="none" w:sz="0" w:space="0" w:color="auto"/>
          </w:divBdr>
        </w:div>
        <w:div w:id="357857928">
          <w:marLeft w:val="480"/>
          <w:marRight w:val="0"/>
          <w:marTop w:val="0"/>
          <w:marBottom w:val="0"/>
          <w:divBdr>
            <w:top w:val="none" w:sz="0" w:space="0" w:color="auto"/>
            <w:left w:val="none" w:sz="0" w:space="0" w:color="auto"/>
            <w:bottom w:val="none" w:sz="0" w:space="0" w:color="auto"/>
            <w:right w:val="none" w:sz="0" w:space="0" w:color="auto"/>
          </w:divBdr>
        </w:div>
        <w:div w:id="363528634">
          <w:marLeft w:val="480"/>
          <w:marRight w:val="0"/>
          <w:marTop w:val="0"/>
          <w:marBottom w:val="0"/>
          <w:divBdr>
            <w:top w:val="none" w:sz="0" w:space="0" w:color="auto"/>
            <w:left w:val="none" w:sz="0" w:space="0" w:color="auto"/>
            <w:bottom w:val="none" w:sz="0" w:space="0" w:color="auto"/>
            <w:right w:val="none" w:sz="0" w:space="0" w:color="auto"/>
          </w:divBdr>
        </w:div>
        <w:div w:id="455220429">
          <w:marLeft w:val="480"/>
          <w:marRight w:val="0"/>
          <w:marTop w:val="0"/>
          <w:marBottom w:val="0"/>
          <w:divBdr>
            <w:top w:val="none" w:sz="0" w:space="0" w:color="auto"/>
            <w:left w:val="none" w:sz="0" w:space="0" w:color="auto"/>
            <w:bottom w:val="none" w:sz="0" w:space="0" w:color="auto"/>
            <w:right w:val="none" w:sz="0" w:space="0" w:color="auto"/>
          </w:divBdr>
        </w:div>
        <w:div w:id="470246253">
          <w:marLeft w:val="480"/>
          <w:marRight w:val="0"/>
          <w:marTop w:val="0"/>
          <w:marBottom w:val="0"/>
          <w:divBdr>
            <w:top w:val="none" w:sz="0" w:space="0" w:color="auto"/>
            <w:left w:val="none" w:sz="0" w:space="0" w:color="auto"/>
            <w:bottom w:val="none" w:sz="0" w:space="0" w:color="auto"/>
            <w:right w:val="none" w:sz="0" w:space="0" w:color="auto"/>
          </w:divBdr>
        </w:div>
        <w:div w:id="497042775">
          <w:marLeft w:val="480"/>
          <w:marRight w:val="0"/>
          <w:marTop w:val="0"/>
          <w:marBottom w:val="0"/>
          <w:divBdr>
            <w:top w:val="none" w:sz="0" w:space="0" w:color="auto"/>
            <w:left w:val="none" w:sz="0" w:space="0" w:color="auto"/>
            <w:bottom w:val="none" w:sz="0" w:space="0" w:color="auto"/>
            <w:right w:val="none" w:sz="0" w:space="0" w:color="auto"/>
          </w:divBdr>
        </w:div>
        <w:div w:id="498664938">
          <w:marLeft w:val="480"/>
          <w:marRight w:val="0"/>
          <w:marTop w:val="0"/>
          <w:marBottom w:val="0"/>
          <w:divBdr>
            <w:top w:val="none" w:sz="0" w:space="0" w:color="auto"/>
            <w:left w:val="none" w:sz="0" w:space="0" w:color="auto"/>
            <w:bottom w:val="none" w:sz="0" w:space="0" w:color="auto"/>
            <w:right w:val="none" w:sz="0" w:space="0" w:color="auto"/>
          </w:divBdr>
        </w:div>
        <w:div w:id="536968659">
          <w:marLeft w:val="480"/>
          <w:marRight w:val="0"/>
          <w:marTop w:val="0"/>
          <w:marBottom w:val="0"/>
          <w:divBdr>
            <w:top w:val="none" w:sz="0" w:space="0" w:color="auto"/>
            <w:left w:val="none" w:sz="0" w:space="0" w:color="auto"/>
            <w:bottom w:val="none" w:sz="0" w:space="0" w:color="auto"/>
            <w:right w:val="none" w:sz="0" w:space="0" w:color="auto"/>
          </w:divBdr>
        </w:div>
        <w:div w:id="566304852">
          <w:marLeft w:val="480"/>
          <w:marRight w:val="0"/>
          <w:marTop w:val="0"/>
          <w:marBottom w:val="0"/>
          <w:divBdr>
            <w:top w:val="none" w:sz="0" w:space="0" w:color="auto"/>
            <w:left w:val="none" w:sz="0" w:space="0" w:color="auto"/>
            <w:bottom w:val="none" w:sz="0" w:space="0" w:color="auto"/>
            <w:right w:val="none" w:sz="0" w:space="0" w:color="auto"/>
          </w:divBdr>
        </w:div>
        <w:div w:id="637145443">
          <w:marLeft w:val="480"/>
          <w:marRight w:val="0"/>
          <w:marTop w:val="0"/>
          <w:marBottom w:val="0"/>
          <w:divBdr>
            <w:top w:val="none" w:sz="0" w:space="0" w:color="auto"/>
            <w:left w:val="none" w:sz="0" w:space="0" w:color="auto"/>
            <w:bottom w:val="none" w:sz="0" w:space="0" w:color="auto"/>
            <w:right w:val="none" w:sz="0" w:space="0" w:color="auto"/>
          </w:divBdr>
        </w:div>
        <w:div w:id="641422645">
          <w:marLeft w:val="480"/>
          <w:marRight w:val="0"/>
          <w:marTop w:val="0"/>
          <w:marBottom w:val="0"/>
          <w:divBdr>
            <w:top w:val="none" w:sz="0" w:space="0" w:color="auto"/>
            <w:left w:val="none" w:sz="0" w:space="0" w:color="auto"/>
            <w:bottom w:val="none" w:sz="0" w:space="0" w:color="auto"/>
            <w:right w:val="none" w:sz="0" w:space="0" w:color="auto"/>
          </w:divBdr>
        </w:div>
        <w:div w:id="703359704">
          <w:marLeft w:val="480"/>
          <w:marRight w:val="0"/>
          <w:marTop w:val="0"/>
          <w:marBottom w:val="0"/>
          <w:divBdr>
            <w:top w:val="none" w:sz="0" w:space="0" w:color="auto"/>
            <w:left w:val="none" w:sz="0" w:space="0" w:color="auto"/>
            <w:bottom w:val="none" w:sz="0" w:space="0" w:color="auto"/>
            <w:right w:val="none" w:sz="0" w:space="0" w:color="auto"/>
          </w:divBdr>
        </w:div>
        <w:div w:id="710419902">
          <w:marLeft w:val="480"/>
          <w:marRight w:val="0"/>
          <w:marTop w:val="0"/>
          <w:marBottom w:val="0"/>
          <w:divBdr>
            <w:top w:val="none" w:sz="0" w:space="0" w:color="auto"/>
            <w:left w:val="none" w:sz="0" w:space="0" w:color="auto"/>
            <w:bottom w:val="none" w:sz="0" w:space="0" w:color="auto"/>
            <w:right w:val="none" w:sz="0" w:space="0" w:color="auto"/>
          </w:divBdr>
        </w:div>
        <w:div w:id="771828417">
          <w:marLeft w:val="480"/>
          <w:marRight w:val="0"/>
          <w:marTop w:val="0"/>
          <w:marBottom w:val="0"/>
          <w:divBdr>
            <w:top w:val="none" w:sz="0" w:space="0" w:color="auto"/>
            <w:left w:val="none" w:sz="0" w:space="0" w:color="auto"/>
            <w:bottom w:val="none" w:sz="0" w:space="0" w:color="auto"/>
            <w:right w:val="none" w:sz="0" w:space="0" w:color="auto"/>
          </w:divBdr>
        </w:div>
        <w:div w:id="783184939">
          <w:marLeft w:val="480"/>
          <w:marRight w:val="0"/>
          <w:marTop w:val="0"/>
          <w:marBottom w:val="0"/>
          <w:divBdr>
            <w:top w:val="none" w:sz="0" w:space="0" w:color="auto"/>
            <w:left w:val="none" w:sz="0" w:space="0" w:color="auto"/>
            <w:bottom w:val="none" w:sz="0" w:space="0" w:color="auto"/>
            <w:right w:val="none" w:sz="0" w:space="0" w:color="auto"/>
          </w:divBdr>
        </w:div>
        <w:div w:id="841579359">
          <w:marLeft w:val="480"/>
          <w:marRight w:val="0"/>
          <w:marTop w:val="0"/>
          <w:marBottom w:val="0"/>
          <w:divBdr>
            <w:top w:val="none" w:sz="0" w:space="0" w:color="auto"/>
            <w:left w:val="none" w:sz="0" w:space="0" w:color="auto"/>
            <w:bottom w:val="none" w:sz="0" w:space="0" w:color="auto"/>
            <w:right w:val="none" w:sz="0" w:space="0" w:color="auto"/>
          </w:divBdr>
        </w:div>
        <w:div w:id="863907151">
          <w:marLeft w:val="480"/>
          <w:marRight w:val="0"/>
          <w:marTop w:val="0"/>
          <w:marBottom w:val="0"/>
          <w:divBdr>
            <w:top w:val="none" w:sz="0" w:space="0" w:color="auto"/>
            <w:left w:val="none" w:sz="0" w:space="0" w:color="auto"/>
            <w:bottom w:val="none" w:sz="0" w:space="0" w:color="auto"/>
            <w:right w:val="none" w:sz="0" w:space="0" w:color="auto"/>
          </w:divBdr>
        </w:div>
        <w:div w:id="895966916">
          <w:marLeft w:val="480"/>
          <w:marRight w:val="0"/>
          <w:marTop w:val="0"/>
          <w:marBottom w:val="0"/>
          <w:divBdr>
            <w:top w:val="none" w:sz="0" w:space="0" w:color="auto"/>
            <w:left w:val="none" w:sz="0" w:space="0" w:color="auto"/>
            <w:bottom w:val="none" w:sz="0" w:space="0" w:color="auto"/>
            <w:right w:val="none" w:sz="0" w:space="0" w:color="auto"/>
          </w:divBdr>
        </w:div>
        <w:div w:id="901523153">
          <w:marLeft w:val="480"/>
          <w:marRight w:val="0"/>
          <w:marTop w:val="0"/>
          <w:marBottom w:val="0"/>
          <w:divBdr>
            <w:top w:val="none" w:sz="0" w:space="0" w:color="auto"/>
            <w:left w:val="none" w:sz="0" w:space="0" w:color="auto"/>
            <w:bottom w:val="none" w:sz="0" w:space="0" w:color="auto"/>
            <w:right w:val="none" w:sz="0" w:space="0" w:color="auto"/>
          </w:divBdr>
        </w:div>
        <w:div w:id="935404880">
          <w:marLeft w:val="480"/>
          <w:marRight w:val="0"/>
          <w:marTop w:val="0"/>
          <w:marBottom w:val="0"/>
          <w:divBdr>
            <w:top w:val="none" w:sz="0" w:space="0" w:color="auto"/>
            <w:left w:val="none" w:sz="0" w:space="0" w:color="auto"/>
            <w:bottom w:val="none" w:sz="0" w:space="0" w:color="auto"/>
            <w:right w:val="none" w:sz="0" w:space="0" w:color="auto"/>
          </w:divBdr>
        </w:div>
        <w:div w:id="1006639992">
          <w:marLeft w:val="480"/>
          <w:marRight w:val="0"/>
          <w:marTop w:val="0"/>
          <w:marBottom w:val="0"/>
          <w:divBdr>
            <w:top w:val="none" w:sz="0" w:space="0" w:color="auto"/>
            <w:left w:val="none" w:sz="0" w:space="0" w:color="auto"/>
            <w:bottom w:val="none" w:sz="0" w:space="0" w:color="auto"/>
            <w:right w:val="none" w:sz="0" w:space="0" w:color="auto"/>
          </w:divBdr>
        </w:div>
        <w:div w:id="1028986837">
          <w:marLeft w:val="480"/>
          <w:marRight w:val="0"/>
          <w:marTop w:val="0"/>
          <w:marBottom w:val="0"/>
          <w:divBdr>
            <w:top w:val="none" w:sz="0" w:space="0" w:color="auto"/>
            <w:left w:val="none" w:sz="0" w:space="0" w:color="auto"/>
            <w:bottom w:val="none" w:sz="0" w:space="0" w:color="auto"/>
            <w:right w:val="none" w:sz="0" w:space="0" w:color="auto"/>
          </w:divBdr>
        </w:div>
        <w:div w:id="1032340009">
          <w:marLeft w:val="480"/>
          <w:marRight w:val="0"/>
          <w:marTop w:val="0"/>
          <w:marBottom w:val="0"/>
          <w:divBdr>
            <w:top w:val="none" w:sz="0" w:space="0" w:color="auto"/>
            <w:left w:val="none" w:sz="0" w:space="0" w:color="auto"/>
            <w:bottom w:val="none" w:sz="0" w:space="0" w:color="auto"/>
            <w:right w:val="none" w:sz="0" w:space="0" w:color="auto"/>
          </w:divBdr>
        </w:div>
        <w:div w:id="1092046889">
          <w:marLeft w:val="480"/>
          <w:marRight w:val="0"/>
          <w:marTop w:val="0"/>
          <w:marBottom w:val="0"/>
          <w:divBdr>
            <w:top w:val="none" w:sz="0" w:space="0" w:color="auto"/>
            <w:left w:val="none" w:sz="0" w:space="0" w:color="auto"/>
            <w:bottom w:val="none" w:sz="0" w:space="0" w:color="auto"/>
            <w:right w:val="none" w:sz="0" w:space="0" w:color="auto"/>
          </w:divBdr>
        </w:div>
        <w:div w:id="1142193158">
          <w:marLeft w:val="480"/>
          <w:marRight w:val="0"/>
          <w:marTop w:val="0"/>
          <w:marBottom w:val="0"/>
          <w:divBdr>
            <w:top w:val="none" w:sz="0" w:space="0" w:color="auto"/>
            <w:left w:val="none" w:sz="0" w:space="0" w:color="auto"/>
            <w:bottom w:val="none" w:sz="0" w:space="0" w:color="auto"/>
            <w:right w:val="none" w:sz="0" w:space="0" w:color="auto"/>
          </w:divBdr>
        </w:div>
        <w:div w:id="1156799245">
          <w:marLeft w:val="480"/>
          <w:marRight w:val="0"/>
          <w:marTop w:val="0"/>
          <w:marBottom w:val="0"/>
          <w:divBdr>
            <w:top w:val="none" w:sz="0" w:space="0" w:color="auto"/>
            <w:left w:val="none" w:sz="0" w:space="0" w:color="auto"/>
            <w:bottom w:val="none" w:sz="0" w:space="0" w:color="auto"/>
            <w:right w:val="none" w:sz="0" w:space="0" w:color="auto"/>
          </w:divBdr>
        </w:div>
        <w:div w:id="1205212642">
          <w:marLeft w:val="480"/>
          <w:marRight w:val="0"/>
          <w:marTop w:val="0"/>
          <w:marBottom w:val="0"/>
          <w:divBdr>
            <w:top w:val="none" w:sz="0" w:space="0" w:color="auto"/>
            <w:left w:val="none" w:sz="0" w:space="0" w:color="auto"/>
            <w:bottom w:val="none" w:sz="0" w:space="0" w:color="auto"/>
            <w:right w:val="none" w:sz="0" w:space="0" w:color="auto"/>
          </w:divBdr>
        </w:div>
        <w:div w:id="1211460927">
          <w:marLeft w:val="480"/>
          <w:marRight w:val="0"/>
          <w:marTop w:val="0"/>
          <w:marBottom w:val="0"/>
          <w:divBdr>
            <w:top w:val="none" w:sz="0" w:space="0" w:color="auto"/>
            <w:left w:val="none" w:sz="0" w:space="0" w:color="auto"/>
            <w:bottom w:val="none" w:sz="0" w:space="0" w:color="auto"/>
            <w:right w:val="none" w:sz="0" w:space="0" w:color="auto"/>
          </w:divBdr>
        </w:div>
        <w:div w:id="1224759225">
          <w:marLeft w:val="480"/>
          <w:marRight w:val="0"/>
          <w:marTop w:val="0"/>
          <w:marBottom w:val="0"/>
          <w:divBdr>
            <w:top w:val="none" w:sz="0" w:space="0" w:color="auto"/>
            <w:left w:val="none" w:sz="0" w:space="0" w:color="auto"/>
            <w:bottom w:val="none" w:sz="0" w:space="0" w:color="auto"/>
            <w:right w:val="none" w:sz="0" w:space="0" w:color="auto"/>
          </w:divBdr>
        </w:div>
        <w:div w:id="1422528421">
          <w:marLeft w:val="480"/>
          <w:marRight w:val="0"/>
          <w:marTop w:val="0"/>
          <w:marBottom w:val="0"/>
          <w:divBdr>
            <w:top w:val="none" w:sz="0" w:space="0" w:color="auto"/>
            <w:left w:val="none" w:sz="0" w:space="0" w:color="auto"/>
            <w:bottom w:val="none" w:sz="0" w:space="0" w:color="auto"/>
            <w:right w:val="none" w:sz="0" w:space="0" w:color="auto"/>
          </w:divBdr>
        </w:div>
        <w:div w:id="1530530091">
          <w:marLeft w:val="480"/>
          <w:marRight w:val="0"/>
          <w:marTop w:val="0"/>
          <w:marBottom w:val="0"/>
          <w:divBdr>
            <w:top w:val="none" w:sz="0" w:space="0" w:color="auto"/>
            <w:left w:val="none" w:sz="0" w:space="0" w:color="auto"/>
            <w:bottom w:val="none" w:sz="0" w:space="0" w:color="auto"/>
            <w:right w:val="none" w:sz="0" w:space="0" w:color="auto"/>
          </w:divBdr>
        </w:div>
        <w:div w:id="1534920197">
          <w:marLeft w:val="480"/>
          <w:marRight w:val="0"/>
          <w:marTop w:val="0"/>
          <w:marBottom w:val="0"/>
          <w:divBdr>
            <w:top w:val="none" w:sz="0" w:space="0" w:color="auto"/>
            <w:left w:val="none" w:sz="0" w:space="0" w:color="auto"/>
            <w:bottom w:val="none" w:sz="0" w:space="0" w:color="auto"/>
            <w:right w:val="none" w:sz="0" w:space="0" w:color="auto"/>
          </w:divBdr>
        </w:div>
        <w:div w:id="1579168685">
          <w:marLeft w:val="480"/>
          <w:marRight w:val="0"/>
          <w:marTop w:val="0"/>
          <w:marBottom w:val="0"/>
          <w:divBdr>
            <w:top w:val="none" w:sz="0" w:space="0" w:color="auto"/>
            <w:left w:val="none" w:sz="0" w:space="0" w:color="auto"/>
            <w:bottom w:val="none" w:sz="0" w:space="0" w:color="auto"/>
            <w:right w:val="none" w:sz="0" w:space="0" w:color="auto"/>
          </w:divBdr>
        </w:div>
        <w:div w:id="1794517195">
          <w:marLeft w:val="480"/>
          <w:marRight w:val="0"/>
          <w:marTop w:val="0"/>
          <w:marBottom w:val="0"/>
          <w:divBdr>
            <w:top w:val="none" w:sz="0" w:space="0" w:color="auto"/>
            <w:left w:val="none" w:sz="0" w:space="0" w:color="auto"/>
            <w:bottom w:val="none" w:sz="0" w:space="0" w:color="auto"/>
            <w:right w:val="none" w:sz="0" w:space="0" w:color="auto"/>
          </w:divBdr>
        </w:div>
        <w:div w:id="1822038665">
          <w:marLeft w:val="480"/>
          <w:marRight w:val="0"/>
          <w:marTop w:val="0"/>
          <w:marBottom w:val="0"/>
          <w:divBdr>
            <w:top w:val="none" w:sz="0" w:space="0" w:color="auto"/>
            <w:left w:val="none" w:sz="0" w:space="0" w:color="auto"/>
            <w:bottom w:val="none" w:sz="0" w:space="0" w:color="auto"/>
            <w:right w:val="none" w:sz="0" w:space="0" w:color="auto"/>
          </w:divBdr>
        </w:div>
        <w:div w:id="1843011089">
          <w:marLeft w:val="480"/>
          <w:marRight w:val="0"/>
          <w:marTop w:val="0"/>
          <w:marBottom w:val="0"/>
          <w:divBdr>
            <w:top w:val="none" w:sz="0" w:space="0" w:color="auto"/>
            <w:left w:val="none" w:sz="0" w:space="0" w:color="auto"/>
            <w:bottom w:val="none" w:sz="0" w:space="0" w:color="auto"/>
            <w:right w:val="none" w:sz="0" w:space="0" w:color="auto"/>
          </w:divBdr>
        </w:div>
        <w:div w:id="1863519843">
          <w:marLeft w:val="480"/>
          <w:marRight w:val="0"/>
          <w:marTop w:val="0"/>
          <w:marBottom w:val="0"/>
          <w:divBdr>
            <w:top w:val="none" w:sz="0" w:space="0" w:color="auto"/>
            <w:left w:val="none" w:sz="0" w:space="0" w:color="auto"/>
            <w:bottom w:val="none" w:sz="0" w:space="0" w:color="auto"/>
            <w:right w:val="none" w:sz="0" w:space="0" w:color="auto"/>
          </w:divBdr>
        </w:div>
        <w:div w:id="1875533332">
          <w:marLeft w:val="480"/>
          <w:marRight w:val="0"/>
          <w:marTop w:val="0"/>
          <w:marBottom w:val="0"/>
          <w:divBdr>
            <w:top w:val="none" w:sz="0" w:space="0" w:color="auto"/>
            <w:left w:val="none" w:sz="0" w:space="0" w:color="auto"/>
            <w:bottom w:val="none" w:sz="0" w:space="0" w:color="auto"/>
            <w:right w:val="none" w:sz="0" w:space="0" w:color="auto"/>
          </w:divBdr>
        </w:div>
        <w:div w:id="1901944239">
          <w:marLeft w:val="480"/>
          <w:marRight w:val="0"/>
          <w:marTop w:val="0"/>
          <w:marBottom w:val="0"/>
          <w:divBdr>
            <w:top w:val="none" w:sz="0" w:space="0" w:color="auto"/>
            <w:left w:val="none" w:sz="0" w:space="0" w:color="auto"/>
            <w:bottom w:val="none" w:sz="0" w:space="0" w:color="auto"/>
            <w:right w:val="none" w:sz="0" w:space="0" w:color="auto"/>
          </w:divBdr>
        </w:div>
        <w:div w:id="2079402143">
          <w:marLeft w:val="480"/>
          <w:marRight w:val="0"/>
          <w:marTop w:val="0"/>
          <w:marBottom w:val="0"/>
          <w:divBdr>
            <w:top w:val="none" w:sz="0" w:space="0" w:color="auto"/>
            <w:left w:val="none" w:sz="0" w:space="0" w:color="auto"/>
            <w:bottom w:val="none" w:sz="0" w:space="0" w:color="auto"/>
            <w:right w:val="none" w:sz="0" w:space="0" w:color="auto"/>
          </w:divBdr>
        </w:div>
        <w:div w:id="2096852690">
          <w:marLeft w:val="480"/>
          <w:marRight w:val="0"/>
          <w:marTop w:val="0"/>
          <w:marBottom w:val="0"/>
          <w:divBdr>
            <w:top w:val="none" w:sz="0" w:space="0" w:color="auto"/>
            <w:left w:val="none" w:sz="0" w:space="0" w:color="auto"/>
            <w:bottom w:val="none" w:sz="0" w:space="0" w:color="auto"/>
            <w:right w:val="none" w:sz="0" w:space="0" w:color="auto"/>
          </w:divBdr>
        </w:div>
        <w:div w:id="2106881497">
          <w:marLeft w:val="480"/>
          <w:marRight w:val="0"/>
          <w:marTop w:val="0"/>
          <w:marBottom w:val="0"/>
          <w:divBdr>
            <w:top w:val="none" w:sz="0" w:space="0" w:color="auto"/>
            <w:left w:val="none" w:sz="0" w:space="0" w:color="auto"/>
            <w:bottom w:val="none" w:sz="0" w:space="0" w:color="auto"/>
            <w:right w:val="none" w:sz="0" w:space="0" w:color="auto"/>
          </w:divBdr>
        </w:div>
        <w:div w:id="2113818308">
          <w:marLeft w:val="480"/>
          <w:marRight w:val="0"/>
          <w:marTop w:val="0"/>
          <w:marBottom w:val="0"/>
          <w:divBdr>
            <w:top w:val="none" w:sz="0" w:space="0" w:color="auto"/>
            <w:left w:val="none" w:sz="0" w:space="0" w:color="auto"/>
            <w:bottom w:val="none" w:sz="0" w:space="0" w:color="auto"/>
            <w:right w:val="none" w:sz="0" w:space="0" w:color="auto"/>
          </w:divBdr>
        </w:div>
      </w:divsChild>
    </w:div>
    <w:div w:id="822817777">
      <w:bodyDiv w:val="1"/>
      <w:marLeft w:val="0"/>
      <w:marRight w:val="0"/>
      <w:marTop w:val="0"/>
      <w:marBottom w:val="0"/>
      <w:divBdr>
        <w:top w:val="none" w:sz="0" w:space="0" w:color="auto"/>
        <w:left w:val="none" w:sz="0" w:space="0" w:color="auto"/>
        <w:bottom w:val="none" w:sz="0" w:space="0" w:color="auto"/>
        <w:right w:val="none" w:sz="0" w:space="0" w:color="auto"/>
      </w:divBdr>
    </w:div>
    <w:div w:id="824930712">
      <w:bodyDiv w:val="1"/>
      <w:marLeft w:val="0"/>
      <w:marRight w:val="0"/>
      <w:marTop w:val="0"/>
      <w:marBottom w:val="0"/>
      <w:divBdr>
        <w:top w:val="none" w:sz="0" w:space="0" w:color="auto"/>
        <w:left w:val="none" w:sz="0" w:space="0" w:color="auto"/>
        <w:bottom w:val="none" w:sz="0" w:space="0" w:color="auto"/>
        <w:right w:val="none" w:sz="0" w:space="0" w:color="auto"/>
      </w:divBdr>
    </w:div>
    <w:div w:id="826895266">
      <w:bodyDiv w:val="1"/>
      <w:marLeft w:val="0"/>
      <w:marRight w:val="0"/>
      <w:marTop w:val="0"/>
      <w:marBottom w:val="0"/>
      <w:divBdr>
        <w:top w:val="none" w:sz="0" w:space="0" w:color="auto"/>
        <w:left w:val="none" w:sz="0" w:space="0" w:color="auto"/>
        <w:bottom w:val="none" w:sz="0" w:space="0" w:color="auto"/>
        <w:right w:val="none" w:sz="0" w:space="0" w:color="auto"/>
      </w:divBdr>
    </w:div>
    <w:div w:id="829246602">
      <w:bodyDiv w:val="1"/>
      <w:marLeft w:val="0"/>
      <w:marRight w:val="0"/>
      <w:marTop w:val="0"/>
      <w:marBottom w:val="0"/>
      <w:divBdr>
        <w:top w:val="none" w:sz="0" w:space="0" w:color="auto"/>
        <w:left w:val="none" w:sz="0" w:space="0" w:color="auto"/>
        <w:bottom w:val="none" w:sz="0" w:space="0" w:color="auto"/>
        <w:right w:val="none" w:sz="0" w:space="0" w:color="auto"/>
      </w:divBdr>
      <w:divsChild>
        <w:div w:id="41055896">
          <w:marLeft w:val="480"/>
          <w:marRight w:val="0"/>
          <w:marTop w:val="0"/>
          <w:marBottom w:val="0"/>
          <w:divBdr>
            <w:top w:val="none" w:sz="0" w:space="0" w:color="auto"/>
            <w:left w:val="none" w:sz="0" w:space="0" w:color="auto"/>
            <w:bottom w:val="none" w:sz="0" w:space="0" w:color="auto"/>
            <w:right w:val="none" w:sz="0" w:space="0" w:color="auto"/>
          </w:divBdr>
        </w:div>
        <w:div w:id="50277904">
          <w:marLeft w:val="480"/>
          <w:marRight w:val="0"/>
          <w:marTop w:val="0"/>
          <w:marBottom w:val="0"/>
          <w:divBdr>
            <w:top w:val="none" w:sz="0" w:space="0" w:color="auto"/>
            <w:left w:val="none" w:sz="0" w:space="0" w:color="auto"/>
            <w:bottom w:val="none" w:sz="0" w:space="0" w:color="auto"/>
            <w:right w:val="none" w:sz="0" w:space="0" w:color="auto"/>
          </w:divBdr>
        </w:div>
        <w:div w:id="60177034">
          <w:marLeft w:val="480"/>
          <w:marRight w:val="0"/>
          <w:marTop w:val="0"/>
          <w:marBottom w:val="0"/>
          <w:divBdr>
            <w:top w:val="none" w:sz="0" w:space="0" w:color="auto"/>
            <w:left w:val="none" w:sz="0" w:space="0" w:color="auto"/>
            <w:bottom w:val="none" w:sz="0" w:space="0" w:color="auto"/>
            <w:right w:val="none" w:sz="0" w:space="0" w:color="auto"/>
          </w:divBdr>
        </w:div>
        <w:div w:id="83453781">
          <w:marLeft w:val="480"/>
          <w:marRight w:val="0"/>
          <w:marTop w:val="0"/>
          <w:marBottom w:val="0"/>
          <w:divBdr>
            <w:top w:val="none" w:sz="0" w:space="0" w:color="auto"/>
            <w:left w:val="none" w:sz="0" w:space="0" w:color="auto"/>
            <w:bottom w:val="none" w:sz="0" w:space="0" w:color="auto"/>
            <w:right w:val="none" w:sz="0" w:space="0" w:color="auto"/>
          </w:divBdr>
        </w:div>
        <w:div w:id="101845399">
          <w:marLeft w:val="480"/>
          <w:marRight w:val="0"/>
          <w:marTop w:val="0"/>
          <w:marBottom w:val="0"/>
          <w:divBdr>
            <w:top w:val="none" w:sz="0" w:space="0" w:color="auto"/>
            <w:left w:val="none" w:sz="0" w:space="0" w:color="auto"/>
            <w:bottom w:val="none" w:sz="0" w:space="0" w:color="auto"/>
            <w:right w:val="none" w:sz="0" w:space="0" w:color="auto"/>
          </w:divBdr>
        </w:div>
        <w:div w:id="240216396">
          <w:marLeft w:val="480"/>
          <w:marRight w:val="0"/>
          <w:marTop w:val="0"/>
          <w:marBottom w:val="0"/>
          <w:divBdr>
            <w:top w:val="none" w:sz="0" w:space="0" w:color="auto"/>
            <w:left w:val="none" w:sz="0" w:space="0" w:color="auto"/>
            <w:bottom w:val="none" w:sz="0" w:space="0" w:color="auto"/>
            <w:right w:val="none" w:sz="0" w:space="0" w:color="auto"/>
          </w:divBdr>
        </w:div>
        <w:div w:id="296763944">
          <w:marLeft w:val="480"/>
          <w:marRight w:val="0"/>
          <w:marTop w:val="0"/>
          <w:marBottom w:val="0"/>
          <w:divBdr>
            <w:top w:val="none" w:sz="0" w:space="0" w:color="auto"/>
            <w:left w:val="none" w:sz="0" w:space="0" w:color="auto"/>
            <w:bottom w:val="none" w:sz="0" w:space="0" w:color="auto"/>
            <w:right w:val="none" w:sz="0" w:space="0" w:color="auto"/>
          </w:divBdr>
        </w:div>
        <w:div w:id="319774856">
          <w:marLeft w:val="480"/>
          <w:marRight w:val="0"/>
          <w:marTop w:val="0"/>
          <w:marBottom w:val="0"/>
          <w:divBdr>
            <w:top w:val="none" w:sz="0" w:space="0" w:color="auto"/>
            <w:left w:val="none" w:sz="0" w:space="0" w:color="auto"/>
            <w:bottom w:val="none" w:sz="0" w:space="0" w:color="auto"/>
            <w:right w:val="none" w:sz="0" w:space="0" w:color="auto"/>
          </w:divBdr>
        </w:div>
        <w:div w:id="329530417">
          <w:marLeft w:val="480"/>
          <w:marRight w:val="0"/>
          <w:marTop w:val="0"/>
          <w:marBottom w:val="0"/>
          <w:divBdr>
            <w:top w:val="none" w:sz="0" w:space="0" w:color="auto"/>
            <w:left w:val="none" w:sz="0" w:space="0" w:color="auto"/>
            <w:bottom w:val="none" w:sz="0" w:space="0" w:color="auto"/>
            <w:right w:val="none" w:sz="0" w:space="0" w:color="auto"/>
          </w:divBdr>
        </w:div>
        <w:div w:id="355664492">
          <w:marLeft w:val="480"/>
          <w:marRight w:val="0"/>
          <w:marTop w:val="0"/>
          <w:marBottom w:val="0"/>
          <w:divBdr>
            <w:top w:val="none" w:sz="0" w:space="0" w:color="auto"/>
            <w:left w:val="none" w:sz="0" w:space="0" w:color="auto"/>
            <w:bottom w:val="none" w:sz="0" w:space="0" w:color="auto"/>
            <w:right w:val="none" w:sz="0" w:space="0" w:color="auto"/>
          </w:divBdr>
        </w:div>
        <w:div w:id="400448238">
          <w:marLeft w:val="480"/>
          <w:marRight w:val="0"/>
          <w:marTop w:val="0"/>
          <w:marBottom w:val="0"/>
          <w:divBdr>
            <w:top w:val="none" w:sz="0" w:space="0" w:color="auto"/>
            <w:left w:val="none" w:sz="0" w:space="0" w:color="auto"/>
            <w:bottom w:val="none" w:sz="0" w:space="0" w:color="auto"/>
            <w:right w:val="none" w:sz="0" w:space="0" w:color="auto"/>
          </w:divBdr>
        </w:div>
        <w:div w:id="414059598">
          <w:marLeft w:val="480"/>
          <w:marRight w:val="0"/>
          <w:marTop w:val="0"/>
          <w:marBottom w:val="0"/>
          <w:divBdr>
            <w:top w:val="none" w:sz="0" w:space="0" w:color="auto"/>
            <w:left w:val="none" w:sz="0" w:space="0" w:color="auto"/>
            <w:bottom w:val="none" w:sz="0" w:space="0" w:color="auto"/>
            <w:right w:val="none" w:sz="0" w:space="0" w:color="auto"/>
          </w:divBdr>
        </w:div>
        <w:div w:id="460849289">
          <w:marLeft w:val="480"/>
          <w:marRight w:val="0"/>
          <w:marTop w:val="0"/>
          <w:marBottom w:val="0"/>
          <w:divBdr>
            <w:top w:val="none" w:sz="0" w:space="0" w:color="auto"/>
            <w:left w:val="none" w:sz="0" w:space="0" w:color="auto"/>
            <w:bottom w:val="none" w:sz="0" w:space="0" w:color="auto"/>
            <w:right w:val="none" w:sz="0" w:space="0" w:color="auto"/>
          </w:divBdr>
        </w:div>
        <w:div w:id="465856739">
          <w:marLeft w:val="480"/>
          <w:marRight w:val="0"/>
          <w:marTop w:val="0"/>
          <w:marBottom w:val="0"/>
          <w:divBdr>
            <w:top w:val="none" w:sz="0" w:space="0" w:color="auto"/>
            <w:left w:val="none" w:sz="0" w:space="0" w:color="auto"/>
            <w:bottom w:val="none" w:sz="0" w:space="0" w:color="auto"/>
            <w:right w:val="none" w:sz="0" w:space="0" w:color="auto"/>
          </w:divBdr>
        </w:div>
        <w:div w:id="482745893">
          <w:marLeft w:val="480"/>
          <w:marRight w:val="0"/>
          <w:marTop w:val="0"/>
          <w:marBottom w:val="0"/>
          <w:divBdr>
            <w:top w:val="none" w:sz="0" w:space="0" w:color="auto"/>
            <w:left w:val="none" w:sz="0" w:space="0" w:color="auto"/>
            <w:bottom w:val="none" w:sz="0" w:space="0" w:color="auto"/>
            <w:right w:val="none" w:sz="0" w:space="0" w:color="auto"/>
          </w:divBdr>
        </w:div>
        <w:div w:id="516505908">
          <w:marLeft w:val="480"/>
          <w:marRight w:val="0"/>
          <w:marTop w:val="0"/>
          <w:marBottom w:val="0"/>
          <w:divBdr>
            <w:top w:val="none" w:sz="0" w:space="0" w:color="auto"/>
            <w:left w:val="none" w:sz="0" w:space="0" w:color="auto"/>
            <w:bottom w:val="none" w:sz="0" w:space="0" w:color="auto"/>
            <w:right w:val="none" w:sz="0" w:space="0" w:color="auto"/>
          </w:divBdr>
        </w:div>
        <w:div w:id="560166929">
          <w:marLeft w:val="480"/>
          <w:marRight w:val="0"/>
          <w:marTop w:val="0"/>
          <w:marBottom w:val="0"/>
          <w:divBdr>
            <w:top w:val="none" w:sz="0" w:space="0" w:color="auto"/>
            <w:left w:val="none" w:sz="0" w:space="0" w:color="auto"/>
            <w:bottom w:val="none" w:sz="0" w:space="0" w:color="auto"/>
            <w:right w:val="none" w:sz="0" w:space="0" w:color="auto"/>
          </w:divBdr>
        </w:div>
        <w:div w:id="584649700">
          <w:marLeft w:val="480"/>
          <w:marRight w:val="0"/>
          <w:marTop w:val="0"/>
          <w:marBottom w:val="0"/>
          <w:divBdr>
            <w:top w:val="none" w:sz="0" w:space="0" w:color="auto"/>
            <w:left w:val="none" w:sz="0" w:space="0" w:color="auto"/>
            <w:bottom w:val="none" w:sz="0" w:space="0" w:color="auto"/>
            <w:right w:val="none" w:sz="0" w:space="0" w:color="auto"/>
          </w:divBdr>
        </w:div>
        <w:div w:id="624889735">
          <w:marLeft w:val="480"/>
          <w:marRight w:val="0"/>
          <w:marTop w:val="0"/>
          <w:marBottom w:val="0"/>
          <w:divBdr>
            <w:top w:val="none" w:sz="0" w:space="0" w:color="auto"/>
            <w:left w:val="none" w:sz="0" w:space="0" w:color="auto"/>
            <w:bottom w:val="none" w:sz="0" w:space="0" w:color="auto"/>
            <w:right w:val="none" w:sz="0" w:space="0" w:color="auto"/>
          </w:divBdr>
        </w:div>
        <w:div w:id="643923792">
          <w:marLeft w:val="480"/>
          <w:marRight w:val="0"/>
          <w:marTop w:val="0"/>
          <w:marBottom w:val="0"/>
          <w:divBdr>
            <w:top w:val="none" w:sz="0" w:space="0" w:color="auto"/>
            <w:left w:val="none" w:sz="0" w:space="0" w:color="auto"/>
            <w:bottom w:val="none" w:sz="0" w:space="0" w:color="auto"/>
            <w:right w:val="none" w:sz="0" w:space="0" w:color="auto"/>
          </w:divBdr>
        </w:div>
        <w:div w:id="711348210">
          <w:marLeft w:val="480"/>
          <w:marRight w:val="0"/>
          <w:marTop w:val="0"/>
          <w:marBottom w:val="0"/>
          <w:divBdr>
            <w:top w:val="none" w:sz="0" w:space="0" w:color="auto"/>
            <w:left w:val="none" w:sz="0" w:space="0" w:color="auto"/>
            <w:bottom w:val="none" w:sz="0" w:space="0" w:color="auto"/>
            <w:right w:val="none" w:sz="0" w:space="0" w:color="auto"/>
          </w:divBdr>
        </w:div>
        <w:div w:id="752430834">
          <w:marLeft w:val="480"/>
          <w:marRight w:val="0"/>
          <w:marTop w:val="0"/>
          <w:marBottom w:val="0"/>
          <w:divBdr>
            <w:top w:val="none" w:sz="0" w:space="0" w:color="auto"/>
            <w:left w:val="none" w:sz="0" w:space="0" w:color="auto"/>
            <w:bottom w:val="none" w:sz="0" w:space="0" w:color="auto"/>
            <w:right w:val="none" w:sz="0" w:space="0" w:color="auto"/>
          </w:divBdr>
        </w:div>
        <w:div w:id="778180391">
          <w:marLeft w:val="480"/>
          <w:marRight w:val="0"/>
          <w:marTop w:val="0"/>
          <w:marBottom w:val="0"/>
          <w:divBdr>
            <w:top w:val="none" w:sz="0" w:space="0" w:color="auto"/>
            <w:left w:val="none" w:sz="0" w:space="0" w:color="auto"/>
            <w:bottom w:val="none" w:sz="0" w:space="0" w:color="auto"/>
            <w:right w:val="none" w:sz="0" w:space="0" w:color="auto"/>
          </w:divBdr>
        </w:div>
        <w:div w:id="811487010">
          <w:marLeft w:val="480"/>
          <w:marRight w:val="0"/>
          <w:marTop w:val="0"/>
          <w:marBottom w:val="0"/>
          <w:divBdr>
            <w:top w:val="none" w:sz="0" w:space="0" w:color="auto"/>
            <w:left w:val="none" w:sz="0" w:space="0" w:color="auto"/>
            <w:bottom w:val="none" w:sz="0" w:space="0" w:color="auto"/>
            <w:right w:val="none" w:sz="0" w:space="0" w:color="auto"/>
          </w:divBdr>
        </w:div>
        <w:div w:id="836073103">
          <w:marLeft w:val="480"/>
          <w:marRight w:val="0"/>
          <w:marTop w:val="0"/>
          <w:marBottom w:val="0"/>
          <w:divBdr>
            <w:top w:val="none" w:sz="0" w:space="0" w:color="auto"/>
            <w:left w:val="none" w:sz="0" w:space="0" w:color="auto"/>
            <w:bottom w:val="none" w:sz="0" w:space="0" w:color="auto"/>
            <w:right w:val="none" w:sz="0" w:space="0" w:color="auto"/>
          </w:divBdr>
        </w:div>
        <w:div w:id="851067485">
          <w:marLeft w:val="480"/>
          <w:marRight w:val="0"/>
          <w:marTop w:val="0"/>
          <w:marBottom w:val="0"/>
          <w:divBdr>
            <w:top w:val="none" w:sz="0" w:space="0" w:color="auto"/>
            <w:left w:val="none" w:sz="0" w:space="0" w:color="auto"/>
            <w:bottom w:val="none" w:sz="0" w:space="0" w:color="auto"/>
            <w:right w:val="none" w:sz="0" w:space="0" w:color="auto"/>
          </w:divBdr>
        </w:div>
        <w:div w:id="908614396">
          <w:marLeft w:val="480"/>
          <w:marRight w:val="0"/>
          <w:marTop w:val="0"/>
          <w:marBottom w:val="0"/>
          <w:divBdr>
            <w:top w:val="none" w:sz="0" w:space="0" w:color="auto"/>
            <w:left w:val="none" w:sz="0" w:space="0" w:color="auto"/>
            <w:bottom w:val="none" w:sz="0" w:space="0" w:color="auto"/>
            <w:right w:val="none" w:sz="0" w:space="0" w:color="auto"/>
          </w:divBdr>
        </w:div>
        <w:div w:id="933439355">
          <w:marLeft w:val="480"/>
          <w:marRight w:val="0"/>
          <w:marTop w:val="0"/>
          <w:marBottom w:val="0"/>
          <w:divBdr>
            <w:top w:val="none" w:sz="0" w:space="0" w:color="auto"/>
            <w:left w:val="none" w:sz="0" w:space="0" w:color="auto"/>
            <w:bottom w:val="none" w:sz="0" w:space="0" w:color="auto"/>
            <w:right w:val="none" w:sz="0" w:space="0" w:color="auto"/>
          </w:divBdr>
        </w:div>
        <w:div w:id="941062313">
          <w:marLeft w:val="480"/>
          <w:marRight w:val="0"/>
          <w:marTop w:val="0"/>
          <w:marBottom w:val="0"/>
          <w:divBdr>
            <w:top w:val="none" w:sz="0" w:space="0" w:color="auto"/>
            <w:left w:val="none" w:sz="0" w:space="0" w:color="auto"/>
            <w:bottom w:val="none" w:sz="0" w:space="0" w:color="auto"/>
            <w:right w:val="none" w:sz="0" w:space="0" w:color="auto"/>
          </w:divBdr>
        </w:div>
        <w:div w:id="1038355851">
          <w:marLeft w:val="480"/>
          <w:marRight w:val="0"/>
          <w:marTop w:val="0"/>
          <w:marBottom w:val="0"/>
          <w:divBdr>
            <w:top w:val="none" w:sz="0" w:space="0" w:color="auto"/>
            <w:left w:val="none" w:sz="0" w:space="0" w:color="auto"/>
            <w:bottom w:val="none" w:sz="0" w:space="0" w:color="auto"/>
            <w:right w:val="none" w:sz="0" w:space="0" w:color="auto"/>
          </w:divBdr>
        </w:div>
        <w:div w:id="1093086620">
          <w:marLeft w:val="480"/>
          <w:marRight w:val="0"/>
          <w:marTop w:val="0"/>
          <w:marBottom w:val="0"/>
          <w:divBdr>
            <w:top w:val="none" w:sz="0" w:space="0" w:color="auto"/>
            <w:left w:val="none" w:sz="0" w:space="0" w:color="auto"/>
            <w:bottom w:val="none" w:sz="0" w:space="0" w:color="auto"/>
            <w:right w:val="none" w:sz="0" w:space="0" w:color="auto"/>
          </w:divBdr>
        </w:div>
        <w:div w:id="1101219722">
          <w:marLeft w:val="480"/>
          <w:marRight w:val="0"/>
          <w:marTop w:val="0"/>
          <w:marBottom w:val="0"/>
          <w:divBdr>
            <w:top w:val="none" w:sz="0" w:space="0" w:color="auto"/>
            <w:left w:val="none" w:sz="0" w:space="0" w:color="auto"/>
            <w:bottom w:val="none" w:sz="0" w:space="0" w:color="auto"/>
            <w:right w:val="none" w:sz="0" w:space="0" w:color="auto"/>
          </w:divBdr>
        </w:div>
        <w:div w:id="1169633648">
          <w:marLeft w:val="480"/>
          <w:marRight w:val="0"/>
          <w:marTop w:val="0"/>
          <w:marBottom w:val="0"/>
          <w:divBdr>
            <w:top w:val="none" w:sz="0" w:space="0" w:color="auto"/>
            <w:left w:val="none" w:sz="0" w:space="0" w:color="auto"/>
            <w:bottom w:val="none" w:sz="0" w:space="0" w:color="auto"/>
            <w:right w:val="none" w:sz="0" w:space="0" w:color="auto"/>
          </w:divBdr>
        </w:div>
        <w:div w:id="1210074795">
          <w:marLeft w:val="480"/>
          <w:marRight w:val="0"/>
          <w:marTop w:val="0"/>
          <w:marBottom w:val="0"/>
          <w:divBdr>
            <w:top w:val="none" w:sz="0" w:space="0" w:color="auto"/>
            <w:left w:val="none" w:sz="0" w:space="0" w:color="auto"/>
            <w:bottom w:val="none" w:sz="0" w:space="0" w:color="auto"/>
            <w:right w:val="none" w:sz="0" w:space="0" w:color="auto"/>
          </w:divBdr>
        </w:div>
        <w:div w:id="1223709126">
          <w:marLeft w:val="480"/>
          <w:marRight w:val="0"/>
          <w:marTop w:val="0"/>
          <w:marBottom w:val="0"/>
          <w:divBdr>
            <w:top w:val="none" w:sz="0" w:space="0" w:color="auto"/>
            <w:left w:val="none" w:sz="0" w:space="0" w:color="auto"/>
            <w:bottom w:val="none" w:sz="0" w:space="0" w:color="auto"/>
            <w:right w:val="none" w:sz="0" w:space="0" w:color="auto"/>
          </w:divBdr>
        </w:div>
        <w:div w:id="1230388186">
          <w:marLeft w:val="480"/>
          <w:marRight w:val="0"/>
          <w:marTop w:val="0"/>
          <w:marBottom w:val="0"/>
          <w:divBdr>
            <w:top w:val="none" w:sz="0" w:space="0" w:color="auto"/>
            <w:left w:val="none" w:sz="0" w:space="0" w:color="auto"/>
            <w:bottom w:val="none" w:sz="0" w:space="0" w:color="auto"/>
            <w:right w:val="none" w:sz="0" w:space="0" w:color="auto"/>
          </w:divBdr>
        </w:div>
        <w:div w:id="1240285456">
          <w:marLeft w:val="480"/>
          <w:marRight w:val="0"/>
          <w:marTop w:val="0"/>
          <w:marBottom w:val="0"/>
          <w:divBdr>
            <w:top w:val="none" w:sz="0" w:space="0" w:color="auto"/>
            <w:left w:val="none" w:sz="0" w:space="0" w:color="auto"/>
            <w:bottom w:val="none" w:sz="0" w:space="0" w:color="auto"/>
            <w:right w:val="none" w:sz="0" w:space="0" w:color="auto"/>
          </w:divBdr>
        </w:div>
        <w:div w:id="1244684644">
          <w:marLeft w:val="480"/>
          <w:marRight w:val="0"/>
          <w:marTop w:val="0"/>
          <w:marBottom w:val="0"/>
          <w:divBdr>
            <w:top w:val="none" w:sz="0" w:space="0" w:color="auto"/>
            <w:left w:val="none" w:sz="0" w:space="0" w:color="auto"/>
            <w:bottom w:val="none" w:sz="0" w:space="0" w:color="auto"/>
            <w:right w:val="none" w:sz="0" w:space="0" w:color="auto"/>
          </w:divBdr>
        </w:div>
        <w:div w:id="1261910340">
          <w:marLeft w:val="480"/>
          <w:marRight w:val="0"/>
          <w:marTop w:val="0"/>
          <w:marBottom w:val="0"/>
          <w:divBdr>
            <w:top w:val="none" w:sz="0" w:space="0" w:color="auto"/>
            <w:left w:val="none" w:sz="0" w:space="0" w:color="auto"/>
            <w:bottom w:val="none" w:sz="0" w:space="0" w:color="auto"/>
            <w:right w:val="none" w:sz="0" w:space="0" w:color="auto"/>
          </w:divBdr>
        </w:div>
        <w:div w:id="1330249918">
          <w:marLeft w:val="480"/>
          <w:marRight w:val="0"/>
          <w:marTop w:val="0"/>
          <w:marBottom w:val="0"/>
          <w:divBdr>
            <w:top w:val="none" w:sz="0" w:space="0" w:color="auto"/>
            <w:left w:val="none" w:sz="0" w:space="0" w:color="auto"/>
            <w:bottom w:val="none" w:sz="0" w:space="0" w:color="auto"/>
            <w:right w:val="none" w:sz="0" w:space="0" w:color="auto"/>
          </w:divBdr>
        </w:div>
        <w:div w:id="1405496595">
          <w:marLeft w:val="480"/>
          <w:marRight w:val="0"/>
          <w:marTop w:val="0"/>
          <w:marBottom w:val="0"/>
          <w:divBdr>
            <w:top w:val="none" w:sz="0" w:space="0" w:color="auto"/>
            <w:left w:val="none" w:sz="0" w:space="0" w:color="auto"/>
            <w:bottom w:val="none" w:sz="0" w:space="0" w:color="auto"/>
            <w:right w:val="none" w:sz="0" w:space="0" w:color="auto"/>
          </w:divBdr>
        </w:div>
        <w:div w:id="1432242719">
          <w:marLeft w:val="480"/>
          <w:marRight w:val="0"/>
          <w:marTop w:val="0"/>
          <w:marBottom w:val="0"/>
          <w:divBdr>
            <w:top w:val="none" w:sz="0" w:space="0" w:color="auto"/>
            <w:left w:val="none" w:sz="0" w:space="0" w:color="auto"/>
            <w:bottom w:val="none" w:sz="0" w:space="0" w:color="auto"/>
            <w:right w:val="none" w:sz="0" w:space="0" w:color="auto"/>
          </w:divBdr>
        </w:div>
        <w:div w:id="1491099671">
          <w:marLeft w:val="480"/>
          <w:marRight w:val="0"/>
          <w:marTop w:val="0"/>
          <w:marBottom w:val="0"/>
          <w:divBdr>
            <w:top w:val="none" w:sz="0" w:space="0" w:color="auto"/>
            <w:left w:val="none" w:sz="0" w:space="0" w:color="auto"/>
            <w:bottom w:val="none" w:sz="0" w:space="0" w:color="auto"/>
            <w:right w:val="none" w:sz="0" w:space="0" w:color="auto"/>
          </w:divBdr>
        </w:div>
        <w:div w:id="1646817014">
          <w:marLeft w:val="480"/>
          <w:marRight w:val="0"/>
          <w:marTop w:val="0"/>
          <w:marBottom w:val="0"/>
          <w:divBdr>
            <w:top w:val="none" w:sz="0" w:space="0" w:color="auto"/>
            <w:left w:val="none" w:sz="0" w:space="0" w:color="auto"/>
            <w:bottom w:val="none" w:sz="0" w:space="0" w:color="auto"/>
            <w:right w:val="none" w:sz="0" w:space="0" w:color="auto"/>
          </w:divBdr>
        </w:div>
        <w:div w:id="1673797228">
          <w:marLeft w:val="480"/>
          <w:marRight w:val="0"/>
          <w:marTop w:val="0"/>
          <w:marBottom w:val="0"/>
          <w:divBdr>
            <w:top w:val="none" w:sz="0" w:space="0" w:color="auto"/>
            <w:left w:val="none" w:sz="0" w:space="0" w:color="auto"/>
            <w:bottom w:val="none" w:sz="0" w:space="0" w:color="auto"/>
            <w:right w:val="none" w:sz="0" w:space="0" w:color="auto"/>
          </w:divBdr>
        </w:div>
        <w:div w:id="1678338269">
          <w:marLeft w:val="480"/>
          <w:marRight w:val="0"/>
          <w:marTop w:val="0"/>
          <w:marBottom w:val="0"/>
          <w:divBdr>
            <w:top w:val="none" w:sz="0" w:space="0" w:color="auto"/>
            <w:left w:val="none" w:sz="0" w:space="0" w:color="auto"/>
            <w:bottom w:val="none" w:sz="0" w:space="0" w:color="auto"/>
            <w:right w:val="none" w:sz="0" w:space="0" w:color="auto"/>
          </w:divBdr>
        </w:div>
        <w:div w:id="1800222721">
          <w:marLeft w:val="480"/>
          <w:marRight w:val="0"/>
          <w:marTop w:val="0"/>
          <w:marBottom w:val="0"/>
          <w:divBdr>
            <w:top w:val="none" w:sz="0" w:space="0" w:color="auto"/>
            <w:left w:val="none" w:sz="0" w:space="0" w:color="auto"/>
            <w:bottom w:val="none" w:sz="0" w:space="0" w:color="auto"/>
            <w:right w:val="none" w:sz="0" w:space="0" w:color="auto"/>
          </w:divBdr>
        </w:div>
        <w:div w:id="1840120418">
          <w:marLeft w:val="480"/>
          <w:marRight w:val="0"/>
          <w:marTop w:val="0"/>
          <w:marBottom w:val="0"/>
          <w:divBdr>
            <w:top w:val="none" w:sz="0" w:space="0" w:color="auto"/>
            <w:left w:val="none" w:sz="0" w:space="0" w:color="auto"/>
            <w:bottom w:val="none" w:sz="0" w:space="0" w:color="auto"/>
            <w:right w:val="none" w:sz="0" w:space="0" w:color="auto"/>
          </w:divBdr>
        </w:div>
        <w:div w:id="1896699358">
          <w:marLeft w:val="480"/>
          <w:marRight w:val="0"/>
          <w:marTop w:val="0"/>
          <w:marBottom w:val="0"/>
          <w:divBdr>
            <w:top w:val="none" w:sz="0" w:space="0" w:color="auto"/>
            <w:left w:val="none" w:sz="0" w:space="0" w:color="auto"/>
            <w:bottom w:val="none" w:sz="0" w:space="0" w:color="auto"/>
            <w:right w:val="none" w:sz="0" w:space="0" w:color="auto"/>
          </w:divBdr>
        </w:div>
        <w:div w:id="1923946914">
          <w:marLeft w:val="480"/>
          <w:marRight w:val="0"/>
          <w:marTop w:val="0"/>
          <w:marBottom w:val="0"/>
          <w:divBdr>
            <w:top w:val="none" w:sz="0" w:space="0" w:color="auto"/>
            <w:left w:val="none" w:sz="0" w:space="0" w:color="auto"/>
            <w:bottom w:val="none" w:sz="0" w:space="0" w:color="auto"/>
            <w:right w:val="none" w:sz="0" w:space="0" w:color="auto"/>
          </w:divBdr>
        </w:div>
        <w:div w:id="1930187640">
          <w:marLeft w:val="480"/>
          <w:marRight w:val="0"/>
          <w:marTop w:val="0"/>
          <w:marBottom w:val="0"/>
          <w:divBdr>
            <w:top w:val="none" w:sz="0" w:space="0" w:color="auto"/>
            <w:left w:val="none" w:sz="0" w:space="0" w:color="auto"/>
            <w:bottom w:val="none" w:sz="0" w:space="0" w:color="auto"/>
            <w:right w:val="none" w:sz="0" w:space="0" w:color="auto"/>
          </w:divBdr>
        </w:div>
        <w:div w:id="1954364278">
          <w:marLeft w:val="480"/>
          <w:marRight w:val="0"/>
          <w:marTop w:val="0"/>
          <w:marBottom w:val="0"/>
          <w:divBdr>
            <w:top w:val="none" w:sz="0" w:space="0" w:color="auto"/>
            <w:left w:val="none" w:sz="0" w:space="0" w:color="auto"/>
            <w:bottom w:val="none" w:sz="0" w:space="0" w:color="auto"/>
            <w:right w:val="none" w:sz="0" w:space="0" w:color="auto"/>
          </w:divBdr>
        </w:div>
        <w:div w:id="1979606432">
          <w:marLeft w:val="480"/>
          <w:marRight w:val="0"/>
          <w:marTop w:val="0"/>
          <w:marBottom w:val="0"/>
          <w:divBdr>
            <w:top w:val="none" w:sz="0" w:space="0" w:color="auto"/>
            <w:left w:val="none" w:sz="0" w:space="0" w:color="auto"/>
            <w:bottom w:val="none" w:sz="0" w:space="0" w:color="auto"/>
            <w:right w:val="none" w:sz="0" w:space="0" w:color="auto"/>
          </w:divBdr>
        </w:div>
        <w:div w:id="1983120165">
          <w:marLeft w:val="480"/>
          <w:marRight w:val="0"/>
          <w:marTop w:val="0"/>
          <w:marBottom w:val="0"/>
          <w:divBdr>
            <w:top w:val="none" w:sz="0" w:space="0" w:color="auto"/>
            <w:left w:val="none" w:sz="0" w:space="0" w:color="auto"/>
            <w:bottom w:val="none" w:sz="0" w:space="0" w:color="auto"/>
            <w:right w:val="none" w:sz="0" w:space="0" w:color="auto"/>
          </w:divBdr>
        </w:div>
        <w:div w:id="1983998045">
          <w:marLeft w:val="480"/>
          <w:marRight w:val="0"/>
          <w:marTop w:val="0"/>
          <w:marBottom w:val="0"/>
          <w:divBdr>
            <w:top w:val="none" w:sz="0" w:space="0" w:color="auto"/>
            <w:left w:val="none" w:sz="0" w:space="0" w:color="auto"/>
            <w:bottom w:val="none" w:sz="0" w:space="0" w:color="auto"/>
            <w:right w:val="none" w:sz="0" w:space="0" w:color="auto"/>
          </w:divBdr>
        </w:div>
        <w:div w:id="1995524088">
          <w:marLeft w:val="480"/>
          <w:marRight w:val="0"/>
          <w:marTop w:val="0"/>
          <w:marBottom w:val="0"/>
          <w:divBdr>
            <w:top w:val="none" w:sz="0" w:space="0" w:color="auto"/>
            <w:left w:val="none" w:sz="0" w:space="0" w:color="auto"/>
            <w:bottom w:val="none" w:sz="0" w:space="0" w:color="auto"/>
            <w:right w:val="none" w:sz="0" w:space="0" w:color="auto"/>
          </w:divBdr>
        </w:div>
        <w:div w:id="2013950344">
          <w:marLeft w:val="480"/>
          <w:marRight w:val="0"/>
          <w:marTop w:val="0"/>
          <w:marBottom w:val="0"/>
          <w:divBdr>
            <w:top w:val="none" w:sz="0" w:space="0" w:color="auto"/>
            <w:left w:val="none" w:sz="0" w:space="0" w:color="auto"/>
            <w:bottom w:val="none" w:sz="0" w:space="0" w:color="auto"/>
            <w:right w:val="none" w:sz="0" w:space="0" w:color="auto"/>
          </w:divBdr>
        </w:div>
        <w:div w:id="2015571659">
          <w:marLeft w:val="480"/>
          <w:marRight w:val="0"/>
          <w:marTop w:val="0"/>
          <w:marBottom w:val="0"/>
          <w:divBdr>
            <w:top w:val="none" w:sz="0" w:space="0" w:color="auto"/>
            <w:left w:val="none" w:sz="0" w:space="0" w:color="auto"/>
            <w:bottom w:val="none" w:sz="0" w:space="0" w:color="auto"/>
            <w:right w:val="none" w:sz="0" w:space="0" w:color="auto"/>
          </w:divBdr>
        </w:div>
        <w:div w:id="2024621223">
          <w:marLeft w:val="480"/>
          <w:marRight w:val="0"/>
          <w:marTop w:val="0"/>
          <w:marBottom w:val="0"/>
          <w:divBdr>
            <w:top w:val="none" w:sz="0" w:space="0" w:color="auto"/>
            <w:left w:val="none" w:sz="0" w:space="0" w:color="auto"/>
            <w:bottom w:val="none" w:sz="0" w:space="0" w:color="auto"/>
            <w:right w:val="none" w:sz="0" w:space="0" w:color="auto"/>
          </w:divBdr>
        </w:div>
      </w:divsChild>
    </w:div>
    <w:div w:id="832063571">
      <w:bodyDiv w:val="1"/>
      <w:marLeft w:val="0"/>
      <w:marRight w:val="0"/>
      <w:marTop w:val="0"/>
      <w:marBottom w:val="0"/>
      <w:divBdr>
        <w:top w:val="none" w:sz="0" w:space="0" w:color="auto"/>
        <w:left w:val="none" w:sz="0" w:space="0" w:color="auto"/>
        <w:bottom w:val="none" w:sz="0" w:space="0" w:color="auto"/>
        <w:right w:val="none" w:sz="0" w:space="0" w:color="auto"/>
      </w:divBdr>
    </w:div>
    <w:div w:id="837885141">
      <w:bodyDiv w:val="1"/>
      <w:marLeft w:val="0"/>
      <w:marRight w:val="0"/>
      <w:marTop w:val="0"/>
      <w:marBottom w:val="0"/>
      <w:divBdr>
        <w:top w:val="none" w:sz="0" w:space="0" w:color="auto"/>
        <w:left w:val="none" w:sz="0" w:space="0" w:color="auto"/>
        <w:bottom w:val="none" w:sz="0" w:space="0" w:color="auto"/>
        <w:right w:val="none" w:sz="0" w:space="0" w:color="auto"/>
      </w:divBdr>
    </w:div>
    <w:div w:id="840584642">
      <w:bodyDiv w:val="1"/>
      <w:marLeft w:val="0"/>
      <w:marRight w:val="0"/>
      <w:marTop w:val="0"/>
      <w:marBottom w:val="0"/>
      <w:divBdr>
        <w:top w:val="none" w:sz="0" w:space="0" w:color="auto"/>
        <w:left w:val="none" w:sz="0" w:space="0" w:color="auto"/>
        <w:bottom w:val="none" w:sz="0" w:space="0" w:color="auto"/>
        <w:right w:val="none" w:sz="0" w:space="0" w:color="auto"/>
      </w:divBdr>
    </w:div>
    <w:div w:id="843790122">
      <w:bodyDiv w:val="1"/>
      <w:marLeft w:val="0"/>
      <w:marRight w:val="0"/>
      <w:marTop w:val="0"/>
      <w:marBottom w:val="0"/>
      <w:divBdr>
        <w:top w:val="none" w:sz="0" w:space="0" w:color="auto"/>
        <w:left w:val="none" w:sz="0" w:space="0" w:color="auto"/>
        <w:bottom w:val="none" w:sz="0" w:space="0" w:color="auto"/>
        <w:right w:val="none" w:sz="0" w:space="0" w:color="auto"/>
      </w:divBdr>
    </w:div>
    <w:div w:id="843974160">
      <w:bodyDiv w:val="1"/>
      <w:marLeft w:val="0"/>
      <w:marRight w:val="0"/>
      <w:marTop w:val="0"/>
      <w:marBottom w:val="0"/>
      <w:divBdr>
        <w:top w:val="none" w:sz="0" w:space="0" w:color="auto"/>
        <w:left w:val="none" w:sz="0" w:space="0" w:color="auto"/>
        <w:bottom w:val="none" w:sz="0" w:space="0" w:color="auto"/>
        <w:right w:val="none" w:sz="0" w:space="0" w:color="auto"/>
      </w:divBdr>
    </w:div>
    <w:div w:id="844784551">
      <w:bodyDiv w:val="1"/>
      <w:marLeft w:val="0"/>
      <w:marRight w:val="0"/>
      <w:marTop w:val="0"/>
      <w:marBottom w:val="0"/>
      <w:divBdr>
        <w:top w:val="none" w:sz="0" w:space="0" w:color="auto"/>
        <w:left w:val="none" w:sz="0" w:space="0" w:color="auto"/>
        <w:bottom w:val="none" w:sz="0" w:space="0" w:color="auto"/>
        <w:right w:val="none" w:sz="0" w:space="0" w:color="auto"/>
      </w:divBdr>
    </w:div>
    <w:div w:id="845293728">
      <w:bodyDiv w:val="1"/>
      <w:marLeft w:val="0"/>
      <w:marRight w:val="0"/>
      <w:marTop w:val="0"/>
      <w:marBottom w:val="0"/>
      <w:divBdr>
        <w:top w:val="none" w:sz="0" w:space="0" w:color="auto"/>
        <w:left w:val="none" w:sz="0" w:space="0" w:color="auto"/>
        <w:bottom w:val="none" w:sz="0" w:space="0" w:color="auto"/>
        <w:right w:val="none" w:sz="0" w:space="0" w:color="auto"/>
      </w:divBdr>
    </w:div>
    <w:div w:id="845555711">
      <w:bodyDiv w:val="1"/>
      <w:marLeft w:val="0"/>
      <w:marRight w:val="0"/>
      <w:marTop w:val="0"/>
      <w:marBottom w:val="0"/>
      <w:divBdr>
        <w:top w:val="none" w:sz="0" w:space="0" w:color="auto"/>
        <w:left w:val="none" w:sz="0" w:space="0" w:color="auto"/>
        <w:bottom w:val="none" w:sz="0" w:space="0" w:color="auto"/>
        <w:right w:val="none" w:sz="0" w:space="0" w:color="auto"/>
      </w:divBdr>
    </w:div>
    <w:div w:id="847256853">
      <w:bodyDiv w:val="1"/>
      <w:marLeft w:val="0"/>
      <w:marRight w:val="0"/>
      <w:marTop w:val="0"/>
      <w:marBottom w:val="0"/>
      <w:divBdr>
        <w:top w:val="none" w:sz="0" w:space="0" w:color="auto"/>
        <w:left w:val="none" w:sz="0" w:space="0" w:color="auto"/>
        <w:bottom w:val="none" w:sz="0" w:space="0" w:color="auto"/>
        <w:right w:val="none" w:sz="0" w:space="0" w:color="auto"/>
      </w:divBdr>
    </w:div>
    <w:div w:id="849176591">
      <w:bodyDiv w:val="1"/>
      <w:marLeft w:val="0"/>
      <w:marRight w:val="0"/>
      <w:marTop w:val="0"/>
      <w:marBottom w:val="0"/>
      <w:divBdr>
        <w:top w:val="none" w:sz="0" w:space="0" w:color="auto"/>
        <w:left w:val="none" w:sz="0" w:space="0" w:color="auto"/>
        <w:bottom w:val="none" w:sz="0" w:space="0" w:color="auto"/>
        <w:right w:val="none" w:sz="0" w:space="0" w:color="auto"/>
      </w:divBdr>
    </w:div>
    <w:div w:id="850220825">
      <w:bodyDiv w:val="1"/>
      <w:marLeft w:val="0"/>
      <w:marRight w:val="0"/>
      <w:marTop w:val="0"/>
      <w:marBottom w:val="0"/>
      <w:divBdr>
        <w:top w:val="none" w:sz="0" w:space="0" w:color="auto"/>
        <w:left w:val="none" w:sz="0" w:space="0" w:color="auto"/>
        <w:bottom w:val="none" w:sz="0" w:space="0" w:color="auto"/>
        <w:right w:val="none" w:sz="0" w:space="0" w:color="auto"/>
      </w:divBdr>
    </w:div>
    <w:div w:id="858006908">
      <w:bodyDiv w:val="1"/>
      <w:marLeft w:val="0"/>
      <w:marRight w:val="0"/>
      <w:marTop w:val="0"/>
      <w:marBottom w:val="0"/>
      <w:divBdr>
        <w:top w:val="none" w:sz="0" w:space="0" w:color="auto"/>
        <w:left w:val="none" w:sz="0" w:space="0" w:color="auto"/>
        <w:bottom w:val="none" w:sz="0" w:space="0" w:color="auto"/>
        <w:right w:val="none" w:sz="0" w:space="0" w:color="auto"/>
      </w:divBdr>
    </w:div>
    <w:div w:id="858350138">
      <w:bodyDiv w:val="1"/>
      <w:marLeft w:val="0"/>
      <w:marRight w:val="0"/>
      <w:marTop w:val="0"/>
      <w:marBottom w:val="0"/>
      <w:divBdr>
        <w:top w:val="none" w:sz="0" w:space="0" w:color="auto"/>
        <w:left w:val="none" w:sz="0" w:space="0" w:color="auto"/>
        <w:bottom w:val="none" w:sz="0" w:space="0" w:color="auto"/>
        <w:right w:val="none" w:sz="0" w:space="0" w:color="auto"/>
      </w:divBdr>
    </w:div>
    <w:div w:id="861826388">
      <w:bodyDiv w:val="1"/>
      <w:marLeft w:val="0"/>
      <w:marRight w:val="0"/>
      <w:marTop w:val="0"/>
      <w:marBottom w:val="0"/>
      <w:divBdr>
        <w:top w:val="none" w:sz="0" w:space="0" w:color="auto"/>
        <w:left w:val="none" w:sz="0" w:space="0" w:color="auto"/>
        <w:bottom w:val="none" w:sz="0" w:space="0" w:color="auto"/>
        <w:right w:val="none" w:sz="0" w:space="0" w:color="auto"/>
      </w:divBdr>
    </w:div>
    <w:div w:id="862593573">
      <w:bodyDiv w:val="1"/>
      <w:marLeft w:val="0"/>
      <w:marRight w:val="0"/>
      <w:marTop w:val="0"/>
      <w:marBottom w:val="0"/>
      <w:divBdr>
        <w:top w:val="none" w:sz="0" w:space="0" w:color="auto"/>
        <w:left w:val="none" w:sz="0" w:space="0" w:color="auto"/>
        <w:bottom w:val="none" w:sz="0" w:space="0" w:color="auto"/>
        <w:right w:val="none" w:sz="0" w:space="0" w:color="auto"/>
      </w:divBdr>
    </w:div>
    <w:div w:id="865604822">
      <w:bodyDiv w:val="1"/>
      <w:marLeft w:val="0"/>
      <w:marRight w:val="0"/>
      <w:marTop w:val="0"/>
      <w:marBottom w:val="0"/>
      <w:divBdr>
        <w:top w:val="none" w:sz="0" w:space="0" w:color="auto"/>
        <w:left w:val="none" w:sz="0" w:space="0" w:color="auto"/>
        <w:bottom w:val="none" w:sz="0" w:space="0" w:color="auto"/>
        <w:right w:val="none" w:sz="0" w:space="0" w:color="auto"/>
      </w:divBdr>
    </w:div>
    <w:div w:id="867255708">
      <w:bodyDiv w:val="1"/>
      <w:marLeft w:val="0"/>
      <w:marRight w:val="0"/>
      <w:marTop w:val="0"/>
      <w:marBottom w:val="0"/>
      <w:divBdr>
        <w:top w:val="none" w:sz="0" w:space="0" w:color="auto"/>
        <w:left w:val="none" w:sz="0" w:space="0" w:color="auto"/>
        <w:bottom w:val="none" w:sz="0" w:space="0" w:color="auto"/>
        <w:right w:val="none" w:sz="0" w:space="0" w:color="auto"/>
      </w:divBdr>
      <w:divsChild>
        <w:div w:id="4526825">
          <w:marLeft w:val="640"/>
          <w:marRight w:val="0"/>
          <w:marTop w:val="0"/>
          <w:marBottom w:val="0"/>
          <w:divBdr>
            <w:top w:val="none" w:sz="0" w:space="0" w:color="auto"/>
            <w:left w:val="none" w:sz="0" w:space="0" w:color="auto"/>
            <w:bottom w:val="none" w:sz="0" w:space="0" w:color="auto"/>
            <w:right w:val="none" w:sz="0" w:space="0" w:color="auto"/>
          </w:divBdr>
        </w:div>
        <w:div w:id="18746151">
          <w:marLeft w:val="640"/>
          <w:marRight w:val="0"/>
          <w:marTop w:val="0"/>
          <w:marBottom w:val="0"/>
          <w:divBdr>
            <w:top w:val="none" w:sz="0" w:space="0" w:color="auto"/>
            <w:left w:val="none" w:sz="0" w:space="0" w:color="auto"/>
            <w:bottom w:val="none" w:sz="0" w:space="0" w:color="auto"/>
            <w:right w:val="none" w:sz="0" w:space="0" w:color="auto"/>
          </w:divBdr>
        </w:div>
        <w:div w:id="43869641">
          <w:marLeft w:val="640"/>
          <w:marRight w:val="0"/>
          <w:marTop w:val="0"/>
          <w:marBottom w:val="0"/>
          <w:divBdr>
            <w:top w:val="none" w:sz="0" w:space="0" w:color="auto"/>
            <w:left w:val="none" w:sz="0" w:space="0" w:color="auto"/>
            <w:bottom w:val="none" w:sz="0" w:space="0" w:color="auto"/>
            <w:right w:val="none" w:sz="0" w:space="0" w:color="auto"/>
          </w:divBdr>
        </w:div>
        <w:div w:id="49235396">
          <w:marLeft w:val="640"/>
          <w:marRight w:val="0"/>
          <w:marTop w:val="0"/>
          <w:marBottom w:val="0"/>
          <w:divBdr>
            <w:top w:val="none" w:sz="0" w:space="0" w:color="auto"/>
            <w:left w:val="none" w:sz="0" w:space="0" w:color="auto"/>
            <w:bottom w:val="none" w:sz="0" w:space="0" w:color="auto"/>
            <w:right w:val="none" w:sz="0" w:space="0" w:color="auto"/>
          </w:divBdr>
        </w:div>
        <w:div w:id="104693043">
          <w:marLeft w:val="640"/>
          <w:marRight w:val="0"/>
          <w:marTop w:val="0"/>
          <w:marBottom w:val="0"/>
          <w:divBdr>
            <w:top w:val="none" w:sz="0" w:space="0" w:color="auto"/>
            <w:left w:val="none" w:sz="0" w:space="0" w:color="auto"/>
            <w:bottom w:val="none" w:sz="0" w:space="0" w:color="auto"/>
            <w:right w:val="none" w:sz="0" w:space="0" w:color="auto"/>
          </w:divBdr>
        </w:div>
        <w:div w:id="109251789">
          <w:marLeft w:val="640"/>
          <w:marRight w:val="0"/>
          <w:marTop w:val="0"/>
          <w:marBottom w:val="0"/>
          <w:divBdr>
            <w:top w:val="none" w:sz="0" w:space="0" w:color="auto"/>
            <w:left w:val="none" w:sz="0" w:space="0" w:color="auto"/>
            <w:bottom w:val="none" w:sz="0" w:space="0" w:color="auto"/>
            <w:right w:val="none" w:sz="0" w:space="0" w:color="auto"/>
          </w:divBdr>
        </w:div>
        <w:div w:id="113403399">
          <w:marLeft w:val="640"/>
          <w:marRight w:val="0"/>
          <w:marTop w:val="0"/>
          <w:marBottom w:val="0"/>
          <w:divBdr>
            <w:top w:val="none" w:sz="0" w:space="0" w:color="auto"/>
            <w:left w:val="none" w:sz="0" w:space="0" w:color="auto"/>
            <w:bottom w:val="none" w:sz="0" w:space="0" w:color="auto"/>
            <w:right w:val="none" w:sz="0" w:space="0" w:color="auto"/>
          </w:divBdr>
        </w:div>
        <w:div w:id="125317996">
          <w:marLeft w:val="640"/>
          <w:marRight w:val="0"/>
          <w:marTop w:val="0"/>
          <w:marBottom w:val="0"/>
          <w:divBdr>
            <w:top w:val="none" w:sz="0" w:space="0" w:color="auto"/>
            <w:left w:val="none" w:sz="0" w:space="0" w:color="auto"/>
            <w:bottom w:val="none" w:sz="0" w:space="0" w:color="auto"/>
            <w:right w:val="none" w:sz="0" w:space="0" w:color="auto"/>
          </w:divBdr>
        </w:div>
        <w:div w:id="207881413">
          <w:marLeft w:val="640"/>
          <w:marRight w:val="0"/>
          <w:marTop w:val="0"/>
          <w:marBottom w:val="0"/>
          <w:divBdr>
            <w:top w:val="none" w:sz="0" w:space="0" w:color="auto"/>
            <w:left w:val="none" w:sz="0" w:space="0" w:color="auto"/>
            <w:bottom w:val="none" w:sz="0" w:space="0" w:color="auto"/>
            <w:right w:val="none" w:sz="0" w:space="0" w:color="auto"/>
          </w:divBdr>
        </w:div>
        <w:div w:id="290475921">
          <w:marLeft w:val="640"/>
          <w:marRight w:val="0"/>
          <w:marTop w:val="0"/>
          <w:marBottom w:val="0"/>
          <w:divBdr>
            <w:top w:val="none" w:sz="0" w:space="0" w:color="auto"/>
            <w:left w:val="none" w:sz="0" w:space="0" w:color="auto"/>
            <w:bottom w:val="none" w:sz="0" w:space="0" w:color="auto"/>
            <w:right w:val="none" w:sz="0" w:space="0" w:color="auto"/>
          </w:divBdr>
        </w:div>
        <w:div w:id="291983963">
          <w:marLeft w:val="640"/>
          <w:marRight w:val="0"/>
          <w:marTop w:val="0"/>
          <w:marBottom w:val="0"/>
          <w:divBdr>
            <w:top w:val="none" w:sz="0" w:space="0" w:color="auto"/>
            <w:left w:val="none" w:sz="0" w:space="0" w:color="auto"/>
            <w:bottom w:val="none" w:sz="0" w:space="0" w:color="auto"/>
            <w:right w:val="none" w:sz="0" w:space="0" w:color="auto"/>
          </w:divBdr>
        </w:div>
        <w:div w:id="361977972">
          <w:marLeft w:val="640"/>
          <w:marRight w:val="0"/>
          <w:marTop w:val="0"/>
          <w:marBottom w:val="0"/>
          <w:divBdr>
            <w:top w:val="none" w:sz="0" w:space="0" w:color="auto"/>
            <w:left w:val="none" w:sz="0" w:space="0" w:color="auto"/>
            <w:bottom w:val="none" w:sz="0" w:space="0" w:color="auto"/>
            <w:right w:val="none" w:sz="0" w:space="0" w:color="auto"/>
          </w:divBdr>
        </w:div>
        <w:div w:id="370037082">
          <w:marLeft w:val="640"/>
          <w:marRight w:val="0"/>
          <w:marTop w:val="0"/>
          <w:marBottom w:val="0"/>
          <w:divBdr>
            <w:top w:val="none" w:sz="0" w:space="0" w:color="auto"/>
            <w:left w:val="none" w:sz="0" w:space="0" w:color="auto"/>
            <w:bottom w:val="none" w:sz="0" w:space="0" w:color="auto"/>
            <w:right w:val="none" w:sz="0" w:space="0" w:color="auto"/>
          </w:divBdr>
        </w:div>
        <w:div w:id="371657849">
          <w:marLeft w:val="640"/>
          <w:marRight w:val="0"/>
          <w:marTop w:val="0"/>
          <w:marBottom w:val="0"/>
          <w:divBdr>
            <w:top w:val="none" w:sz="0" w:space="0" w:color="auto"/>
            <w:left w:val="none" w:sz="0" w:space="0" w:color="auto"/>
            <w:bottom w:val="none" w:sz="0" w:space="0" w:color="auto"/>
            <w:right w:val="none" w:sz="0" w:space="0" w:color="auto"/>
          </w:divBdr>
        </w:div>
        <w:div w:id="412438060">
          <w:marLeft w:val="640"/>
          <w:marRight w:val="0"/>
          <w:marTop w:val="0"/>
          <w:marBottom w:val="0"/>
          <w:divBdr>
            <w:top w:val="none" w:sz="0" w:space="0" w:color="auto"/>
            <w:left w:val="none" w:sz="0" w:space="0" w:color="auto"/>
            <w:bottom w:val="none" w:sz="0" w:space="0" w:color="auto"/>
            <w:right w:val="none" w:sz="0" w:space="0" w:color="auto"/>
          </w:divBdr>
        </w:div>
        <w:div w:id="443039247">
          <w:marLeft w:val="640"/>
          <w:marRight w:val="0"/>
          <w:marTop w:val="0"/>
          <w:marBottom w:val="0"/>
          <w:divBdr>
            <w:top w:val="none" w:sz="0" w:space="0" w:color="auto"/>
            <w:left w:val="none" w:sz="0" w:space="0" w:color="auto"/>
            <w:bottom w:val="none" w:sz="0" w:space="0" w:color="auto"/>
            <w:right w:val="none" w:sz="0" w:space="0" w:color="auto"/>
          </w:divBdr>
        </w:div>
        <w:div w:id="457645245">
          <w:marLeft w:val="640"/>
          <w:marRight w:val="0"/>
          <w:marTop w:val="0"/>
          <w:marBottom w:val="0"/>
          <w:divBdr>
            <w:top w:val="none" w:sz="0" w:space="0" w:color="auto"/>
            <w:left w:val="none" w:sz="0" w:space="0" w:color="auto"/>
            <w:bottom w:val="none" w:sz="0" w:space="0" w:color="auto"/>
            <w:right w:val="none" w:sz="0" w:space="0" w:color="auto"/>
          </w:divBdr>
        </w:div>
        <w:div w:id="470899885">
          <w:marLeft w:val="640"/>
          <w:marRight w:val="0"/>
          <w:marTop w:val="0"/>
          <w:marBottom w:val="0"/>
          <w:divBdr>
            <w:top w:val="none" w:sz="0" w:space="0" w:color="auto"/>
            <w:left w:val="none" w:sz="0" w:space="0" w:color="auto"/>
            <w:bottom w:val="none" w:sz="0" w:space="0" w:color="auto"/>
            <w:right w:val="none" w:sz="0" w:space="0" w:color="auto"/>
          </w:divBdr>
        </w:div>
        <w:div w:id="523205321">
          <w:marLeft w:val="640"/>
          <w:marRight w:val="0"/>
          <w:marTop w:val="0"/>
          <w:marBottom w:val="0"/>
          <w:divBdr>
            <w:top w:val="none" w:sz="0" w:space="0" w:color="auto"/>
            <w:left w:val="none" w:sz="0" w:space="0" w:color="auto"/>
            <w:bottom w:val="none" w:sz="0" w:space="0" w:color="auto"/>
            <w:right w:val="none" w:sz="0" w:space="0" w:color="auto"/>
          </w:divBdr>
        </w:div>
        <w:div w:id="683701880">
          <w:marLeft w:val="640"/>
          <w:marRight w:val="0"/>
          <w:marTop w:val="0"/>
          <w:marBottom w:val="0"/>
          <w:divBdr>
            <w:top w:val="none" w:sz="0" w:space="0" w:color="auto"/>
            <w:left w:val="none" w:sz="0" w:space="0" w:color="auto"/>
            <w:bottom w:val="none" w:sz="0" w:space="0" w:color="auto"/>
            <w:right w:val="none" w:sz="0" w:space="0" w:color="auto"/>
          </w:divBdr>
        </w:div>
        <w:div w:id="822240117">
          <w:marLeft w:val="640"/>
          <w:marRight w:val="0"/>
          <w:marTop w:val="0"/>
          <w:marBottom w:val="0"/>
          <w:divBdr>
            <w:top w:val="none" w:sz="0" w:space="0" w:color="auto"/>
            <w:left w:val="none" w:sz="0" w:space="0" w:color="auto"/>
            <w:bottom w:val="none" w:sz="0" w:space="0" w:color="auto"/>
            <w:right w:val="none" w:sz="0" w:space="0" w:color="auto"/>
          </w:divBdr>
        </w:div>
        <w:div w:id="934244983">
          <w:marLeft w:val="640"/>
          <w:marRight w:val="0"/>
          <w:marTop w:val="0"/>
          <w:marBottom w:val="0"/>
          <w:divBdr>
            <w:top w:val="none" w:sz="0" w:space="0" w:color="auto"/>
            <w:left w:val="none" w:sz="0" w:space="0" w:color="auto"/>
            <w:bottom w:val="none" w:sz="0" w:space="0" w:color="auto"/>
            <w:right w:val="none" w:sz="0" w:space="0" w:color="auto"/>
          </w:divBdr>
        </w:div>
        <w:div w:id="987128976">
          <w:marLeft w:val="640"/>
          <w:marRight w:val="0"/>
          <w:marTop w:val="0"/>
          <w:marBottom w:val="0"/>
          <w:divBdr>
            <w:top w:val="none" w:sz="0" w:space="0" w:color="auto"/>
            <w:left w:val="none" w:sz="0" w:space="0" w:color="auto"/>
            <w:bottom w:val="none" w:sz="0" w:space="0" w:color="auto"/>
            <w:right w:val="none" w:sz="0" w:space="0" w:color="auto"/>
          </w:divBdr>
        </w:div>
        <w:div w:id="1099716304">
          <w:marLeft w:val="640"/>
          <w:marRight w:val="0"/>
          <w:marTop w:val="0"/>
          <w:marBottom w:val="0"/>
          <w:divBdr>
            <w:top w:val="none" w:sz="0" w:space="0" w:color="auto"/>
            <w:left w:val="none" w:sz="0" w:space="0" w:color="auto"/>
            <w:bottom w:val="none" w:sz="0" w:space="0" w:color="auto"/>
            <w:right w:val="none" w:sz="0" w:space="0" w:color="auto"/>
          </w:divBdr>
        </w:div>
        <w:div w:id="1163621759">
          <w:marLeft w:val="640"/>
          <w:marRight w:val="0"/>
          <w:marTop w:val="0"/>
          <w:marBottom w:val="0"/>
          <w:divBdr>
            <w:top w:val="none" w:sz="0" w:space="0" w:color="auto"/>
            <w:left w:val="none" w:sz="0" w:space="0" w:color="auto"/>
            <w:bottom w:val="none" w:sz="0" w:space="0" w:color="auto"/>
            <w:right w:val="none" w:sz="0" w:space="0" w:color="auto"/>
          </w:divBdr>
        </w:div>
        <w:div w:id="1180117315">
          <w:marLeft w:val="640"/>
          <w:marRight w:val="0"/>
          <w:marTop w:val="0"/>
          <w:marBottom w:val="0"/>
          <w:divBdr>
            <w:top w:val="none" w:sz="0" w:space="0" w:color="auto"/>
            <w:left w:val="none" w:sz="0" w:space="0" w:color="auto"/>
            <w:bottom w:val="none" w:sz="0" w:space="0" w:color="auto"/>
            <w:right w:val="none" w:sz="0" w:space="0" w:color="auto"/>
          </w:divBdr>
        </w:div>
        <w:div w:id="1359087063">
          <w:marLeft w:val="640"/>
          <w:marRight w:val="0"/>
          <w:marTop w:val="0"/>
          <w:marBottom w:val="0"/>
          <w:divBdr>
            <w:top w:val="none" w:sz="0" w:space="0" w:color="auto"/>
            <w:left w:val="none" w:sz="0" w:space="0" w:color="auto"/>
            <w:bottom w:val="none" w:sz="0" w:space="0" w:color="auto"/>
            <w:right w:val="none" w:sz="0" w:space="0" w:color="auto"/>
          </w:divBdr>
        </w:div>
        <w:div w:id="1419137416">
          <w:marLeft w:val="640"/>
          <w:marRight w:val="0"/>
          <w:marTop w:val="0"/>
          <w:marBottom w:val="0"/>
          <w:divBdr>
            <w:top w:val="none" w:sz="0" w:space="0" w:color="auto"/>
            <w:left w:val="none" w:sz="0" w:space="0" w:color="auto"/>
            <w:bottom w:val="none" w:sz="0" w:space="0" w:color="auto"/>
            <w:right w:val="none" w:sz="0" w:space="0" w:color="auto"/>
          </w:divBdr>
        </w:div>
        <w:div w:id="1449277836">
          <w:marLeft w:val="640"/>
          <w:marRight w:val="0"/>
          <w:marTop w:val="0"/>
          <w:marBottom w:val="0"/>
          <w:divBdr>
            <w:top w:val="none" w:sz="0" w:space="0" w:color="auto"/>
            <w:left w:val="none" w:sz="0" w:space="0" w:color="auto"/>
            <w:bottom w:val="none" w:sz="0" w:space="0" w:color="auto"/>
            <w:right w:val="none" w:sz="0" w:space="0" w:color="auto"/>
          </w:divBdr>
        </w:div>
        <w:div w:id="1455834385">
          <w:marLeft w:val="640"/>
          <w:marRight w:val="0"/>
          <w:marTop w:val="0"/>
          <w:marBottom w:val="0"/>
          <w:divBdr>
            <w:top w:val="none" w:sz="0" w:space="0" w:color="auto"/>
            <w:left w:val="none" w:sz="0" w:space="0" w:color="auto"/>
            <w:bottom w:val="none" w:sz="0" w:space="0" w:color="auto"/>
            <w:right w:val="none" w:sz="0" w:space="0" w:color="auto"/>
          </w:divBdr>
        </w:div>
        <w:div w:id="1461923741">
          <w:marLeft w:val="640"/>
          <w:marRight w:val="0"/>
          <w:marTop w:val="0"/>
          <w:marBottom w:val="0"/>
          <w:divBdr>
            <w:top w:val="none" w:sz="0" w:space="0" w:color="auto"/>
            <w:left w:val="none" w:sz="0" w:space="0" w:color="auto"/>
            <w:bottom w:val="none" w:sz="0" w:space="0" w:color="auto"/>
            <w:right w:val="none" w:sz="0" w:space="0" w:color="auto"/>
          </w:divBdr>
        </w:div>
        <w:div w:id="1534609469">
          <w:marLeft w:val="640"/>
          <w:marRight w:val="0"/>
          <w:marTop w:val="0"/>
          <w:marBottom w:val="0"/>
          <w:divBdr>
            <w:top w:val="none" w:sz="0" w:space="0" w:color="auto"/>
            <w:left w:val="none" w:sz="0" w:space="0" w:color="auto"/>
            <w:bottom w:val="none" w:sz="0" w:space="0" w:color="auto"/>
            <w:right w:val="none" w:sz="0" w:space="0" w:color="auto"/>
          </w:divBdr>
        </w:div>
        <w:div w:id="1626155957">
          <w:marLeft w:val="640"/>
          <w:marRight w:val="0"/>
          <w:marTop w:val="0"/>
          <w:marBottom w:val="0"/>
          <w:divBdr>
            <w:top w:val="none" w:sz="0" w:space="0" w:color="auto"/>
            <w:left w:val="none" w:sz="0" w:space="0" w:color="auto"/>
            <w:bottom w:val="none" w:sz="0" w:space="0" w:color="auto"/>
            <w:right w:val="none" w:sz="0" w:space="0" w:color="auto"/>
          </w:divBdr>
        </w:div>
        <w:div w:id="1635058415">
          <w:marLeft w:val="640"/>
          <w:marRight w:val="0"/>
          <w:marTop w:val="0"/>
          <w:marBottom w:val="0"/>
          <w:divBdr>
            <w:top w:val="none" w:sz="0" w:space="0" w:color="auto"/>
            <w:left w:val="none" w:sz="0" w:space="0" w:color="auto"/>
            <w:bottom w:val="none" w:sz="0" w:space="0" w:color="auto"/>
            <w:right w:val="none" w:sz="0" w:space="0" w:color="auto"/>
          </w:divBdr>
        </w:div>
        <w:div w:id="1688602571">
          <w:marLeft w:val="640"/>
          <w:marRight w:val="0"/>
          <w:marTop w:val="0"/>
          <w:marBottom w:val="0"/>
          <w:divBdr>
            <w:top w:val="none" w:sz="0" w:space="0" w:color="auto"/>
            <w:left w:val="none" w:sz="0" w:space="0" w:color="auto"/>
            <w:bottom w:val="none" w:sz="0" w:space="0" w:color="auto"/>
            <w:right w:val="none" w:sz="0" w:space="0" w:color="auto"/>
          </w:divBdr>
        </w:div>
        <w:div w:id="1709793897">
          <w:marLeft w:val="640"/>
          <w:marRight w:val="0"/>
          <w:marTop w:val="0"/>
          <w:marBottom w:val="0"/>
          <w:divBdr>
            <w:top w:val="none" w:sz="0" w:space="0" w:color="auto"/>
            <w:left w:val="none" w:sz="0" w:space="0" w:color="auto"/>
            <w:bottom w:val="none" w:sz="0" w:space="0" w:color="auto"/>
            <w:right w:val="none" w:sz="0" w:space="0" w:color="auto"/>
          </w:divBdr>
        </w:div>
        <w:div w:id="1740205143">
          <w:marLeft w:val="640"/>
          <w:marRight w:val="0"/>
          <w:marTop w:val="0"/>
          <w:marBottom w:val="0"/>
          <w:divBdr>
            <w:top w:val="none" w:sz="0" w:space="0" w:color="auto"/>
            <w:left w:val="none" w:sz="0" w:space="0" w:color="auto"/>
            <w:bottom w:val="none" w:sz="0" w:space="0" w:color="auto"/>
            <w:right w:val="none" w:sz="0" w:space="0" w:color="auto"/>
          </w:divBdr>
        </w:div>
        <w:div w:id="1782870530">
          <w:marLeft w:val="640"/>
          <w:marRight w:val="0"/>
          <w:marTop w:val="0"/>
          <w:marBottom w:val="0"/>
          <w:divBdr>
            <w:top w:val="none" w:sz="0" w:space="0" w:color="auto"/>
            <w:left w:val="none" w:sz="0" w:space="0" w:color="auto"/>
            <w:bottom w:val="none" w:sz="0" w:space="0" w:color="auto"/>
            <w:right w:val="none" w:sz="0" w:space="0" w:color="auto"/>
          </w:divBdr>
        </w:div>
        <w:div w:id="1842160205">
          <w:marLeft w:val="640"/>
          <w:marRight w:val="0"/>
          <w:marTop w:val="0"/>
          <w:marBottom w:val="0"/>
          <w:divBdr>
            <w:top w:val="none" w:sz="0" w:space="0" w:color="auto"/>
            <w:left w:val="none" w:sz="0" w:space="0" w:color="auto"/>
            <w:bottom w:val="none" w:sz="0" w:space="0" w:color="auto"/>
            <w:right w:val="none" w:sz="0" w:space="0" w:color="auto"/>
          </w:divBdr>
        </w:div>
        <w:div w:id="1906911268">
          <w:marLeft w:val="640"/>
          <w:marRight w:val="0"/>
          <w:marTop w:val="0"/>
          <w:marBottom w:val="0"/>
          <w:divBdr>
            <w:top w:val="none" w:sz="0" w:space="0" w:color="auto"/>
            <w:left w:val="none" w:sz="0" w:space="0" w:color="auto"/>
            <w:bottom w:val="none" w:sz="0" w:space="0" w:color="auto"/>
            <w:right w:val="none" w:sz="0" w:space="0" w:color="auto"/>
          </w:divBdr>
        </w:div>
        <w:div w:id="1907639557">
          <w:marLeft w:val="640"/>
          <w:marRight w:val="0"/>
          <w:marTop w:val="0"/>
          <w:marBottom w:val="0"/>
          <w:divBdr>
            <w:top w:val="none" w:sz="0" w:space="0" w:color="auto"/>
            <w:left w:val="none" w:sz="0" w:space="0" w:color="auto"/>
            <w:bottom w:val="none" w:sz="0" w:space="0" w:color="auto"/>
            <w:right w:val="none" w:sz="0" w:space="0" w:color="auto"/>
          </w:divBdr>
        </w:div>
        <w:div w:id="1911307896">
          <w:marLeft w:val="640"/>
          <w:marRight w:val="0"/>
          <w:marTop w:val="0"/>
          <w:marBottom w:val="0"/>
          <w:divBdr>
            <w:top w:val="none" w:sz="0" w:space="0" w:color="auto"/>
            <w:left w:val="none" w:sz="0" w:space="0" w:color="auto"/>
            <w:bottom w:val="none" w:sz="0" w:space="0" w:color="auto"/>
            <w:right w:val="none" w:sz="0" w:space="0" w:color="auto"/>
          </w:divBdr>
        </w:div>
        <w:div w:id="1931962783">
          <w:marLeft w:val="640"/>
          <w:marRight w:val="0"/>
          <w:marTop w:val="0"/>
          <w:marBottom w:val="0"/>
          <w:divBdr>
            <w:top w:val="none" w:sz="0" w:space="0" w:color="auto"/>
            <w:left w:val="none" w:sz="0" w:space="0" w:color="auto"/>
            <w:bottom w:val="none" w:sz="0" w:space="0" w:color="auto"/>
            <w:right w:val="none" w:sz="0" w:space="0" w:color="auto"/>
          </w:divBdr>
        </w:div>
        <w:div w:id="1964995277">
          <w:marLeft w:val="640"/>
          <w:marRight w:val="0"/>
          <w:marTop w:val="0"/>
          <w:marBottom w:val="0"/>
          <w:divBdr>
            <w:top w:val="none" w:sz="0" w:space="0" w:color="auto"/>
            <w:left w:val="none" w:sz="0" w:space="0" w:color="auto"/>
            <w:bottom w:val="none" w:sz="0" w:space="0" w:color="auto"/>
            <w:right w:val="none" w:sz="0" w:space="0" w:color="auto"/>
          </w:divBdr>
        </w:div>
        <w:div w:id="2042825050">
          <w:marLeft w:val="640"/>
          <w:marRight w:val="0"/>
          <w:marTop w:val="0"/>
          <w:marBottom w:val="0"/>
          <w:divBdr>
            <w:top w:val="none" w:sz="0" w:space="0" w:color="auto"/>
            <w:left w:val="none" w:sz="0" w:space="0" w:color="auto"/>
            <w:bottom w:val="none" w:sz="0" w:space="0" w:color="auto"/>
            <w:right w:val="none" w:sz="0" w:space="0" w:color="auto"/>
          </w:divBdr>
        </w:div>
        <w:div w:id="2053654018">
          <w:marLeft w:val="640"/>
          <w:marRight w:val="0"/>
          <w:marTop w:val="0"/>
          <w:marBottom w:val="0"/>
          <w:divBdr>
            <w:top w:val="none" w:sz="0" w:space="0" w:color="auto"/>
            <w:left w:val="none" w:sz="0" w:space="0" w:color="auto"/>
            <w:bottom w:val="none" w:sz="0" w:space="0" w:color="auto"/>
            <w:right w:val="none" w:sz="0" w:space="0" w:color="auto"/>
          </w:divBdr>
        </w:div>
        <w:div w:id="2104186394">
          <w:marLeft w:val="640"/>
          <w:marRight w:val="0"/>
          <w:marTop w:val="0"/>
          <w:marBottom w:val="0"/>
          <w:divBdr>
            <w:top w:val="none" w:sz="0" w:space="0" w:color="auto"/>
            <w:left w:val="none" w:sz="0" w:space="0" w:color="auto"/>
            <w:bottom w:val="none" w:sz="0" w:space="0" w:color="auto"/>
            <w:right w:val="none" w:sz="0" w:space="0" w:color="auto"/>
          </w:divBdr>
        </w:div>
        <w:div w:id="2112317458">
          <w:marLeft w:val="640"/>
          <w:marRight w:val="0"/>
          <w:marTop w:val="0"/>
          <w:marBottom w:val="0"/>
          <w:divBdr>
            <w:top w:val="none" w:sz="0" w:space="0" w:color="auto"/>
            <w:left w:val="none" w:sz="0" w:space="0" w:color="auto"/>
            <w:bottom w:val="none" w:sz="0" w:space="0" w:color="auto"/>
            <w:right w:val="none" w:sz="0" w:space="0" w:color="auto"/>
          </w:divBdr>
        </w:div>
      </w:divsChild>
    </w:div>
    <w:div w:id="868494566">
      <w:bodyDiv w:val="1"/>
      <w:marLeft w:val="0"/>
      <w:marRight w:val="0"/>
      <w:marTop w:val="0"/>
      <w:marBottom w:val="0"/>
      <w:divBdr>
        <w:top w:val="none" w:sz="0" w:space="0" w:color="auto"/>
        <w:left w:val="none" w:sz="0" w:space="0" w:color="auto"/>
        <w:bottom w:val="none" w:sz="0" w:space="0" w:color="auto"/>
        <w:right w:val="none" w:sz="0" w:space="0" w:color="auto"/>
      </w:divBdr>
    </w:div>
    <w:div w:id="870531956">
      <w:bodyDiv w:val="1"/>
      <w:marLeft w:val="0"/>
      <w:marRight w:val="0"/>
      <w:marTop w:val="0"/>
      <w:marBottom w:val="0"/>
      <w:divBdr>
        <w:top w:val="none" w:sz="0" w:space="0" w:color="auto"/>
        <w:left w:val="none" w:sz="0" w:space="0" w:color="auto"/>
        <w:bottom w:val="none" w:sz="0" w:space="0" w:color="auto"/>
        <w:right w:val="none" w:sz="0" w:space="0" w:color="auto"/>
      </w:divBdr>
    </w:div>
    <w:div w:id="873661286">
      <w:bodyDiv w:val="1"/>
      <w:marLeft w:val="0"/>
      <w:marRight w:val="0"/>
      <w:marTop w:val="0"/>
      <w:marBottom w:val="0"/>
      <w:divBdr>
        <w:top w:val="none" w:sz="0" w:space="0" w:color="auto"/>
        <w:left w:val="none" w:sz="0" w:space="0" w:color="auto"/>
        <w:bottom w:val="none" w:sz="0" w:space="0" w:color="auto"/>
        <w:right w:val="none" w:sz="0" w:space="0" w:color="auto"/>
      </w:divBdr>
    </w:div>
    <w:div w:id="877084144">
      <w:bodyDiv w:val="1"/>
      <w:marLeft w:val="0"/>
      <w:marRight w:val="0"/>
      <w:marTop w:val="0"/>
      <w:marBottom w:val="0"/>
      <w:divBdr>
        <w:top w:val="none" w:sz="0" w:space="0" w:color="auto"/>
        <w:left w:val="none" w:sz="0" w:space="0" w:color="auto"/>
        <w:bottom w:val="none" w:sz="0" w:space="0" w:color="auto"/>
        <w:right w:val="none" w:sz="0" w:space="0" w:color="auto"/>
      </w:divBdr>
      <w:divsChild>
        <w:div w:id="93674040">
          <w:marLeft w:val="480"/>
          <w:marRight w:val="0"/>
          <w:marTop w:val="0"/>
          <w:marBottom w:val="0"/>
          <w:divBdr>
            <w:top w:val="none" w:sz="0" w:space="0" w:color="auto"/>
            <w:left w:val="none" w:sz="0" w:space="0" w:color="auto"/>
            <w:bottom w:val="none" w:sz="0" w:space="0" w:color="auto"/>
            <w:right w:val="none" w:sz="0" w:space="0" w:color="auto"/>
          </w:divBdr>
        </w:div>
        <w:div w:id="98991218">
          <w:marLeft w:val="480"/>
          <w:marRight w:val="0"/>
          <w:marTop w:val="0"/>
          <w:marBottom w:val="0"/>
          <w:divBdr>
            <w:top w:val="none" w:sz="0" w:space="0" w:color="auto"/>
            <w:left w:val="none" w:sz="0" w:space="0" w:color="auto"/>
            <w:bottom w:val="none" w:sz="0" w:space="0" w:color="auto"/>
            <w:right w:val="none" w:sz="0" w:space="0" w:color="auto"/>
          </w:divBdr>
        </w:div>
        <w:div w:id="109209086">
          <w:marLeft w:val="480"/>
          <w:marRight w:val="0"/>
          <w:marTop w:val="0"/>
          <w:marBottom w:val="0"/>
          <w:divBdr>
            <w:top w:val="none" w:sz="0" w:space="0" w:color="auto"/>
            <w:left w:val="none" w:sz="0" w:space="0" w:color="auto"/>
            <w:bottom w:val="none" w:sz="0" w:space="0" w:color="auto"/>
            <w:right w:val="none" w:sz="0" w:space="0" w:color="auto"/>
          </w:divBdr>
        </w:div>
        <w:div w:id="241260331">
          <w:marLeft w:val="480"/>
          <w:marRight w:val="0"/>
          <w:marTop w:val="0"/>
          <w:marBottom w:val="0"/>
          <w:divBdr>
            <w:top w:val="none" w:sz="0" w:space="0" w:color="auto"/>
            <w:left w:val="none" w:sz="0" w:space="0" w:color="auto"/>
            <w:bottom w:val="none" w:sz="0" w:space="0" w:color="auto"/>
            <w:right w:val="none" w:sz="0" w:space="0" w:color="auto"/>
          </w:divBdr>
        </w:div>
        <w:div w:id="294025045">
          <w:marLeft w:val="480"/>
          <w:marRight w:val="0"/>
          <w:marTop w:val="0"/>
          <w:marBottom w:val="0"/>
          <w:divBdr>
            <w:top w:val="none" w:sz="0" w:space="0" w:color="auto"/>
            <w:left w:val="none" w:sz="0" w:space="0" w:color="auto"/>
            <w:bottom w:val="none" w:sz="0" w:space="0" w:color="auto"/>
            <w:right w:val="none" w:sz="0" w:space="0" w:color="auto"/>
          </w:divBdr>
        </w:div>
        <w:div w:id="308095796">
          <w:marLeft w:val="480"/>
          <w:marRight w:val="0"/>
          <w:marTop w:val="0"/>
          <w:marBottom w:val="0"/>
          <w:divBdr>
            <w:top w:val="none" w:sz="0" w:space="0" w:color="auto"/>
            <w:left w:val="none" w:sz="0" w:space="0" w:color="auto"/>
            <w:bottom w:val="none" w:sz="0" w:space="0" w:color="auto"/>
            <w:right w:val="none" w:sz="0" w:space="0" w:color="auto"/>
          </w:divBdr>
        </w:div>
        <w:div w:id="322053134">
          <w:marLeft w:val="480"/>
          <w:marRight w:val="0"/>
          <w:marTop w:val="0"/>
          <w:marBottom w:val="0"/>
          <w:divBdr>
            <w:top w:val="none" w:sz="0" w:space="0" w:color="auto"/>
            <w:left w:val="none" w:sz="0" w:space="0" w:color="auto"/>
            <w:bottom w:val="none" w:sz="0" w:space="0" w:color="auto"/>
            <w:right w:val="none" w:sz="0" w:space="0" w:color="auto"/>
          </w:divBdr>
        </w:div>
        <w:div w:id="343242823">
          <w:marLeft w:val="480"/>
          <w:marRight w:val="0"/>
          <w:marTop w:val="0"/>
          <w:marBottom w:val="0"/>
          <w:divBdr>
            <w:top w:val="none" w:sz="0" w:space="0" w:color="auto"/>
            <w:left w:val="none" w:sz="0" w:space="0" w:color="auto"/>
            <w:bottom w:val="none" w:sz="0" w:space="0" w:color="auto"/>
            <w:right w:val="none" w:sz="0" w:space="0" w:color="auto"/>
          </w:divBdr>
        </w:div>
        <w:div w:id="407534017">
          <w:marLeft w:val="480"/>
          <w:marRight w:val="0"/>
          <w:marTop w:val="0"/>
          <w:marBottom w:val="0"/>
          <w:divBdr>
            <w:top w:val="none" w:sz="0" w:space="0" w:color="auto"/>
            <w:left w:val="none" w:sz="0" w:space="0" w:color="auto"/>
            <w:bottom w:val="none" w:sz="0" w:space="0" w:color="auto"/>
            <w:right w:val="none" w:sz="0" w:space="0" w:color="auto"/>
          </w:divBdr>
        </w:div>
        <w:div w:id="412359650">
          <w:marLeft w:val="480"/>
          <w:marRight w:val="0"/>
          <w:marTop w:val="0"/>
          <w:marBottom w:val="0"/>
          <w:divBdr>
            <w:top w:val="none" w:sz="0" w:space="0" w:color="auto"/>
            <w:left w:val="none" w:sz="0" w:space="0" w:color="auto"/>
            <w:bottom w:val="none" w:sz="0" w:space="0" w:color="auto"/>
            <w:right w:val="none" w:sz="0" w:space="0" w:color="auto"/>
          </w:divBdr>
        </w:div>
        <w:div w:id="428040533">
          <w:marLeft w:val="480"/>
          <w:marRight w:val="0"/>
          <w:marTop w:val="0"/>
          <w:marBottom w:val="0"/>
          <w:divBdr>
            <w:top w:val="none" w:sz="0" w:space="0" w:color="auto"/>
            <w:left w:val="none" w:sz="0" w:space="0" w:color="auto"/>
            <w:bottom w:val="none" w:sz="0" w:space="0" w:color="auto"/>
            <w:right w:val="none" w:sz="0" w:space="0" w:color="auto"/>
          </w:divBdr>
        </w:div>
        <w:div w:id="535657959">
          <w:marLeft w:val="480"/>
          <w:marRight w:val="0"/>
          <w:marTop w:val="0"/>
          <w:marBottom w:val="0"/>
          <w:divBdr>
            <w:top w:val="none" w:sz="0" w:space="0" w:color="auto"/>
            <w:left w:val="none" w:sz="0" w:space="0" w:color="auto"/>
            <w:bottom w:val="none" w:sz="0" w:space="0" w:color="auto"/>
            <w:right w:val="none" w:sz="0" w:space="0" w:color="auto"/>
          </w:divBdr>
        </w:div>
        <w:div w:id="546186862">
          <w:marLeft w:val="480"/>
          <w:marRight w:val="0"/>
          <w:marTop w:val="0"/>
          <w:marBottom w:val="0"/>
          <w:divBdr>
            <w:top w:val="none" w:sz="0" w:space="0" w:color="auto"/>
            <w:left w:val="none" w:sz="0" w:space="0" w:color="auto"/>
            <w:bottom w:val="none" w:sz="0" w:space="0" w:color="auto"/>
            <w:right w:val="none" w:sz="0" w:space="0" w:color="auto"/>
          </w:divBdr>
        </w:div>
        <w:div w:id="557938624">
          <w:marLeft w:val="480"/>
          <w:marRight w:val="0"/>
          <w:marTop w:val="0"/>
          <w:marBottom w:val="0"/>
          <w:divBdr>
            <w:top w:val="none" w:sz="0" w:space="0" w:color="auto"/>
            <w:left w:val="none" w:sz="0" w:space="0" w:color="auto"/>
            <w:bottom w:val="none" w:sz="0" w:space="0" w:color="auto"/>
            <w:right w:val="none" w:sz="0" w:space="0" w:color="auto"/>
          </w:divBdr>
        </w:div>
        <w:div w:id="558640077">
          <w:marLeft w:val="480"/>
          <w:marRight w:val="0"/>
          <w:marTop w:val="0"/>
          <w:marBottom w:val="0"/>
          <w:divBdr>
            <w:top w:val="none" w:sz="0" w:space="0" w:color="auto"/>
            <w:left w:val="none" w:sz="0" w:space="0" w:color="auto"/>
            <w:bottom w:val="none" w:sz="0" w:space="0" w:color="auto"/>
            <w:right w:val="none" w:sz="0" w:space="0" w:color="auto"/>
          </w:divBdr>
        </w:div>
        <w:div w:id="581110795">
          <w:marLeft w:val="480"/>
          <w:marRight w:val="0"/>
          <w:marTop w:val="0"/>
          <w:marBottom w:val="0"/>
          <w:divBdr>
            <w:top w:val="none" w:sz="0" w:space="0" w:color="auto"/>
            <w:left w:val="none" w:sz="0" w:space="0" w:color="auto"/>
            <w:bottom w:val="none" w:sz="0" w:space="0" w:color="auto"/>
            <w:right w:val="none" w:sz="0" w:space="0" w:color="auto"/>
          </w:divBdr>
        </w:div>
        <w:div w:id="698359863">
          <w:marLeft w:val="480"/>
          <w:marRight w:val="0"/>
          <w:marTop w:val="0"/>
          <w:marBottom w:val="0"/>
          <w:divBdr>
            <w:top w:val="none" w:sz="0" w:space="0" w:color="auto"/>
            <w:left w:val="none" w:sz="0" w:space="0" w:color="auto"/>
            <w:bottom w:val="none" w:sz="0" w:space="0" w:color="auto"/>
            <w:right w:val="none" w:sz="0" w:space="0" w:color="auto"/>
          </w:divBdr>
        </w:div>
        <w:div w:id="707533577">
          <w:marLeft w:val="480"/>
          <w:marRight w:val="0"/>
          <w:marTop w:val="0"/>
          <w:marBottom w:val="0"/>
          <w:divBdr>
            <w:top w:val="none" w:sz="0" w:space="0" w:color="auto"/>
            <w:left w:val="none" w:sz="0" w:space="0" w:color="auto"/>
            <w:bottom w:val="none" w:sz="0" w:space="0" w:color="auto"/>
            <w:right w:val="none" w:sz="0" w:space="0" w:color="auto"/>
          </w:divBdr>
        </w:div>
        <w:div w:id="835414974">
          <w:marLeft w:val="480"/>
          <w:marRight w:val="0"/>
          <w:marTop w:val="0"/>
          <w:marBottom w:val="0"/>
          <w:divBdr>
            <w:top w:val="none" w:sz="0" w:space="0" w:color="auto"/>
            <w:left w:val="none" w:sz="0" w:space="0" w:color="auto"/>
            <w:bottom w:val="none" w:sz="0" w:space="0" w:color="auto"/>
            <w:right w:val="none" w:sz="0" w:space="0" w:color="auto"/>
          </w:divBdr>
        </w:div>
        <w:div w:id="878400372">
          <w:marLeft w:val="480"/>
          <w:marRight w:val="0"/>
          <w:marTop w:val="0"/>
          <w:marBottom w:val="0"/>
          <w:divBdr>
            <w:top w:val="none" w:sz="0" w:space="0" w:color="auto"/>
            <w:left w:val="none" w:sz="0" w:space="0" w:color="auto"/>
            <w:bottom w:val="none" w:sz="0" w:space="0" w:color="auto"/>
            <w:right w:val="none" w:sz="0" w:space="0" w:color="auto"/>
          </w:divBdr>
        </w:div>
        <w:div w:id="883446652">
          <w:marLeft w:val="480"/>
          <w:marRight w:val="0"/>
          <w:marTop w:val="0"/>
          <w:marBottom w:val="0"/>
          <w:divBdr>
            <w:top w:val="none" w:sz="0" w:space="0" w:color="auto"/>
            <w:left w:val="none" w:sz="0" w:space="0" w:color="auto"/>
            <w:bottom w:val="none" w:sz="0" w:space="0" w:color="auto"/>
            <w:right w:val="none" w:sz="0" w:space="0" w:color="auto"/>
          </w:divBdr>
        </w:div>
        <w:div w:id="919604062">
          <w:marLeft w:val="480"/>
          <w:marRight w:val="0"/>
          <w:marTop w:val="0"/>
          <w:marBottom w:val="0"/>
          <w:divBdr>
            <w:top w:val="none" w:sz="0" w:space="0" w:color="auto"/>
            <w:left w:val="none" w:sz="0" w:space="0" w:color="auto"/>
            <w:bottom w:val="none" w:sz="0" w:space="0" w:color="auto"/>
            <w:right w:val="none" w:sz="0" w:space="0" w:color="auto"/>
          </w:divBdr>
        </w:div>
        <w:div w:id="955595812">
          <w:marLeft w:val="480"/>
          <w:marRight w:val="0"/>
          <w:marTop w:val="0"/>
          <w:marBottom w:val="0"/>
          <w:divBdr>
            <w:top w:val="none" w:sz="0" w:space="0" w:color="auto"/>
            <w:left w:val="none" w:sz="0" w:space="0" w:color="auto"/>
            <w:bottom w:val="none" w:sz="0" w:space="0" w:color="auto"/>
            <w:right w:val="none" w:sz="0" w:space="0" w:color="auto"/>
          </w:divBdr>
        </w:div>
        <w:div w:id="968634606">
          <w:marLeft w:val="480"/>
          <w:marRight w:val="0"/>
          <w:marTop w:val="0"/>
          <w:marBottom w:val="0"/>
          <w:divBdr>
            <w:top w:val="none" w:sz="0" w:space="0" w:color="auto"/>
            <w:left w:val="none" w:sz="0" w:space="0" w:color="auto"/>
            <w:bottom w:val="none" w:sz="0" w:space="0" w:color="auto"/>
            <w:right w:val="none" w:sz="0" w:space="0" w:color="auto"/>
          </w:divBdr>
        </w:div>
        <w:div w:id="981731855">
          <w:marLeft w:val="480"/>
          <w:marRight w:val="0"/>
          <w:marTop w:val="0"/>
          <w:marBottom w:val="0"/>
          <w:divBdr>
            <w:top w:val="none" w:sz="0" w:space="0" w:color="auto"/>
            <w:left w:val="none" w:sz="0" w:space="0" w:color="auto"/>
            <w:bottom w:val="none" w:sz="0" w:space="0" w:color="auto"/>
            <w:right w:val="none" w:sz="0" w:space="0" w:color="auto"/>
          </w:divBdr>
        </w:div>
        <w:div w:id="1055275800">
          <w:marLeft w:val="480"/>
          <w:marRight w:val="0"/>
          <w:marTop w:val="0"/>
          <w:marBottom w:val="0"/>
          <w:divBdr>
            <w:top w:val="none" w:sz="0" w:space="0" w:color="auto"/>
            <w:left w:val="none" w:sz="0" w:space="0" w:color="auto"/>
            <w:bottom w:val="none" w:sz="0" w:space="0" w:color="auto"/>
            <w:right w:val="none" w:sz="0" w:space="0" w:color="auto"/>
          </w:divBdr>
        </w:div>
        <w:div w:id="1056121553">
          <w:marLeft w:val="480"/>
          <w:marRight w:val="0"/>
          <w:marTop w:val="0"/>
          <w:marBottom w:val="0"/>
          <w:divBdr>
            <w:top w:val="none" w:sz="0" w:space="0" w:color="auto"/>
            <w:left w:val="none" w:sz="0" w:space="0" w:color="auto"/>
            <w:bottom w:val="none" w:sz="0" w:space="0" w:color="auto"/>
            <w:right w:val="none" w:sz="0" w:space="0" w:color="auto"/>
          </w:divBdr>
        </w:div>
        <w:div w:id="1056202699">
          <w:marLeft w:val="480"/>
          <w:marRight w:val="0"/>
          <w:marTop w:val="0"/>
          <w:marBottom w:val="0"/>
          <w:divBdr>
            <w:top w:val="none" w:sz="0" w:space="0" w:color="auto"/>
            <w:left w:val="none" w:sz="0" w:space="0" w:color="auto"/>
            <w:bottom w:val="none" w:sz="0" w:space="0" w:color="auto"/>
            <w:right w:val="none" w:sz="0" w:space="0" w:color="auto"/>
          </w:divBdr>
        </w:div>
        <w:div w:id="1059401568">
          <w:marLeft w:val="480"/>
          <w:marRight w:val="0"/>
          <w:marTop w:val="0"/>
          <w:marBottom w:val="0"/>
          <w:divBdr>
            <w:top w:val="none" w:sz="0" w:space="0" w:color="auto"/>
            <w:left w:val="none" w:sz="0" w:space="0" w:color="auto"/>
            <w:bottom w:val="none" w:sz="0" w:space="0" w:color="auto"/>
            <w:right w:val="none" w:sz="0" w:space="0" w:color="auto"/>
          </w:divBdr>
        </w:div>
        <w:div w:id="1072393271">
          <w:marLeft w:val="480"/>
          <w:marRight w:val="0"/>
          <w:marTop w:val="0"/>
          <w:marBottom w:val="0"/>
          <w:divBdr>
            <w:top w:val="none" w:sz="0" w:space="0" w:color="auto"/>
            <w:left w:val="none" w:sz="0" w:space="0" w:color="auto"/>
            <w:bottom w:val="none" w:sz="0" w:space="0" w:color="auto"/>
            <w:right w:val="none" w:sz="0" w:space="0" w:color="auto"/>
          </w:divBdr>
        </w:div>
        <w:div w:id="1117480131">
          <w:marLeft w:val="480"/>
          <w:marRight w:val="0"/>
          <w:marTop w:val="0"/>
          <w:marBottom w:val="0"/>
          <w:divBdr>
            <w:top w:val="none" w:sz="0" w:space="0" w:color="auto"/>
            <w:left w:val="none" w:sz="0" w:space="0" w:color="auto"/>
            <w:bottom w:val="none" w:sz="0" w:space="0" w:color="auto"/>
            <w:right w:val="none" w:sz="0" w:space="0" w:color="auto"/>
          </w:divBdr>
        </w:div>
        <w:div w:id="1144540974">
          <w:marLeft w:val="480"/>
          <w:marRight w:val="0"/>
          <w:marTop w:val="0"/>
          <w:marBottom w:val="0"/>
          <w:divBdr>
            <w:top w:val="none" w:sz="0" w:space="0" w:color="auto"/>
            <w:left w:val="none" w:sz="0" w:space="0" w:color="auto"/>
            <w:bottom w:val="none" w:sz="0" w:space="0" w:color="auto"/>
            <w:right w:val="none" w:sz="0" w:space="0" w:color="auto"/>
          </w:divBdr>
        </w:div>
        <w:div w:id="1177115806">
          <w:marLeft w:val="480"/>
          <w:marRight w:val="0"/>
          <w:marTop w:val="0"/>
          <w:marBottom w:val="0"/>
          <w:divBdr>
            <w:top w:val="none" w:sz="0" w:space="0" w:color="auto"/>
            <w:left w:val="none" w:sz="0" w:space="0" w:color="auto"/>
            <w:bottom w:val="none" w:sz="0" w:space="0" w:color="auto"/>
            <w:right w:val="none" w:sz="0" w:space="0" w:color="auto"/>
          </w:divBdr>
        </w:div>
        <w:div w:id="1182937464">
          <w:marLeft w:val="480"/>
          <w:marRight w:val="0"/>
          <w:marTop w:val="0"/>
          <w:marBottom w:val="0"/>
          <w:divBdr>
            <w:top w:val="none" w:sz="0" w:space="0" w:color="auto"/>
            <w:left w:val="none" w:sz="0" w:space="0" w:color="auto"/>
            <w:bottom w:val="none" w:sz="0" w:space="0" w:color="auto"/>
            <w:right w:val="none" w:sz="0" w:space="0" w:color="auto"/>
          </w:divBdr>
        </w:div>
        <w:div w:id="1243829869">
          <w:marLeft w:val="480"/>
          <w:marRight w:val="0"/>
          <w:marTop w:val="0"/>
          <w:marBottom w:val="0"/>
          <w:divBdr>
            <w:top w:val="none" w:sz="0" w:space="0" w:color="auto"/>
            <w:left w:val="none" w:sz="0" w:space="0" w:color="auto"/>
            <w:bottom w:val="none" w:sz="0" w:space="0" w:color="auto"/>
            <w:right w:val="none" w:sz="0" w:space="0" w:color="auto"/>
          </w:divBdr>
        </w:div>
        <w:div w:id="1278830702">
          <w:marLeft w:val="480"/>
          <w:marRight w:val="0"/>
          <w:marTop w:val="0"/>
          <w:marBottom w:val="0"/>
          <w:divBdr>
            <w:top w:val="none" w:sz="0" w:space="0" w:color="auto"/>
            <w:left w:val="none" w:sz="0" w:space="0" w:color="auto"/>
            <w:bottom w:val="none" w:sz="0" w:space="0" w:color="auto"/>
            <w:right w:val="none" w:sz="0" w:space="0" w:color="auto"/>
          </w:divBdr>
        </w:div>
        <w:div w:id="1428580964">
          <w:marLeft w:val="480"/>
          <w:marRight w:val="0"/>
          <w:marTop w:val="0"/>
          <w:marBottom w:val="0"/>
          <w:divBdr>
            <w:top w:val="none" w:sz="0" w:space="0" w:color="auto"/>
            <w:left w:val="none" w:sz="0" w:space="0" w:color="auto"/>
            <w:bottom w:val="none" w:sz="0" w:space="0" w:color="auto"/>
            <w:right w:val="none" w:sz="0" w:space="0" w:color="auto"/>
          </w:divBdr>
        </w:div>
        <w:div w:id="1566380492">
          <w:marLeft w:val="480"/>
          <w:marRight w:val="0"/>
          <w:marTop w:val="0"/>
          <w:marBottom w:val="0"/>
          <w:divBdr>
            <w:top w:val="none" w:sz="0" w:space="0" w:color="auto"/>
            <w:left w:val="none" w:sz="0" w:space="0" w:color="auto"/>
            <w:bottom w:val="none" w:sz="0" w:space="0" w:color="auto"/>
            <w:right w:val="none" w:sz="0" w:space="0" w:color="auto"/>
          </w:divBdr>
        </w:div>
        <w:div w:id="1576629043">
          <w:marLeft w:val="480"/>
          <w:marRight w:val="0"/>
          <w:marTop w:val="0"/>
          <w:marBottom w:val="0"/>
          <w:divBdr>
            <w:top w:val="none" w:sz="0" w:space="0" w:color="auto"/>
            <w:left w:val="none" w:sz="0" w:space="0" w:color="auto"/>
            <w:bottom w:val="none" w:sz="0" w:space="0" w:color="auto"/>
            <w:right w:val="none" w:sz="0" w:space="0" w:color="auto"/>
          </w:divBdr>
        </w:div>
        <w:div w:id="1600985510">
          <w:marLeft w:val="480"/>
          <w:marRight w:val="0"/>
          <w:marTop w:val="0"/>
          <w:marBottom w:val="0"/>
          <w:divBdr>
            <w:top w:val="none" w:sz="0" w:space="0" w:color="auto"/>
            <w:left w:val="none" w:sz="0" w:space="0" w:color="auto"/>
            <w:bottom w:val="none" w:sz="0" w:space="0" w:color="auto"/>
            <w:right w:val="none" w:sz="0" w:space="0" w:color="auto"/>
          </w:divBdr>
        </w:div>
        <w:div w:id="1664162365">
          <w:marLeft w:val="480"/>
          <w:marRight w:val="0"/>
          <w:marTop w:val="0"/>
          <w:marBottom w:val="0"/>
          <w:divBdr>
            <w:top w:val="none" w:sz="0" w:space="0" w:color="auto"/>
            <w:left w:val="none" w:sz="0" w:space="0" w:color="auto"/>
            <w:bottom w:val="none" w:sz="0" w:space="0" w:color="auto"/>
            <w:right w:val="none" w:sz="0" w:space="0" w:color="auto"/>
          </w:divBdr>
        </w:div>
        <w:div w:id="1706128163">
          <w:marLeft w:val="480"/>
          <w:marRight w:val="0"/>
          <w:marTop w:val="0"/>
          <w:marBottom w:val="0"/>
          <w:divBdr>
            <w:top w:val="none" w:sz="0" w:space="0" w:color="auto"/>
            <w:left w:val="none" w:sz="0" w:space="0" w:color="auto"/>
            <w:bottom w:val="none" w:sz="0" w:space="0" w:color="auto"/>
            <w:right w:val="none" w:sz="0" w:space="0" w:color="auto"/>
          </w:divBdr>
        </w:div>
        <w:div w:id="1707026706">
          <w:marLeft w:val="480"/>
          <w:marRight w:val="0"/>
          <w:marTop w:val="0"/>
          <w:marBottom w:val="0"/>
          <w:divBdr>
            <w:top w:val="none" w:sz="0" w:space="0" w:color="auto"/>
            <w:left w:val="none" w:sz="0" w:space="0" w:color="auto"/>
            <w:bottom w:val="none" w:sz="0" w:space="0" w:color="auto"/>
            <w:right w:val="none" w:sz="0" w:space="0" w:color="auto"/>
          </w:divBdr>
        </w:div>
        <w:div w:id="1707757136">
          <w:marLeft w:val="480"/>
          <w:marRight w:val="0"/>
          <w:marTop w:val="0"/>
          <w:marBottom w:val="0"/>
          <w:divBdr>
            <w:top w:val="none" w:sz="0" w:space="0" w:color="auto"/>
            <w:left w:val="none" w:sz="0" w:space="0" w:color="auto"/>
            <w:bottom w:val="none" w:sz="0" w:space="0" w:color="auto"/>
            <w:right w:val="none" w:sz="0" w:space="0" w:color="auto"/>
          </w:divBdr>
        </w:div>
        <w:div w:id="1800412321">
          <w:marLeft w:val="480"/>
          <w:marRight w:val="0"/>
          <w:marTop w:val="0"/>
          <w:marBottom w:val="0"/>
          <w:divBdr>
            <w:top w:val="none" w:sz="0" w:space="0" w:color="auto"/>
            <w:left w:val="none" w:sz="0" w:space="0" w:color="auto"/>
            <w:bottom w:val="none" w:sz="0" w:space="0" w:color="auto"/>
            <w:right w:val="none" w:sz="0" w:space="0" w:color="auto"/>
          </w:divBdr>
        </w:div>
        <w:div w:id="1838837534">
          <w:marLeft w:val="480"/>
          <w:marRight w:val="0"/>
          <w:marTop w:val="0"/>
          <w:marBottom w:val="0"/>
          <w:divBdr>
            <w:top w:val="none" w:sz="0" w:space="0" w:color="auto"/>
            <w:left w:val="none" w:sz="0" w:space="0" w:color="auto"/>
            <w:bottom w:val="none" w:sz="0" w:space="0" w:color="auto"/>
            <w:right w:val="none" w:sz="0" w:space="0" w:color="auto"/>
          </w:divBdr>
        </w:div>
        <w:div w:id="1847208607">
          <w:marLeft w:val="480"/>
          <w:marRight w:val="0"/>
          <w:marTop w:val="0"/>
          <w:marBottom w:val="0"/>
          <w:divBdr>
            <w:top w:val="none" w:sz="0" w:space="0" w:color="auto"/>
            <w:left w:val="none" w:sz="0" w:space="0" w:color="auto"/>
            <w:bottom w:val="none" w:sz="0" w:space="0" w:color="auto"/>
            <w:right w:val="none" w:sz="0" w:space="0" w:color="auto"/>
          </w:divBdr>
        </w:div>
        <w:div w:id="1978416794">
          <w:marLeft w:val="480"/>
          <w:marRight w:val="0"/>
          <w:marTop w:val="0"/>
          <w:marBottom w:val="0"/>
          <w:divBdr>
            <w:top w:val="none" w:sz="0" w:space="0" w:color="auto"/>
            <w:left w:val="none" w:sz="0" w:space="0" w:color="auto"/>
            <w:bottom w:val="none" w:sz="0" w:space="0" w:color="auto"/>
            <w:right w:val="none" w:sz="0" w:space="0" w:color="auto"/>
          </w:divBdr>
        </w:div>
        <w:div w:id="1985619582">
          <w:marLeft w:val="480"/>
          <w:marRight w:val="0"/>
          <w:marTop w:val="0"/>
          <w:marBottom w:val="0"/>
          <w:divBdr>
            <w:top w:val="none" w:sz="0" w:space="0" w:color="auto"/>
            <w:left w:val="none" w:sz="0" w:space="0" w:color="auto"/>
            <w:bottom w:val="none" w:sz="0" w:space="0" w:color="auto"/>
            <w:right w:val="none" w:sz="0" w:space="0" w:color="auto"/>
          </w:divBdr>
        </w:div>
        <w:div w:id="1985968789">
          <w:marLeft w:val="480"/>
          <w:marRight w:val="0"/>
          <w:marTop w:val="0"/>
          <w:marBottom w:val="0"/>
          <w:divBdr>
            <w:top w:val="none" w:sz="0" w:space="0" w:color="auto"/>
            <w:left w:val="none" w:sz="0" w:space="0" w:color="auto"/>
            <w:bottom w:val="none" w:sz="0" w:space="0" w:color="auto"/>
            <w:right w:val="none" w:sz="0" w:space="0" w:color="auto"/>
          </w:divBdr>
        </w:div>
        <w:div w:id="2005233958">
          <w:marLeft w:val="480"/>
          <w:marRight w:val="0"/>
          <w:marTop w:val="0"/>
          <w:marBottom w:val="0"/>
          <w:divBdr>
            <w:top w:val="none" w:sz="0" w:space="0" w:color="auto"/>
            <w:left w:val="none" w:sz="0" w:space="0" w:color="auto"/>
            <w:bottom w:val="none" w:sz="0" w:space="0" w:color="auto"/>
            <w:right w:val="none" w:sz="0" w:space="0" w:color="auto"/>
          </w:divBdr>
        </w:div>
      </w:divsChild>
    </w:div>
    <w:div w:id="879320904">
      <w:bodyDiv w:val="1"/>
      <w:marLeft w:val="0"/>
      <w:marRight w:val="0"/>
      <w:marTop w:val="0"/>
      <w:marBottom w:val="0"/>
      <w:divBdr>
        <w:top w:val="none" w:sz="0" w:space="0" w:color="auto"/>
        <w:left w:val="none" w:sz="0" w:space="0" w:color="auto"/>
        <w:bottom w:val="none" w:sz="0" w:space="0" w:color="auto"/>
        <w:right w:val="none" w:sz="0" w:space="0" w:color="auto"/>
      </w:divBdr>
    </w:div>
    <w:div w:id="890964842">
      <w:bodyDiv w:val="1"/>
      <w:marLeft w:val="0"/>
      <w:marRight w:val="0"/>
      <w:marTop w:val="0"/>
      <w:marBottom w:val="0"/>
      <w:divBdr>
        <w:top w:val="none" w:sz="0" w:space="0" w:color="auto"/>
        <w:left w:val="none" w:sz="0" w:space="0" w:color="auto"/>
        <w:bottom w:val="none" w:sz="0" w:space="0" w:color="auto"/>
        <w:right w:val="none" w:sz="0" w:space="0" w:color="auto"/>
      </w:divBdr>
    </w:div>
    <w:div w:id="895165246">
      <w:bodyDiv w:val="1"/>
      <w:marLeft w:val="0"/>
      <w:marRight w:val="0"/>
      <w:marTop w:val="0"/>
      <w:marBottom w:val="0"/>
      <w:divBdr>
        <w:top w:val="none" w:sz="0" w:space="0" w:color="auto"/>
        <w:left w:val="none" w:sz="0" w:space="0" w:color="auto"/>
        <w:bottom w:val="none" w:sz="0" w:space="0" w:color="auto"/>
        <w:right w:val="none" w:sz="0" w:space="0" w:color="auto"/>
      </w:divBdr>
    </w:div>
    <w:div w:id="896892489">
      <w:bodyDiv w:val="1"/>
      <w:marLeft w:val="0"/>
      <w:marRight w:val="0"/>
      <w:marTop w:val="0"/>
      <w:marBottom w:val="0"/>
      <w:divBdr>
        <w:top w:val="none" w:sz="0" w:space="0" w:color="auto"/>
        <w:left w:val="none" w:sz="0" w:space="0" w:color="auto"/>
        <w:bottom w:val="none" w:sz="0" w:space="0" w:color="auto"/>
        <w:right w:val="none" w:sz="0" w:space="0" w:color="auto"/>
      </w:divBdr>
    </w:div>
    <w:div w:id="898790206">
      <w:bodyDiv w:val="1"/>
      <w:marLeft w:val="0"/>
      <w:marRight w:val="0"/>
      <w:marTop w:val="0"/>
      <w:marBottom w:val="0"/>
      <w:divBdr>
        <w:top w:val="none" w:sz="0" w:space="0" w:color="auto"/>
        <w:left w:val="none" w:sz="0" w:space="0" w:color="auto"/>
        <w:bottom w:val="none" w:sz="0" w:space="0" w:color="auto"/>
        <w:right w:val="none" w:sz="0" w:space="0" w:color="auto"/>
      </w:divBdr>
    </w:div>
    <w:div w:id="902519464">
      <w:bodyDiv w:val="1"/>
      <w:marLeft w:val="0"/>
      <w:marRight w:val="0"/>
      <w:marTop w:val="0"/>
      <w:marBottom w:val="0"/>
      <w:divBdr>
        <w:top w:val="none" w:sz="0" w:space="0" w:color="auto"/>
        <w:left w:val="none" w:sz="0" w:space="0" w:color="auto"/>
        <w:bottom w:val="none" w:sz="0" w:space="0" w:color="auto"/>
        <w:right w:val="none" w:sz="0" w:space="0" w:color="auto"/>
      </w:divBdr>
    </w:div>
    <w:div w:id="902763966">
      <w:bodyDiv w:val="1"/>
      <w:marLeft w:val="0"/>
      <w:marRight w:val="0"/>
      <w:marTop w:val="0"/>
      <w:marBottom w:val="0"/>
      <w:divBdr>
        <w:top w:val="none" w:sz="0" w:space="0" w:color="auto"/>
        <w:left w:val="none" w:sz="0" w:space="0" w:color="auto"/>
        <w:bottom w:val="none" w:sz="0" w:space="0" w:color="auto"/>
        <w:right w:val="none" w:sz="0" w:space="0" w:color="auto"/>
      </w:divBdr>
    </w:div>
    <w:div w:id="903028378">
      <w:bodyDiv w:val="1"/>
      <w:marLeft w:val="0"/>
      <w:marRight w:val="0"/>
      <w:marTop w:val="0"/>
      <w:marBottom w:val="0"/>
      <w:divBdr>
        <w:top w:val="none" w:sz="0" w:space="0" w:color="auto"/>
        <w:left w:val="none" w:sz="0" w:space="0" w:color="auto"/>
        <w:bottom w:val="none" w:sz="0" w:space="0" w:color="auto"/>
        <w:right w:val="none" w:sz="0" w:space="0" w:color="auto"/>
      </w:divBdr>
      <w:divsChild>
        <w:div w:id="162596656">
          <w:marLeft w:val="480"/>
          <w:marRight w:val="0"/>
          <w:marTop w:val="0"/>
          <w:marBottom w:val="0"/>
          <w:divBdr>
            <w:top w:val="none" w:sz="0" w:space="0" w:color="auto"/>
            <w:left w:val="none" w:sz="0" w:space="0" w:color="auto"/>
            <w:bottom w:val="none" w:sz="0" w:space="0" w:color="auto"/>
            <w:right w:val="none" w:sz="0" w:space="0" w:color="auto"/>
          </w:divBdr>
        </w:div>
        <w:div w:id="236401461">
          <w:marLeft w:val="480"/>
          <w:marRight w:val="0"/>
          <w:marTop w:val="0"/>
          <w:marBottom w:val="0"/>
          <w:divBdr>
            <w:top w:val="none" w:sz="0" w:space="0" w:color="auto"/>
            <w:left w:val="none" w:sz="0" w:space="0" w:color="auto"/>
            <w:bottom w:val="none" w:sz="0" w:space="0" w:color="auto"/>
            <w:right w:val="none" w:sz="0" w:space="0" w:color="auto"/>
          </w:divBdr>
        </w:div>
        <w:div w:id="350490991">
          <w:marLeft w:val="480"/>
          <w:marRight w:val="0"/>
          <w:marTop w:val="0"/>
          <w:marBottom w:val="0"/>
          <w:divBdr>
            <w:top w:val="none" w:sz="0" w:space="0" w:color="auto"/>
            <w:left w:val="none" w:sz="0" w:space="0" w:color="auto"/>
            <w:bottom w:val="none" w:sz="0" w:space="0" w:color="auto"/>
            <w:right w:val="none" w:sz="0" w:space="0" w:color="auto"/>
          </w:divBdr>
        </w:div>
        <w:div w:id="363796169">
          <w:marLeft w:val="480"/>
          <w:marRight w:val="0"/>
          <w:marTop w:val="0"/>
          <w:marBottom w:val="0"/>
          <w:divBdr>
            <w:top w:val="none" w:sz="0" w:space="0" w:color="auto"/>
            <w:left w:val="none" w:sz="0" w:space="0" w:color="auto"/>
            <w:bottom w:val="none" w:sz="0" w:space="0" w:color="auto"/>
            <w:right w:val="none" w:sz="0" w:space="0" w:color="auto"/>
          </w:divBdr>
        </w:div>
        <w:div w:id="369889725">
          <w:marLeft w:val="480"/>
          <w:marRight w:val="0"/>
          <w:marTop w:val="0"/>
          <w:marBottom w:val="0"/>
          <w:divBdr>
            <w:top w:val="none" w:sz="0" w:space="0" w:color="auto"/>
            <w:left w:val="none" w:sz="0" w:space="0" w:color="auto"/>
            <w:bottom w:val="none" w:sz="0" w:space="0" w:color="auto"/>
            <w:right w:val="none" w:sz="0" w:space="0" w:color="auto"/>
          </w:divBdr>
        </w:div>
        <w:div w:id="380061946">
          <w:marLeft w:val="480"/>
          <w:marRight w:val="0"/>
          <w:marTop w:val="0"/>
          <w:marBottom w:val="0"/>
          <w:divBdr>
            <w:top w:val="none" w:sz="0" w:space="0" w:color="auto"/>
            <w:left w:val="none" w:sz="0" w:space="0" w:color="auto"/>
            <w:bottom w:val="none" w:sz="0" w:space="0" w:color="auto"/>
            <w:right w:val="none" w:sz="0" w:space="0" w:color="auto"/>
          </w:divBdr>
        </w:div>
        <w:div w:id="427389991">
          <w:marLeft w:val="480"/>
          <w:marRight w:val="0"/>
          <w:marTop w:val="0"/>
          <w:marBottom w:val="0"/>
          <w:divBdr>
            <w:top w:val="none" w:sz="0" w:space="0" w:color="auto"/>
            <w:left w:val="none" w:sz="0" w:space="0" w:color="auto"/>
            <w:bottom w:val="none" w:sz="0" w:space="0" w:color="auto"/>
            <w:right w:val="none" w:sz="0" w:space="0" w:color="auto"/>
          </w:divBdr>
        </w:div>
        <w:div w:id="540749382">
          <w:marLeft w:val="480"/>
          <w:marRight w:val="0"/>
          <w:marTop w:val="0"/>
          <w:marBottom w:val="0"/>
          <w:divBdr>
            <w:top w:val="none" w:sz="0" w:space="0" w:color="auto"/>
            <w:left w:val="none" w:sz="0" w:space="0" w:color="auto"/>
            <w:bottom w:val="none" w:sz="0" w:space="0" w:color="auto"/>
            <w:right w:val="none" w:sz="0" w:space="0" w:color="auto"/>
          </w:divBdr>
        </w:div>
        <w:div w:id="547498944">
          <w:marLeft w:val="480"/>
          <w:marRight w:val="0"/>
          <w:marTop w:val="0"/>
          <w:marBottom w:val="0"/>
          <w:divBdr>
            <w:top w:val="none" w:sz="0" w:space="0" w:color="auto"/>
            <w:left w:val="none" w:sz="0" w:space="0" w:color="auto"/>
            <w:bottom w:val="none" w:sz="0" w:space="0" w:color="auto"/>
            <w:right w:val="none" w:sz="0" w:space="0" w:color="auto"/>
          </w:divBdr>
        </w:div>
        <w:div w:id="608512783">
          <w:marLeft w:val="480"/>
          <w:marRight w:val="0"/>
          <w:marTop w:val="0"/>
          <w:marBottom w:val="0"/>
          <w:divBdr>
            <w:top w:val="none" w:sz="0" w:space="0" w:color="auto"/>
            <w:left w:val="none" w:sz="0" w:space="0" w:color="auto"/>
            <w:bottom w:val="none" w:sz="0" w:space="0" w:color="auto"/>
            <w:right w:val="none" w:sz="0" w:space="0" w:color="auto"/>
          </w:divBdr>
        </w:div>
        <w:div w:id="666402420">
          <w:marLeft w:val="480"/>
          <w:marRight w:val="0"/>
          <w:marTop w:val="0"/>
          <w:marBottom w:val="0"/>
          <w:divBdr>
            <w:top w:val="none" w:sz="0" w:space="0" w:color="auto"/>
            <w:left w:val="none" w:sz="0" w:space="0" w:color="auto"/>
            <w:bottom w:val="none" w:sz="0" w:space="0" w:color="auto"/>
            <w:right w:val="none" w:sz="0" w:space="0" w:color="auto"/>
          </w:divBdr>
        </w:div>
        <w:div w:id="715351124">
          <w:marLeft w:val="480"/>
          <w:marRight w:val="0"/>
          <w:marTop w:val="0"/>
          <w:marBottom w:val="0"/>
          <w:divBdr>
            <w:top w:val="none" w:sz="0" w:space="0" w:color="auto"/>
            <w:left w:val="none" w:sz="0" w:space="0" w:color="auto"/>
            <w:bottom w:val="none" w:sz="0" w:space="0" w:color="auto"/>
            <w:right w:val="none" w:sz="0" w:space="0" w:color="auto"/>
          </w:divBdr>
        </w:div>
        <w:div w:id="749234553">
          <w:marLeft w:val="480"/>
          <w:marRight w:val="0"/>
          <w:marTop w:val="0"/>
          <w:marBottom w:val="0"/>
          <w:divBdr>
            <w:top w:val="none" w:sz="0" w:space="0" w:color="auto"/>
            <w:left w:val="none" w:sz="0" w:space="0" w:color="auto"/>
            <w:bottom w:val="none" w:sz="0" w:space="0" w:color="auto"/>
            <w:right w:val="none" w:sz="0" w:space="0" w:color="auto"/>
          </w:divBdr>
        </w:div>
        <w:div w:id="785350460">
          <w:marLeft w:val="480"/>
          <w:marRight w:val="0"/>
          <w:marTop w:val="0"/>
          <w:marBottom w:val="0"/>
          <w:divBdr>
            <w:top w:val="none" w:sz="0" w:space="0" w:color="auto"/>
            <w:left w:val="none" w:sz="0" w:space="0" w:color="auto"/>
            <w:bottom w:val="none" w:sz="0" w:space="0" w:color="auto"/>
            <w:right w:val="none" w:sz="0" w:space="0" w:color="auto"/>
          </w:divBdr>
        </w:div>
        <w:div w:id="807475218">
          <w:marLeft w:val="480"/>
          <w:marRight w:val="0"/>
          <w:marTop w:val="0"/>
          <w:marBottom w:val="0"/>
          <w:divBdr>
            <w:top w:val="none" w:sz="0" w:space="0" w:color="auto"/>
            <w:left w:val="none" w:sz="0" w:space="0" w:color="auto"/>
            <w:bottom w:val="none" w:sz="0" w:space="0" w:color="auto"/>
            <w:right w:val="none" w:sz="0" w:space="0" w:color="auto"/>
          </w:divBdr>
        </w:div>
        <w:div w:id="855578520">
          <w:marLeft w:val="480"/>
          <w:marRight w:val="0"/>
          <w:marTop w:val="0"/>
          <w:marBottom w:val="0"/>
          <w:divBdr>
            <w:top w:val="none" w:sz="0" w:space="0" w:color="auto"/>
            <w:left w:val="none" w:sz="0" w:space="0" w:color="auto"/>
            <w:bottom w:val="none" w:sz="0" w:space="0" w:color="auto"/>
            <w:right w:val="none" w:sz="0" w:space="0" w:color="auto"/>
          </w:divBdr>
        </w:div>
        <w:div w:id="883560333">
          <w:marLeft w:val="480"/>
          <w:marRight w:val="0"/>
          <w:marTop w:val="0"/>
          <w:marBottom w:val="0"/>
          <w:divBdr>
            <w:top w:val="none" w:sz="0" w:space="0" w:color="auto"/>
            <w:left w:val="none" w:sz="0" w:space="0" w:color="auto"/>
            <w:bottom w:val="none" w:sz="0" w:space="0" w:color="auto"/>
            <w:right w:val="none" w:sz="0" w:space="0" w:color="auto"/>
          </w:divBdr>
        </w:div>
        <w:div w:id="894396443">
          <w:marLeft w:val="480"/>
          <w:marRight w:val="0"/>
          <w:marTop w:val="0"/>
          <w:marBottom w:val="0"/>
          <w:divBdr>
            <w:top w:val="none" w:sz="0" w:space="0" w:color="auto"/>
            <w:left w:val="none" w:sz="0" w:space="0" w:color="auto"/>
            <w:bottom w:val="none" w:sz="0" w:space="0" w:color="auto"/>
            <w:right w:val="none" w:sz="0" w:space="0" w:color="auto"/>
          </w:divBdr>
        </w:div>
        <w:div w:id="943876629">
          <w:marLeft w:val="480"/>
          <w:marRight w:val="0"/>
          <w:marTop w:val="0"/>
          <w:marBottom w:val="0"/>
          <w:divBdr>
            <w:top w:val="none" w:sz="0" w:space="0" w:color="auto"/>
            <w:left w:val="none" w:sz="0" w:space="0" w:color="auto"/>
            <w:bottom w:val="none" w:sz="0" w:space="0" w:color="auto"/>
            <w:right w:val="none" w:sz="0" w:space="0" w:color="auto"/>
          </w:divBdr>
        </w:div>
        <w:div w:id="984895571">
          <w:marLeft w:val="480"/>
          <w:marRight w:val="0"/>
          <w:marTop w:val="0"/>
          <w:marBottom w:val="0"/>
          <w:divBdr>
            <w:top w:val="none" w:sz="0" w:space="0" w:color="auto"/>
            <w:left w:val="none" w:sz="0" w:space="0" w:color="auto"/>
            <w:bottom w:val="none" w:sz="0" w:space="0" w:color="auto"/>
            <w:right w:val="none" w:sz="0" w:space="0" w:color="auto"/>
          </w:divBdr>
        </w:div>
        <w:div w:id="1013190643">
          <w:marLeft w:val="480"/>
          <w:marRight w:val="0"/>
          <w:marTop w:val="0"/>
          <w:marBottom w:val="0"/>
          <w:divBdr>
            <w:top w:val="none" w:sz="0" w:space="0" w:color="auto"/>
            <w:left w:val="none" w:sz="0" w:space="0" w:color="auto"/>
            <w:bottom w:val="none" w:sz="0" w:space="0" w:color="auto"/>
            <w:right w:val="none" w:sz="0" w:space="0" w:color="auto"/>
          </w:divBdr>
        </w:div>
        <w:div w:id="1072387411">
          <w:marLeft w:val="480"/>
          <w:marRight w:val="0"/>
          <w:marTop w:val="0"/>
          <w:marBottom w:val="0"/>
          <w:divBdr>
            <w:top w:val="none" w:sz="0" w:space="0" w:color="auto"/>
            <w:left w:val="none" w:sz="0" w:space="0" w:color="auto"/>
            <w:bottom w:val="none" w:sz="0" w:space="0" w:color="auto"/>
            <w:right w:val="none" w:sz="0" w:space="0" w:color="auto"/>
          </w:divBdr>
        </w:div>
        <w:div w:id="1138567711">
          <w:marLeft w:val="480"/>
          <w:marRight w:val="0"/>
          <w:marTop w:val="0"/>
          <w:marBottom w:val="0"/>
          <w:divBdr>
            <w:top w:val="none" w:sz="0" w:space="0" w:color="auto"/>
            <w:left w:val="none" w:sz="0" w:space="0" w:color="auto"/>
            <w:bottom w:val="none" w:sz="0" w:space="0" w:color="auto"/>
            <w:right w:val="none" w:sz="0" w:space="0" w:color="auto"/>
          </w:divBdr>
        </w:div>
        <w:div w:id="1218935396">
          <w:marLeft w:val="480"/>
          <w:marRight w:val="0"/>
          <w:marTop w:val="0"/>
          <w:marBottom w:val="0"/>
          <w:divBdr>
            <w:top w:val="none" w:sz="0" w:space="0" w:color="auto"/>
            <w:left w:val="none" w:sz="0" w:space="0" w:color="auto"/>
            <w:bottom w:val="none" w:sz="0" w:space="0" w:color="auto"/>
            <w:right w:val="none" w:sz="0" w:space="0" w:color="auto"/>
          </w:divBdr>
        </w:div>
        <w:div w:id="1221138445">
          <w:marLeft w:val="480"/>
          <w:marRight w:val="0"/>
          <w:marTop w:val="0"/>
          <w:marBottom w:val="0"/>
          <w:divBdr>
            <w:top w:val="none" w:sz="0" w:space="0" w:color="auto"/>
            <w:left w:val="none" w:sz="0" w:space="0" w:color="auto"/>
            <w:bottom w:val="none" w:sz="0" w:space="0" w:color="auto"/>
            <w:right w:val="none" w:sz="0" w:space="0" w:color="auto"/>
          </w:divBdr>
        </w:div>
        <w:div w:id="1272736243">
          <w:marLeft w:val="480"/>
          <w:marRight w:val="0"/>
          <w:marTop w:val="0"/>
          <w:marBottom w:val="0"/>
          <w:divBdr>
            <w:top w:val="none" w:sz="0" w:space="0" w:color="auto"/>
            <w:left w:val="none" w:sz="0" w:space="0" w:color="auto"/>
            <w:bottom w:val="none" w:sz="0" w:space="0" w:color="auto"/>
            <w:right w:val="none" w:sz="0" w:space="0" w:color="auto"/>
          </w:divBdr>
        </w:div>
        <w:div w:id="1303849522">
          <w:marLeft w:val="480"/>
          <w:marRight w:val="0"/>
          <w:marTop w:val="0"/>
          <w:marBottom w:val="0"/>
          <w:divBdr>
            <w:top w:val="none" w:sz="0" w:space="0" w:color="auto"/>
            <w:left w:val="none" w:sz="0" w:space="0" w:color="auto"/>
            <w:bottom w:val="none" w:sz="0" w:space="0" w:color="auto"/>
            <w:right w:val="none" w:sz="0" w:space="0" w:color="auto"/>
          </w:divBdr>
        </w:div>
        <w:div w:id="1421291928">
          <w:marLeft w:val="480"/>
          <w:marRight w:val="0"/>
          <w:marTop w:val="0"/>
          <w:marBottom w:val="0"/>
          <w:divBdr>
            <w:top w:val="none" w:sz="0" w:space="0" w:color="auto"/>
            <w:left w:val="none" w:sz="0" w:space="0" w:color="auto"/>
            <w:bottom w:val="none" w:sz="0" w:space="0" w:color="auto"/>
            <w:right w:val="none" w:sz="0" w:space="0" w:color="auto"/>
          </w:divBdr>
        </w:div>
        <w:div w:id="1443570554">
          <w:marLeft w:val="480"/>
          <w:marRight w:val="0"/>
          <w:marTop w:val="0"/>
          <w:marBottom w:val="0"/>
          <w:divBdr>
            <w:top w:val="none" w:sz="0" w:space="0" w:color="auto"/>
            <w:left w:val="none" w:sz="0" w:space="0" w:color="auto"/>
            <w:bottom w:val="none" w:sz="0" w:space="0" w:color="auto"/>
            <w:right w:val="none" w:sz="0" w:space="0" w:color="auto"/>
          </w:divBdr>
        </w:div>
        <w:div w:id="1463187834">
          <w:marLeft w:val="480"/>
          <w:marRight w:val="0"/>
          <w:marTop w:val="0"/>
          <w:marBottom w:val="0"/>
          <w:divBdr>
            <w:top w:val="none" w:sz="0" w:space="0" w:color="auto"/>
            <w:left w:val="none" w:sz="0" w:space="0" w:color="auto"/>
            <w:bottom w:val="none" w:sz="0" w:space="0" w:color="auto"/>
            <w:right w:val="none" w:sz="0" w:space="0" w:color="auto"/>
          </w:divBdr>
        </w:div>
        <w:div w:id="1492790900">
          <w:marLeft w:val="480"/>
          <w:marRight w:val="0"/>
          <w:marTop w:val="0"/>
          <w:marBottom w:val="0"/>
          <w:divBdr>
            <w:top w:val="none" w:sz="0" w:space="0" w:color="auto"/>
            <w:left w:val="none" w:sz="0" w:space="0" w:color="auto"/>
            <w:bottom w:val="none" w:sz="0" w:space="0" w:color="auto"/>
            <w:right w:val="none" w:sz="0" w:space="0" w:color="auto"/>
          </w:divBdr>
        </w:div>
        <w:div w:id="1540437765">
          <w:marLeft w:val="480"/>
          <w:marRight w:val="0"/>
          <w:marTop w:val="0"/>
          <w:marBottom w:val="0"/>
          <w:divBdr>
            <w:top w:val="none" w:sz="0" w:space="0" w:color="auto"/>
            <w:left w:val="none" w:sz="0" w:space="0" w:color="auto"/>
            <w:bottom w:val="none" w:sz="0" w:space="0" w:color="auto"/>
            <w:right w:val="none" w:sz="0" w:space="0" w:color="auto"/>
          </w:divBdr>
        </w:div>
        <w:div w:id="1708023192">
          <w:marLeft w:val="480"/>
          <w:marRight w:val="0"/>
          <w:marTop w:val="0"/>
          <w:marBottom w:val="0"/>
          <w:divBdr>
            <w:top w:val="none" w:sz="0" w:space="0" w:color="auto"/>
            <w:left w:val="none" w:sz="0" w:space="0" w:color="auto"/>
            <w:bottom w:val="none" w:sz="0" w:space="0" w:color="auto"/>
            <w:right w:val="none" w:sz="0" w:space="0" w:color="auto"/>
          </w:divBdr>
        </w:div>
        <w:div w:id="1724333704">
          <w:marLeft w:val="480"/>
          <w:marRight w:val="0"/>
          <w:marTop w:val="0"/>
          <w:marBottom w:val="0"/>
          <w:divBdr>
            <w:top w:val="none" w:sz="0" w:space="0" w:color="auto"/>
            <w:left w:val="none" w:sz="0" w:space="0" w:color="auto"/>
            <w:bottom w:val="none" w:sz="0" w:space="0" w:color="auto"/>
            <w:right w:val="none" w:sz="0" w:space="0" w:color="auto"/>
          </w:divBdr>
        </w:div>
        <w:div w:id="1753157007">
          <w:marLeft w:val="480"/>
          <w:marRight w:val="0"/>
          <w:marTop w:val="0"/>
          <w:marBottom w:val="0"/>
          <w:divBdr>
            <w:top w:val="none" w:sz="0" w:space="0" w:color="auto"/>
            <w:left w:val="none" w:sz="0" w:space="0" w:color="auto"/>
            <w:bottom w:val="none" w:sz="0" w:space="0" w:color="auto"/>
            <w:right w:val="none" w:sz="0" w:space="0" w:color="auto"/>
          </w:divBdr>
        </w:div>
        <w:div w:id="1798334026">
          <w:marLeft w:val="480"/>
          <w:marRight w:val="0"/>
          <w:marTop w:val="0"/>
          <w:marBottom w:val="0"/>
          <w:divBdr>
            <w:top w:val="none" w:sz="0" w:space="0" w:color="auto"/>
            <w:left w:val="none" w:sz="0" w:space="0" w:color="auto"/>
            <w:bottom w:val="none" w:sz="0" w:space="0" w:color="auto"/>
            <w:right w:val="none" w:sz="0" w:space="0" w:color="auto"/>
          </w:divBdr>
        </w:div>
        <w:div w:id="1798451658">
          <w:marLeft w:val="480"/>
          <w:marRight w:val="0"/>
          <w:marTop w:val="0"/>
          <w:marBottom w:val="0"/>
          <w:divBdr>
            <w:top w:val="none" w:sz="0" w:space="0" w:color="auto"/>
            <w:left w:val="none" w:sz="0" w:space="0" w:color="auto"/>
            <w:bottom w:val="none" w:sz="0" w:space="0" w:color="auto"/>
            <w:right w:val="none" w:sz="0" w:space="0" w:color="auto"/>
          </w:divBdr>
        </w:div>
        <w:div w:id="1839153697">
          <w:marLeft w:val="480"/>
          <w:marRight w:val="0"/>
          <w:marTop w:val="0"/>
          <w:marBottom w:val="0"/>
          <w:divBdr>
            <w:top w:val="none" w:sz="0" w:space="0" w:color="auto"/>
            <w:left w:val="none" w:sz="0" w:space="0" w:color="auto"/>
            <w:bottom w:val="none" w:sz="0" w:space="0" w:color="auto"/>
            <w:right w:val="none" w:sz="0" w:space="0" w:color="auto"/>
          </w:divBdr>
        </w:div>
        <w:div w:id="1852838051">
          <w:marLeft w:val="480"/>
          <w:marRight w:val="0"/>
          <w:marTop w:val="0"/>
          <w:marBottom w:val="0"/>
          <w:divBdr>
            <w:top w:val="none" w:sz="0" w:space="0" w:color="auto"/>
            <w:left w:val="none" w:sz="0" w:space="0" w:color="auto"/>
            <w:bottom w:val="none" w:sz="0" w:space="0" w:color="auto"/>
            <w:right w:val="none" w:sz="0" w:space="0" w:color="auto"/>
          </w:divBdr>
        </w:div>
        <w:div w:id="1857499762">
          <w:marLeft w:val="480"/>
          <w:marRight w:val="0"/>
          <w:marTop w:val="0"/>
          <w:marBottom w:val="0"/>
          <w:divBdr>
            <w:top w:val="none" w:sz="0" w:space="0" w:color="auto"/>
            <w:left w:val="none" w:sz="0" w:space="0" w:color="auto"/>
            <w:bottom w:val="none" w:sz="0" w:space="0" w:color="auto"/>
            <w:right w:val="none" w:sz="0" w:space="0" w:color="auto"/>
          </w:divBdr>
        </w:div>
        <w:div w:id="1904172593">
          <w:marLeft w:val="480"/>
          <w:marRight w:val="0"/>
          <w:marTop w:val="0"/>
          <w:marBottom w:val="0"/>
          <w:divBdr>
            <w:top w:val="none" w:sz="0" w:space="0" w:color="auto"/>
            <w:left w:val="none" w:sz="0" w:space="0" w:color="auto"/>
            <w:bottom w:val="none" w:sz="0" w:space="0" w:color="auto"/>
            <w:right w:val="none" w:sz="0" w:space="0" w:color="auto"/>
          </w:divBdr>
        </w:div>
        <w:div w:id="2040275069">
          <w:marLeft w:val="480"/>
          <w:marRight w:val="0"/>
          <w:marTop w:val="0"/>
          <w:marBottom w:val="0"/>
          <w:divBdr>
            <w:top w:val="none" w:sz="0" w:space="0" w:color="auto"/>
            <w:left w:val="none" w:sz="0" w:space="0" w:color="auto"/>
            <w:bottom w:val="none" w:sz="0" w:space="0" w:color="auto"/>
            <w:right w:val="none" w:sz="0" w:space="0" w:color="auto"/>
          </w:divBdr>
        </w:div>
        <w:div w:id="2072149658">
          <w:marLeft w:val="480"/>
          <w:marRight w:val="0"/>
          <w:marTop w:val="0"/>
          <w:marBottom w:val="0"/>
          <w:divBdr>
            <w:top w:val="none" w:sz="0" w:space="0" w:color="auto"/>
            <w:left w:val="none" w:sz="0" w:space="0" w:color="auto"/>
            <w:bottom w:val="none" w:sz="0" w:space="0" w:color="auto"/>
            <w:right w:val="none" w:sz="0" w:space="0" w:color="auto"/>
          </w:divBdr>
        </w:div>
        <w:div w:id="2077045124">
          <w:marLeft w:val="480"/>
          <w:marRight w:val="0"/>
          <w:marTop w:val="0"/>
          <w:marBottom w:val="0"/>
          <w:divBdr>
            <w:top w:val="none" w:sz="0" w:space="0" w:color="auto"/>
            <w:left w:val="none" w:sz="0" w:space="0" w:color="auto"/>
            <w:bottom w:val="none" w:sz="0" w:space="0" w:color="auto"/>
            <w:right w:val="none" w:sz="0" w:space="0" w:color="auto"/>
          </w:divBdr>
        </w:div>
        <w:div w:id="2120371244">
          <w:marLeft w:val="480"/>
          <w:marRight w:val="0"/>
          <w:marTop w:val="0"/>
          <w:marBottom w:val="0"/>
          <w:divBdr>
            <w:top w:val="none" w:sz="0" w:space="0" w:color="auto"/>
            <w:left w:val="none" w:sz="0" w:space="0" w:color="auto"/>
            <w:bottom w:val="none" w:sz="0" w:space="0" w:color="auto"/>
            <w:right w:val="none" w:sz="0" w:space="0" w:color="auto"/>
          </w:divBdr>
        </w:div>
        <w:div w:id="2136945529">
          <w:marLeft w:val="480"/>
          <w:marRight w:val="0"/>
          <w:marTop w:val="0"/>
          <w:marBottom w:val="0"/>
          <w:divBdr>
            <w:top w:val="none" w:sz="0" w:space="0" w:color="auto"/>
            <w:left w:val="none" w:sz="0" w:space="0" w:color="auto"/>
            <w:bottom w:val="none" w:sz="0" w:space="0" w:color="auto"/>
            <w:right w:val="none" w:sz="0" w:space="0" w:color="auto"/>
          </w:divBdr>
        </w:div>
      </w:divsChild>
    </w:div>
    <w:div w:id="904028537">
      <w:bodyDiv w:val="1"/>
      <w:marLeft w:val="0"/>
      <w:marRight w:val="0"/>
      <w:marTop w:val="0"/>
      <w:marBottom w:val="0"/>
      <w:divBdr>
        <w:top w:val="none" w:sz="0" w:space="0" w:color="auto"/>
        <w:left w:val="none" w:sz="0" w:space="0" w:color="auto"/>
        <w:bottom w:val="none" w:sz="0" w:space="0" w:color="auto"/>
        <w:right w:val="none" w:sz="0" w:space="0" w:color="auto"/>
      </w:divBdr>
    </w:div>
    <w:div w:id="905149189">
      <w:bodyDiv w:val="1"/>
      <w:marLeft w:val="0"/>
      <w:marRight w:val="0"/>
      <w:marTop w:val="0"/>
      <w:marBottom w:val="0"/>
      <w:divBdr>
        <w:top w:val="none" w:sz="0" w:space="0" w:color="auto"/>
        <w:left w:val="none" w:sz="0" w:space="0" w:color="auto"/>
        <w:bottom w:val="none" w:sz="0" w:space="0" w:color="auto"/>
        <w:right w:val="none" w:sz="0" w:space="0" w:color="auto"/>
      </w:divBdr>
    </w:div>
    <w:div w:id="905262001">
      <w:bodyDiv w:val="1"/>
      <w:marLeft w:val="0"/>
      <w:marRight w:val="0"/>
      <w:marTop w:val="0"/>
      <w:marBottom w:val="0"/>
      <w:divBdr>
        <w:top w:val="none" w:sz="0" w:space="0" w:color="auto"/>
        <w:left w:val="none" w:sz="0" w:space="0" w:color="auto"/>
        <w:bottom w:val="none" w:sz="0" w:space="0" w:color="auto"/>
        <w:right w:val="none" w:sz="0" w:space="0" w:color="auto"/>
      </w:divBdr>
    </w:div>
    <w:div w:id="912473948">
      <w:bodyDiv w:val="1"/>
      <w:marLeft w:val="0"/>
      <w:marRight w:val="0"/>
      <w:marTop w:val="0"/>
      <w:marBottom w:val="0"/>
      <w:divBdr>
        <w:top w:val="none" w:sz="0" w:space="0" w:color="auto"/>
        <w:left w:val="none" w:sz="0" w:space="0" w:color="auto"/>
        <w:bottom w:val="none" w:sz="0" w:space="0" w:color="auto"/>
        <w:right w:val="none" w:sz="0" w:space="0" w:color="auto"/>
      </w:divBdr>
    </w:div>
    <w:div w:id="914047581">
      <w:bodyDiv w:val="1"/>
      <w:marLeft w:val="0"/>
      <w:marRight w:val="0"/>
      <w:marTop w:val="0"/>
      <w:marBottom w:val="0"/>
      <w:divBdr>
        <w:top w:val="none" w:sz="0" w:space="0" w:color="auto"/>
        <w:left w:val="none" w:sz="0" w:space="0" w:color="auto"/>
        <w:bottom w:val="none" w:sz="0" w:space="0" w:color="auto"/>
        <w:right w:val="none" w:sz="0" w:space="0" w:color="auto"/>
      </w:divBdr>
    </w:div>
    <w:div w:id="917253601">
      <w:bodyDiv w:val="1"/>
      <w:marLeft w:val="0"/>
      <w:marRight w:val="0"/>
      <w:marTop w:val="0"/>
      <w:marBottom w:val="0"/>
      <w:divBdr>
        <w:top w:val="none" w:sz="0" w:space="0" w:color="auto"/>
        <w:left w:val="none" w:sz="0" w:space="0" w:color="auto"/>
        <w:bottom w:val="none" w:sz="0" w:space="0" w:color="auto"/>
        <w:right w:val="none" w:sz="0" w:space="0" w:color="auto"/>
      </w:divBdr>
    </w:div>
    <w:div w:id="917327819">
      <w:bodyDiv w:val="1"/>
      <w:marLeft w:val="0"/>
      <w:marRight w:val="0"/>
      <w:marTop w:val="0"/>
      <w:marBottom w:val="0"/>
      <w:divBdr>
        <w:top w:val="none" w:sz="0" w:space="0" w:color="auto"/>
        <w:left w:val="none" w:sz="0" w:space="0" w:color="auto"/>
        <w:bottom w:val="none" w:sz="0" w:space="0" w:color="auto"/>
        <w:right w:val="none" w:sz="0" w:space="0" w:color="auto"/>
      </w:divBdr>
    </w:div>
    <w:div w:id="919678429">
      <w:bodyDiv w:val="1"/>
      <w:marLeft w:val="0"/>
      <w:marRight w:val="0"/>
      <w:marTop w:val="0"/>
      <w:marBottom w:val="0"/>
      <w:divBdr>
        <w:top w:val="none" w:sz="0" w:space="0" w:color="auto"/>
        <w:left w:val="none" w:sz="0" w:space="0" w:color="auto"/>
        <w:bottom w:val="none" w:sz="0" w:space="0" w:color="auto"/>
        <w:right w:val="none" w:sz="0" w:space="0" w:color="auto"/>
      </w:divBdr>
      <w:divsChild>
        <w:div w:id="17700353">
          <w:marLeft w:val="480"/>
          <w:marRight w:val="0"/>
          <w:marTop w:val="0"/>
          <w:marBottom w:val="0"/>
          <w:divBdr>
            <w:top w:val="none" w:sz="0" w:space="0" w:color="auto"/>
            <w:left w:val="none" w:sz="0" w:space="0" w:color="auto"/>
            <w:bottom w:val="none" w:sz="0" w:space="0" w:color="auto"/>
            <w:right w:val="none" w:sz="0" w:space="0" w:color="auto"/>
          </w:divBdr>
        </w:div>
        <w:div w:id="110822885">
          <w:marLeft w:val="480"/>
          <w:marRight w:val="0"/>
          <w:marTop w:val="0"/>
          <w:marBottom w:val="0"/>
          <w:divBdr>
            <w:top w:val="none" w:sz="0" w:space="0" w:color="auto"/>
            <w:left w:val="none" w:sz="0" w:space="0" w:color="auto"/>
            <w:bottom w:val="none" w:sz="0" w:space="0" w:color="auto"/>
            <w:right w:val="none" w:sz="0" w:space="0" w:color="auto"/>
          </w:divBdr>
        </w:div>
        <w:div w:id="137302360">
          <w:marLeft w:val="480"/>
          <w:marRight w:val="0"/>
          <w:marTop w:val="0"/>
          <w:marBottom w:val="0"/>
          <w:divBdr>
            <w:top w:val="none" w:sz="0" w:space="0" w:color="auto"/>
            <w:left w:val="none" w:sz="0" w:space="0" w:color="auto"/>
            <w:bottom w:val="none" w:sz="0" w:space="0" w:color="auto"/>
            <w:right w:val="none" w:sz="0" w:space="0" w:color="auto"/>
          </w:divBdr>
        </w:div>
        <w:div w:id="143858227">
          <w:marLeft w:val="480"/>
          <w:marRight w:val="0"/>
          <w:marTop w:val="0"/>
          <w:marBottom w:val="0"/>
          <w:divBdr>
            <w:top w:val="none" w:sz="0" w:space="0" w:color="auto"/>
            <w:left w:val="none" w:sz="0" w:space="0" w:color="auto"/>
            <w:bottom w:val="none" w:sz="0" w:space="0" w:color="auto"/>
            <w:right w:val="none" w:sz="0" w:space="0" w:color="auto"/>
          </w:divBdr>
        </w:div>
        <w:div w:id="160894931">
          <w:marLeft w:val="480"/>
          <w:marRight w:val="0"/>
          <w:marTop w:val="0"/>
          <w:marBottom w:val="0"/>
          <w:divBdr>
            <w:top w:val="none" w:sz="0" w:space="0" w:color="auto"/>
            <w:left w:val="none" w:sz="0" w:space="0" w:color="auto"/>
            <w:bottom w:val="none" w:sz="0" w:space="0" w:color="auto"/>
            <w:right w:val="none" w:sz="0" w:space="0" w:color="auto"/>
          </w:divBdr>
        </w:div>
        <w:div w:id="347172603">
          <w:marLeft w:val="480"/>
          <w:marRight w:val="0"/>
          <w:marTop w:val="0"/>
          <w:marBottom w:val="0"/>
          <w:divBdr>
            <w:top w:val="none" w:sz="0" w:space="0" w:color="auto"/>
            <w:left w:val="none" w:sz="0" w:space="0" w:color="auto"/>
            <w:bottom w:val="none" w:sz="0" w:space="0" w:color="auto"/>
            <w:right w:val="none" w:sz="0" w:space="0" w:color="auto"/>
          </w:divBdr>
        </w:div>
        <w:div w:id="350450816">
          <w:marLeft w:val="480"/>
          <w:marRight w:val="0"/>
          <w:marTop w:val="0"/>
          <w:marBottom w:val="0"/>
          <w:divBdr>
            <w:top w:val="none" w:sz="0" w:space="0" w:color="auto"/>
            <w:left w:val="none" w:sz="0" w:space="0" w:color="auto"/>
            <w:bottom w:val="none" w:sz="0" w:space="0" w:color="auto"/>
            <w:right w:val="none" w:sz="0" w:space="0" w:color="auto"/>
          </w:divBdr>
        </w:div>
        <w:div w:id="355497655">
          <w:marLeft w:val="480"/>
          <w:marRight w:val="0"/>
          <w:marTop w:val="0"/>
          <w:marBottom w:val="0"/>
          <w:divBdr>
            <w:top w:val="none" w:sz="0" w:space="0" w:color="auto"/>
            <w:left w:val="none" w:sz="0" w:space="0" w:color="auto"/>
            <w:bottom w:val="none" w:sz="0" w:space="0" w:color="auto"/>
            <w:right w:val="none" w:sz="0" w:space="0" w:color="auto"/>
          </w:divBdr>
        </w:div>
        <w:div w:id="404035423">
          <w:marLeft w:val="480"/>
          <w:marRight w:val="0"/>
          <w:marTop w:val="0"/>
          <w:marBottom w:val="0"/>
          <w:divBdr>
            <w:top w:val="none" w:sz="0" w:space="0" w:color="auto"/>
            <w:left w:val="none" w:sz="0" w:space="0" w:color="auto"/>
            <w:bottom w:val="none" w:sz="0" w:space="0" w:color="auto"/>
            <w:right w:val="none" w:sz="0" w:space="0" w:color="auto"/>
          </w:divBdr>
        </w:div>
        <w:div w:id="437453134">
          <w:marLeft w:val="480"/>
          <w:marRight w:val="0"/>
          <w:marTop w:val="0"/>
          <w:marBottom w:val="0"/>
          <w:divBdr>
            <w:top w:val="none" w:sz="0" w:space="0" w:color="auto"/>
            <w:left w:val="none" w:sz="0" w:space="0" w:color="auto"/>
            <w:bottom w:val="none" w:sz="0" w:space="0" w:color="auto"/>
            <w:right w:val="none" w:sz="0" w:space="0" w:color="auto"/>
          </w:divBdr>
        </w:div>
        <w:div w:id="456224659">
          <w:marLeft w:val="480"/>
          <w:marRight w:val="0"/>
          <w:marTop w:val="0"/>
          <w:marBottom w:val="0"/>
          <w:divBdr>
            <w:top w:val="none" w:sz="0" w:space="0" w:color="auto"/>
            <w:left w:val="none" w:sz="0" w:space="0" w:color="auto"/>
            <w:bottom w:val="none" w:sz="0" w:space="0" w:color="auto"/>
            <w:right w:val="none" w:sz="0" w:space="0" w:color="auto"/>
          </w:divBdr>
        </w:div>
        <w:div w:id="508716423">
          <w:marLeft w:val="480"/>
          <w:marRight w:val="0"/>
          <w:marTop w:val="0"/>
          <w:marBottom w:val="0"/>
          <w:divBdr>
            <w:top w:val="none" w:sz="0" w:space="0" w:color="auto"/>
            <w:left w:val="none" w:sz="0" w:space="0" w:color="auto"/>
            <w:bottom w:val="none" w:sz="0" w:space="0" w:color="auto"/>
            <w:right w:val="none" w:sz="0" w:space="0" w:color="auto"/>
          </w:divBdr>
        </w:div>
        <w:div w:id="510143519">
          <w:marLeft w:val="480"/>
          <w:marRight w:val="0"/>
          <w:marTop w:val="0"/>
          <w:marBottom w:val="0"/>
          <w:divBdr>
            <w:top w:val="none" w:sz="0" w:space="0" w:color="auto"/>
            <w:left w:val="none" w:sz="0" w:space="0" w:color="auto"/>
            <w:bottom w:val="none" w:sz="0" w:space="0" w:color="auto"/>
            <w:right w:val="none" w:sz="0" w:space="0" w:color="auto"/>
          </w:divBdr>
        </w:div>
        <w:div w:id="514618567">
          <w:marLeft w:val="480"/>
          <w:marRight w:val="0"/>
          <w:marTop w:val="0"/>
          <w:marBottom w:val="0"/>
          <w:divBdr>
            <w:top w:val="none" w:sz="0" w:space="0" w:color="auto"/>
            <w:left w:val="none" w:sz="0" w:space="0" w:color="auto"/>
            <w:bottom w:val="none" w:sz="0" w:space="0" w:color="auto"/>
            <w:right w:val="none" w:sz="0" w:space="0" w:color="auto"/>
          </w:divBdr>
        </w:div>
        <w:div w:id="526451471">
          <w:marLeft w:val="480"/>
          <w:marRight w:val="0"/>
          <w:marTop w:val="0"/>
          <w:marBottom w:val="0"/>
          <w:divBdr>
            <w:top w:val="none" w:sz="0" w:space="0" w:color="auto"/>
            <w:left w:val="none" w:sz="0" w:space="0" w:color="auto"/>
            <w:bottom w:val="none" w:sz="0" w:space="0" w:color="auto"/>
            <w:right w:val="none" w:sz="0" w:space="0" w:color="auto"/>
          </w:divBdr>
        </w:div>
        <w:div w:id="563419568">
          <w:marLeft w:val="480"/>
          <w:marRight w:val="0"/>
          <w:marTop w:val="0"/>
          <w:marBottom w:val="0"/>
          <w:divBdr>
            <w:top w:val="none" w:sz="0" w:space="0" w:color="auto"/>
            <w:left w:val="none" w:sz="0" w:space="0" w:color="auto"/>
            <w:bottom w:val="none" w:sz="0" w:space="0" w:color="auto"/>
            <w:right w:val="none" w:sz="0" w:space="0" w:color="auto"/>
          </w:divBdr>
        </w:div>
        <w:div w:id="578253620">
          <w:marLeft w:val="480"/>
          <w:marRight w:val="0"/>
          <w:marTop w:val="0"/>
          <w:marBottom w:val="0"/>
          <w:divBdr>
            <w:top w:val="none" w:sz="0" w:space="0" w:color="auto"/>
            <w:left w:val="none" w:sz="0" w:space="0" w:color="auto"/>
            <w:bottom w:val="none" w:sz="0" w:space="0" w:color="auto"/>
            <w:right w:val="none" w:sz="0" w:space="0" w:color="auto"/>
          </w:divBdr>
        </w:div>
        <w:div w:id="622610990">
          <w:marLeft w:val="480"/>
          <w:marRight w:val="0"/>
          <w:marTop w:val="0"/>
          <w:marBottom w:val="0"/>
          <w:divBdr>
            <w:top w:val="none" w:sz="0" w:space="0" w:color="auto"/>
            <w:left w:val="none" w:sz="0" w:space="0" w:color="auto"/>
            <w:bottom w:val="none" w:sz="0" w:space="0" w:color="auto"/>
            <w:right w:val="none" w:sz="0" w:space="0" w:color="auto"/>
          </w:divBdr>
        </w:div>
        <w:div w:id="691498026">
          <w:marLeft w:val="480"/>
          <w:marRight w:val="0"/>
          <w:marTop w:val="0"/>
          <w:marBottom w:val="0"/>
          <w:divBdr>
            <w:top w:val="none" w:sz="0" w:space="0" w:color="auto"/>
            <w:left w:val="none" w:sz="0" w:space="0" w:color="auto"/>
            <w:bottom w:val="none" w:sz="0" w:space="0" w:color="auto"/>
            <w:right w:val="none" w:sz="0" w:space="0" w:color="auto"/>
          </w:divBdr>
        </w:div>
        <w:div w:id="702096089">
          <w:marLeft w:val="480"/>
          <w:marRight w:val="0"/>
          <w:marTop w:val="0"/>
          <w:marBottom w:val="0"/>
          <w:divBdr>
            <w:top w:val="none" w:sz="0" w:space="0" w:color="auto"/>
            <w:left w:val="none" w:sz="0" w:space="0" w:color="auto"/>
            <w:bottom w:val="none" w:sz="0" w:space="0" w:color="auto"/>
            <w:right w:val="none" w:sz="0" w:space="0" w:color="auto"/>
          </w:divBdr>
        </w:div>
        <w:div w:id="822238480">
          <w:marLeft w:val="480"/>
          <w:marRight w:val="0"/>
          <w:marTop w:val="0"/>
          <w:marBottom w:val="0"/>
          <w:divBdr>
            <w:top w:val="none" w:sz="0" w:space="0" w:color="auto"/>
            <w:left w:val="none" w:sz="0" w:space="0" w:color="auto"/>
            <w:bottom w:val="none" w:sz="0" w:space="0" w:color="auto"/>
            <w:right w:val="none" w:sz="0" w:space="0" w:color="auto"/>
          </w:divBdr>
        </w:div>
        <w:div w:id="831020582">
          <w:marLeft w:val="480"/>
          <w:marRight w:val="0"/>
          <w:marTop w:val="0"/>
          <w:marBottom w:val="0"/>
          <w:divBdr>
            <w:top w:val="none" w:sz="0" w:space="0" w:color="auto"/>
            <w:left w:val="none" w:sz="0" w:space="0" w:color="auto"/>
            <w:bottom w:val="none" w:sz="0" w:space="0" w:color="auto"/>
            <w:right w:val="none" w:sz="0" w:space="0" w:color="auto"/>
          </w:divBdr>
        </w:div>
        <w:div w:id="881790974">
          <w:marLeft w:val="480"/>
          <w:marRight w:val="0"/>
          <w:marTop w:val="0"/>
          <w:marBottom w:val="0"/>
          <w:divBdr>
            <w:top w:val="none" w:sz="0" w:space="0" w:color="auto"/>
            <w:left w:val="none" w:sz="0" w:space="0" w:color="auto"/>
            <w:bottom w:val="none" w:sz="0" w:space="0" w:color="auto"/>
            <w:right w:val="none" w:sz="0" w:space="0" w:color="auto"/>
          </w:divBdr>
        </w:div>
        <w:div w:id="883559552">
          <w:marLeft w:val="480"/>
          <w:marRight w:val="0"/>
          <w:marTop w:val="0"/>
          <w:marBottom w:val="0"/>
          <w:divBdr>
            <w:top w:val="none" w:sz="0" w:space="0" w:color="auto"/>
            <w:left w:val="none" w:sz="0" w:space="0" w:color="auto"/>
            <w:bottom w:val="none" w:sz="0" w:space="0" w:color="auto"/>
            <w:right w:val="none" w:sz="0" w:space="0" w:color="auto"/>
          </w:divBdr>
        </w:div>
        <w:div w:id="931475505">
          <w:marLeft w:val="480"/>
          <w:marRight w:val="0"/>
          <w:marTop w:val="0"/>
          <w:marBottom w:val="0"/>
          <w:divBdr>
            <w:top w:val="none" w:sz="0" w:space="0" w:color="auto"/>
            <w:left w:val="none" w:sz="0" w:space="0" w:color="auto"/>
            <w:bottom w:val="none" w:sz="0" w:space="0" w:color="auto"/>
            <w:right w:val="none" w:sz="0" w:space="0" w:color="auto"/>
          </w:divBdr>
        </w:div>
        <w:div w:id="1053965772">
          <w:marLeft w:val="480"/>
          <w:marRight w:val="0"/>
          <w:marTop w:val="0"/>
          <w:marBottom w:val="0"/>
          <w:divBdr>
            <w:top w:val="none" w:sz="0" w:space="0" w:color="auto"/>
            <w:left w:val="none" w:sz="0" w:space="0" w:color="auto"/>
            <w:bottom w:val="none" w:sz="0" w:space="0" w:color="auto"/>
            <w:right w:val="none" w:sz="0" w:space="0" w:color="auto"/>
          </w:divBdr>
        </w:div>
        <w:div w:id="1062866911">
          <w:marLeft w:val="480"/>
          <w:marRight w:val="0"/>
          <w:marTop w:val="0"/>
          <w:marBottom w:val="0"/>
          <w:divBdr>
            <w:top w:val="none" w:sz="0" w:space="0" w:color="auto"/>
            <w:left w:val="none" w:sz="0" w:space="0" w:color="auto"/>
            <w:bottom w:val="none" w:sz="0" w:space="0" w:color="auto"/>
            <w:right w:val="none" w:sz="0" w:space="0" w:color="auto"/>
          </w:divBdr>
        </w:div>
        <w:div w:id="1139105090">
          <w:marLeft w:val="480"/>
          <w:marRight w:val="0"/>
          <w:marTop w:val="0"/>
          <w:marBottom w:val="0"/>
          <w:divBdr>
            <w:top w:val="none" w:sz="0" w:space="0" w:color="auto"/>
            <w:left w:val="none" w:sz="0" w:space="0" w:color="auto"/>
            <w:bottom w:val="none" w:sz="0" w:space="0" w:color="auto"/>
            <w:right w:val="none" w:sz="0" w:space="0" w:color="auto"/>
          </w:divBdr>
        </w:div>
        <w:div w:id="1153060969">
          <w:marLeft w:val="480"/>
          <w:marRight w:val="0"/>
          <w:marTop w:val="0"/>
          <w:marBottom w:val="0"/>
          <w:divBdr>
            <w:top w:val="none" w:sz="0" w:space="0" w:color="auto"/>
            <w:left w:val="none" w:sz="0" w:space="0" w:color="auto"/>
            <w:bottom w:val="none" w:sz="0" w:space="0" w:color="auto"/>
            <w:right w:val="none" w:sz="0" w:space="0" w:color="auto"/>
          </w:divBdr>
        </w:div>
        <w:div w:id="1203440431">
          <w:marLeft w:val="480"/>
          <w:marRight w:val="0"/>
          <w:marTop w:val="0"/>
          <w:marBottom w:val="0"/>
          <w:divBdr>
            <w:top w:val="none" w:sz="0" w:space="0" w:color="auto"/>
            <w:left w:val="none" w:sz="0" w:space="0" w:color="auto"/>
            <w:bottom w:val="none" w:sz="0" w:space="0" w:color="auto"/>
            <w:right w:val="none" w:sz="0" w:space="0" w:color="auto"/>
          </w:divBdr>
        </w:div>
        <w:div w:id="1226574425">
          <w:marLeft w:val="480"/>
          <w:marRight w:val="0"/>
          <w:marTop w:val="0"/>
          <w:marBottom w:val="0"/>
          <w:divBdr>
            <w:top w:val="none" w:sz="0" w:space="0" w:color="auto"/>
            <w:left w:val="none" w:sz="0" w:space="0" w:color="auto"/>
            <w:bottom w:val="none" w:sz="0" w:space="0" w:color="auto"/>
            <w:right w:val="none" w:sz="0" w:space="0" w:color="auto"/>
          </w:divBdr>
        </w:div>
        <w:div w:id="1239317944">
          <w:marLeft w:val="480"/>
          <w:marRight w:val="0"/>
          <w:marTop w:val="0"/>
          <w:marBottom w:val="0"/>
          <w:divBdr>
            <w:top w:val="none" w:sz="0" w:space="0" w:color="auto"/>
            <w:left w:val="none" w:sz="0" w:space="0" w:color="auto"/>
            <w:bottom w:val="none" w:sz="0" w:space="0" w:color="auto"/>
            <w:right w:val="none" w:sz="0" w:space="0" w:color="auto"/>
          </w:divBdr>
        </w:div>
        <w:div w:id="1241595416">
          <w:marLeft w:val="480"/>
          <w:marRight w:val="0"/>
          <w:marTop w:val="0"/>
          <w:marBottom w:val="0"/>
          <w:divBdr>
            <w:top w:val="none" w:sz="0" w:space="0" w:color="auto"/>
            <w:left w:val="none" w:sz="0" w:space="0" w:color="auto"/>
            <w:bottom w:val="none" w:sz="0" w:space="0" w:color="auto"/>
            <w:right w:val="none" w:sz="0" w:space="0" w:color="auto"/>
          </w:divBdr>
        </w:div>
        <w:div w:id="1317148114">
          <w:marLeft w:val="480"/>
          <w:marRight w:val="0"/>
          <w:marTop w:val="0"/>
          <w:marBottom w:val="0"/>
          <w:divBdr>
            <w:top w:val="none" w:sz="0" w:space="0" w:color="auto"/>
            <w:left w:val="none" w:sz="0" w:space="0" w:color="auto"/>
            <w:bottom w:val="none" w:sz="0" w:space="0" w:color="auto"/>
            <w:right w:val="none" w:sz="0" w:space="0" w:color="auto"/>
          </w:divBdr>
        </w:div>
        <w:div w:id="1332223739">
          <w:marLeft w:val="480"/>
          <w:marRight w:val="0"/>
          <w:marTop w:val="0"/>
          <w:marBottom w:val="0"/>
          <w:divBdr>
            <w:top w:val="none" w:sz="0" w:space="0" w:color="auto"/>
            <w:left w:val="none" w:sz="0" w:space="0" w:color="auto"/>
            <w:bottom w:val="none" w:sz="0" w:space="0" w:color="auto"/>
            <w:right w:val="none" w:sz="0" w:space="0" w:color="auto"/>
          </w:divBdr>
        </w:div>
        <w:div w:id="1365522108">
          <w:marLeft w:val="480"/>
          <w:marRight w:val="0"/>
          <w:marTop w:val="0"/>
          <w:marBottom w:val="0"/>
          <w:divBdr>
            <w:top w:val="none" w:sz="0" w:space="0" w:color="auto"/>
            <w:left w:val="none" w:sz="0" w:space="0" w:color="auto"/>
            <w:bottom w:val="none" w:sz="0" w:space="0" w:color="auto"/>
            <w:right w:val="none" w:sz="0" w:space="0" w:color="auto"/>
          </w:divBdr>
        </w:div>
        <w:div w:id="1450858851">
          <w:marLeft w:val="480"/>
          <w:marRight w:val="0"/>
          <w:marTop w:val="0"/>
          <w:marBottom w:val="0"/>
          <w:divBdr>
            <w:top w:val="none" w:sz="0" w:space="0" w:color="auto"/>
            <w:left w:val="none" w:sz="0" w:space="0" w:color="auto"/>
            <w:bottom w:val="none" w:sz="0" w:space="0" w:color="auto"/>
            <w:right w:val="none" w:sz="0" w:space="0" w:color="auto"/>
          </w:divBdr>
        </w:div>
        <w:div w:id="1554459878">
          <w:marLeft w:val="480"/>
          <w:marRight w:val="0"/>
          <w:marTop w:val="0"/>
          <w:marBottom w:val="0"/>
          <w:divBdr>
            <w:top w:val="none" w:sz="0" w:space="0" w:color="auto"/>
            <w:left w:val="none" w:sz="0" w:space="0" w:color="auto"/>
            <w:bottom w:val="none" w:sz="0" w:space="0" w:color="auto"/>
            <w:right w:val="none" w:sz="0" w:space="0" w:color="auto"/>
          </w:divBdr>
        </w:div>
        <w:div w:id="1577934719">
          <w:marLeft w:val="480"/>
          <w:marRight w:val="0"/>
          <w:marTop w:val="0"/>
          <w:marBottom w:val="0"/>
          <w:divBdr>
            <w:top w:val="none" w:sz="0" w:space="0" w:color="auto"/>
            <w:left w:val="none" w:sz="0" w:space="0" w:color="auto"/>
            <w:bottom w:val="none" w:sz="0" w:space="0" w:color="auto"/>
            <w:right w:val="none" w:sz="0" w:space="0" w:color="auto"/>
          </w:divBdr>
        </w:div>
        <w:div w:id="1594046033">
          <w:marLeft w:val="480"/>
          <w:marRight w:val="0"/>
          <w:marTop w:val="0"/>
          <w:marBottom w:val="0"/>
          <w:divBdr>
            <w:top w:val="none" w:sz="0" w:space="0" w:color="auto"/>
            <w:left w:val="none" w:sz="0" w:space="0" w:color="auto"/>
            <w:bottom w:val="none" w:sz="0" w:space="0" w:color="auto"/>
            <w:right w:val="none" w:sz="0" w:space="0" w:color="auto"/>
          </w:divBdr>
        </w:div>
        <w:div w:id="1707683747">
          <w:marLeft w:val="480"/>
          <w:marRight w:val="0"/>
          <w:marTop w:val="0"/>
          <w:marBottom w:val="0"/>
          <w:divBdr>
            <w:top w:val="none" w:sz="0" w:space="0" w:color="auto"/>
            <w:left w:val="none" w:sz="0" w:space="0" w:color="auto"/>
            <w:bottom w:val="none" w:sz="0" w:space="0" w:color="auto"/>
            <w:right w:val="none" w:sz="0" w:space="0" w:color="auto"/>
          </w:divBdr>
        </w:div>
        <w:div w:id="1748913696">
          <w:marLeft w:val="480"/>
          <w:marRight w:val="0"/>
          <w:marTop w:val="0"/>
          <w:marBottom w:val="0"/>
          <w:divBdr>
            <w:top w:val="none" w:sz="0" w:space="0" w:color="auto"/>
            <w:left w:val="none" w:sz="0" w:space="0" w:color="auto"/>
            <w:bottom w:val="none" w:sz="0" w:space="0" w:color="auto"/>
            <w:right w:val="none" w:sz="0" w:space="0" w:color="auto"/>
          </w:divBdr>
        </w:div>
        <w:div w:id="1770080610">
          <w:marLeft w:val="480"/>
          <w:marRight w:val="0"/>
          <w:marTop w:val="0"/>
          <w:marBottom w:val="0"/>
          <w:divBdr>
            <w:top w:val="none" w:sz="0" w:space="0" w:color="auto"/>
            <w:left w:val="none" w:sz="0" w:space="0" w:color="auto"/>
            <w:bottom w:val="none" w:sz="0" w:space="0" w:color="auto"/>
            <w:right w:val="none" w:sz="0" w:space="0" w:color="auto"/>
          </w:divBdr>
        </w:div>
        <w:div w:id="1845893862">
          <w:marLeft w:val="480"/>
          <w:marRight w:val="0"/>
          <w:marTop w:val="0"/>
          <w:marBottom w:val="0"/>
          <w:divBdr>
            <w:top w:val="none" w:sz="0" w:space="0" w:color="auto"/>
            <w:left w:val="none" w:sz="0" w:space="0" w:color="auto"/>
            <w:bottom w:val="none" w:sz="0" w:space="0" w:color="auto"/>
            <w:right w:val="none" w:sz="0" w:space="0" w:color="auto"/>
          </w:divBdr>
        </w:div>
        <w:div w:id="1878464564">
          <w:marLeft w:val="480"/>
          <w:marRight w:val="0"/>
          <w:marTop w:val="0"/>
          <w:marBottom w:val="0"/>
          <w:divBdr>
            <w:top w:val="none" w:sz="0" w:space="0" w:color="auto"/>
            <w:left w:val="none" w:sz="0" w:space="0" w:color="auto"/>
            <w:bottom w:val="none" w:sz="0" w:space="0" w:color="auto"/>
            <w:right w:val="none" w:sz="0" w:space="0" w:color="auto"/>
          </w:divBdr>
        </w:div>
        <w:div w:id="1908412742">
          <w:marLeft w:val="480"/>
          <w:marRight w:val="0"/>
          <w:marTop w:val="0"/>
          <w:marBottom w:val="0"/>
          <w:divBdr>
            <w:top w:val="none" w:sz="0" w:space="0" w:color="auto"/>
            <w:left w:val="none" w:sz="0" w:space="0" w:color="auto"/>
            <w:bottom w:val="none" w:sz="0" w:space="0" w:color="auto"/>
            <w:right w:val="none" w:sz="0" w:space="0" w:color="auto"/>
          </w:divBdr>
        </w:div>
        <w:div w:id="2070230863">
          <w:marLeft w:val="480"/>
          <w:marRight w:val="0"/>
          <w:marTop w:val="0"/>
          <w:marBottom w:val="0"/>
          <w:divBdr>
            <w:top w:val="none" w:sz="0" w:space="0" w:color="auto"/>
            <w:left w:val="none" w:sz="0" w:space="0" w:color="auto"/>
            <w:bottom w:val="none" w:sz="0" w:space="0" w:color="auto"/>
            <w:right w:val="none" w:sz="0" w:space="0" w:color="auto"/>
          </w:divBdr>
        </w:div>
        <w:div w:id="2073577772">
          <w:marLeft w:val="480"/>
          <w:marRight w:val="0"/>
          <w:marTop w:val="0"/>
          <w:marBottom w:val="0"/>
          <w:divBdr>
            <w:top w:val="none" w:sz="0" w:space="0" w:color="auto"/>
            <w:left w:val="none" w:sz="0" w:space="0" w:color="auto"/>
            <w:bottom w:val="none" w:sz="0" w:space="0" w:color="auto"/>
            <w:right w:val="none" w:sz="0" w:space="0" w:color="auto"/>
          </w:divBdr>
        </w:div>
        <w:div w:id="2074810150">
          <w:marLeft w:val="480"/>
          <w:marRight w:val="0"/>
          <w:marTop w:val="0"/>
          <w:marBottom w:val="0"/>
          <w:divBdr>
            <w:top w:val="none" w:sz="0" w:space="0" w:color="auto"/>
            <w:left w:val="none" w:sz="0" w:space="0" w:color="auto"/>
            <w:bottom w:val="none" w:sz="0" w:space="0" w:color="auto"/>
            <w:right w:val="none" w:sz="0" w:space="0" w:color="auto"/>
          </w:divBdr>
        </w:div>
        <w:div w:id="2094354802">
          <w:marLeft w:val="480"/>
          <w:marRight w:val="0"/>
          <w:marTop w:val="0"/>
          <w:marBottom w:val="0"/>
          <w:divBdr>
            <w:top w:val="none" w:sz="0" w:space="0" w:color="auto"/>
            <w:left w:val="none" w:sz="0" w:space="0" w:color="auto"/>
            <w:bottom w:val="none" w:sz="0" w:space="0" w:color="auto"/>
            <w:right w:val="none" w:sz="0" w:space="0" w:color="auto"/>
          </w:divBdr>
        </w:div>
        <w:div w:id="2099016827">
          <w:marLeft w:val="480"/>
          <w:marRight w:val="0"/>
          <w:marTop w:val="0"/>
          <w:marBottom w:val="0"/>
          <w:divBdr>
            <w:top w:val="none" w:sz="0" w:space="0" w:color="auto"/>
            <w:left w:val="none" w:sz="0" w:space="0" w:color="auto"/>
            <w:bottom w:val="none" w:sz="0" w:space="0" w:color="auto"/>
            <w:right w:val="none" w:sz="0" w:space="0" w:color="auto"/>
          </w:divBdr>
        </w:div>
        <w:div w:id="2108772796">
          <w:marLeft w:val="480"/>
          <w:marRight w:val="0"/>
          <w:marTop w:val="0"/>
          <w:marBottom w:val="0"/>
          <w:divBdr>
            <w:top w:val="none" w:sz="0" w:space="0" w:color="auto"/>
            <w:left w:val="none" w:sz="0" w:space="0" w:color="auto"/>
            <w:bottom w:val="none" w:sz="0" w:space="0" w:color="auto"/>
            <w:right w:val="none" w:sz="0" w:space="0" w:color="auto"/>
          </w:divBdr>
        </w:div>
        <w:div w:id="2122869715">
          <w:marLeft w:val="480"/>
          <w:marRight w:val="0"/>
          <w:marTop w:val="0"/>
          <w:marBottom w:val="0"/>
          <w:divBdr>
            <w:top w:val="none" w:sz="0" w:space="0" w:color="auto"/>
            <w:left w:val="none" w:sz="0" w:space="0" w:color="auto"/>
            <w:bottom w:val="none" w:sz="0" w:space="0" w:color="auto"/>
            <w:right w:val="none" w:sz="0" w:space="0" w:color="auto"/>
          </w:divBdr>
        </w:div>
      </w:divsChild>
    </w:div>
    <w:div w:id="921526890">
      <w:bodyDiv w:val="1"/>
      <w:marLeft w:val="0"/>
      <w:marRight w:val="0"/>
      <w:marTop w:val="0"/>
      <w:marBottom w:val="0"/>
      <w:divBdr>
        <w:top w:val="none" w:sz="0" w:space="0" w:color="auto"/>
        <w:left w:val="none" w:sz="0" w:space="0" w:color="auto"/>
        <w:bottom w:val="none" w:sz="0" w:space="0" w:color="auto"/>
        <w:right w:val="none" w:sz="0" w:space="0" w:color="auto"/>
      </w:divBdr>
    </w:div>
    <w:div w:id="922372683">
      <w:bodyDiv w:val="1"/>
      <w:marLeft w:val="0"/>
      <w:marRight w:val="0"/>
      <w:marTop w:val="0"/>
      <w:marBottom w:val="0"/>
      <w:divBdr>
        <w:top w:val="none" w:sz="0" w:space="0" w:color="auto"/>
        <w:left w:val="none" w:sz="0" w:space="0" w:color="auto"/>
        <w:bottom w:val="none" w:sz="0" w:space="0" w:color="auto"/>
        <w:right w:val="none" w:sz="0" w:space="0" w:color="auto"/>
      </w:divBdr>
      <w:divsChild>
        <w:div w:id="1595058">
          <w:marLeft w:val="480"/>
          <w:marRight w:val="0"/>
          <w:marTop w:val="0"/>
          <w:marBottom w:val="0"/>
          <w:divBdr>
            <w:top w:val="none" w:sz="0" w:space="0" w:color="auto"/>
            <w:left w:val="none" w:sz="0" w:space="0" w:color="auto"/>
            <w:bottom w:val="none" w:sz="0" w:space="0" w:color="auto"/>
            <w:right w:val="none" w:sz="0" w:space="0" w:color="auto"/>
          </w:divBdr>
        </w:div>
        <w:div w:id="11958105">
          <w:marLeft w:val="480"/>
          <w:marRight w:val="0"/>
          <w:marTop w:val="0"/>
          <w:marBottom w:val="0"/>
          <w:divBdr>
            <w:top w:val="none" w:sz="0" w:space="0" w:color="auto"/>
            <w:left w:val="none" w:sz="0" w:space="0" w:color="auto"/>
            <w:bottom w:val="none" w:sz="0" w:space="0" w:color="auto"/>
            <w:right w:val="none" w:sz="0" w:space="0" w:color="auto"/>
          </w:divBdr>
        </w:div>
        <w:div w:id="87165984">
          <w:marLeft w:val="480"/>
          <w:marRight w:val="0"/>
          <w:marTop w:val="0"/>
          <w:marBottom w:val="0"/>
          <w:divBdr>
            <w:top w:val="none" w:sz="0" w:space="0" w:color="auto"/>
            <w:left w:val="none" w:sz="0" w:space="0" w:color="auto"/>
            <w:bottom w:val="none" w:sz="0" w:space="0" w:color="auto"/>
            <w:right w:val="none" w:sz="0" w:space="0" w:color="auto"/>
          </w:divBdr>
        </w:div>
        <w:div w:id="234704143">
          <w:marLeft w:val="480"/>
          <w:marRight w:val="0"/>
          <w:marTop w:val="0"/>
          <w:marBottom w:val="0"/>
          <w:divBdr>
            <w:top w:val="none" w:sz="0" w:space="0" w:color="auto"/>
            <w:left w:val="none" w:sz="0" w:space="0" w:color="auto"/>
            <w:bottom w:val="none" w:sz="0" w:space="0" w:color="auto"/>
            <w:right w:val="none" w:sz="0" w:space="0" w:color="auto"/>
          </w:divBdr>
        </w:div>
        <w:div w:id="247203391">
          <w:marLeft w:val="480"/>
          <w:marRight w:val="0"/>
          <w:marTop w:val="0"/>
          <w:marBottom w:val="0"/>
          <w:divBdr>
            <w:top w:val="none" w:sz="0" w:space="0" w:color="auto"/>
            <w:left w:val="none" w:sz="0" w:space="0" w:color="auto"/>
            <w:bottom w:val="none" w:sz="0" w:space="0" w:color="auto"/>
            <w:right w:val="none" w:sz="0" w:space="0" w:color="auto"/>
          </w:divBdr>
        </w:div>
        <w:div w:id="289286628">
          <w:marLeft w:val="480"/>
          <w:marRight w:val="0"/>
          <w:marTop w:val="0"/>
          <w:marBottom w:val="0"/>
          <w:divBdr>
            <w:top w:val="none" w:sz="0" w:space="0" w:color="auto"/>
            <w:left w:val="none" w:sz="0" w:space="0" w:color="auto"/>
            <w:bottom w:val="none" w:sz="0" w:space="0" w:color="auto"/>
            <w:right w:val="none" w:sz="0" w:space="0" w:color="auto"/>
          </w:divBdr>
        </w:div>
        <w:div w:id="299577969">
          <w:marLeft w:val="480"/>
          <w:marRight w:val="0"/>
          <w:marTop w:val="0"/>
          <w:marBottom w:val="0"/>
          <w:divBdr>
            <w:top w:val="none" w:sz="0" w:space="0" w:color="auto"/>
            <w:left w:val="none" w:sz="0" w:space="0" w:color="auto"/>
            <w:bottom w:val="none" w:sz="0" w:space="0" w:color="auto"/>
            <w:right w:val="none" w:sz="0" w:space="0" w:color="auto"/>
          </w:divBdr>
        </w:div>
        <w:div w:id="375587313">
          <w:marLeft w:val="480"/>
          <w:marRight w:val="0"/>
          <w:marTop w:val="0"/>
          <w:marBottom w:val="0"/>
          <w:divBdr>
            <w:top w:val="none" w:sz="0" w:space="0" w:color="auto"/>
            <w:left w:val="none" w:sz="0" w:space="0" w:color="auto"/>
            <w:bottom w:val="none" w:sz="0" w:space="0" w:color="auto"/>
            <w:right w:val="none" w:sz="0" w:space="0" w:color="auto"/>
          </w:divBdr>
        </w:div>
        <w:div w:id="465242222">
          <w:marLeft w:val="480"/>
          <w:marRight w:val="0"/>
          <w:marTop w:val="0"/>
          <w:marBottom w:val="0"/>
          <w:divBdr>
            <w:top w:val="none" w:sz="0" w:space="0" w:color="auto"/>
            <w:left w:val="none" w:sz="0" w:space="0" w:color="auto"/>
            <w:bottom w:val="none" w:sz="0" w:space="0" w:color="auto"/>
            <w:right w:val="none" w:sz="0" w:space="0" w:color="auto"/>
          </w:divBdr>
        </w:div>
        <w:div w:id="493110052">
          <w:marLeft w:val="480"/>
          <w:marRight w:val="0"/>
          <w:marTop w:val="0"/>
          <w:marBottom w:val="0"/>
          <w:divBdr>
            <w:top w:val="none" w:sz="0" w:space="0" w:color="auto"/>
            <w:left w:val="none" w:sz="0" w:space="0" w:color="auto"/>
            <w:bottom w:val="none" w:sz="0" w:space="0" w:color="auto"/>
            <w:right w:val="none" w:sz="0" w:space="0" w:color="auto"/>
          </w:divBdr>
        </w:div>
        <w:div w:id="528304380">
          <w:marLeft w:val="480"/>
          <w:marRight w:val="0"/>
          <w:marTop w:val="0"/>
          <w:marBottom w:val="0"/>
          <w:divBdr>
            <w:top w:val="none" w:sz="0" w:space="0" w:color="auto"/>
            <w:left w:val="none" w:sz="0" w:space="0" w:color="auto"/>
            <w:bottom w:val="none" w:sz="0" w:space="0" w:color="auto"/>
            <w:right w:val="none" w:sz="0" w:space="0" w:color="auto"/>
          </w:divBdr>
        </w:div>
        <w:div w:id="535120614">
          <w:marLeft w:val="480"/>
          <w:marRight w:val="0"/>
          <w:marTop w:val="0"/>
          <w:marBottom w:val="0"/>
          <w:divBdr>
            <w:top w:val="none" w:sz="0" w:space="0" w:color="auto"/>
            <w:left w:val="none" w:sz="0" w:space="0" w:color="auto"/>
            <w:bottom w:val="none" w:sz="0" w:space="0" w:color="auto"/>
            <w:right w:val="none" w:sz="0" w:space="0" w:color="auto"/>
          </w:divBdr>
        </w:div>
        <w:div w:id="567764323">
          <w:marLeft w:val="480"/>
          <w:marRight w:val="0"/>
          <w:marTop w:val="0"/>
          <w:marBottom w:val="0"/>
          <w:divBdr>
            <w:top w:val="none" w:sz="0" w:space="0" w:color="auto"/>
            <w:left w:val="none" w:sz="0" w:space="0" w:color="auto"/>
            <w:bottom w:val="none" w:sz="0" w:space="0" w:color="auto"/>
            <w:right w:val="none" w:sz="0" w:space="0" w:color="auto"/>
          </w:divBdr>
        </w:div>
        <w:div w:id="626739146">
          <w:marLeft w:val="480"/>
          <w:marRight w:val="0"/>
          <w:marTop w:val="0"/>
          <w:marBottom w:val="0"/>
          <w:divBdr>
            <w:top w:val="none" w:sz="0" w:space="0" w:color="auto"/>
            <w:left w:val="none" w:sz="0" w:space="0" w:color="auto"/>
            <w:bottom w:val="none" w:sz="0" w:space="0" w:color="auto"/>
            <w:right w:val="none" w:sz="0" w:space="0" w:color="auto"/>
          </w:divBdr>
        </w:div>
        <w:div w:id="655258679">
          <w:marLeft w:val="480"/>
          <w:marRight w:val="0"/>
          <w:marTop w:val="0"/>
          <w:marBottom w:val="0"/>
          <w:divBdr>
            <w:top w:val="none" w:sz="0" w:space="0" w:color="auto"/>
            <w:left w:val="none" w:sz="0" w:space="0" w:color="auto"/>
            <w:bottom w:val="none" w:sz="0" w:space="0" w:color="auto"/>
            <w:right w:val="none" w:sz="0" w:space="0" w:color="auto"/>
          </w:divBdr>
        </w:div>
        <w:div w:id="662129189">
          <w:marLeft w:val="480"/>
          <w:marRight w:val="0"/>
          <w:marTop w:val="0"/>
          <w:marBottom w:val="0"/>
          <w:divBdr>
            <w:top w:val="none" w:sz="0" w:space="0" w:color="auto"/>
            <w:left w:val="none" w:sz="0" w:space="0" w:color="auto"/>
            <w:bottom w:val="none" w:sz="0" w:space="0" w:color="auto"/>
            <w:right w:val="none" w:sz="0" w:space="0" w:color="auto"/>
          </w:divBdr>
        </w:div>
        <w:div w:id="722413167">
          <w:marLeft w:val="480"/>
          <w:marRight w:val="0"/>
          <w:marTop w:val="0"/>
          <w:marBottom w:val="0"/>
          <w:divBdr>
            <w:top w:val="none" w:sz="0" w:space="0" w:color="auto"/>
            <w:left w:val="none" w:sz="0" w:space="0" w:color="auto"/>
            <w:bottom w:val="none" w:sz="0" w:space="0" w:color="auto"/>
            <w:right w:val="none" w:sz="0" w:space="0" w:color="auto"/>
          </w:divBdr>
        </w:div>
        <w:div w:id="746802642">
          <w:marLeft w:val="480"/>
          <w:marRight w:val="0"/>
          <w:marTop w:val="0"/>
          <w:marBottom w:val="0"/>
          <w:divBdr>
            <w:top w:val="none" w:sz="0" w:space="0" w:color="auto"/>
            <w:left w:val="none" w:sz="0" w:space="0" w:color="auto"/>
            <w:bottom w:val="none" w:sz="0" w:space="0" w:color="auto"/>
            <w:right w:val="none" w:sz="0" w:space="0" w:color="auto"/>
          </w:divBdr>
        </w:div>
        <w:div w:id="768156894">
          <w:marLeft w:val="480"/>
          <w:marRight w:val="0"/>
          <w:marTop w:val="0"/>
          <w:marBottom w:val="0"/>
          <w:divBdr>
            <w:top w:val="none" w:sz="0" w:space="0" w:color="auto"/>
            <w:left w:val="none" w:sz="0" w:space="0" w:color="auto"/>
            <w:bottom w:val="none" w:sz="0" w:space="0" w:color="auto"/>
            <w:right w:val="none" w:sz="0" w:space="0" w:color="auto"/>
          </w:divBdr>
        </w:div>
        <w:div w:id="815804361">
          <w:marLeft w:val="480"/>
          <w:marRight w:val="0"/>
          <w:marTop w:val="0"/>
          <w:marBottom w:val="0"/>
          <w:divBdr>
            <w:top w:val="none" w:sz="0" w:space="0" w:color="auto"/>
            <w:left w:val="none" w:sz="0" w:space="0" w:color="auto"/>
            <w:bottom w:val="none" w:sz="0" w:space="0" w:color="auto"/>
            <w:right w:val="none" w:sz="0" w:space="0" w:color="auto"/>
          </w:divBdr>
        </w:div>
        <w:div w:id="934947760">
          <w:marLeft w:val="480"/>
          <w:marRight w:val="0"/>
          <w:marTop w:val="0"/>
          <w:marBottom w:val="0"/>
          <w:divBdr>
            <w:top w:val="none" w:sz="0" w:space="0" w:color="auto"/>
            <w:left w:val="none" w:sz="0" w:space="0" w:color="auto"/>
            <w:bottom w:val="none" w:sz="0" w:space="0" w:color="auto"/>
            <w:right w:val="none" w:sz="0" w:space="0" w:color="auto"/>
          </w:divBdr>
        </w:div>
        <w:div w:id="998384699">
          <w:marLeft w:val="480"/>
          <w:marRight w:val="0"/>
          <w:marTop w:val="0"/>
          <w:marBottom w:val="0"/>
          <w:divBdr>
            <w:top w:val="none" w:sz="0" w:space="0" w:color="auto"/>
            <w:left w:val="none" w:sz="0" w:space="0" w:color="auto"/>
            <w:bottom w:val="none" w:sz="0" w:space="0" w:color="auto"/>
            <w:right w:val="none" w:sz="0" w:space="0" w:color="auto"/>
          </w:divBdr>
        </w:div>
        <w:div w:id="1001543379">
          <w:marLeft w:val="480"/>
          <w:marRight w:val="0"/>
          <w:marTop w:val="0"/>
          <w:marBottom w:val="0"/>
          <w:divBdr>
            <w:top w:val="none" w:sz="0" w:space="0" w:color="auto"/>
            <w:left w:val="none" w:sz="0" w:space="0" w:color="auto"/>
            <w:bottom w:val="none" w:sz="0" w:space="0" w:color="auto"/>
            <w:right w:val="none" w:sz="0" w:space="0" w:color="auto"/>
          </w:divBdr>
        </w:div>
        <w:div w:id="1018309527">
          <w:marLeft w:val="480"/>
          <w:marRight w:val="0"/>
          <w:marTop w:val="0"/>
          <w:marBottom w:val="0"/>
          <w:divBdr>
            <w:top w:val="none" w:sz="0" w:space="0" w:color="auto"/>
            <w:left w:val="none" w:sz="0" w:space="0" w:color="auto"/>
            <w:bottom w:val="none" w:sz="0" w:space="0" w:color="auto"/>
            <w:right w:val="none" w:sz="0" w:space="0" w:color="auto"/>
          </w:divBdr>
        </w:div>
        <w:div w:id="1018309733">
          <w:marLeft w:val="480"/>
          <w:marRight w:val="0"/>
          <w:marTop w:val="0"/>
          <w:marBottom w:val="0"/>
          <w:divBdr>
            <w:top w:val="none" w:sz="0" w:space="0" w:color="auto"/>
            <w:left w:val="none" w:sz="0" w:space="0" w:color="auto"/>
            <w:bottom w:val="none" w:sz="0" w:space="0" w:color="auto"/>
            <w:right w:val="none" w:sz="0" w:space="0" w:color="auto"/>
          </w:divBdr>
        </w:div>
        <w:div w:id="1042825549">
          <w:marLeft w:val="480"/>
          <w:marRight w:val="0"/>
          <w:marTop w:val="0"/>
          <w:marBottom w:val="0"/>
          <w:divBdr>
            <w:top w:val="none" w:sz="0" w:space="0" w:color="auto"/>
            <w:left w:val="none" w:sz="0" w:space="0" w:color="auto"/>
            <w:bottom w:val="none" w:sz="0" w:space="0" w:color="auto"/>
            <w:right w:val="none" w:sz="0" w:space="0" w:color="auto"/>
          </w:divBdr>
        </w:div>
        <w:div w:id="1051153428">
          <w:marLeft w:val="480"/>
          <w:marRight w:val="0"/>
          <w:marTop w:val="0"/>
          <w:marBottom w:val="0"/>
          <w:divBdr>
            <w:top w:val="none" w:sz="0" w:space="0" w:color="auto"/>
            <w:left w:val="none" w:sz="0" w:space="0" w:color="auto"/>
            <w:bottom w:val="none" w:sz="0" w:space="0" w:color="auto"/>
            <w:right w:val="none" w:sz="0" w:space="0" w:color="auto"/>
          </w:divBdr>
        </w:div>
        <w:div w:id="1066337948">
          <w:marLeft w:val="480"/>
          <w:marRight w:val="0"/>
          <w:marTop w:val="0"/>
          <w:marBottom w:val="0"/>
          <w:divBdr>
            <w:top w:val="none" w:sz="0" w:space="0" w:color="auto"/>
            <w:left w:val="none" w:sz="0" w:space="0" w:color="auto"/>
            <w:bottom w:val="none" w:sz="0" w:space="0" w:color="auto"/>
            <w:right w:val="none" w:sz="0" w:space="0" w:color="auto"/>
          </w:divBdr>
        </w:div>
        <w:div w:id="1106539775">
          <w:marLeft w:val="480"/>
          <w:marRight w:val="0"/>
          <w:marTop w:val="0"/>
          <w:marBottom w:val="0"/>
          <w:divBdr>
            <w:top w:val="none" w:sz="0" w:space="0" w:color="auto"/>
            <w:left w:val="none" w:sz="0" w:space="0" w:color="auto"/>
            <w:bottom w:val="none" w:sz="0" w:space="0" w:color="auto"/>
            <w:right w:val="none" w:sz="0" w:space="0" w:color="auto"/>
          </w:divBdr>
        </w:div>
        <w:div w:id="1300694031">
          <w:marLeft w:val="480"/>
          <w:marRight w:val="0"/>
          <w:marTop w:val="0"/>
          <w:marBottom w:val="0"/>
          <w:divBdr>
            <w:top w:val="none" w:sz="0" w:space="0" w:color="auto"/>
            <w:left w:val="none" w:sz="0" w:space="0" w:color="auto"/>
            <w:bottom w:val="none" w:sz="0" w:space="0" w:color="auto"/>
            <w:right w:val="none" w:sz="0" w:space="0" w:color="auto"/>
          </w:divBdr>
        </w:div>
        <w:div w:id="1329989769">
          <w:marLeft w:val="480"/>
          <w:marRight w:val="0"/>
          <w:marTop w:val="0"/>
          <w:marBottom w:val="0"/>
          <w:divBdr>
            <w:top w:val="none" w:sz="0" w:space="0" w:color="auto"/>
            <w:left w:val="none" w:sz="0" w:space="0" w:color="auto"/>
            <w:bottom w:val="none" w:sz="0" w:space="0" w:color="auto"/>
            <w:right w:val="none" w:sz="0" w:space="0" w:color="auto"/>
          </w:divBdr>
        </w:div>
        <w:div w:id="1514145128">
          <w:marLeft w:val="480"/>
          <w:marRight w:val="0"/>
          <w:marTop w:val="0"/>
          <w:marBottom w:val="0"/>
          <w:divBdr>
            <w:top w:val="none" w:sz="0" w:space="0" w:color="auto"/>
            <w:left w:val="none" w:sz="0" w:space="0" w:color="auto"/>
            <w:bottom w:val="none" w:sz="0" w:space="0" w:color="auto"/>
            <w:right w:val="none" w:sz="0" w:space="0" w:color="auto"/>
          </w:divBdr>
        </w:div>
        <w:div w:id="1543515609">
          <w:marLeft w:val="480"/>
          <w:marRight w:val="0"/>
          <w:marTop w:val="0"/>
          <w:marBottom w:val="0"/>
          <w:divBdr>
            <w:top w:val="none" w:sz="0" w:space="0" w:color="auto"/>
            <w:left w:val="none" w:sz="0" w:space="0" w:color="auto"/>
            <w:bottom w:val="none" w:sz="0" w:space="0" w:color="auto"/>
            <w:right w:val="none" w:sz="0" w:space="0" w:color="auto"/>
          </w:divBdr>
        </w:div>
        <w:div w:id="1565143699">
          <w:marLeft w:val="480"/>
          <w:marRight w:val="0"/>
          <w:marTop w:val="0"/>
          <w:marBottom w:val="0"/>
          <w:divBdr>
            <w:top w:val="none" w:sz="0" w:space="0" w:color="auto"/>
            <w:left w:val="none" w:sz="0" w:space="0" w:color="auto"/>
            <w:bottom w:val="none" w:sz="0" w:space="0" w:color="auto"/>
            <w:right w:val="none" w:sz="0" w:space="0" w:color="auto"/>
          </w:divBdr>
        </w:div>
        <w:div w:id="1646154100">
          <w:marLeft w:val="480"/>
          <w:marRight w:val="0"/>
          <w:marTop w:val="0"/>
          <w:marBottom w:val="0"/>
          <w:divBdr>
            <w:top w:val="none" w:sz="0" w:space="0" w:color="auto"/>
            <w:left w:val="none" w:sz="0" w:space="0" w:color="auto"/>
            <w:bottom w:val="none" w:sz="0" w:space="0" w:color="auto"/>
            <w:right w:val="none" w:sz="0" w:space="0" w:color="auto"/>
          </w:divBdr>
        </w:div>
        <w:div w:id="1658799897">
          <w:marLeft w:val="480"/>
          <w:marRight w:val="0"/>
          <w:marTop w:val="0"/>
          <w:marBottom w:val="0"/>
          <w:divBdr>
            <w:top w:val="none" w:sz="0" w:space="0" w:color="auto"/>
            <w:left w:val="none" w:sz="0" w:space="0" w:color="auto"/>
            <w:bottom w:val="none" w:sz="0" w:space="0" w:color="auto"/>
            <w:right w:val="none" w:sz="0" w:space="0" w:color="auto"/>
          </w:divBdr>
        </w:div>
        <w:div w:id="1689284639">
          <w:marLeft w:val="480"/>
          <w:marRight w:val="0"/>
          <w:marTop w:val="0"/>
          <w:marBottom w:val="0"/>
          <w:divBdr>
            <w:top w:val="none" w:sz="0" w:space="0" w:color="auto"/>
            <w:left w:val="none" w:sz="0" w:space="0" w:color="auto"/>
            <w:bottom w:val="none" w:sz="0" w:space="0" w:color="auto"/>
            <w:right w:val="none" w:sz="0" w:space="0" w:color="auto"/>
          </w:divBdr>
        </w:div>
        <w:div w:id="1693414870">
          <w:marLeft w:val="480"/>
          <w:marRight w:val="0"/>
          <w:marTop w:val="0"/>
          <w:marBottom w:val="0"/>
          <w:divBdr>
            <w:top w:val="none" w:sz="0" w:space="0" w:color="auto"/>
            <w:left w:val="none" w:sz="0" w:space="0" w:color="auto"/>
            <w:bottom w:val="none" w:sz="0" w:space="0" w:color="auto"/>
            <w:right w:val="none" w:sz="0" w:space="0" w:color="auto"/>
          </w:divBdr>
        </w:div>
        <w:div w:id="1708869592">
          <w:marLeft w:val="480"/>
          <w:marRight w:val="0"/>
          <w:marTop w:val="0"/>
          <w:marBottom w:val="0"/>
          <w:divBdr>
            <w:top w:val="none" w:sz="0" w:space="0" w:color="auto"/>
            <w:left w:val="none" w:sz="0" w:space="0" w:color="auto"/>
            <w:bottom w:val="none" w:sz="0" w:space="0" w:color="auto"/>
            <w:right w:val="none" w:sz="0" w:space="0" w:color="auto"/>
          </w:divBdr>
        </w:div>
        <w:div w:id="1725790432">
          <w:marLeft w:val="480"/>
          <w:marRight w:val="0"/>
          <w:marTop w:val="0"/>
          <w:marBottom w:val="0"/>
          <w:divBdr>
            <w:top w:val="none" w:sz="0" w:space="0" w:color="auto"/>
            <w:left w:val="none" w:sz="0" w:space="0" w:color="auto"/>
            <w:bottom w:val="none" w:sz="0" w:space="0" w:color="auto"/>
            <w:right w:val="none" w:sz="0" w:space="0" w:color="auto"/>
          </w:divBdr>
        </w:div>
        <w:div w:id="1727794394">
          <w:marLeft w:val="480"/>
          <w:marRight w:val="0"/>
          <w:marTop w:val="0"/>
          <w:marBottom w:val="0"/>
          <w:divBdr>
            <w:top w:val="none" w:sz="0" w:space="0" w:color="auto"/>
            <w:left w:val="none" w:sz="0" w:space="0" w:color="auto"/>
            <w:bottom w:val="none" w:sz="0" w:space="0" w:color="auto"/>
            <w:right w:val="none" w:sz="0" w:space="0" w:color="auto"/>
          </w:divBdr>
        </w:div>
        <w:div w:id="1739791625">
          <w:marLeft w:val="480"/>
          <w:marRight w:val="0"/>
          <w:marTop w:val="0"/>
          <w:marBottom w:val="0"/>
          <w:divBdr>
            <w:top w:val="none" w:sz="0" w:space="0" w:color="auto"/>
            <w:left w:val="none" w:sz="0" w:space="0" w:color="auto"/>
            <w:bottom w:val="none" w:sz="0" w:space="0" w:color="auto"/>
            <w:right w:val="none" w:sz="0" w:space="0" w:color="auto"/>
          </w:divBdr>
        </w:div>
        <w:div w:id="1943830182">
          <w:marLeft w:val="480"/>
          <w:marRight w:val="0"/>
          <w:marTop w:val="0"/>
          <w:marBottom w:val="0"/>
          <w:divBdr>
            <w:top w:val="none" w:sz="0" w:space="0" w:color="auto"/>
            <w:left w:val="none" w:sz="0" w:space="0" w:color="auto"/>
            <w:bottom w:val="none" w:sz="0" w:space="0" w:color="auto"/>
            <w:right w:val="none" w:sz="0" w:space="0" w:color="auto"/>
          </w:divBdr>
        </w:div>
        <w:div w:id="1979676594">
          <w:marLeft w:val="480"/>
          <w:marRight w:val="0"/>
          <w:marTop w:val="0"/>
          <w:marBottom w:val="0"/>
          <w:divBdr>
            <w:top w:val="none" w:sz="0" w:space="0" w:color="auto"/>
            <w:left w:val="none" w:sz="0" w:space="0" w:color="auto"/>
            <w:bottom w:val="none" w:sz="0" w:space="0" w:color="auto"/>
            <w:right w:val="none" w:sz="0" w:space="0" w:color="auto"/>
          </w:divBdr>
        </w:div>
        <w:div w:id="2044358873">
          <w:marLeft w:val="480"/>
          <w:marRight w:val="0"/>
          <w:marTop w:val="0"/>
          <w:marBottom w:val="0"/>
          <w:divBdr>
            <w:top w:val="none" w:sz="0" w:space="0" w:color="auto"/>
            <w:left w:val="none" w:sz="0" w:space="0" w:color="auto"/>
            <w:bottom w:val="none" w:sz="0" w:space="0" w:color="auto"/>
            <w:right w:val="none" w:sz="0" w:space="0" w:color="auto"/>
          </w:divBdr>
        </w:div>
        <w:div w:id="2062944341">
          <w:marLeft w:val="480"/>
          <w:marRight w:val="0"/>
          <w:marTop w:val="0"/>
          <w:marBottom w:val="0"/>
          <w:divBdr>
            <w:top w:val="none" w:sz="0" w:space="0" w:color="auto"/>
            <w:left w:val="none" w:sz="0" w:space="0" w:color="auto"/>
            <w:bottom w:val="none" w:sz="0" w:space="0" w:color="auto"/>
            <w:right w:val="none" w:sz="0" w:space="0" w:color="auto"/>
          </w:divBdr>
        </w:div>
        <w:div w:id="2098557171">
          <w:marLeft w:val="480"/>
          <w:marRight w:val="0"/>
          <w:marTop w:val="0"/>
          <w:marBottom w:val="0"/>
          <w:divBdr>
            <w:top w:val="none" w:sz="0" w:space="0" w:color="auto"/>
            <w:left w:val="none" w:sz="0" w:space="0" w:color="auto"/>
            <w:bottom w:val="none" w:sz="0" w:space="0" w:color="auto"/>
            <w:right w:val="none" w:sz="0" w:space="0" w:color="auto"/>
          </w:divBdr>
        </w:div>
        <w:div w:id="2125267679">
          <w:marLeft w:val="480"/>
          <w:marRight w:val="0"/>
          <w:marTop w:val="0"/>
          <w:marBottom w:val="0"/>
          <w:divBdr>
            <w:top w:val="none" w:sz="0" w:space="0" w:color="auto"/>
            <w:left w:val="none" w:sz="0" w:space="0" w:color="auto"/>
            <w:bottom w:val="none" w:sz="0" w:space="0" w:color="auto"/>
            <w:right w:val="none" w:sz="0" w:space="0" w:color="auto"/>
          </w:divBdr>
        </w:div>
        <w:div w:id="2133278639">
          <w:marLeft w:val="480"/>
          <w:marRight w:val="0"/>
          <w:marTop w:val="0"/>
          <w:marBottom w:val="0"/>
          <w:divBdr>
            <w:top w:val="none" w:sz="0" w:space="0" w:color="auto"/>
            <w:left w:val="none" w:sz="0" w:space="0" w:color="auto"/>
            <w:bottom w:val="none" w:sz="0" w:space="0" w:color="auto"/>
            <w:right w:val="none" w:sz="0" w:space="0" w:color="auto"/>
          </w:divBdr>
        </w:div>
      </w:divsChild>
    </w:div>
    <w:div w:id="927932019">
      <w:bodyDiv w:val="1"/>
      <w:marLeft w:val="0"/>
      <w:marRight w:val="0"/>
      <w:marTop w:val="0"/>
      <w:marBottom w:val="0"/>
      <w:divBdr>
        <w:top w:val="none" w:sz="0" w:space="0" w:color="auto"/>
        <w:left w:val="none" w:sz="0" w:space="0" w:color="auto"/>
        <w:bottom w:val="none" w:sz="0" w:space="0" w:color="auto"/>
        <w:right w:val="none" w:sz="0" w:space="0" w:color="auto"/>
      </w:divBdr>
      <w:divsChild>
        <w:div w:id="219288794">
          <w:marLeft w:val="480"/>
          <w:marRight w:val="0"/>
          <w:marTop w:val="0"/>
          <w:marBottom w:val="0"/>
          <w:divBdr>
            <w:top w:val="none" w:sz="0" w:space="0" w:color="auto"/>
            <w:left w:val="none" w:sz="0" w:space="0" w:color="auto"/>
            <w:bottom w:val="none" w:sz="0" w:space="0" w:color="auto"/>
            <w:right w:val="none" w:sz="0" w:space="0" w:color="auto"/>
          </w:divBdr>
        </w:div>
        <w:div w:id="220559967">
          <w:marLeft w:val="480"/>
          <w:marRight w:val="0"/>
          <w:marTop w:val="0"/>
          <w:marBottom w:val="0"/>
          <w:divBdr>
            <w:top w:val="none" w:sz="0" w:space="0" w:color="auto"/>
            <w:left w:val="none" w:sz="0" w:space="0" w:color="auto"/>
            <w:bottom w:val="none" w:sz="0" w:space="0" w:color="auto"/>
            <w:right w:val="none" w:sz="0" w:space="0" w:color="auto"/>
          </w:divBdr>
        </w:div>
        <w:div w:id="221986790">
          <w:marLeft w:val="480"/>
          <w:marRight w:val="0"/>
          <w:marTop w:val="0"/>
          <w:marBottom w:val="0"/>
          <w:divBdr>
            <w:top w:val="none" w:sz="0" w:space="0" w:color="auto"/>
            <w:left w:val="none" w:sz="0" w:space="0" w:color="auto"/>
            <w:bottom w:val="none" w:sz="0" w:space="0" w:color="auto"/>
            <w:right w:val="none" w:sz="0" w:space="0" w:color="auto"/>
          </w:divBdr>
        </w:div>
        <w:div w:id="224727900">
          <w:marLeft w:val="480"/>
          <w:marRight w:val="0"/>
          <w:marTop w:val="0"/>
          <w:marBottom w:val="0"/>
          <w:divBdr>
            <w:top w:val="none" w:sz="0" w:space="0" w:color="auto"/>
            <w:left w:val="none" w:sz="0" w:space="0" w:color="auto"/>
            <w:bottom w:val="none" w:sz="0" w:space="0" w:color="auto"/>
            <w:right w:val="none" w:sz="0" w:space="0" w:color="auto"/>
          </w:divBdr>
        </w:div>
        <w:div w:id="226886817">
          <w:marLeft w:val="480"/>
          <w:marRight w:val="0"/>
          <w:marTop w:val="0"/>
          <w:marBottom w:val="0"/>
          <w:divBdr>
            <w:top w:val="none" w:sz="0" w:space="0" w:color="auto"/>
            <w:left w:val="none" w:sz="0" w:space="0" w:color="auto"/>
            <w:bottom w:val="none" w:sz="0" w:space="0" w:color="auto"/>
            <w:right w:val="none" w:sz="0" w:space="0" w:color="auto"/>
          </w:divBdr>
        </w:div>
        <w:div w:id="268780065">
          <w:marLeft w:val="480"/>
          <w:marRight w:val="0"/>
          <w:marTop w:val="0"/>
          <w:marBottom w:val="0"/>
          <w:divBdr>
            <w:top w:val="none" w:sz="0" w:space="0" w:color="auto"/>
            <w:left w:val="none" w:sz="0" w:space="0" w:color="auto"/>
            <w:bottom w:val="none" w:sz="0" w:space="0" w:color="auto"/>
            <w:right w:val="none" w:sz="0" w:space="0" w:color="auto"/>
          </w:divBdr>
        </w:div>
        <w:div w:id="304356707">
          <w:marLeft w:val="480"/>
          <w:marRight w:val="0"/>
          <w:marTop w:val="0"/>
          <w:marBottom w:val="0"/>
          <w:divBdr>
            <w:top w:val="none" w:sz="0" w:space="0" w:color="auto"/>
            <w:left w:val="none" w:sz="0" w:space="0" w:color="auto"/>
            <w:bottom w:val="none" w:sz="0" w:space="0" w:color="auto"/>
            <w:right w:val="none" w:sz="0" w:space="0" w:color="auto"/>
          </w:divBdr>
        </w:div>
        <w:div w:id="330378236">
          <w:marLeft w:val="480"/>
          <w:marRight w:val="0"/>
          <w:marTop w:val="0"/>
          <w:marBottom w:val="0"/>
          <w:divBdr>
            <w:top w:val="none" w:sz="0" w:space="0" w:color="auto"/>
            <w:left w:val="none" w:sz="0" w:space="0" w:color="auto"/>
            <w:bottom w:val="none" w:sz="0" w:space="0" w:color="auto"/>
            <w:right w:val="none" w:sz="0" w:space="0" w:color="auto"/>
          </w:divBdr>
        </w:div>
        <w:div w:id="367268003">
          <w:marLeft w:val="480"/>
          <w:marRight w:val="0"/>
          <w:marTop w:val="0"/>
          <w:marBottom w:val="0"/>
          <w:divBdr>
            <w:top w:val="none" w:sz="0" w:space="0" w:color="auto"/>
            <w:left w:val="none" w:sz="0" w:space="0" w:color="auto"/>
            <w:bottom w:val="none" w:sz="0" w:space="0" w:color="auto"/>
            <w:right w:val="none" w:sz="0" w:space="0" w:color="auto"/>
          </w:divBdr>
        </w:div>
        <w:div w:id="377320278">
          <w:marLeft w:val="480"/>
          <w:marRight w:val="0"/>
          <w:marTop w:val="0"/>
          <w:marBottom w:val="0"/>
          <w:divBdr>
            <w:top w:val="none" w:sz="0" w:space="0" w:color="auto"/>
            <w:left w:val="none" w:sz="0" w:space="0" w:color="auto"/>
            <w:bottom w:val="none" w:sz="0" w:space="0" w:color="auto"/>
            <w:right w:val="none" w:sz="0" w:space="0" w:color="auto"/>
          </w:divBdr>
        </w:div>
        <w:div w:id="425733665">
          <w:marLeft w:val="480"/>
          <w:marRight w:val="0"/>
          <w:marTop w:val="0"/>
          <w:marBottom w:val="0"/>
          <w:divBdr>
            <w:top w:val="none" w:sz="0" w:space="0" w:color="auto"/>
            <w:left w:val="none" w:sz="0" w:space="0" w:color="auto"/>
            <w:bottom w:val="none" w:sz="0" w:space="0" w:color="auto"/>
            <w:right w:val="none" w:sz="0" w:space="0" w:color="auto"/>
          </w:divBdr>
        </w:div>
        <w:div w:id="612596020">
          <w:marLeft w:val="480"/>
          <w:marRight w:val="0"/>
          <w:marTop w:val="0"/>
          <w:marBottom w:val="0"/>
          <w:divBdr>
            <w:top w:val="none" w:sz="0" w:space="0" w:color="auto"/>
            <w:left w:val="none" w:sz="0" w:space="0" w:color="auto"/>
            <w:bottom w:val="none" w:sz="0" w:space="0" w:color="auto"/>
            <w:right w:val="none" w:sz="0" w:space="0" w:color="auto"/>
          </w:divBdr>
        </w:div>
        <w:div w:id="646132962">
          <w:marLeft w:val="480"/>
          <w:marRight w:val="0"/>
          <w:marTop w:val="0"/>
          <w:marBottom w:val="0"/>
          <w:divBdr>
            <w:top w:val="none" w:sz="0" w:space="0" w:color="auto"/>
            <w:left w:val="none" w:sz="0" w:space="0" w:color="auto"/>
            <w:bottom w:val="none" w:sz="0" w:space="0" w:color="auto"/>
            <w:right w:val="none" w:sz="0" w:space="0" w:color="auto"/>
          </w:divBdr>
        </w:div>
        <w:div w:id="654914896">
          <w:marLeft w:val="480"/>
          <w:marRight w:val="0"/>
          <w:marTop w:val="0"/>
          <w:marBottom w:val="0"/>
          <w:divBdr>
            <w:top w:val="none" w:sz="0" w:space="0" w:color="auto"/>
            <w:left w:val="none" w:sz="0" w:space="0" w:color="auto"/>
            <w:bottom w:val="none" w:sz="0" w:space="0" w:color="auto"/>
            <w:right w:val="none" w:sz="0" w:space="0" w:color="auto"/>
          </w:divBdr>
        </w:div>
        <w:div w:id="659888051">
          <w:marLeft w:val="480"/>
          <w:marRight w:val="0"/>
          <w:marTop w:val="0"/>
          <w:marBottom w:val="0"/>
          <w:divBdr>
            <w:top w:val="none" w:sz="0" w:space="0" w:color="auto"/>
            <w:left w:val="none" w:sz="0" w:space="0" w:color="auto"/>
            <w:bottom w:val="none" w:sz="0" w:space="0" w:color="auto"/>
            <w:right w:val="none" w:sz="0" w:space="0" w:color="auto"/>
          </w:divBdr>
        </w:div>
        <w:div w:id="868221249">
          <w:marLeft w:val="480"/>
          <w:marRight w:val="0"/>
          <w:marTop w:val="0"/>
          <w:marBottom w:val="0"/>
          <w:divBdr>
            <w:top w:val="none" w:sz="0" w:space="0" w:color="auto"/>
            <w:left w:val="none" w:sz="0" w:space="0" w:color="auto"/>
            <w:bottom w:val="none" w:sz="0" w:space="0" w:color="auto"/>
            <w:right w:val="none" w:sz="0" w:space="0" w:color="auto"/>
          </w:divBdr>
        </w:div>
        <w:div w:id="921916015">
          <w:marLeft w:val="480"/>
          <w:marRight w:val="0"/>
          <w:marTop w:val="0"/>
          <w:marBottom w:val="0"/>
          <w:divBdr>
            <w:top w:val="none" w:sz="0" w:space="0" w:color="auto"/>
            <w:left w:val="none" w:sz="0" w:space="0" w:color="auto"/>
            <w:bottom w:val="none" w:sz="0" w:space="0" w:color="auto"/>
            <w:right w:val="none" w:sz="0" w:space="0" w:color="auto"/>
          </w:divBdr>
        </w:div>
        <w:div w:id="966929704">
          <w:marLeft w:val="480"/>
          <w:marRight w:val="0"/>
          <w:marTop w:val="0"/>
          <w:marBottom w:val="0"/>
          <w:divBdr>
            <w:top w:val="none" w:sz="0" w:space="0" w:color="auto"/>
            <w:left w:val="none" w:sz="0" w:space="0" w:color="auto"/>
            <w:bottom w:val="none" w:sz="0" w:space="0" w:color="auto"/>
            <w:right w:val="none" w:sz="0" w:space="0" w:color="auto"/>
          </w:divBdr>
        </w:div>
        <w:div w:id="993607912">
          <w:marLeft w:val="480"/>
          <w:marRight w:val="0"/>
          <w:marTop w:val="0"/>
          <w:marBottom w:val="0"/>
          <w:divBdr>
            <w:top w:val="none" w:sz="0" w:space="0" w:color="auto"/>
            <w:left w:val="none" w:sz="0" w:space="0" w:color="auto"/>
            <w:bottom w:val="none" w:sz="0" w:space="0" w:color="auto"/>
            <w:right w:val="none" w:sz="0" w:space="0" w:color="auto"/>
          </w:divBdr>
        </w:div>
        <w:div w:id="1056006061">
          <w:marLeft w:val="480"/>
          <w:marRight w:val="0"/>
          <w:marTop w:val="0"/>
          <w:marBottom w:val="0"/>
          <w:divBdr>
            <w:top w:val="none" w:sz="0" w:space="0" w:color="auto"/>
            <w:left w:val="none" w:sz="0" w:space="0" w:color="auto"/>
            <w:bottom w:val="none" w:sz="0" w:space="0" w:color="auto"/>
            <w:right w:val="none" w:sz="0" w:space="0" w:color="auto"/>
          </w:divBdr>
        </w:div>
        <w:div w:id="1065180143">
          <w:marLeft w:val="480"/>
          <w:marRight w:val="0"/>
          <w:marTop w:val="0"/>
          <w:marBottom w:val="0"/>
          <w:divBdr>
            <w:top w:val="none" w:sz="0" w:space="0" w:color="auto"/>
            <w:left w:val="none" w:sz="0" w:space="0" w:color="auto"/>
            <w:bottom w:val="none" w:sz="0" w:space="0" w:color="auto"/>
            <w:right w:val="none" w:sz="0" w:space="0" w:color="auto"/>
          </w:divBdr>
        </w:div>
        <w:div w:id="1117214225">
          <w:marLeft w:val="480"/>
          <w:marRight w:val="0"/>
          <w:marTop w:val="0"/>
          <w:marBottom w:val="0"/>
          <w:divBdr>
            <w:top w:val="none" w:sz="0" w:space="0" w:color="auto"/>
            <w:left w:val="none" w:sz="0" w:space="0" w:color="auto"/>
            <w:bottom w:val="none" w:sz="0" w:space="0" w:color="auto"/>
            <w:right w:val="none" w:sz="0" w:space="0" w:color="auto"/>
          </w:divBdr>
        </w:div>
        <w:div w:id="1188637067">
          <w:marLeft w:val="480"/>
          <w:marRight w:val="0"/>
          <w:marTop w:val="0"/>
          <w:marBottom w:val="0"/>
          <w:divBdr>
            <w:top w:val="none" w:sz="0" w:space="0" w:color="auto"/>
            <w:left w:val="none" w:sz="0" w:space="0" w:color="auto"/>
            <w:bottom w:val="none" w:sz="0" w:space="0" w:color="auto"/>
            <w:right w:val="none" w:sz="0" w:space="0" w:color="auto"/>
          </w:divBdr>
        </w:div>
        <w:div w:id="1263227152">
          <w:marLeft w:val="480"/>
          <w:marRight w:val="0"/>
          <w:marTop w:val="0"/>
          <w:marBottom w:val="0"/>
          <w:divBdr>
            <w:top w:val="none" w:sz="0" w:space="0" w:color="auto"/>
            <w:left w:val="none" w:sz="0" w:space="0" w:color="auto"/>
            <w:bottom w:val="none" w:sz="0" w:space="0" w:color="auto"/>
            <w:right w:val="none" w:sz="0" w:space="0" w:color="auto"/>
          </w:divBdr>
        </w:div>
        <w:div w:id="1269698434">
          <w:marLeft w:val="480"/>
          <w:marRight w:val="0"/>
          <w:marTop w:val="0"/>
          <w:marBottom w:val="0"/>
          <w:divBdr>
            <w:top w:val="none" w:sz="0" w:space="0" w:color="auto"/>
            <w:left w:val="none" w:sz="0" w:space="0" w:color="auto"/>
            <w:bottom w:val="none" w:sz="0" w:space="0" w:color="auto"/>
            <w:right w:val="none" w:sz="0" w:space="0" w:color="auto"/>
          </w:divBdr>
        </w:div>
        <w:div w:id="1522475910">
          <w:marLeft w:val="480"/>
          <w:marRight w:val="0"/>
          <w:marTop w:val="0"/>
          <w:marBottom w:val="0"/>
          <w:divBdr>
            <w:top w:val="none" w:sz="0" w:space="0" w:color="auto"/>
            <w:left w:val="none" w:sz="0" w:space="0" w:color="auto"/>
            <w:bottom w:val="none" w:sz="0" w:space="0" w:color="auto"/>
            <w:right w:val="none" w:sz="0" w:space="0" w:color="auto"/>
          </w:divBdr>
        </w:div>
        <w:div w:id="1620525389">
          <w:marLeft w:val="480"/>
          <w:marRight w:val="0"/>
          <w:marTop w:val="0"/>
          <w:marBottom w:val="0"/>
          <w:divBdr>
            <w:top w:val="none" w:sz="0" w:space="0" w:color="auto"/>
            <w:left w:val="none" w:sz="0" w:space="0" w:color="auto"/>
            <w:bottom w:val="none" w:sz="0" w:space="0" w:color="auto"/>
            <w:right w:val="none" w:sz="0" w:space="0" w:color="auto"/>
          </w:divBdr>
        </w:div>
        <w:div w:id="1668752738">
          <w:marLeft w:val="480"/>
          <w:marRight w:val="0"/>
          <w:marTop w:val="0"/>
          <w:marBottom w:val="0"/>
          <w:divBdr>
            <w:top w:val="none" w:sz="0" w:space="0" w:color="auto"/>
            <w:left w:val="none" w:sz="0" w:space="0" w:color="auto"/>
            <w:bottom w:val="none" w:sz="0" w:space="0" w:color="auto"/>
            <w:right w:val="none" w:sz="0" w:space="0" w:color="auto"/>
          </w:divBdr>
        </w:div>
        <w:div w:id="1710568553">
          <w:marLeft w:val="480"/>
          <w:marRight w:val="0"/>
          <w:marTop w:val="0"/>
          <w:marBottom w:val="0"/>
          <w:divBdr>
            <w:top w:val="none" w:sz="0" w:space="0" w:color="auto"/>
            <w:left w:val="none" w:sz="0" w:space="0" w:color="auto"/>
            <w:bottom w:val="none" w:sz="0" w:space="0" w:color="auto"/>
            <w:right w:val="none" w:sz="0" w:space="0" w:color="auto"/>
          </w:divBdr>
        </w:div>
        <w:div w:id="1711953036">
          <w:marLeft w:val="480"/>
          <w:marRight w:val="0"/>
          <w:marTop w:val="0"/>
          <w:marBottom w:val="0"/>
          <w:divBdr>
            <w:top w:val="none" w:sz="0" w:space="0" w:color="auto"/>
            <w:left w:val="none" w:sz="0" w:space="0" w:color="auto"/>
            <w:bottom w:val="none" w:sz="0" w:space="0" w:color="auto"/>
            <w:right w:val="none" w:sz="0" w:space="0" w:color="auto"/>
          </w:divBdr>
        </w:div>
        <w:div w:id="1736776142">
          <w:marLeft w:val="480"/>
          <w:marRight w:val="0"/>
          <w:marTop w:val="0"/>
          <w:marBottom w:val="0"/>
          <w:divBdr>
            <w:top w:val="none" w:sz="0" w:space="0" w:color="auto"/>
            <w:left w:val="none" w:sz="0" w:space="0" w:color="auto"/>
            <w:bottom w:val="none" w:sz="0" w:space="0" w:color="auto"/>
            <w:right w:val="none" w:sz="0" w:space="0" w:color="auto"/>
          </w:divBdr>
        </w:div>
        <w:div w:id="1763405025">
          <w:marLeft w:val="480"/>
          <w:marRight w:val="0"/>
          <w:marTop w:val="0"/>
          <w:marBottom w:val="0"/>
          <w:divBdr>
            <w:top w:val="none" w:sz="0" w:space="0" w:color="auto"/>
            <w:left w:val="none" w:sz="0" w:space="0" w:color="auto"/>
            <w:bottom w:val="none" w:sz="0" w:space="0" w:color="auto"/>
            <w:right w:val="none" w:sz="0" w:space="0" w:color="auto"/>
          </w:divBdr>
        </w:div>
        <w:div w:id="1787697542">
          <w:marLeft w:val="480"/>
          <w:marRight w:val="0"/>
          <w:marTop w:val="0"/>
          <w:marBottom w:val="0"/>
          <w:divBdr>
            <w:top w:val="none" w:sz="0" w:space="0" w:color="auto"/>
            <w:left w:val="none" w:sz="0" w:space="0" w:color="auto"/>
            <w:bottom w:val="none" w:sz="0" w:space="0" w:color="auto"/>
            <w:right w:val="none" w:sz="0" w:space="0" w:color="auto"/>
          </w:divBdr>
        </w:div>
        <w:div w:id="1813405091">
          <w:marLeft w:val="480"/>
          <w:marRight w:val="0"/>
          <w:marTop w:val="0"/>
          <w:marBottom w:val="0"/>
          <w:divBdr>
            <w:top w:val="none" w:sz="0" w:space="0" w:color="auto"/>
            <w:left w:val="none" w:sz="0" w:space="0" w:color="auto"/>
            <w:bottom w:val="none" w:sz="0" w:space="0" w:color="auto"/>
            <w:right w:val="none" w:sz="0" w:space="0" w:color="auto"/>
          </w:divBdr>
        </w:div>
        <w:div w:id="1831172456">
          <w:marLeft w:val="480"/>
          <w:marRight w:val="0"/>
          <w:marTop w:val="0"/>
          <w:marBottom w:val="0"/>
          <w:divBdr>
            <w:top w:val="none" w:sz="0" w:space="0" w:color="auto"/>
            <w:left w:val="none" w:sz="0" w:space="0" w:color="auto"/>
            <w:bottom w:val="none" w:sz="0" w:space="0" w:color="auto"/>
            <w:right w:val="none" w:sz="0" w:space="0" w:color="auto"/>
          </w:divBdr>
        </w:div>
        <w:div w:id="1849710929">
          <w:marLeft w:val="480"/>
          <w:marRight w:val="0"/>
          <w:marTop w:val="0"/>
          <w:marBottom w:val="0"/>
          <w:divBdr>
            <w:top w:val="none" w:sz="0" w:space="0" w:color="auto"/>
            <w:left w:val="none" w:sz="0" w:space="0" w:color="auto"/>
            <w:bottom w:val="none" w:sz="0" w:space="0" w:color="auto"/>
            <w:right w:val="none" w:sz="0" w:space="0" w:color="auto"/>
          </w:divBdr>
        </w:div>
        <w:div w:id="1959944550">
          <w:marLeft w:val="480"/>
          <w:marRight w:val="0"/>
          <w:marTop w:val="0"/>
          <w:marBottom w:val="0"/>
          <w:divBdr>
            <w:top w:val="none" w:sz="0" w:space="0" w:color="auto"/>
            <w:left w:val="none" w:sz="0" w:space="0" w:color="auto"/>
            <w:bottom w:val="none" w:sz="0" w:space="0" w:color="auto"/>
            <w:right w:val="none" w:sz="0" w:space="0" w:color="auto"/>
          </w:divBdr>
        </w:div>
        <w:div w:id="2048217199">
          <w:marLeft w:val="480"/>
          <w:marRight w:val="0"/>
          <w:marTop w:val="0"/>
          <w:marBottom w:val="0"/>
          <w:divBdr>
            <w:top w:val="none" w:sz="0" w:space="0" w:color="auto"/>
            <w:left w:val="none" w:sz="0" w:space="0" w:color="auto"/>
            <w:bottom w:val="none" w:sz="0" w:space="0" w:color="auto"/>
            <w:right w:val="none" w:sz="0" w:space="0" w:color="auto"/>
          </w:divBdr>
        </w:div>
        <w:div w:id="2058967961">
          <w:marLeft w:val="480"/>
          <w:marRight w:val="0"/>
          <w:marTop w:val="0"/>
          <w:marBottom w:val="0"/>
          <w:divBdr>
            <w:top w:val="none" w:sz="0" w:space="0" w:color="auto"/>
            <w:left w:val="none" w:sz="0" w:space="0" w:color="auto"/>
            <w:bottom w:val="none" w:sz="0" w:space="0" w:color="auto"/>
            <w:right w:val="none" w:sz="0" w:space="0" w:color="auto"/>
          </w:divBdr>
        </w:div>
        <w:div w:id="2118987709">
          <w:marLeft w:val="480"/>
          <w:marRight w:val="0"/>
          <w:marTop w:val="0"/>
          <w:marBottom w:val="0"/>
          <w:divBdr>
            <w:top w:val="none" w:sz="0" w:space="0" w:color="auto"/>
            <w:left w:val="none" w:sz="0" w:space="0" w:color="auto"/>
            <w:bottom w:val="none" w:sz="0" w:space="0" w:color="auto"/>
            <w:right w:val="none" w:sz="0" w:space="0" w:color="auto"/>
          </w:divBdr>
        </w:div>
        <w:div w:id="2132241419">
          <w:marLeft w:val="480"/>
          <w:marRight w:val="0"/>
          <w:marTop w:val="0"/>
          <w:marBottom w:val="0"/>
          <w:divBdr>
            <w:top w:val="none" w:sz="0" w:space="0" w:color="auto"/>
            <w:left w:val="none" w:sz="0" w:space="0" w:color="auto"/>
            <w:bottom w:val="none" w:sz="0" w:space="0" w:color="auto"/>
            <w:right w:val="none" w:sz="0" w:space="0" w:color="auto"/>
          </w:divBdr>
        </w:div>
      </w:divsChild>
    </w:div>
    <w:div w:id="928544428">
      <w:bodyDiv w:val="1"/>
      <w:marLeft w:val="0"/>
      <w:marRight w:val="0"/>
      <w:marTop w:val="0"/>
      <w:marBottom w:val="0"/>
      <w:divBdr>
        <w:top w:val="none" w:sz="0" w:space="0" w:color="auto"/>
        <w:left w:val="none" w:sz="0" w:space="0" w:color="auto"/>
        <w:bottom w:val="none" w:sz="0" w:space="0" w:color="auto"/>
        <w:right w:val="none" w:sz="0" w:space="0" w:color="auto"/>
      </w:divBdr>
    </w:div>
    <w:div w:id="928855982">
      <w:bodyDiv w:val="1"/>
      <w:marLeft w:val="0"/>
      <w:marRight w:val="0"/>
      <w:marTop w:val="0"/>
      <w:marBottom w:val="0"/>
      <w:divBdr>
        <w:top w:val="none" w:sz="0" w:space="0" w:color="auto"/>
        <w:left w:val="none" w:sz="0" w:space="0" w:color="auto"/>
        <w:bottom w:val="none" w:sz="0" w:space="0" w:color="auto"/>
        <w:right w:val="none" w:sz="0" w:space="0" w:color="auto"/>
      </w:divBdr>
    </w:div>
    <w:div w:id="937521909">
      <w:bodyDiv w:val="1"/>
      <w:marLeft w:val="0"/>
      <w:marRight w:val="0"/>
      <w:marTop w:val="0"/>
      <w:marBottom w:val="0"/>
      <w:divBdr>
        <w:top w:val="none" w:sz="0" w:space="0" w:color="auto"/>
        <w:left w:val="none" w:sz="0" w:space="0" w:color="auto"/>
        <w:bottom w:val="none" w:sz="0" w:space="0" w:color="auto"/>
        <w:right w:val="none" w:sz="0" w:space="0" w:color="auto"/>
      </w:divBdr>
    </w:div>
    <w:div w:id="943221530">
      <w:bodyDiv w:val="1"/>
      <w:marLeft w:val="0"/>
      <w:marRight w:val="0"/>
      <w:marTop w:val="0"/>
      <w:marBottom w:val="0"/>
      <w:divBdr>
        <w:top w:val="none" w:sz="0" w:space="0" w:color="auto"/>
        <w:left w:val="none" w:sz="0" w:space="0" w:color="auto"/>
        <w:bottom w:val="none" w:sz="0" w:space="0" w:color="auto"/>
        <w:right w:val="none" w:sz="0" w:space="0" w:color="auto"/>
      </w:divBdr>
      <w:divsChild>
        <w:div w:id="8338184">
          <w:marLeft w:val="480"/>
          <w:marRight w:val="0"/>
          <w:marTop w:val="0"/>
          <w:marBottom w:val="0"/>
          <w:divBdr>
            <w:top w:val="none" w:sz="0" w:space="0" w:color="auto"/>
            <w:left w:val="none" w:sz="0" w:space="0" w:color="auto"/>
            <w:bottom w:val="none" w:sz="0" w:space="0" w:color="auto"/>
            <w:right w:val="none" w:sz="0" w:space="0" w:color="auto"/>
          </w:divBdr>
        </w:div>
        <w:div w:id="11998016">
          <w:marLeft w:val="480"/>
          <w:marRight w:val="0"/>
          <w:marTop w:val="0"/>
          <w:marBottom w:val="0"/>
          <w:divBdr>
            <w:top w:val="none" w:sz="0" w:space="0" w:color="auto"/>
            <w:left w:val="none" w:sz="0" w:space="0" w:color="auto"/>
            <w:bottom w:val="none" w:sz="0" w:space="0" w:color="auto"/>
            <w:right w:val="none" w:sz="0" w:space="0" w:color="auto"/>
          </w:divBdr>
        </w:div>
        <w:div w:id="31658200">
          <w:marLeft w:val="480"/>
          <w:marRight w:val="0"/>
          <w:marTop w:val="0"/>
          <w:marBottom w:val="0"/>
          <w:divBdr>
            <w:top w:val="none" w:sz="0" w:space="0" w:color="auto"/>
            <w:left w:val="none" w:sz="0" w:space="0" w:color="auto"/>
            <w:bottom w:val="none" w:sz="0" w:space="0" w:color="auto"/>
            <w:right w:val="none" w:sz="0" w:space="0" w:color="auto"/>
          </w:divBdr>
        </w:div>
        <w:div w:id="57825126">
          <w:marLeft w:val="480"/>
          <w:marRight w:val="0"/>
          <w:marTop w:val="0"/>
          <w:marBottom w:val="0"/>
          <w:divBdr>
            <w:top w:val="none" w:sz="0" w:space="0" w:color="auto"/>
            <w:left w:val="none" w:sz="0" w:space="0" w:color="auto"/>
            <w:bottom w:val="none" w:sz="0" w:space="0" w:color="auto"/>
            <w:right w:val="none" w:sz="0" w:space="0" w:color="auto"/>
          </w:divBdr>
        </w:div>
        <w:div w:id="130679324">
          <w:marLeft w:val="480"/>
          <w:marRight w:val="0"/>
          <w:marTop w:val="0"/>
          <w:marBottom w:val="0"/>
          <w:divBdr>
            <w:top w:val="none" w:sz="0" w:space="0" w:color="auto"/>
            <w:left w:val="none" w:sz="0" w:space="0" w:color="auto"/>
            <w:bottom w:val="none" w:sz="0" w:space="0" w:color="auto"/>
            <w:right w:val="none" w:sz="0" w:space="0" w:color="auto"/>
          </w:divBdr>
        </w:div>
        <w:div w:id="156725784">
          <w:marLeft w:val="480"/>
          <w:marRight w:val="0"/>
          <w:marTop w:val="0"/>
          <w:marBottom w:val="0"/>
          <w:divBdr>
            <w:top w:val="none" w:sz="0" w:space="0" w:color="auto"/>
            <w:left w:val="none" w:sz="0" w:space="0" w:color="auto"/>
            <w:bottom w:val="none" w:sz="0" w:space="0" w:color="auto"/>
            <w:right w:val="none" w:sz="0" w:space="0" w:color="auto"/>
          </w:divBdr>
        </w:div>
        <w:div w:id="194999814">
          <w:marLeft w:val="480"/>
          <w:marRight w:val="0"/>
          <w:marTop w:val="0"/>
          <w:marBottom w:val="0"/>
          <w:divBdr>
            <w:top w:val="none" w:sz="0" w:space="0" w:color="auto"/>
            <w:left w:val="none" w:sz="0" w:space="0" w:color="auto"/>
            <w:bottom w:val="none" w:sz="0" w:space="0" w:color="auto"/>
            <w:right w:val="none" w:sz="0" w:space="0" w:color="auto"/>
          </w:divBdr>
        </w:div>
        <w:div w:id="253394138">
          <w:marLeft w:val="480"/>
          <w:marRight w:val="0"/>
          <w:marTop w:val="0"/>
          <w:marBottom w:val="0"/>
          <w:divBdr>
            <w:top w:val="none" w:sz="0" w:space="0" w:color="auto"/>
            <w:left w:val="none" w:sz="0" w:space="0" w:color="auto"/>
            <w:bottom w:val="none" w:sz="0" w:space="0" w:color="auto"/>
            <w:right w:val="none" w:sz="0" w:space="0" w:color="auto"/>
          </w:divBdr>
        </w:div>
        <w:div w:id="276330734">
          <w:marLeft w:val="480"/>
          <w:marRight w:val="0"/>
          <w:marTop w:val="0"/>
          <w:marBottom w:val="0"/>
          <w:divBdr>
            <w:top w:val="none" w:sz="0" w:space="0" w:color="auto"/>
            <w:left w:val="none" w:sz="0" w:space="0" w:color="auto"/>
            <w:bottom w:val="none" w:sz="0" w:space="0" w:color="auto"/>
            <w:right w:val="none" w:sz="0" w:space="0" w:color="auto"/>
          </w:divBdr>
        </w:div>
        <w:div w:id="277102515">
          <w:marLeft w:val="480"/>
          <w:marRight w:val="0"/>
          <w:marTop w:val="0"/>
          <w:marBottom w:val="0"/>
          <w:divBdr>
            <w:top w:val="none" w:sz="0" w:space="0" w:color="auto"/>
            <w:left w:val="none" w:sz="0" w:space="0" w:color="auto"/>
            <w:bottom w:val="none" w:sz="0" w:space="0" w:color="auto"/>
            <w:right w:val="none" w:sz="0" w:space="0" w:color="auto"/>
          </w:divBdr>
        </w:div>
        <w:div w:id="320428737">
          <w:marLeft w:val="480"/>
          <w:marRight w:val="0"/>
          <w:marTop w:val="0"/>
          <w:marBottom w:val="0"/>
          <w:divBdr>
            <w:top w:val="none" w:sz="0" w:space="0" w:color="auto"/>
            <w:left w:val="none" w:sz="0" w:space="0" w:color="auto"/>
            <w:bottom w:val="none" w:sz="0" w:space="0" w:color="auto"/>
            <w:right w:val="none" w:sz="0" w:space="0" w:color="auto"/>
          </w:divBdr>
        </w:div>
        <w:div w:id="329254276">
          <w:marLeft w:val="480"/>
          <w:marRight w:val="0"/>
          <w:marTop w:val="0"/>
          <w:marBottom w:val="0"/>
          <w:divBdr>
            <w:top w:val="none" w:sz="0" w:space="0" w:color="auto"/>
            <w:left w:val="none" w:sz="0" w:space="0" w:color="auto"/>
            <w:bottom w:val="none" w:sz="0" w:space="0" w:color="auto"/>
            <w:right w:val="none" w:sz="0" w:space="0" w:color="auto"/>
          </w:divBdr>
        </w:div>
        <w:div w:id="339241678">
          <w:marLeft w:val="480"/>
          <w:marRight w:val="0"/>
          <w:marTop w:val="0"/>
          <w:marBottom w:val="0"/>
          <w:divBdr>
            <w:top w:val="none" w:sz="0" w:space="0" w:color="auto"/>
            <w:left w:val="none" w:sz="0" w:space="0" w:color="auto"/>
            <w:bottom w:val="none" w:sz="0" w:space="0" w:color="auto"/>
            <w:right w:val="none" w:sz="0" w:space="0" w:color="auto"/>
          </w:divBdr>
        </w:div>
        <w:div w:id="377975006">
          <w:marLeft w:val="480"/>
          <w:marRight w:val="0"/>
          <w:marTop w:val="0"/>
          <w:marBottom w:val="0"/>
          <w:divBdr>
            <w:top w:val="none" w:sz="0" w:space="0" w:color="auto"/>
            <w:left w:val="none" w:sz="0" w:space="0" w:color="auto"/>
            <w:bottom w:val="none" w:sz="0" w:space="0" w:color="auto"/>
            <w:right w:val="none" w:sz="0" w:space="0" w:color="auto"/>
          </w:divBdr>
        </w:div>
        <w:div w:id="387263903">
          <w:marLeft w:val="480"/>
          <w:marRight w:val="0"/>
          <w:marTop w:val="0"/>
          <w:marBottom w:val="0"/>
          <w:divBdr>
            <w:top w:val="none" w:sz="0" w:space="0" w:color="auto"/>
            <w:left w:val="none" w:sz="0" w:space="0" w:color="auto"/>
            <w:bottom w:val="none" w:sz="0" w:space="0" w:color="auto"/>
            <w:right w:val="none" w:sz="0" w:space="0" w:color="auto"/>
          </w:divBdr>
        </w:div>
        <w:div w:id="479275806">
          <w:marLeft w:val="480"/>
          <w:marRight w:val="0"/>
          <w:marTop w:val="0"/>
          <w:marBottom w:val="0"/>
          <w:divBdr>
            <w:top w:val="none" w:sz="0" w:space="0" w:color="auto"/>
            <w:left w:val="none" w:sz="0" w:space="0" w:color="auto"/>
            <w:bottom w:val="none" w:sz="0" w:space="0" w:color="auto"/>
            <w:right w:val="none" w:sz="0" w:space="0" w:color="auto"/>
          </w:divBdr>
        </w:div>
        <w:div w:id="509030128">
          <w:marLeft w:val="480"/>
          <w:marRight w:val="0"/>
          <w:marTop w:val="0"/>
          <w:marBottom w:val="0"/>
          <w:divBdr>
            <w:top w:val="none" w:sz="0" w:space="0" w:color="auto"/>
            <w:left w:val="none" w:sz="0" w:space="0" w:color="auto"/>
            <w:bottom w:val="none" w:sz="0" w:space="0" w:color="auto"/>
            <w:right w:val="none" w:sz="0" w:space="0" w:color="auto"/>
          </w:divBdr>
        </w:div>
        <w:div w:id="512719960">
          <w:marLeft w:val="480"/>
          <w:marRight w:val="0"/>
          <w:marTop w:val="0"/>
          <w:marBottom w:val="0"/>
          <w:divBdr>
            <w:top w:val="none" w:sz="0" w:space="0" w:color="auto"/>
            <w:left w:val="none" w:sz="0" w:space="0" w:color="auto"/>
            <w:bottom w:val="none" w:sz="0" w:space="0" w:color="auto"/>
            <w:right w:val="none" w:sz="0" w:space="0" w:color="auto"/>
          </w:divBdr>
        </w:div>
        <w:div w:id="641495922">
          <w:marLeft w:val="480"/>
          <w:marRight w:val="0"/>
          <w:marTop w:val="0"/>
          <w:marBottom w:val="0"/>
          <w:divBdr>
            <w:top w:val="none" w:sz="0" w:space="0" w:color="auto"/>
            <w:left w:val="none" w:sz="0" w:space="0" w:color="auto"/>
            <w:bottom w:val="none" w:sz="0" w:space="0" w:color="auto"/>
            <w:right w:val="none" w:sz="0" w:space="0" w:color="auto"/>
          </w:divBdr>
        </w:div>
        <w:div w:id="658339966">
          <w:marLeft w:val="480"/>
          <w:marRight w:val="0"/>
          <w:marTop w:val="0"/>
          <w:marBottom w:val="0"/>
          <w:divBdr>
            <w:top w:val="none" w:sz="0" w:space="0" w:color="auto"/>
            <w:left w:val="none" w:sz="0" w:space="0" w:color="auto"/>
            <w:bottom w:val="none" w:sz="0" w:space="0" w:color="auto"/>
            <w:right w:val="none" w:sz="0" w:space="0" w:color="auto"/>
          </w:divBdr>
        </w:div>
        <w:div w:id="737359023">
          <w:marLeft w:val="480"/>
          <w:marRight w:val="0"/>
          <w:marTop w:val="0"/>
          <w:marBottom w:val="0"/>
          <w:divBdr>
            <w:top w:val="none" w:sz="0" w:space="0" w:color="auto"/>
            <w:left w:val="none" w:sz="0" w:space="0" w:color="auto"/>
            <w:bottom w:val="none" w:sz="0" w:space="0" w:color="auto"/>
            <w:right w:val="none" w:sz="0" w:space="0" w:color="auto"/>
          </w:divBdr>
        </w:div>
        <w:div w:id="946693194">
          <w:marLeft w:val="480"/>
          <w:marRight w:val="0"/>
          <w:marTop w:val="0"/>
          <w:marBottom w:val="0"/>
          <w:divBdr>
            <w:top w:val="none" w:sz="0" w:space="0" w:color="auto"/>
            <w:left w:val="none" w:sz="0" w:space="0" w:color="auto"/>
            <w:bottom w:val="none" w:sz="0" w:space="0" w:color="auto"/>
            <w:right w:val="none" w:sz="0" w:space="0" w:color="auto"/>
          </w:divBdr>
        </w:div>
        <w:div w:id="946697913">
          <w:marLeft w:val="480"/>
          <w:marRight w:val="0"/>
          <w:marTop w:val="0"/>
          <w:marBottom w:val="0"/>
          <w:divBdr>
            <w:top w:val="none" w:sz="0" w:space="0" w:color="auto"/>
            <w:left w:val="none" w:sz="0" w:space="0" w:color="auto"/>
            <w:bottom w:val="none" w:sz="0" w:space="0" w:color="auto"/>
            <w:right w:val="none" w:sz="0" w:space="0" w:color="auto"/>
          </w:divBdr>
        </w:div>
        <w:div w:id="1054742033">
          <w:marLeft w:val="480"/>
          <w:marRight w:val="0"/>
          <w:marTop w:val="0"/>
          <w:marBottom w:val="0"/>
          <w:divBdr>
            <w:top w:val="none" w:sz="0" w:space="0" w:color="auto"/>
            <w:left w:val="none" w:sz="0" w:space="0" w:color="auto"/>
            <w:bottom w:val="none" w:sz="0" w:space="0" w:color="auto"/>
            <w:right w:val="none" w:sz="0" w:space="0" w:color="auto"/>
          </w:divBdr>
        </w:div>
        <w:div w:id="1062219665">
          <w:marLeft w:val="480"/>
          <w:marRight w:val="0"/>
          <w:marTop w:val="0"/>
          <w:marBottom w:val="0"/>
          <w:divBdr>
            <w:top w:val="none" w:sz="0" w:space="0" w:color="auto"/>
            <w:left w:val="none" w:sz="0" w:space="0" w:color="auto"/>
            <w:bottom w:val="none" w:sz="0" w:space="0" w:color="auto"/>
            <w:right w:val="none" w:sz="0" w:space="0" w:color="auto"/>
          </w:divBdr>
        </w:div>
        <w:div w:id="1094791035">
          <w:marLeft w:val="480"/>
          <w:marRight w:val="0"/>
          <w:marTop w:val="0"/>
          <w:marBottom w:val="0"/>
          <w:divBdr>
            <w:top w:val="none" w:sz="0" w:space="0" w:color="auto"/>
            <w:left w:val="none" w:sz="0" w:space="0" w:color="auto"/>
            <w:bottom w:val="none" w:sz="0" w:space="0" w:color="auto"/>
            <w:right w:val="none" w:sz="0" w:space="0" w:color="auto"/>
          </w:divBdr>
        </w:div>
        <w:div w:id="1170410424">
          <w:marLeft w:val="480"/>
          <w:marRight w:val="0"/>
          <w:marTop w:val="0"/>
          <w:marBottom w:val="0"/>
          <w:divBdr>
            <w:top w:val="none" w:sz="0" w:space="0" w:color="auto"/>
            <w:left w:val="none" w:sz="0" w:space="0" w:color="auto"/>
            <w:bottom w:val="none" w:sz="0" w:space="0" w:color="auto"/>
            <w:right w:val="none" w:sz="0" w:space="0" w:color="auto"/>
          </w:divBdr>
        </w:div>
        <w:div w:id="1179931070">
          <w:marLeft w:val="480"/>
          <w:marRight w:val="0"/>
          <w:marTop w:val="0"/>
          <w:marBottom w:val="0"/>
          <w:divBdr>
            <w:top w:val="none" w:sz="0" w:space="0" w:color="auto"/>
            <w:left w:val="none" w:sz="0" w:space="0" w:color="auto"/>
            <w:bottom w:val="none" w:sz="0" w:space="0" w:color="auto"/>
            <w:right w:val="none" w:sz="0" w:space="0" w:color="auto"/>
          </w:divBdr>
        </w:div>
        <w:div w:id="1235890189">
          <w:marLeft w:val="480"/>
          <w:marRight w:val="0"/>
          <w:marTop w:val="0"/>
          <w:marBottom w:val="0"/>
          <w:divBdr>
            <w:top w:val="none" w:sz="0" w:space="0" w:color="auto"/>
            <w:left w:val="none" w:sz="0" w:space="0" w:color="auto"/>
            <w:bottom w:val="none" w:sz="0" w:space="0" w:color="auto"/>
            <w:right w:val="none" w:sz="0" w:space="0" w:color="auto"/>
          </w:divBdr>
        </w:div>
        <w:div w:id="1256669959">
          <w:marLeft w:val="480"/>
          <w:marRight w:val="0"/>
          <w:marTop w:val="0"/>
          <w:marBottom w:val="0"/>
          <w:divBdr>
            <w:top w:val="none" w:sz="0" w:space="0" w:color="auto"/>
            <w:left w:val="none" w:sz="0" w:space="0" w:color="auto"/>
            <w:bottom w:val="none" w:sz="0" w:space="0" w:color="auto"/>
            <w:right w:val="none" w:sz="0" w:space="0" w:color="auto"/>
          </w:divBdr>
        </w:div>
        <w:div w:id="1264414060">
          <w:marLeft w:val="480"/>
          <w:marRight w:val="0"/>
          <w:marTop w:val="0"/>
          <w:marBottom w:val="0"/>
          <w:divBdr>
            <w:top w:val="none" w:sz="0" w:space="0" w:color="auto"/>
            <w:left w:val="none" w:sz="0" w:space="0" w:color="auto"/>
            <w:bottom w:val="none" w:sz="0" w:space="0" w:color="auto"/>
            <w:right w:val="none" w:sz="0" w:space="0" w:color="auto"/>
          </w:divBdr>
        </w:div>
        <w:div w:id="1276407849">
          <w:marLeft w:val="480"/>
          <w:marRight w:val="0"/>
          <w:marTop w:val="0"/>
          <w:marBottom w:val="0"/>
          <w:divBdr>
            <w:top w:val="none" w:sz="0" w:space="0" w:color="auto"/>
            <w:left w:val="none" w:sz="0" w:space="0" w:color="auto"/>
            <w:bottom w:val="none" w:sz="0" w:space="0" w:color="auto"/>
            <w:right w:val="none" w:sz="0" w:space="0" w:color="auto"/>
          </w:divBdr>
        </w:div>
        <w:div w:id="1289045464">
          <w:marLeft w:val="480"/>
          <w:marRight w:val="0"/>
          <w:marTop w:val="0"/>
          <w:marBottom w:val="0"/>
          <w:divBdr>
            <w:top w:val="none" w:sz="0" w:space="0" w:color="auto"/>
            <w:left w:val="none" w:sz="0" w:space="0" w:color="auto"/>
            <w:bottom w:val="none" w:sz="0" w:space="0" w:color="auto"/>
            <w:right w:val="none" w:sz="0" w:space="0" w:color="auto"/>
          </w:divBdr>
        </w:div>
        <w:div w:id="1349406971">
          <w:marLeft w:val="480"/>
          <w:marRight w:val="0"/>
          <w:marTop w:val="0"/>
          <w:marBottom w:val="0"/>
          <w:divBdr>
            <w:top w:val="none" w:sz="0" w:space="0" w:color="auto"/>
            <w:left w:val="none" w:sz="0" w:space="0" w:color="auto"/>
            <w:bottom w:val="none" w:sz="0" w:space="0" w:color="auto"/>
            <w:right w:val="none" w:sz="0" w:space="0" w:color="auto"/>
          </w:divBdr>
        </w:div>
        <w:div w:id="1408108680">
          <w:marLeft w:val="480"/>
          <w:marRight w:val="0"/>
          <w:marTop w:val="0"/>
          <w:marBottom w:val="0"/>
          <w:divBdr>
            <w:top w:val="none" w:sz="0" w:space="0" w:color="auto"/>
            <w:left w:val="none" w:sz="0" w:space="0" w:color="auto"/>
            <w:bottom w:val="none" w:sz="0" w:space="0" w:color="auto"/>
            <w:right w:val="none" w:sz="0" w:space="0" w:color="auto"/>
          </w:divBdr>
        </w:div>
        <w:div w:id="1575630509">
          <w:marLeft w:val="480"/>
          <w:marRight w:val="0"/>
          <w:marTop w:val="0"/>
          <w:marBottom w:val="0"/>
          <w:divBdr>
            <w:top w:val="none" w:sz="0" w:space="0" w:color="auto"/>
            <w:left w:val="none" w:sz="0" w:space="0" w:color="auto"/>
            <w:bottom w:val="none" w:sz="0" w:space="0" w:color="auto"/>
            <w:right w:val="none" w:sz="0" w:space="0" w:color="auto"/>
          </w:divBdr>
        </w:div>
        <w:div w:id="1672441623">
          <w:marLeft w:val="480"/>
          <w:marRight w:val="0"/>
          <w:marTop w:val="0"/>
          <w:marBottom w:val="0"/>
          <w:divBdr>
            <w:top w:val="none" w:sz="0" w:space="0" w:color="auto"/>
            <w:left w:val="none" w:sz="0" w:space="0" w:color="auto"/>
            <w:bottom w:val="none" w:sz="0" w:space="0" w:color="auto"/>
            <w:right w:val="none" w:sz="0" w:space="0" w:color="auto"/>
          </w:divBdr>
        </w:div>
        <w:div w:id="1735548633">
          <w:marLeft w:val="480"/>
          <w:marRight w:val="0"/>
          <w:marTop w:val="0"/>
          <w:marBottom w:val="0"/>
          <w:divBdr>
            <w:top w:val="none" w:sz="0" w:space="0" w:color="auto"/>
            <w:left w:val="none" w:sz="0" w:space="0" w:color="auto"/>
            <w:bottom w:val="none" w:sz="0" w:space="0" w:color="auto"/>
            <w:right w:val="none" w:sz="0" w:space="0" w:color="auto"/>
          </w:divBdr>
        </w:div>
        <w:div w:id="1750887601">
          <w:marLeft w:val="480"/>
          <w:marRight w:val="0"/>
          <w:marTop w:val="0"/>
          <w:marBottom w:val="0"/>
          <w:divBdr>
            <w:top w:val="none" w:sz="0" w:space="0" w:color="auto"/>
            <w:left w:val="none" w:sz="0" w:space="0" w:color="auto"/>
            <w:bottom w:val="none" w:sz="0" w:space="0" w:color="auto"/>
            <w:right w:val="none" w:sz="0" w:space="0" w:color="auto"/>
          </w:divBdr>
        </w:div>
        <w:div w:id="1766726933">
          <w:marLeft w:val="480"/>
          <w:marRight w:val="0"/>
          <w:marTop w:val="0"/>
          <w:marBottom w:val="0"/>
          <w:divBdr>
            <w:top w:val="none" w:sz="0" w:space="0" w:color="auto"/>
            <w:left w:val="none" w:sz="0" w:space="0" w:color="auto"/>
            <w:bottom w:val="none" w:sz="0" w:space="0" w:color="auto"/>
            <w:right w:val="none" w:sz="0" w:space="0" w:color="auto"/>
          </w:divBdr>
        </w:div>
        <w:div w:id="1839543076">
          <w:marLeft w:val="480"/>
          <w:marRight w:val="0"/>
          <w:marTop w:val="0"/>
          <w:marBottom w:val="0"/>
          <w:divBdr>
            <w:top w:val="none" w:sz="0" w:space="0" w:color="auto"/>
            <w:left w:val="none" w:sz="0" w:space="0" w:color="auto"/>
            <w:bottom w:val="none" w:sz="0" w:space="0" w:color="auto"/>
            <w:right w:val="none" w:sz="0" w:space="0" w:color="auto"/>
          </w:divBdr>
        </w:div>
        <w:div w:id="1884828402">
          <w:marLeft w:val="480"/>
          <w:marRight w:val="0"/>
          <w:marTop w:val="0"/>
          <w:marBottom w:val="0"/>
          <w:divBdr>
            <w:top w:val="none" w:sz="0" w:space="0" w:color="auto"/>
            <w:left w:val="none" w:sz="0" w:space="0" w:color="auto"/>
            <w:bottom w:val="none" w:sz="0" w:space="0" w:color="auto"/>
            <w:right w:val="none" w:sz="0" w:space="0" w:color="auto"/>
          </w:divBdr>
        </w:div>
        <w:div w:id="1947224673">
          <w:marLeft w:val="480"/>
          <w:marRight w:val="0"/>
          <w:marTop w:val="0"/>
          <w:marBottom w:val="0"/>
          <w:divBdr>
            <w:top w:val="none" w:sz="0" w:space="0" w:color="auto"/>
            <w:left w:val="none" w:sz="0" w:space="0" w:color="auto"/>
            <w:bottom w:val="none" w:sz="0" w:space="0" w:color="auto"/>
            <w:right w:val="none" w:sz="0" w:space="0" w:color="auto"/>
          </w:divBdr>
        </w:div>
        <w:div w:id="1954705771">
          <w:marLeft w:val="480"/>
          <w:marRight w:val="0"/>
          <w:marTop w:val="0"/>
          <w:marBottom w:val="0"/>
          <w:divBdr>
            <w:top w:val="none" w:sz="0" w:space="0" w:color="auto"/>
            <w:left w:val="none" w:sz="0" w:space="0" w:color="auto"/>
            <w:bottom w:val="none" w:sz="0" w:space="0" w:color="auto"/>
            <w:right w:val="none" w:sz="0" w:space="0" w:color="auto"/>
          </w:divBdr>
        </w:div>
        <w:div w:id="1972052912">
          <w:marLeft w:val="480"/>
          <w:marRight w:val="0"/>
          <w:marTop w:val="0"/>
          <w:marBottom w:val="0"/>
          <w:divBdr>
            <w:top w:val="none" w:sz="0" w:space="0" w:color="auto"/>
            <w:left w:val="none" w:sz="0" w:space="0" w:color="auto"/>
            <w:bottom w:val="none" w:sz="0" w:space="0" w:color="auto"/>
            <w:right w:val="none" w:sz="0" w:space="0" w:color="auto"/>
          </w:divBdr>
        </w:div>
        <w:div w:id="2022311777">
          <w:marLeft w:val="480"/>
          <w:marRight w:val="0"/>
          <w:marTop w:val="0"/>
          <w:marBottom w:val="0"/>
          <w:divBdr>
            <w:top w:val="none" w:sz="0" w:space="0" w:color="auto"/>
            <w:left w:val="none" w:sz="0" w:space="0" w:color="auto"/>
            <w:bottom w:val="none" w:sz="0" w:space="0" w:color="auto"/>
            <w:right w:val="none" w:sz="0" w:space="0" w:color="auto"/>
          </w:divBdr>
        </w:div>
        <w:div w:id="2037078326">
          <w:marLeft w:val="480"/>
          <w:marRight w:val="0"/>
          <w:marTop w:val="0"/>
          <w:marBottom w:val="0"/>
          <w:divBdr>
            <w:top w:val="none" w:sz="0" w:space="0" w:color="auto"/>
            <w:left w:val="none" w:sz="0" w:space="0" w:color="auto"/>
            <w:bottom w:val="none" w:sz="0" w:space="0" w:color="auto"/>
            <w:right w:val="none" w:sz="0" w:space="0" w:color="auto"/>
          </w:divBdr>
        </w:div>
        <w:div w:id="2040086959">
          <w:marLeft w:val="480"/>
          <w:marRight w:val="0"/>
          <w:marTop w:val="0"/>
          <w:marBottom w:val="0"/>
          <w:divBdr>
            <w:top w:val="none" w:sz="0" w:space="0" w:color="auto"/>
            <w:left w:val="none" w:sz="0" w:space="0" w:color="auto"/>
            <w:bottom w:val="none" w:sz="0" w:space="0" w:color="auto"/>
            <w:right w:val="none" w:sz="0" w:space="0" w:color="auto"/>
          </w:divBdr>
        </w:div>
        <w:div w:id="2124810883">
          <w:marLeft w:val="480"/>
          <w:marRight w:val="0"/>
          <w:marTop w:val="0"/>
          <w:marBottom w:val="0"/>
          <w:divBdr>
            <w:top w:val="none" w:sz="0" w:space="0" w:color="auto"/>
            <w:left w:val="none" w:sz="0" w:space="0" w:color="auto"/>
            <w:bottom w:val="none" w:sz="0" w:space="0" w:color="auto"/>
            <w:right w:val="none" w:sz="0" w:space="0" w:color="auto"/>
          </w:divBdr>
        </w:div>
      </w:divsChild>
    </w:div>
    <w:div w:id="944506081">
      <w:bodyDiv w:val="1"/>
      <w:marLeft w:val="0"/>
      <w:marRight w:val="0"/>
      <w:marTop w:val="0"/>
      <w:marBottom w:val="0"/>
      <w:divBdr>
        <w:top w:val="none" w:sz="0" w:space="0" w:color="auto"/>
        <w:left w:val="none" w:sz="0" w:space="0" w:color="auto"/>
        <w:bottom w:val="none" w:sz="0" w:space="0" w:color="auto"/>
        <w:right w:val="none" w:sz="0" w:space="0" w:color="auto"/>
      </w:divBdr>
      <w:divsChild>
        <w:div w:id="207379048">
          <w:marLeft w:val="480"/>
          <w:marRight w:val="0"/>
          <w:marTop w:val="0"/>
          <w:marBottom w:val="0"/>
          <w:divBdr>
            <w:top w:val="none" w:sz="0" w:space="0" w:color="auto"/>
            <w:left w:val="none" w:sz="0" w:space="0" w:color="auto"/>
            <w:bottom w:val="none" w:sz="0" w:space="0" w:color="auto"/>
            <w:right w:val="none" w:sz="0" w:space="0" w:color="auto"/>
          </w:divBdr>
        </w:div>
        <w:div w:id="208810497">
          <w:marLeft w:val="480"/>
          <w:marRight w:val="0"/>
          <w:marTop w:val="0"/>
          <w:marBottom w:val="0"/>
          <w:divBdr>
            <w:top w:val="none" w:sz="0" w:space="0" w:color="auto"/>
            <w:left w:val="none" w:sz="0" w:space="0" w:color="auto"/>
            <w:bottom w:val="none" w:sz="0" w:space="0" w:color="auto"/>
            <w:right w:val="none" w:sz="0" w:space="0" w:color="auto"/>
          </w:divBdr>
        </w:div>
        <w:div w:id="226840763">
          <w:marLeft w:val="480"/>
          <w:marRight w:val="0"/>
          <w:marTop w:val="0"/>
          <w:marBottom w:val="0"/>
          <w:divBdr>
            <w:top w:val="none" w:sz="0" w:space="0" w:color="auto"/>
            <w:left w:val="none" w:sz="0" w:space="0" w:color="auto"/>
            <w:bottom w:val="none" w:sz="0" w:space="0" w:color="auto"/>
            <w:right w:val="none" w:sz="0" w:space="0" w:color="auto"/>
          </w:divBdr>
        </w:div>
        <w:div w:id="286811956">
          <w:marLeft w:val="480"/>
          <w:marRight w:val="0"/>
          <w:marTop w:val="0"/>
          <w:marBottom w:val="0"/>
          <w:divBdr>
            <w:top w:val="none" w:sz="0" w:space="0" w:color="auto"/>
            <w:left w:val="none" w:sz="0" w:space="0" w:color="auto"/>
            <w:bottom w:val="none" w:sz="0" w:space="0" w:color="auto"/>
            <w:right w:val="none" w:sz="0" w:space="0" w:color="auto"/>
          </w:divBdr>
        </w:div>
        <w:div w:id="319887628">
          <w:marLeft w:val="480"/>
          <w:marRight w:val="0"/>
          <w:marTop w:val="0"/>
          <w:marBottom w:val="0"/>
          <w:divBdr>
            <w:top w:val="none" w:sz="0" w:space="0" w:color="auto"/>
            <w:left w:val="none" w:sz="0" w:space="0" w:color="auto"/>
            <w:bottom w:val="none" w:sz="0" w:space="0" w:color="auto"/>
            <w:right w:val="none" w:sz="0" w:space="0" w:color="auto"/>
          </w:divBdr>
        </w:div>
        <w:div w:id="345834413">
          <w:marLeft w:val="480"/>
          <w:marRight w:val="0"/>
          <w:marTop w:val="0"/>
          <w:marBottom w:val="0"/>
          <w:divBdr>
            <w:top w:val="none" w:sz="0" w:space="0" w:color="auto"/>
            <w:left w:val="none" w:sz="0" w:space="0" w:color="auto"/>
            <w:bottom w:val="none" w:sz="0" w:space="0" w:color="auto"/>
            <w:right w:val="none" w:sz="0" w:space="0" w:color="auto"/>
          </w:divBdr>
        </w:div>
        <w:div w:id="364448948">
          <w:marLeft w:val="480"/>
          <w:marRight w:val="0"/>
          <w:marTop w:val="0"/>
          <w:marBottom w:val="0"/>
          <w:divBdr>
            <w:top w:val="none" w:sz="0" w:space="0" w:color="auto"/>
            <w:left w:val="none" w:sz="0" w:space="0" w:color="auto"/>
            <w:bottom w:val="none" w:sz="0" w:space="0" w:color="auto"/>
            <w:right w:val="none" w:sz="0" w:space="0" w:color="auto"/>
          </w:divBdr>
        </w:div>
        <w:div w:id="399910298">
          <w:marLeft w:val="480"/>
          <w:marRight w:val="0"/>
          <w:marTop w:val="0"/>
          <w:marBottom w:val="0"/>
          <w:divBdr>
            <w:top w:val="none" w:sz="0" w:space="0" w:color="auto"/>
            <w:left w:val="none" w:sz="0" w:space="0" w:color="auto"/>
            <w:bottom w:val="none" w:sz="0" w:space="0" w:color="auto"/>
            <w:right w:val="none" w:sz="0" w:space="0" w:color="auto"/>
          </w:divBdr>
        </w:div>
        <w:div w:id="421223218">
          <w:marLeft w:val="480"/>
          <w:marRight w:val="0"/>
          <w:marTop w:val="0"/>
          <w:marBottom w:val="0"/>
          <w:divBdr>
            <w:top w:val="none" w:sz="0" w:space="0" w:color="auto"/>
            <w:left w:val="none" w:sz="0" w:space="0" w:color="auto"/>
            <w:bottom w:val="none" w:sz="0" w:space="0" w:color="auto"/>
            <w:right w:val="none" w:sz="0" w:space="0" w:color="auto"/>
          </w:divBdr>
        </w:div>
        <w:div w:id="501702738">
          <w:marLeft w:val="480"/>
          <w:marRight w:val="0"/>
          <w:marTop w:val="0"/>
          <w:marBottom w:val="0"/>
          <w:divBdr>
            <w:top w:val="none" w:sz="0" w:space="0" w:color="auto"/>
            <w:left w:val="none" w:sz="0" w:space="0" w:color="auto"/>
            <w:bottom w:val="none" w:sz="0" w:space="0" w:color="auto"/>
            <w:right w:val="none" w:sz="0" w:space="0" w:color="auto"/>
          </w:divBdr>
        </w:div>
        <w:div w:id="504979782">
          <w:marLeft w:val="480"/>
          <w:marRight w:val="0"/>
          <w:marTop w:val="0"/>
          <w:marBottom w:val="0"/>
          <w:divBdr>
            <w:top w:val="none" w:sz="0" w:space="0" w:color="auto"/>
            <w:left w:val="none" w:sz="0" w:space="0" w:color="auto"/>
            <w:bottom w:val="none" w:sz="0" w:space="0" w:color="auto"/>
            <w:right w:val="none" w:sz="0" w:space="0" w:color="auto"/>
          </w:divBdr>
        </w:div>
        <w:div w:id="673647563">
          <w:marLeft w:val="480"/>
          <w:marRight w:val="0"/>
          <w:marTop w:val="0"/>
          <w:marBottom w:val="0"/>
          <w:divBdr>
            <w:top w:val="none" w:sz="0" w:space="0" w:color="auto"/>
            <w:left w:val="none" w:sz="0" w:space="0" w:color="auto"/>
            <w:bottom w:val="none" w:sz="0" w:space="0" w:color="auto"/>
            <w:right w:val="none" w:sz="0" w:space="0" w:color="auto"/>
          </w:divBdr>
        </w:div>
        <w:div w:id="703293457">
          <w:marLeft w:val="480"/>
          <w:marRight w:val="0"/>
          <w:marTop w:val="0"/>
          <w:marBottom w:val="0"/>
          <w:divBdr>
            <w:top w:val="none" w:sz="0" w:space="0" w:color="auto"/>
            <w:left w:val="none" w:sz="0" w:space="0" w:color="auto"/>
            <w:bottom w:val="none" w:sz="0" w:space="0" w:color="auto"/>
            <w:right w:val="none" w:sz="0" w:space="0" w:color="auto"/>
          </w:divBdr>
        </w:div>
        <w:div w:id="733816684">
          <w:marLeft w:val="480"/>
          <w:marRight w:val="0"/>
          <w:marTop w:val="0"/>
          <w:marBottom w:val="0"/>
          <w:divBdr>
            <w:top w:val="none" w:sz="0" w:space="0" w:color="auto"/>
            <w:left w:val="none" w:sz="0" w:space="0" w:color="auto"/>
            <w:bottom w:val="none" w:sz="0" w:space="0" w:color="auto"/>
            <w:right w:val="none" w:sz="0" w:space="0" w:color="auto"/>
          </w:divBdr>
        </w:div>
        <w:div w:id="908884580">
          <w:marLeft w:val="480"/>
          <w:marRight w:val="0"/>
          <w:marTop w:val="0"/>
          <w:marBottom w:val="0"/>
          <w:divBdr>
            <w:top w:val="none" w:sz="0" w:space="0" w:color="auto"/>
            <w:left w:val="none" w:sz="0" w:space="0" w:color="auto"/>
            <w:bottom w:val="none" w:sz="0" w:space="0" w:color="auto"/>
            <w:right w:val="none" w:sz="0" w:space="0" w:color="auto"/>
          </w:divBdr>
        </w:div>
        <w:div w:id="929191756">
          <w:marLeft w:val="480"/>
          <w:marRight w:val="0"/>
          <w:marTop w:val="0"/>
          <w:marBottom w:val="0"/>
          <w:divBdr>
            <w:top w:val="none" w:sz="0" w:space="0" w:color="auto"/>
            <w:left w:val="none" w:sz="0" w:space="0" w:color="auto"/>
            <w:bottom w:val="none" w:sz="0" w:space="0" w:color="auto"/>
            <w:right w:val="none" w:sz="0" w:space="0" w:color="auto"/>
          </w:divBdr>
        </w:div>
        <w:div w:id="939948122">
          <w:marLeft w:val="480"/>
          <w:marRight w:val="0"/>
          <w:marTop w:val="0"/>
          <w:marBottom w:val="0"/>
          <w:divBdr>
            <w:top w:val="none" w:sz="0" w:space="0" w:color="auto"/>
            <w:left w:val="none" w:sz="0" w:space="0" w:color="auto"/>
            <w:bottom w:val="none" w:sz="0" w:space="0" w:color="auto"/>
            <w:right w:val="none" w:sz="0" w:space="0" w:color="auto"/>
          </w:divBdr>
        </w:div>
        <w:div w:id="965814855">
          <w:marLeft w:val="480"/>
          <w:marRight w:val="0"/>
          <w:marTop w:val="0"/>
          <w:marBottom w:val="0"/>
          <w:divBdr>
            <w:top w:val="none" w:sz="0" w:space="0" w:color="auto"/>
            <w:left w:val="none" w:sz="0" w:space="0" w:color="auto"/>
            <w:bottom w:val="none" w:sz="0" w:space="0" w:color="auto"/>
            <w:right w:val="none" w:sz="0" w:space="0" w:color="auto"/>
          </w:divBdr>
        </w:div>
        <w:div w:id="974456108">
          <w:marLeft w:val="480"/>
          <w:marRight w:val="0"/>
          <w:marTop w:val="0"/>
          <w:marBottom w:val="0"/>
          <w:divBdr>
            <w:top w:val="none" w:sz="0" w:space="0" w:color="auto"/>
            <w:left w:val="none" w:sz="0" w:space="0" w:color="auto"/>
            <w:bottom w:val="none" w:sz="0" w:space="0" w:color="auto"/>
            <w:right w:val="none" w:sz="0" w:space="0" w:color="auto"/>
          </w:divBdr>
        </w:div>
        <w:div w:id="998851495">
          <w:marLeft w:val="480"/>
          <w:marRight w:val="0"/>
          <w:marTop w:val="0"/>
          <w:marBottom w:val="0"/>
          <w:divBdr>
            <w:top w:val="none" w:sz="0" w:space="0" w:color="auto"/>
            <w:left w:val="none" w:sz="0" w:space="0" w:color="auto"/>
            <w:bottom w:val="none" w:sz="0" w:space="0" w:color="auto"/>
            <w:right w:val="none" w:sz="0" w:space="0" w:color="auto"/>
          </w:divBdr>
        </w:div>
        <w:div w:id="1059671831">
          <w:marLeft w:val="480"/>
          <w:marRight w:val="0"/>
          <w:marTop w:val="0"/>
          <w:marBottom w:val="0"/>
          <w:divBdr>
            <w:top w:val="none" w:sz="0" w:space="0" w:color="auto"/>
            <w:left w:val="none" w:sz="0" w:space="0" w:color="auto"/>
            <w:bottom w:val="none" w:sz="0" w:space="0" w:color="auto"/>
            <w:right w:val="none" w:sz="0" w:space="0" w:color="auto"/>
          </w:divBdr>
        </w:div>
        <w:div w:id="1084958966">
          <w:marLeft w:val="480"/>
          <w:marRight w:val="0"/>
          <w:marTop w:val="0"/>
          <w:marBottom w:val="0"/>
          <w:divBdr>
            <w:top w:val="none" w:sz="0" w:space="0" w:color="auto"/>
            <w:left w:val="none" w:sz="0" w:space="0" w:color="auto"/>
            <w:bottom w:val="none" w:sz="0" w:space="0" w:color="auto"/>
            <w:right w:val="none" w:sz="0" w:space="0" w:color="auto"/>
          </w:divBdr>
        </w:div>
        <w:div w:id="1109593504">
          <w:marLeft w:val="480"/>
          <w:marRight w:val="0"/>
          <w:marTop w:val="0"/>
          <w:marBottom w:val="0"/>
          <w:divBdr>
            <w:top w:val="none" w:sz="0" w:space="0" w:color="auto"/>
            <w:left w:val="none" w:sz="0" w:space="0" w:color="auto"/>
            <w:bottom w:val="none" w:sz="0" w:space="0" w:color="auto"/>
            <w:right w:val="none" w:sz="0" w:space="0" w:color="auto"/>
          </w:divBdr>
        </w:div>
        <w:div w:id="1128161137">
          <w:marLeft w:val="480"/>
          <w:marRight w:val="0"/>
          <w:marTop w:val="0"/>
          <w:marBottom w:val="0"/>
          <w:divBdr>
            <w:top w:val="none" w:sz="0" w:space="0" w:color="auto"/>
            <w:left w:val="none" w:sz="0" w:space="0" w:color="auto"/>
            <w:bottom w:val="none" w:sz="0" w:space="0" w:color="auto"/>
            <w:right w:val="none" w:sz="0" w:space="0" w:color="auto"/>
          </w:divBdr>
        </w:div>
        <w:div w:id="1173761314">
          <w:marLeft w:val="480"/>
          <w:marRight w:val="0"/>
          <w:marTop w:val="0"/>
          <w:marBottom w:val="0"/>
          <w:divBdr>
            <w:top w:val="none" w:sz="0" w:space="0" w:color="auto"/>
            <w:left w:val="none" w:sz="0" w:space="0" w:color="auto"/>
            <w:bottom w:val="none" w:sz="0" w:space="0" w:color="auto"/>
            <w:right w:val="none" w:sz="0" w:space="0" w:color="auto"/>
          </w:divBdr>
        </w:div>
        <w:div w:id="1183325591">
          <w:marLeft w:val="480"/>
          <w:marRight w:val="0"/>
          <w:marTop w:val="0"/>
          <w:marBottom w:val="0"/>
          <w:divBdr>
            <w:top w:val="none" w:sz="0" w:space="0" w:color="auto"/>
            <w:left w:val="none" w:sz="0" w:space="0" w:color="auto"/>
            <w:bottom w:val="none" w:sz="0" w:space="0" w:color="auto"/>
            <w:right w:val="none" w:sz="0" w:space="0" w:color="auto"/>
          </w:divBdr>
        </w:div>
        <w:div w:id="1202665897">
          <w:marLeft w:val="480"/>
          <w:marRight w:val="0"/>
          <w:marTop w:val="0"/>
          <w:marBottom w:val="0"/>
          <w:divBdr>
            <w:top w:val="none" w:sz="0" w:space="0" w:color="auto"/>
            <w:left w:val="none" w:sz="0" w:space="0" w:color="auto"/>
            <w:bottom w:val="none" w:sz="0" w:space="0" w:color="auto"/>
            <w:right w:val="none" w:sz="0" w:space="0" w:color="auto"/>
          </w:divBdr>
        </w:div>
        <w:div w:id="1250574740">
          <w:marLeft w:val="480"/>
          <w:marRight w:val="0"/>
          <w:marTop w:val="0"/>
          <w:marBottom w:val="0"/>
          <w:divBdr>
            <w:top w:val="none" w:sz="0" w:space="0" w:color="auto"/>
            <w:left w:val="none" w:sz="0" w:space="0" w:color="auto"/>
            <w:bottom w:val="none" w:sz="0" w:space="0" w:color="auto"/>
            <w:right w:val="none" w:sz="0" w:space="0" w:color="auto"/>
          </w:divBdr>
        </w:div>
        <w:div w:id="1538811669">
          <w:marLeft w:val="480"/>
          <w:marRight w:val="0"/>
          <w:marTop w:val="0"/>
          <w:marBottom w:val="0"/>
          <w:divBdr>
            <w:top w:val="none" w:sz="0" w:space="0" w:color="auto"/>
            <w:left w:val="none" w:sz="0" w:space="0" w:color="auto"/>
            <w:bottom w:val="none" w:sz="0" w:space="0" w:color="auto"/>
            <w:right w:val="none" w:sz="0" w:space="0" w:color="auto"/>
          </w:divBdr>
        </w:div>
        <w:div w:id="1547251152">
          <w:marLeft w:val="480"/>
          <w:marRight w:val="0"/>
          <w:marTop w:val="0"/>
          <w:marBottom w:val="0"/>
          <w:divBdr>
            <w:top w:val="none" w:sz="0" w:space="0" w:color="auto"/>
            <w:left w:val="none" w:sz="0" w:space="0" w:color="auto"/>
            <w:bottom w:val="none" w:sz="0" w:space="0" w:color="auto"/>
            <w:right w:val="none" w:sz="0" w:space="0" w:color="auto"/>
          </w:divBdr>
        </w:div>
        <w:div w:id="1557157535">
          <w:marLeft w:val="480"/>
          <w:marRight w:val="0"/>
          <w:marTop w:val="0"/>
          <w:marBottom w:val="0"/>
          <w:divBdr>
            <w:top w:val="none" w:sz="0" w:space="0" w:color="auto"/>
            <w:left w:val="none" w:sz="0" w:space="0" w:color="auto"/>
            <w:bottom w:val="none" w:sz="0" w:space="0" w:color="auto"/>
            <w:right w:val="none" w:sz="0" w:space="0" w:color="auto"/>
          </w:divBdr>
        </w:div>
        <w:div w:id="1593465478">
          <w:marLeft w:val="480"/>
          <w:marRight w:val="0"/>
          <w:marTop w:val="0"/>
          <w:marBottom w:val="0"/>
          <w:divBdr>
            <w:top w:val="none" w:sz="0" w:space="0" w:color="auto"/>
            <w:left w:val="none" w:sz="0" w:space="0" w:color="auto"/>
            <w:bottom w:val="none" w:sz="0" w:space="0" w:color="auto"/>
            <w:right w:val="none" w:sz="0" w:space="0" w:color="auto"/>
          </w:divBdr>
        </w:div>
        <w:div w:id="1594246734">
          <w:marLeft w:val="480"/>
          <w:marRight w:val="0"/>
          <w:marTop w:val="0"/>
          <w:marBottom w:val="0"/>
          <w:divBdr>
            <w:top w:val="none" w:sz="0" w:space="0" w:color="auto"/>
            <w:left w:val="none" w:sz="0" w:space="0" w:color="auto"/>
            <w:bottom w:val="none" w:sz="0" w:space="0" w:color="auto"/>
            <w:right w:val="none" w:sz="0" w:space="0" w:color="auto"/>
          </w:divBdr>
        </w:div>
        <w:div w:id="1624651576">
          <w:marLeft w:val="480"/>
          <w:marRight w:val="0"/>
          <w:marTop w:val="0"/>
          <w:marBottom w:val="0"/>
          <w:divBdr>
            <w:top w:val="none" w:sz="0" w:space="0" w:color="auto"/>
            <w:left w:val="none" w:sz="0" w:space="0" w:color="auto"/>
            <w:bottom w:val="none" w:sz="0" w:space="0" w:color="auto"/>
            <w:right w:val="none" w:sz="0" w:space="0" w:color="auto"/>
          </w:divBdr>
        </w:div>
        <w:div w:id="1662343068">
          <w:marLeft w:val="480"/>
          <w:marRight w:val="0"/>
          <w:marTop w:val="0"/>
          <w:marBottom w:val="0"/>
          <w:divBdr>
            <w:top w:val="none" w:sz="0" w:space="0" w:color="auto"/>
            <w:left w:val="none" w:sz="0" w:space="0" w:color="auto"/>
            <w:bottom w:val="none" w:sz="0" w:space="0" w:color="auto"/>
            <w:right w:val="none" w:sz="0" w:space="0" w:color="auto"/>
          </w:divBdr>
        </w:div>
        <w:div w:id="1718359650">
          <w:marLeft w:val="480"/>
          <w:marRight w:val="0"/>
          <w:marTop w:val="0"/>
          <w:marBottom w:val="0"/>
          <w:divBdr>
            <w:top w:val="none" w:sz="0" w:space="0" w:color="auto"/>
            <w:left w:val="none" w:sz="0" w:space="0" w:color="auto"/>
            <w:bottom w:val="none" w:sz="0" w:space="0" w:color="auto"/>
            <w:right w:val="none" w:sz="0" w:space="0" w:color="auto"/>
          </w:divBdr>
        </w:div>
        <w:div w:id="1727800631">
          <w:marLeft w:val="480"/>
          <w:marRight w:val="0"/>
          <w:marTop w:val="0"/>
          <w:marBottom w:val="0"/>
          <w:divBdr>
            <w:top w:val="none" w:sz="0" w:space="0" w:color="auto"/>
            <w:left w:val="none" w:sz="0" w:space="0" w:color="auto"/>
            <w:bottom w:val="none" w:sz="0" w:space="0" w:color="auto"/>
            <w:right w:val="none" w:sz="0" w:space="0" w:color="auto"/>
          </w:divBdr>
        </w:div>
        <w:div w:id="1737973738">
          <w:marLeft w:val="480"/>
          <w:marRight w:val="0"/>
          <w:marTop w:val="0"/>
          <w:marBottom w:val="0"/>
          <w:divBdr>
            <w:top w:val="none" w:sz="0" w:space="0" w:color="auto"/>
            <w:left w:val="none" w:sz="0" w:space="0" w:color="auto"/>
            <w:bottom w:val="none" w:sz="0" w:space="0" w:color="auto"/>
            <w:right w:val="none" w:sz="0" w:space="0" w:color="auto"/>
          </w:divBdr>
        </w:div>
        <w:div w:id="1786118253">
          <w:marLeft w:val="480"/>
          <w:marRight w:val="0"/>
          <w:marTop w:val="0"/>
          <w:marBottom w:val="0"/>
          <w:divBdr>
            <w:top w:val="none" w:sz="0" w:space="0" w:color="auto"/>
            <w:left w:val="none" w:sz="0" w:space="0" w:color="auto"/>
            <w:bottom w:val="none" w:sz="0" w:space="0" w:color="auto"/>
            <w:right w:val="none" w:sz="0" w:space="0" w:color="auto"/>
          </w:divBdr>
        </w:div>
        <w:div w:id="1791589222">
          <w:marLeft w:val="480"/>
          <w:marRight w:val="0"/>
          <w:marTop w:val="0"/>
          <w:marBottom w:val="0"/>
          <w:divBdr>
            <w:top w:val="none" w:sz="0" w:space="0" w:color="auto"/>
            <w:left w:val="none" w:sz="0" w:space="0" w:color="auto"/>
            <w:bottom w:val="none" w:sz="0" w:space="0" w:color="auto"/>
            <w:right w:val="none" w:sz="0" w:space="0" w:color="auto"/>
          </w:divBdr>
        </w:div>
        <w:div w:id="1953903574">
          <w:marLeft w:val="480"/>
          <w:marRight w:val="0"/>
          <w:marTop w:val="0"/>
          <w:marBottom w:val="0"/>
          <w:divBdr>
            <w:top w:val="none" w:sz="0" w:space="0" w:color="auto"/>
            <w:left w:val="none" w:sz="0" w:space="0" w:color="auto"/>
            <w:bottom w:val="none" w:sz="0" w:space="0" w:color="auto"/>
            <w:right w:val="none" w:sz="0" w:space="0" w:color="auto"/>
          </w:divBdr>
        </w:div>
        <w:div w:id="1959415120">
          <w:marLeft w:val="480"/>
          <w:marRight w:val="0"/>
          <w:marTop w:val="0"/>
          <w:marBottom w:val="0"/>
          <w:divBdr>
            <w:top w:val="none" w:sz="0" w:space="0" w:color="auto"/>
            <w:left w:val="none" w:sz="0" w:space="0" w:color="auto"/>
            <w:bottom w:val="none" w:sz="0" w:space="0" w:color="auto"/>
            <w:right w:val="none" w:sz="0" w:space="0" w:color="auto"/>
          </w:divBdr>
        </w:div>
        <w:div w:id="1987664256">
          <w:marLeft w:val="480"/>
          <w:marRight w:val="0"/>
          <w:marTop w:val="0"/>
          <w:marBottom w:val="0"/>
          <w:divBdr>
            <w:top w:val="none" w:sz="0" w:space="0" w:color="auto"/>
            <w:left w:val="none" w:sz="0" w:space="0" w:color="auto"/>
            <w:bottom w:val="none" w:sz="0" w:space="0" w:color="auto"/>
            <w:right w:val="none" w:sz="0" w:space="0" w:color="auto"/>
          </w:divBdr>
        </w:div>
        <w:div w:id="2104375743">
          <w:marLeft w:val="480"/>
          <w:marRight w:val="0"/>
          <w:marTop w:val="0"/>
          <w:marBottom w:val="0"/>
          <w:divBdr>
            <w:top w:val="none" w:sz="0" w:space="0" w:color="auto"/>
            <w:left w:val="none" w:sz="0" w:space="0" w:color="auto"/>
            <w:bottom w:val="none" w:sz="0" w:space="0" w:color="auto"/>
            <w:right w:val="none" w:sz="0" w:space="0" w:color="auto"/>
          </w:divBdr>
        </w:div>
        <w:div w:id="2104446406">
          <w:marLeft w:val="480"/>
          <w:marRight w:val="0"/>
          <w:marTop w:val="0"/>
          <w:marBottom w:val="0"/>
          <w:divBdr>
            <w:top w:val="none" w:sz="0" w:space="0" w:color="auto"/>
            <w:left w:val="none" w:sz="0" w:space="0" w:color="auto"/>
            <w:bottom w:val="none" w:sz="0" w:space="0" w:color="auto"/>
            <w:right w:val="none" w:sz="0" w:space="0" w:color="auto"/>
          </w:divBdr>
        </w:div>
        <w:div w:id="2120834082">
          <w:marLeft w:val="480"/>
          <w:marRight w:val="0"/>
          <w:marTop w:val="0"/>
          <w:marBottom w:val="0"/>
          <w:divBdr>
            <w:top w:val="none" w:sz="0" w:space="0" w:color="auto"/>
            <w:left w:val="none" w:sz="0" w:space="0" w:color="auto"/>
            <w:bottom w:val="none" w:sz="0" w:space="0" w:color="auto"/>
            <w:right w:val="none" w:sz="0" w:space="0" w:color="auto"/>
          </w:divBdr>
        </w:div>
        <w:div w:id="2128114357">
          <w:marLeft w:val="480"/>
          <w:marRight w:val="0"/>
          <w:marTop w:val="0"/>
          <w:marBottom w:val="0"/>
          <w:divBdr>
            <w:top w:val="none" w:sz="0" w:space="0" w:color="auto"/>
            <w:left w:val="none" w:sz="0" w:space="0" w:color="auto"/>
            <w:bottom w:val="none" w:sz="0" w:space="0" w:color="auto"/>
            <w:right w:val="none" w:sz="0" w:space="0" w:color="auto"/>
          </w:divBdr>
        </w:div>
      </w:divsChild>
    </w:div>
    <w:div w:id="944579002">
      <w:bodyDiv w:val="1"/>
      <w:marLeft w:val="0"/>
      <w:marRight w:val="0"/>
      <w:marTop w:val="0"/>
      <w:marBottom w:val="0"/>
      <w:divBdr>
        <w:top w:val="none" w:sz="0" w:space="0" w:color="auto"/>
        <w:left w:val="none" w:sz="0" w:space="0" w:color="auto"/>
        <w:bottom w:val="none" w:sz="0" w:space="0" w:color="auto"/>
        <w:right w:val="none" w:sz="0" w:space="0" w:color="auto"/>
      </w:divBdr>
    </w:div>
    <w:div w:id="946891881">
      <w:bodyDiv w:val="1"/>
      <w:marLeft w:val="0"/>
      <w:marRight w:val="0"/>
      <w:marTop w:val="0"/>
      <w:marBottom w:val="0"/>
      <w:divBdr>
        <w:top w:val="none" w:sz="0" w:space="0" w:color="auto"/>
        <w:left w:val="none" w:sz="0" w:space="0" w:color="auto"/>
        <w:bottom w:val="none" w:sz="0" w:space="0" w:color="auto"/>
        <w:right w:val="none" w:sz="0" w:space="0" w:color="auto"/>
      </w:divBdr>
    </w:div>
    <w:div w:id="947859878">
      <w:bodyDiv w:val="1"/>
      <w:marLeft w:val="0"/>
      <w:marRight w:val="0"/>
      <w:marTop w:val="0"/>
      <w:marBottom w:val="0"/>
      <w:divBdr>
        <w:top w:val="none" w:sz="0" w:space="0" w:color="auto"/>
        <w:left w:val="none" w:sz="0" w:space="0" w:color="auto"/>
        <w:bottom w:val="none" w:sz="0" w:space="0" w:color="auto"/>
        <w:right w:val="none" w:sz="0" w:space="0" w:color="auto"/>
      </w:divBdr>
    </w:div>
    <w:div w:id="952984101">
      <w:bodyDiv w:val="1"/>
      <w:marLeft w:val="0"/>
      <w:marRight w:val="0"/>
      <w:marTop w:val="0"/>
      <w:marBottom w:val="0"/>
      <w:divBdr>
        <w:top w:val="none" w:sz="0" w:space="0" w:color="auto"/>
        <w:left w:val="none" w:sz="0" w:space="0" w:color="auto"/>
        <w:bottom w:val="none" w:sz="0" w:space="0" w:color="auto"/>
        <w:right w:val="none" w:sz="0" w:space="0" w:color="auto"/>
      </w:divBdr>
    </w:div>
    <w:div w:id="953750039">
      <w:bodyDiv w:val="1"/>
      <w:marLeft w:val="0"/>
      <w:marRight w:val="0"/>
      <w:marTop w:val="0"/>
      <w:marBottom w:val="0"/>
      <w:divBdr>
        <w:top w:val="none" w:sz="0" w:space="0" w:color="auto"/>
        <w:left w:val="none" w:sz="0" w:space="0" w:color="auto"/>
        <w:bottom w:val="none" w:sz="0" w:space="0" w:color="auto"/>
        <w:right w:val="none" w:sz="0" w:space="0" w:color="auto"/>
      </w:divBdr>
    </w:div>
    <w:div w:id="956254225">
      <w:bodyDiv w:val="1"/>
      <w:marLeft w:val="0"/>
      <w:marRight w:val="0"/>
      <w:marTop w:val="0"/>
      <w:marBottom w:val="0"/>
      <w:divBdr>
        <w:top w:val="none" w:sz="0" w:space="0" w:color="auto"/>
        <w:left w:val="none" w:sz="0" w:space="0" w:color="auto"/>
        <w:bottom w:val="none" w:sz="0" w:space="0" w:color="auto"/>
        <w:right w:val="none" w:sz="0" w:space="0" w:color="auto"/>
      </w:divBdr>
    </w:div>
    <w:div w:id="966352546">
      <w:bodyDiv w:val="1"/>
      <w:marLeft w:val="0"/>
      <w:marRight w:val="0"/>
      <w:marTop w:val="0"/>
      <w:marBottom w:val="0"/>
      <w:divBdr>
        <w:top w:val="none" w:sz="0" w:space="0" w:color="auto"/>
        <w:left w:val="none" w:sz="0" w:space="0" w:color="auto"/>
        <w:bottom w:val="none" w:sz="0" w:space="0" w:color="auto"/>
        <w:right w:val="none" w:sz="0" w:space="0" w:color="auto"/>
      </w:divBdr>
    </w:div>
    <w:div w:id="971056562">
      <w:bodyDiv w:val="1"/>
      <w:marLeft w:val="0"/>
      <w:marRight w:val="0"/>
      <w:marTop w:val="0"/>
      <w:marBottom w:val="0"/>
      <w:divBdr>
        <w:top w:val="none" w:sz="0" w:space="0" w:color="auto"/>
        <w:left w:val="none" w:sz="0" w:space="0" w:color="auto"/>
        <w:bottom w:val="none" w:sz="0" w:space="0" w:color="auto"/>
        <w:right w:val="none" w:sz="0" w:space="0" w:color="auto"/>
      </w:divBdr>
    </w:div>
    <w:div w:id="971134467">
      <w:bodyDiv w:val="1"/>
      <w:marLeft w:val="0"/>
      <w:marRight w:val="0"/>
      <w:marTop w:val="0"/>
      <w:marBottom w:val="0"/>
      <w:divBdr>
        <w:top w:val="none" w:sz="0" w:space="0" w:color="auto"/>
        <w:left w:val="none" w:sz="0" w:space="0" w:color="auto"/>
        <w:bottom w:val="none" w:sz="0" w:space="0" w:color="auto"/>
        <w:right w:val="none" w:sz="0" w:space="0" w:color="auto"/>
      </w:divBdr>
    </w:div>
    <w:div w:id="973632288">
      <w:bodyDiv w:val="1"/>
      <w:marLeft w:val="0"/>
      <w:marRight w:val="0"/>
      <w:marTop w:val="0"/>
      <w:marBottom w:val="0"/>
      <w:divBdr>
        <w:top w:val="none" w:sz="0" w:space="0" w:color="auto"/>
        <w:left w:val="none" w:sz="0" w:space="0" w:color="auto"/>
        <w:bottom w:val="none" w:sz="0" w:space="0" w:color="auto"/>
        <w:right w:val="none" w:sz="0" w:space="0" w:color="auto"/>
      </w:divBdr>
    </w:div>
    <w:div w:id="974682091">
      <w:bodyDiv w:val="1"/>
      <w:marLeft w:val="0"/>
      <w:marRight w:val="0"/>
      <w:marTop w:val="0"/>
      <w:marBottom w:val="0"/>
      <w:divBdr>
        <w:top w:val="none" w:sz="0" w:space="0" w:color="auto"/>
        <w:left w:val="none" w:sz="0" w:space="0" w:color="auto"/>
        <w:bottom w:val="none" w:sz="0" w:space="0" w:color="auto"/>
        <w:right w:val="none" w:sz="0" w:space="0" w:color="auto"/>
      </w:divBdr>
    </w:div>
    <w:div w:id="977026315">
      <w:bodyDiv w:val="1"/>
      <w:marLeft w:val="0"/>
      <w:marRight w:val="0"/>
      <w:marTop w:val="0"/>
      <w:marBottom w:val="0"/>
      <w:divBdr>
        <w:top w:val="none" w:sz="0" w:space="0" w:color="auto"/>
        <w:left w:val="none" w:sz="0" w:space="0" w:color="auto"/>
        <w:bottom w:val="none" w:sz="0" w:space="0" w:color="auto"/>
        <w:right w:val="none" w:sz="0" w:space="0" w:color="auto"/>
      </w:divBdr>
      <w:divsChild>
        <w:div w:id="17435928">
          <w:marLeft w:val="480"/>
          <w:marRight w:val="0"/>
          <w:marTop w:val="0"/>
          <w:marBottom w:val="0"/>
          <w:divBdr>
            <w:top w:val="none" w:sz="0" w:space="0" w:color="auto"/>
            <w:left w:val="none" w:sz="0" w:space="0" w:color="auto"/>
            <w:bottom w:val="none" w:sz="0" w:space="0" w:color="auto"/>
            <w:right w:val="none" w:sz="0" w:space="0" w:color="auto"/>
          </w:divBdr>
        </w:div>
        <w:div w:id="111171137">
          <w:marLeft w:val="480"/>
          <w:marRight w:val="0"/>
          <w:marTop w:val="0"/>
          <w:marBottom w:val="0"/>
          <w:divBdr>
            <w:top w:val="none" w:sz="0" w:space="0" w:color="auto"/>
            <w:left w:val="none" w:sz="0" w:space="0" w:color="auto"/>
            <w:bottom w:val="none" w:sz="0" w:space="0" w:color="auto"/>
            <w:right w:val="none" w:sz="0" w:space="0" w:color="auto"/>
          </w:divBdr>
        </w:div>
        <w:div w:id="138692661">
          <w:marLeft w:val="480"/>
          <w:marRight w:val="0"/>
          <w:marTop w:val="0"/>
          <w:marBottom w:val="0"/>
          <w:divBdr>
            <w:top w:val="none" w:sz="0" w:space="0" w:color="auto"/>
            <w:left w:val="none" w:sz="0" w:space="0" w:color="auto"/>
            <w:bottom w:val="none" w:sz="0" w:space="0" w:color="auto"/>
            <w:right w:val="none" w:sz="0" w:space="0" w:color="auto"/>
          </w:divBdr>
        </w:div>
        <w:div w:id="159123624">
          <w:marLeft w:val="480"/>
          <w:marRight w:val="0"/>
          <w:marTop w:val="0"/>
          <w:marBottom w:val="0"/>
          <w:divBdr>
            <w:top w:val="none" w:sz="0" w:space="0" w:color="auto"/>
            <w:left w:val="none" w:sz="0" w:space="0" w:color="auto"/>
            <w:bottom w:val="none" w:sz="0" w:space="0" w:color="auto"/>
            <w:right w:val="none" w:sz="0" w:space="0" w:color="auto"/>
          </w:divBdr>
        </w:div>
        <w:div w:id="162353912">
          <w:marLeft w:val="480"/>
          <w:marRight w:val="0"/>
          <w:marTop w:val="0"/>
          <w:marBottom w:val="0"/>
          <w:divBdr>
            <w:top w:val="none" w:sz="0" w:space="0" w:color="auto"/>
            <w:left w:val="none" w:sz="0" w:space="0" w:color="auto"/>
            <w:bottom w:val="none" w:sz="0" w:space="0" w:color="auto"/>
            <w:right w:val="none" w:sz="0" w:space="0" w:color="auto"/>
          </w:divBdr>
        </w:div>
        <w:div w:id="184371552">
          <w:marLeft w:val="480"/>
          <w:marRight w:val="0"/>
          <w:marTop w:val="0"/>
          <w:marBottom w:val="0"/>
          <w:divBdr>
            <w:top w:val="none" w:sz="0" w:space="0" w:color="auto"/>
            <w:left w:val="none" w:sz="0" w:space="0" w:color="auto"/>
            <w:bottom w:val="none" w:sz="0" w:space="0" w:color="auto"/>
            <w:right w:val="none" w:sz="0" w:space="0" w:color="auto"/>
          </w:divBdr>
        </w:div>
        <w:div w:id="199363615">
          <w:marLeft w:val="480"/>
          <w:marRight w:val="0"/>
          <w:marTop w:val="0"/>
          <w:marBottom w:val="0"/>
          <w:divBdr>
            <w:top w:val="none" w:sz="0" w:space="0" w:color="auto"/>
            <w:left w:val="none" w:sz="0" w:space="0" w:color="auto"/>
            <w:bottom w:val="none" w:sz="0" w:space="0" w:color="auto"/>
            <w:right w:val="none" w:sz="0" w:space="0" w:color="auto"/>
          </w:divBdr>
        </w:div>
        <w:div w:id="249969129">
          <w:marLeft w:val="480"/>
          <w:marRight w:val="0"/>
          <w:marTop w:val="0"/>
          <w:marBottom w:val="0"/>
          <w:divBdr>
            <w:top w:val="none" w:sz="0" w:space="0" w:color="auto"/>
            <w:left w:val="none" w:sz="0" w:space="0" w:color="auto"/>
            <w:bottom w:val="none" w:sz="0" w:space="0" w:color="auto"/>
            <w:right w:val="none" w:sz="0" w:space="0" w:color="auto"/>
          </w:divBdr>
        </w:div>
        <w:div w:id="268586895">
          <w:marLeft w:val="480"/>
          <w:marRight w:val="0"/>
          <w:marTop w:val="0"/>
          <w:marBottom w:val="0"/>
          <w:divBdr>
            <w:top w:val="none" w:sz="0" w:space="0" w:color="auto"/>
            <w:left w:val="none" w:sz="0" w:space="0" w:color="auto"/>
            <w:bottom w:val="none" w:sz="0" w:space="0" w:color="auto"/>
            <w:right w:val="none" w:sz="0" w:space="0" w:color="auto"/>
          </w:divBdr>
        </w:div>
        <w:div w:id="440338721">
          <w:marLeft w:val="480"/>
          <w:marRight w:val="0"/>
          <w:marTop w:val="0"/>
          <w:marBottom w:val="0"/>
          <w:divBdr>
            <w:top w:val="none" w:sz="0" w:space="0" w:color="auto"/>
            <w:left w:val="none" w:sz="0" w:space="0" w:color="auto"/>
            <w:bottom w:val="none" w:sz="0" w:space="0" w:color="auto"/>
            <w:right w:val="none" w:sz="0" w:space="0" w:color="auto"/>
          </w:divBdr>
        </w:div>
        <w:div w:id="462233125">
          <w:marLeft w:val="480"/>
          <w:marRight w:val="0"/>
          <w:marTop w:val="0"/>
          <w:marBottom w:val="0"/>
          <w:divBdr>
            <w:top w:val="none" w:sz="0" w:space="0" w:color="auto"/>
            <w:left w:val="none" w:sz="0" w:space="0" w:color="auto"/>
            <w:bottom w:val="none" w:sz="0" w:space="0" w:color="auto"/>
            <w:right w:val="none" w:sz="0" w:space="0" w:color="auto"/>
          </w:divBdr>
        </w:div>
        <w:div w:id="482163448">
          <w:marLeft w:val="480"/>
          <w:marRight w:val="0"/>
          <w:marTop w:val="0"/>
          <w:marBottom w:val="0"/>
          <w:divBdr>
            <w:top w:val="none" w:sz="0" w:space="0" w:color="auto"/>
            <w:left w:val="none" w:sz="0" w:space="0" w:color="auto"/>
            <w:bottom w:val="none" w:sz="0" w:space="0" w:color="auto"/>
            <w:right w:val="none" w:sz="0" w:space="0" w:color="auto"/>
          </w:divBdr>
        </w:div>
        <w:div w:id="499809519">
          <w:marLeft w:val="480"/>
          <w:marRight w:val="0"/>
          <w:marTop w:val="0"/>
          <w:marBottom w:val="0"/>
          <w:divBdr>
            <w:top w:val="none" w:sz="0" w:space="0" w:color="auto"/>
            <w:left w:val="none" w:sz="0" w:space="0" w:color="auto"/>
            <w:bottom w:val="none" w:sz="0" w:space="0" w:color="auto"/>
            <w:right w:val="none" w:sz="0" w:space="0" w:color="auto"/>
          </w:divBdr>
        </w:div>
        <w:div w:id="503129120">
          <w:marLeft w:val="480"/>
          <w:marRight w:val="0"/>
          <w:marTop w:val="0"/>
          <w:marBottom w:val="0"/>
          <w:divBdr>
            <w:top w:val="none" w:sz="0" w:space="0" w:color="auto"/>
            <w:left w:val="none" w:sz="0" w:space="0" w:color="auto"/>
            <w:bottom w:val="none" w:sz="0" w:space="0" w:color="auto"/>
            <w:right w:val="none" w:sz="0" w:space="0" w:color="auto"/>
          </w:divBdr>
        </w:div>
        <w:div w:id="555824441">
          <w:marLeft w:val="480"/>
          <w:marRight w:val="0"/>
          <w:marTop w:val="0"/>
          <w:marBottom w:val="0"/>
          <w:divBdr>
            <w:top w:val="none" w:sz="0" w:space="0" w:color="auto"/>
            <w:left w:val="none" w:sz="0" w:space="0" w:color="auto"/>
            <w:bottom w:val="none" w:sz="0" w:space="0" w:color="auto"/>
            <w:right w:val="none" w:sz="0" w:space="0" w:color="auto"/>
          </w:divBdr>
        </w:div>
        <w:div w:id="561061337">
          <w:marLeft w:val="480"/>
          <w:marRight w:val="0"/>
          <w:marTop w:val="0"/>
          <w:marBottom w:val="0"/>
          <w:divBdr>
            <w:top w:val="none" w:sz="0" w:space="0" w:color="auto"/>
            <w:left w:val="none" w:sz="0" w:space="0" w:color="auto"/>
            <w:bottom w:val="none" w:sz="0" w:space="0" w:color="auto"/>
            <w:right w:val="none" w:sz="0" w:space="0" w:color="auto"/>
          </w:divBdr>
        </w:div>
        <w:div w:id="621964198">
          <w:marLeft w:val="480"/>
          <w:marRight w:val="0"/>
          <w:marTop w:val="0"/>
          <w:marBottom w:val="0"/>
          <w:divBdr>
            <w:top w:val="none" w:sz="0" w:space="0" w:color="auto"/>
            <w:left w:val="none" w:sz="0" w:space="0" w:color="auto"/>
            <w:bottom w:val="none" w:sz="0" w:space="0" w:color="auto"/>
            <w:right w:val="none" w:sz="0" w:space="0" w:color="auto"/>
          </w:divBdr>
        </w:div>
        <w:div w:id="649216409">
          <w:marLeft w:val="480"/>
          <w:marRight w:val="0"/>
          <w:marTop w:val="0"/>
          <w:marBottom w:val="0"/>
          <w:divBdr>
            <w:top w:val="none" w:sz="0" w:space="0" w:color="auto"/>
            <w:left w:val="none" w:sz="0" w:space="0" w:color="auto"/>
            <w:bottom w:val="none" w:sz="0" w:space="0" w:color="auto"/>
            <w:right w:val="none" w:sz="0" w:space="0" w:color="auto"/>
          </w:divBdr>
        </w:div>
        <w:div w:id="692414368">
          <w:marLeft w:val="480"/>
          <w:marRight w:val="0"/>
          <w:marTop w:val="0"/>
          <w:marBottom w:val="0"/>
          <w:divBdr>
            <w:top w:val="none" w:sz="0" w:space="0" w:color="auto"/>
            <w:left w:val="none" w:sz="0" w:space="0" w:color="auto"/>
            <w:bottom w:val="none" w:sz="0" w:space="0" w:color="auto"/>
            <w:right w:val="none" w:sz="0" w:space="0" w:color="auto"/>
          </w:divBdr>
        </w:div>
        <w:div w:id="731125026">
          <w:marLeft w:val="480"/>
          <w:marRight w:val="0"/>
          <w:marTop w:val="0"/>
          <w:marBottom w:val="0"/>
          <w:divBdr>
            <w:top w:val="none" w:sz="0" w:space="0" w:color="auto"/>
            <w:left w:val="none" w:sz="0" w:space="0" w:color="auto"/>
            <w:bottom w:val="none" w:sz="0" w:space="0" w:color="auto"/>
            <w:right w:val="none" w:sz="0" w:space="0" w:color="auto"/>
          </w:divBdr>
        </w:div>
        <w:div w:id="820118180">
          <w:marLeft w:val="480"/>
          <w:marRight w:val="0"/>
          <w:marTop w:val="0"/>
          <w:marBottom w:val="0"/>
          <w:divBdr>
            <w:top w:val="none" w:sz="0" w:space="0" w:color="auto"/>
            <w:left w:val="none" w:sz="0" w:space="0" w:color="auto"/>
            <w:bottom w:val="none" w:sz="0" w:space="0" w:color="auto"/>
            <w:right w:val="none" w:sz="0" w:space="0" w:color="auto"/>
          </w:divBdr>
        </w:div>
        <w:div w:id="923343549">
          <w:marLeft w:val="480"/>
          <w:marRight w:val="0"/>
          <w:marTop w:val="0"/>
          <w:marBottom w:val="0"/>
          <w:divBdr>
            <w:top w:val="none" w:sz="0" w:space="0" w:color="auto"/>
            <w:left w:val="none" w:sz="0" w:space="0" w:color="auto"/>
            <w:bottom w:val="none" w:sz="0" w:space="0" w:color="auto"/>
            <w:right w:val="none" w:sz="0" w:space="0" w:color="auto"/>
          </w:divBdr>
        </w:div>
        <w:div w:id="937715124">
          <w:marLeft w:val="480"/>
          <w:marRight w:val="0"/>
          <w:marTop w:val="0"/>
          <w:marBottom w:val="0"/>
          <w:divBdr>
            <w:top w:val="none" w:sz="0" w:space="0" w:color="auto"/>
            <w:left w:val="none" w:sz="0" w:space="0" w:color="auto"/>
            <w:bottom w:val="none" w:sz="0" w:space="0" w:color="auto"/>
            <w:right w:val="none" w:sz="0" w:space="0" w:color="auto"/>
          </w:divBdr>
        </w:div>
        <w:div w:id="1118063935">
          <w:marLeft w:val="480"/>
          <w:marRight w:val="0"/>
          <w:marTop w:val="0"/>
          <w:marBottom w:val="0"/>
          <w:divBdr>
            <w:top w:val="none" w:sz="0" w:space="0" w:color="auto"/>
            <w:left w:val="none" w:sz="0" w:space="0" w:color="auto"/>
            <w:bottom w:val="none" w:sz="0" w:space="0" w:color="auto"/>
            <w:right w:val="none" w:sz="0" w:space="0" w:color="auto"/>
          </w:divBdr>
        </w:div>
        <w:div w:id="1160081314">
          <w:marLeft w:val="480"/>
          <w:marRight w:val="0"/>
          <w:marTop w:val="0"/>
          <w:marBottom w:val="0"/>
          <w:divBdr>
            <w:top w:val="none" w:sz="0" w:space="0" w:color="auto"/>
            <w:left w:val="none" w:sz="0" w:space="0" w:color="auto"/>
            <w:bottom w:val="none" w:sz="0" w:space="0" w:color="auto"/>
            <w:right w:val="none" w:sz="0" w:space="0" w:color="auto"/>
          </w:divBdr>
        </w:div>
        <w:div w:id="1239557192">
          <w:marLeft w:val="480"/>
          <w:marRight w:val="0"/>
          <w:marTop w:val="0"/>
          <w:marBottom w:val="0"/>
          <w:divBdr>
            <w:top w:val="none" w:sz="0" w:space="0" w:color="auto"/>
            <w:left w:val="none" w:sz="0" w:space="0" w:color="auto"/>
            <w:bottom w:val="none" w:sz="0" w:space="0" w:color="auto"/>
            <w:right w:val="none" w:sz="0" w:space="0" w:color="auto"/>
          </w:divBdr>
        </w:div>
        <w:div w:id="1295477390">
          <w:marLeft w:val="480"/>
          <w:marRight w:val="0"/>
          <w:marTop w:val="0"/>
          <w:marBottom w:val="0"/>
          <w:divBdr>
            <w:top w:val="none" w:sz="0" w:space="0" w:color="auto"/>
            <w:left w:val="none" w:sz="0" w:space="0" w:color="auto"/>
            <w:bottom w:val="none" w:sz="0" w:space="0" w:color="auto"/>
            <w:right w:val="none" w:sz="0" w:space="0" w:color="auto"/>
          </w:divBdr>
        </w:div>
        <w:div w:id="1322000972">
          <w:marLeft w:val="480"/>
          <w:marRight w:val="0"/>
          <w:marTop w:val="0"/>
          <w:marBottom w:val="0"/>
          <w:divBdr>
            <w:top w:val="none" w:sz="0" w:space="0" w:color="auto"/>
            <w:left w:val="none" w:sz="0" w:space="0" w:color="auto"/>
            <w:bottom w:val="none" w:sz="0" w:space="0" w:color="auto"/>
            <w:right w:val="none" w:sz="0" w:space="0" w:color="auto"/>
          </w:divBdr>
        </w:div>
        <w:div w:id="1323124018">
          <w:marLeft w:val="480"/>
          <w:marRight w:val="0"/>
          <w:marTop w:val="0"/>
          <w:marBottom w:val="0"/>
          <w:divBdr>
            <w:top w:val="none" w:sz="0" w:space="0" w:color="auto"/>
            <w:left w:val="none" w:sz="0" w:space="0" w:color="auto"/>
            <w:bottom w:val="none" w:sz="0" w:space="0" w:color="auto"/>
            <w:right w:val="none" w:sz="0" w:space="0" w:color="auto"/>
          </w:divBdr>
        </w:div>
        <w:div w:id="1344549775">
          <w:marLeft w:val="480"/>
          <w:marRight w:val="0"/>
          <w:marTop w:val="0"/>
          <w:marBottom w:val="0"/>
          <w:divBdr>
            <w:top w:val="none" w:sz="0" w:space="0" w:color="auto"/>
            <w:left w:val="none" w:sz="0" w:space="0" w:color="auto"/>
            <w:bottom w:val="none" w:sz="0" w:space="0" w:color="auto"/>
            <w:right w:val="none" w:sz="0" w:space="0" w:color="auto"/>
          </w:divBdr>
        </w:div>
        <w:div w:id="1406536287">
          <w:marLeft w:val="480"/>
          <w:marRight w:val="0"/>
          <w:marTop w:val="0"/>
          <w:marBottom w:val="0"/>
          <w:divBdr>
            <w:top w:val="none" w:sz="0" w:space="0" w:color="auto"/>
            <w:left w:val="none" w:sz="0" w:space="0" w:color="auto"/>
            <w:bottom w:val="none" w:sz="0" w:space="0" w:color="auto"/>
            <w:right w:val="none" w:sz="0" w:space="0" w:color="auto"/>
          </w:divBdr>
        </w:div>
        <w:div w:id="1429499966">
          <w:marLeft w:val="480"/>
          <w:marRight w:val="0"/>
          <w:marTop w:val="0"/>
          <w:marBottom w:val="0"/>
          <w:divBdr>
            <w:top w:val="none" w:sz="0" w:space="0" w:color="auto"/>
            <w:left w:val="none" w:sz="0" w:space="0" w:color="auto"/>
            <w:bottom w:val="none" w:sz="0" w:space="0" w:color="auto"/>
            <w:right w:val="none" w:sz="0" w:space="0" w:color="auto"/>
          </w:divBdr>
        </w:div>
        <w:div w:id="1452019932">
          <w:marLeft w:val="480"/>
          <w:marRight w:val="0"/>
          <w:marTop w:val="0"/>
          <w:marBottom w:val="0"/>
          <w:divBdr>
            <w:top w:val="none" w:sz="0" w:space="0" w:color="auto"/>
            <w:left w:val="none" w:sz="0" w:space="0" w:color="auto"/>
            <w:bottom w:val="none" w:sz="0" w:space="0" w:color="auto"/>
            <w:right w:val="none" w:sz="0" w:space="0" w:color="auto"/>
          </w:divBdr>
        </w:div>
        <w:div w:id="1472746126">
          <w:marLeft w:val="480"/>
          <w:marRight w:val="0"/>
          <w:marTop w:val="0"/>
          <w:marBottom w:val="0"/>
          <w:divBdr>
            <w:top w:val="none" w:sz="0" w:space="0" w:color="auto"/>
            <w:left w:val="none" w:sz="0" w:space="0" w:color="auto"/>
            <w:bottom w:val="none" w:sz="0" w:space="0" w:color="auto"/>
            <w:right w:val="none" w:sz="0" w:space="0" w:color="auto"/>
          </w:divBdr>
        </w:div>
        <w:div w:id="1555922152">
          <w:marLeft w:val="480"/>
          <w:marRight w:val="0"/>
          <w:marTop w:val="0"/>
          <w:marBottom w:val="0"/>
          <w:divBdr>
            <w:top w:val="none" w:sz="0" w:space="0" w:color="auto"/>
            <w:left w:val="none" w:sz="0" w:space="0" w:color="auto"/>
            <w:bottom w:val="none" w:sz="0" w:space="0" w:color="auto"/>
            <w:right w:val="none" w:sz="0" w:space="0" w:color="auto"/>
          </w:divBdr>
        </w:div>
        <w:div w:id="1557202198">
          <w:marLeft w:val="480"/>
          <w:marRight w:val="0"/>
          <w:marTop w:val="0"/>
          <w:marBottom w:val="0"/>
          <w:divBdr>
            <w:top w:val="none" w:sz="0" w:space="0" w:color="auto"/>
            <w:left w:val="none" w:sz="0" w:space="0" w:color="auto"/>
            <w:bottom w:val="none" w:sz="0" w:space="0" w:color="auto"/>
            <w:right w:val="none" w:sz="0" w:space="0" w:color="auto"/>
          </w:divBdr>
        </w:div>
        <w:div w:id="1572042416">
          <w:marLeft w:val="480"/>
          <w:marRight w:val="0"/>
          <w:marTop w:val="0"/>
          <w:marBottom w:val="0"/>
          <w:divBdr>
            <w:top w:val="none" w:sz="0" w:space="0" w:color="auto"/>
            <w:left w:val="none" w:sz="0" w:space="0" w:color="auto"/>
            <w:bottom w:val="none" w:sz="0" w:space="0" w:color="auto"/>
            <w:right w:val="none" w:sz="0" w:space="0" w:color="auto"/>
          </w:divBdr>
        </w:div>
        <w:div w:id="1573781921">
          <w:marLeft w:val="480"/>
          <w:marRight w:val="0"/>
          <w:marTop w:val="0"/>
          <w:marBottom w:val="0"/>
          <w:divBdr>
            <w:top w:val="none" w:sz="0" w:space="0" w:color="auto"/>
            <w:left w:val="none" w:sz="0" w:space="0" w:color="auto"/>
            <w:bottom w:val="none" w:sz="0" w:space="0" w:color="auto"/>
            <w:right w:val="none" w:sz="0" w:space="0" w:color="auto"/>
          </w:divBdr>
        </w:div>
        <w:div w:id="1621833952">
          <w:marLeft w:val="480"/>
          <w:marRight w:val="0"/>
          <w:marTop w:val="0"/>
          <w:marBottom w:val="0"/>
          <w:divBdr>
            <w:top w:val="none" w:sz="0" w:space="0" w:color="auto"/>
            <w:left w:val="none" w:sz="0" w:space="0" w:color="auto"/>
            <w:bottom w:val="none" w:sz="0" w:space="0" w:color="auto"/>
            <w:right w:val="none" w:sz="0" w:space="0" w:color="auto"/>
          </w:divBdr>
        </w:div>
        <w:div w:id="1661300689">
          <w:marLeft w:val="480"/>
          <w:marRight w:val="0"/>
          <w:marTop w:val="0"/>
          <w:marBottom w:val="0"/>
          <w:divBdr>
            <w:top w:val="none" w:sz="0" w:space="0" w:color="auto"/>
            <w:left w:val="none" w:sz="0" w:space="0" w:color="auto"/>
            <w:bottom w:val="none" w:sz="0" w:space="0" w:color="auto"/>
            <w:right w:val="none" w:sz="0" w:space="0" w:color="auto"/>
          </w:divBdr>
        </w:div>
        <w:div w:id="1750810184">
          <w:marLeft w:val="480"/>
          <w:marRight w:val="0"/>
          <w:marTop w:val="0"/>
          <w:marBottom w:val="0"/>
          <w:divBdr>
            <w:top w:val="none" w:sz="0" w:space="0" w:color="auto"/>
            <w:left w:val="none" w:sz="0" w:space="0" w:color="auto"/>
            <w:bottom w:val="none" w:sz="0" w:space="0" w:color="auto"/>
            <w:right w:val="none" w:sz="0" w:space="0" w:color="auto"/>
          </w:divBdr>
        </w:div>
        <w:div w:id="1783841643">
          <w:marLeft w:val="480"/>
          <w:marRight w:val="0"/>
          <w:marTop w:val="0"/>
          <w:marBottom w:val="0"/>
          <w:divBdr>
            <w:top w:val="none" w:sz="0" w:space="0" w:color="auto"/>
            <w:left w:val="none" w:sz="0" w:space="0" w:color="auto"/>
            <w:bottom w:val="none" w:sz="0" w:space="0" w:color="auto"/>
            <w:right w:val="none" w:sz="0" w:space="0" w:color="auto"/>
          </w:divBdr>
        </w:div>
        <w:div w:id="1784807512">
          <w:marLeft w:val="480"/>
          <w:marRight w:val="0"/>
          <w:marTop w:val="0"/>
          <w:marBottom w:val="0"/>
          <w:divBdr>
            <w:top w:val="none" w:sz="0" w:space="0" w:color="auto"/>
            <w:left w:val="none" w:sz="0" w:space="0" w:color="auto"/>
            <w:bottom w:val="none" w:sz="0" w:space="0" w:color="auto"/>
            <w:right w:val="none" w:sz="0" w:space="0" w:color="auto"/>
          </w:divBdr>
        </w:div>
        <w:div w:id="1794517890">
          <w:marLeft w:val="480"/>
          <w:marRight w:val="0"/>
          <w:marTop w:val="0"/>
          <w:marBottom w:val="0"/>
          <w:divBdr>
            <w:top w:val="none" w:sz="0" w:space="0" w:color="auto"/>
            <w:left w:val="none" w:sz="0" w:space="0" w:color="auto"/>
            <w:bottom w:val="none" w:sz="0" w:space="0" w:color="auto"/>
            <w:right w:val="none" w:sz="0" w:space="0" w:color="auto"/>
          </w:divBdr>
        </w:div>
        <w:div w:id="1868520709">
          <w:marLeft w:val="480"/>
          <w:marRight w:val="0"/>
          <w:marTop w:val="0"/>
          <w:marBottom w:val="0"/>
          <w:divBdr>
            <w:top w:val="none" w:sz="0" w:space="0" w:color="auto"/>
            <w:left w:val="none" w:sz="0" w:space="0" w:color="auto"/>
            <w:bottom w:val="none" w:sz="0" w:space="0" w:color="auto"/>
            <w:right w:val="none" w:sz="0" w:space="0" w:color="auto"/>
          </w:divBdr>
        </w:div>
        <w:div w:id="2002002166">
          <w:marLeft w:val="480"/>
          <w:marRight w:val="0"/>
          <w:marTop w:val="0"/>
          <w:marBottom w:val="0"/>
          <w:divBdr>
            <w:top w:val="none" w:sz="0" w:space="0" w:color="auto"/>
            <w:left w:val="none" w:sz="0" w:space="0" w:color="auto"/>
            <w:bottom w:val="none" w:sz="0" w:space="0" w:color="auto"/>
            <w:right w:val="none" w:sz="0" w:space="0" w:color="auto"/>
          </w:divBdr>
        </w:div>
        <w:div w:id="2057898727">
          <w:marLeft w:val="480"/>
          <w:marRight w:val="0"/>
          <w:marTop w:val="0"/>
          <w:marBottom w:val="0"/>
          <w:divBdr>
            <w:top w:val="none" w:sz="0" w:space="0" w:color="auto"/>
            <w:left w:val="none" w:sz="0" w:space="0" w:color="auto"/>
            <w:bottom w:val="none" w:sz="0" w:space="0" w:color="auto"/>
            <w:right w:val="none" w:sz="0" w:space="0" w:color="auto"/>
          </w:divBdr>
        </w:div>
        <w:div w:id="2072655908">
          <w:marLeft w:val="480"/>
          <w:marRight w:val="0"/>
          <w:marTop w:val="0"/>
          <w:marBottom w:val="0"/>
          <w:divBdr>
            <w:top w:val="none" w:sz="0" w:space="0" w:color="auto"/>
            <w:left w:val="none" w:sz="0" w:space="0" w:color="auto"/>
            <w:bottom w:val="none" w:sz="0" w:space="0" w:color="auto"/>
            <w:right w:val="none" w:sz="0" w:space="0" w:color="auto"/>
          </w:divBdr>
        </w:div>
        <w:div w:id="2089883467">
          <w:marLeft w:val="480"/>
          <w:marRight w:val="0"/>
          <w:marTop w:val="0"/>
          <w:marBottom w:val="0"/>
          <w:divBdr>
            <w:top w:val="none" w:sz="0" w:space="0" w:color="auto"/>
            <w:left w:val="none" w:sz="0" w:space="0" w:color="auto"/>
            <w:bottom w:val="none" w:sz="0" w:space="0" w:color="auto"/>
            <w:right w:val="none" w:sz="0" w:space="0" w:color="auto"/>
          </w:divBdr>
        </w:div>
        <w:div w:id="2104107581">
          <w:marLeft w:val="480"/>
          <w:marRight w:val="0"/>
          <w:marTop w:val="0"/>
          <w:marBottom w:val="0"/>
          <w:divBdr>
            <w:top w:val="none" w:sz="0" w:space="0" w:color="auto"/>
            <w:left w:val="none" w:sz="0" w:space="0" w:color="auto"/>
            <w:bottom w:val="none" w:sz="0" w:space="0" w:color="auto"/>
            <w:right w:val="none" w:sz="0" w:space="0" w:color="auto"/>
          </w:divBdr>
        </w:div>
        <w:div w:id="2129734094">
          <w:marLeft w:val="480"/>
          <w:marRight w:val="0"/>
          <w:marTop w:val="0"/>
          <w:marBottom w:val="0"/>
          <w:divBdr>
            <w:top w:val="none" w:sz="0" w:space="0" w:color="auto"/>
            <w:left w:val="none" w:sz="0" w:space="0" w:color="auto"/>
            <w:bottom w:val="none" w:sz="0" w:space="0" w:color="auto"/>
            <w:right w:val="none" w:sz="0" w:space="0" w:color="auto"/>
          </w:divBdr>
        </w:div>
      </w:divsChild>
    </w:div>
    <w:div w:id="980235898">
      <w:bodyDiv w:val="1"/>
      <w:marLeft w:val="0"/>
      <w:marRight w:val="0"/>
      <w:marTop w:val="0"/>
      <w:marBottom w:val="0"/>
      <w:divBdr>
        <w:top w:val="none" w:sz="0" w:space="0" w:color="auto"/>
        <w:left w:val="none" w:sz="0" w:space="0" w:color="auto"/>
        <w:bottom w:val="none" w:sz="0" w:space="0" w:color="auto"/>
        <w:right w:val="none" w:sz="0" w:space="0" w:color="auto"/>
      </w:divBdr>
      <w:divsChild>
        <w:div w:id="33505371">
          <w:marLeft w:val="640"/>
          <w:marRight w:val="0"/>
          <w:marTop w:val="0"/>
          <w:marBottom w:val="0"/>
          <w:divBdr>
            <w:top w:val="none" w:sz="0" w:space="0" w:color="auto"/>
            <w:left w:val="none" w:sz="0" w:space="0" w:color="auto"/>
            <w:bottom w:val="none" w:sz="0" w:space="0" w:color="auto"/>
            <w:right w:val="none" w:sz="0" w:space="0" w:color="auto"/>
          </w:divBdr>
        </w:div>
        <w:div w:id="54013979">
          <w:marLeft w:val="640"/>
          <w:marRight w:val="0"/>
          <w:marTop w:val="0"/>
          <w:marBottom w:val="0"/>
          <w:divBdr>
            <w:top w:val="none" w:sz="0" w:space="0" w:color="auto"/>
            <w:left w:val="none" w:sz="0" w:space="0" w:color="auto"/>
            <w:bottom w:val="none" w:sz="0" w:space="0" w:color="auto"/>
            <w:right w:val="none" w:sz="0" w:space="0" w:color="auto"/>
          </w:divBdr>
        </w:div>
        <w:div w:id="206572371">
          <w:marLeft w:val="640"/>
          <w:marRight w:val="0"/>
          <w:marTop w:val="0"/>
          <w:marBottom w:val="0"/>
          <w:divBdr>
            <w:top w:val="none" w:sz="0" w:space="0" w:color="auto"/>
            <w:left w:val="none" w:sz="0" w:space="0" w:color="auto"/>
            <w:bottom w:val="none" w:sz="0" w:space="0" w:color="auto"/>
            <w:right w:val="none" w:sz="0" w:space="0" w:color="auto"/>
          </w:divBdr>
        </w:div>
        <w:div w:id="233928704">
          <w:marLeft w:val="640"/>
          <w:marRight w:val="0"/>
          <w:marTop w:val="0"/>
          <w:marBottom w:val="0"/>
          <w:divBdr>
            <w:top w:val="none" w:sz="0" w:space="0" w:color="auto"/>
            <w:left w:val="none" w:sz="0" w:space="0" w:color="auto"/>
            <w:bottom w:val="none" w:sz="0" w:space="0" w:color="auto"/>
            <w:right w:val="none" w:sz="0" w:space="0" w:color="auto"/>
          </w:divBdr>
        </w:div>
        <w:div w:id="257714942">
          <w:marLeft w:val="640"/>
          <w:marRight w:val="0"/>
          <w:marTop w:val="0"/>
          <w:marBottom w:val="0"/>
          <w:divBdr>
            <w:top w:val="none" w:sz="0" w:space="0" w:color="auto"/>
            <w:left w:val="none" w:sz="0" w:space="0" w:color="auto"/>
            <w:bottom w:val="none" w:sz="0" w:space="0" w:color="auto"/>
            <w:right w:val="none" w:sz="0" w:space="0" w:color="auto"/>
          </w:divBdr>
        </w:div>
        <w:div w:id="369113827">
          <w:marLeft w:val="640"/>
          <w:marRight w:val="0"/>
          <w:marTop w:val="0"/>
          <w:marBottom w:val="0"/>
          <w:divBdr>
            <w:top w:val="none" w:sz="0" w:space="0" w:color="auto"/>
            <w:left w:val="none" w:sz="0" w:space="0" w:color="auto"/>
            <w:bottom w:val="none" w:sz="0" w:space="0" w:color="auto"/>
            <w:right w:val="none" w:sz="0" w:space="0" w:color="auto"/>
          </w:divBdr>
        </w:div>
        <w:div w:id="379717157">
          <w:marLeft w:val="640"/>
          <w:marRight w:val="0"/>
          <w:marTop w:val="0"/>
          <w:marBottom w:val="0"/>
          <w:divBdr>
            <w:top w:val="none" w:sz="0" w:space="0" w:color="auto"/>
            <w:left w:val="none" w:sz="0" w:space="0" w:color="auto"/>
            <w:bottom w:val="none" w:sz="0" w:space="0" w:color="auto"/>
            <w:right w:val="none" w:sz="0" w:space="0" w:color="auto"/>
          </w:divBdr>
        </w:div>
        <w:div w:id="397366805">
          <w:marLeft w:val="640"/>
          <w:marRight w:val="0"/>
          <w:marTop w:val="0"/>
          <w:marBottom w:val="0"/>
          <w:divBdr>
            <w:top w:val="none" w:sz="0" w:space="0" w:color="auto"/>
            <w:left w:val="none" w:sz="0" w:space="0" w:color="auto"/>
            <w:bottom w:val="none" w:sz="0" w:space="0" w:color="auto"/>
            <w:right w:val="none" w:sz="0" w:space="0" w:color="auto"/>
          </w:divBdr>
        </w:div>
        <w:div w:id="424112994">
          <w:marLeft w:val="640"/>
          <w:marRight w:val="0"/>
          <w:marTop w:val="0"/>
          <w:marBottom w:val="0"/>
          <w:divBdr>
            <w:top w:val="none" w:sz="0" w:space="0" w:color="auto"/>
            <w:left w:val="none" w:sz="0" w:space="0" w:color="auto"/>
            <w:bottom w:val="none" w:sz="0" w:space="0" w:color="auto"/>
            <w:right w:val="none" w:sz="0" w:space="0" w:color="auto"/>
          </w:divBdr>
        </w:div>
        <w:div w:id="440153089">
          <w:marLeft w:val="640"/>
          <w:marRight w:val="0"/>
          <w:marTop w:val="0"/>
          <w:marBottom w:val="0"/>
          <w:divBdr>
            <w:top w:val="none" w:sz="0" w:space="0" w:color="auto"/>
            <w:left w:val="none" w:sz="0" w:space="0" w:color="auto"/>
            <w:bottom w:val="none" w:sz="0" w:space="0" w:color="auto"/>
            <w:right w:val="none" w:sz="0" w:space="0" w:color="auto"/>
          </w:divBdr>
        </w:div>
        <w:div w:id="448209054">
          <w:marLeft w:val="640"/>
          <w:marRight w:val="0"/>
          <w:marTop w:val="0"/>
          <w:marBottom w:val="0"/>
          <w:divBdr>
            <w:top w:val="none" w:sz="0" w:space="0" w:color="auto"/>
            <w:left w:val="none" w:sz="0" w:space="0" w:color="auto"/>
            <w:bottom w:val="none" w:sz="0" w:space="0" w:color="auto"/>
            <w:right w:val="none" w:sz="0" w:space="0" w:color="auto"/>
          </w:divBdr>
        </w:div>
        <w:div w:id="463693784">
          <w:marLeft w:val="640"/>
          <w:marRight w:val="0"/>
          <w:marTop w:val="0"/>
          <w:marBottom w:val="0"/>
          <w:divBdr>
            <w:top w:val="none" w:sz="0" w:space="0" w:color="auto"/>
            <w:left w:val="none" w:sz="0" w:space="0" w:color="auto"/>
            <w:bottom w:val="none" w:sz="0" w:space="0" w:color="auto"/>
            <w:right w:val="none" w:sz="0" w:space="0" w:color="auto"/>
          </w:divBdr>
        </w:div>
        <w:div w:id="491872076">
          <w:marLeft w:val="640"/>
          <w:marRight w:val="0"/>
          <w:marTop w:val="0"/>
          <w:marBottom w:val="0"/>
          <w:divBdr>
            <w:top w:val="none" w:sz="0" w:space="0" w:color="auto"/>
            <w:left w:val="none" w:sz="0" w:space="0" w:color="auto"/>
            <w:bottom w:val="none" w:sz="0" w:space="0" w:color="auto"/>
            <w:right w:val="none" w:sz="0" w:space="0" w:color="auto"/>
          </w:divBdr>
        </w:div>
        <w:div w:id="516239218">
          <w:marLeft w:val="640"/>
          <w:marRight w:val="0"/>
          <w:marTop w:val="0"/>
          <w:marBottom w:val="0"/>
          <w:divBdr>
            <w:top w:val="none" w:sz="0" w:space="0" w:color="auto"/>
            <w:left w:val="none" w:sz="0" w:space="0" w:color="auto"/>
            <w:bottom w:val="none" w:sz="0" w:space="0" w:color="auto"/>
            <w:right w:val="none" w:sz="0" w:space="0" w:color="auto"/>
          </w:divBdr>
        </w:div>
        <w:div w:id="542326803">
          <w:marLeft w:val="640"/>
          <w:marRight w:val="0"/>
          <w:marTop w:val="0"/>
          <w:marBottom w:val="0"/>
          <w:divBdr>
            <w:top w:val="none" w:sz="0" w:space="0" w:color="auto"/>
            <w:left w:val="none" w:sz="0" w:space="0" w:color="auto"/>
            <w:bottom w:val="none" w:sz="0" w:space="0" w:color="auto"/>
            <w:right w:val="none" w:sz="0" w:space="0" w:color="auto"/>
          </w:divBdr>
        </w:div>
        <w:div w:id="554203887">
          <w:marLeft w:val="640"/>
          <w:marRight w:val="0"/>
          <w:marTop w:val="0"/>
          <w:marBottom w:val="0"/>
          <w:divBdr>
            <w:top w:val="none" w:sz="0" w:space="0" w:color="auto"/>
            <w:left w:val="none" w:sz="0" w:space="0" w:color="auto"/>
            <w:bottom w:val="none" w:sz="0" w:space="0" w:color="auto"/>
            <w:right w:val="none" w:sz="0" w:space="0" w:color="auto"/>
          </w:divBdr>
        </w:div>
        <w:div w:id="699090359">
          <w:marLeft w:val="640"/>
          <w:marRight w:val="0"/>
          <w:marTop w:val="0"/>
          <w:marBottom w:val="0"/>
          <w:divBdr>
            <w:top w:val="none" w:sz="0" w:space="0" w:color="auto"/>
            <w:left w:val="none" w:sz="0" w:space="0" w:color="auto"/>
            <w:bottom w:val="none" w:sz="0" w:space="0" w:color="auto"/>
            <w:right w:val="none" w:sz="0" w:space="0" w:color="auto"/>
          </w:divBdr>
        </w:div>
        <w:div w:id="760223325">
          <w:marLeft w:val="640"/>
          <w:marRight w:val="0"/>
          <w:marTop w:val="0"/>
          <w:marBottom w:val="0"/>
          <w:divBdr>
            <w:top w:val="none" w:sz="0" w:space="0" w:color="auto"/>
            <w:left w:val="none" w:sz="0" w:space="0" w:color="auto"/>
            <w:bottom w:val="none" w:sz="0" w:space="0" w:color="auto"/>
            <w:right w:val="none" w:sz="0" w:space="0" w:color="auto"/>
          </w:divBdr>
        </w:div>
        <w:div w:id="831873078">
          <w:marLeft w:val="640"/>
          <w:marRight w:val="0"/>
          <w:marTop w:val="0"/>
          <w:marBottom w:val="0"/>
          <w:divBdr>
            <w:top w:val="none" w:sz="0" w:space="0" w:color="auto"/>
            <w:left w:val="none" w:sz="0" w:space="0" w:color="auto"/>
            <w:bottom w:val="none" w:sz="0" w:space="0" w:color="auto"/>
            <w:right w:val="none" w:sz="0" w:space="0" w:color="auto"/>
          </w:divBdr>
        </w:div>
        <w:div w:id="841821786">
          <w:marLeft w:val="640"/>
          <w:marRight w:val="0"/>
          <w:marTop w:val="0"/>
          <w:marBottom w:val="0"/>
          <w:divBdr>
            <w:top w:val="none" w:sz="0" w:space="0" w:color="auto"/>
            <w:left w:val="none" w:sz="0" w:space="0" w:color="auto"/>
            <w:bottom w:val="none" w:sz="0" w:space="0" w:color="auto"/>
            <w:right w:val="none" w:sz="0" w:space="0" w:color="auto"/>
          </w:divBdr>
        </w:div>
        <w:div w:id="846948501">
          <w:marLeft w:val="640"/>
          <w:marRight w:val="0"/>
          <w:marTop w:val="0"/>
          <w:marBottom w:val="0"/>
          <w:divBdr>
            <w:top w:val="none" w:sz="0" w:space="0" w:color="auto"/>
            <w:left w:val="none" w:sz="0" w:space="0" w:color="auto"/>
            <w:bottom w:val="none" w:sz="0" w:space="0" w:color="auto"/>
            <w:right w:val="none" w:sz="0" w:space="0" w:color="auto"/>
          </w:divBdr>
        </w:div>
        <w:div w:id="936711261">
          <w:marLeft w:val="640"/>
          <w:marRight w:val="0"/>
          <w:marTop w:val="0"/>
          <w:marBottom w:val="0"/>
          <w:divBdr>
            <w:top w:val="none" w:sz="0" w:space="0" w:color="auto"/>
            <w:left w:val="none" w:sz="0" w:space="0" w:color="auto"/>
            <w:bottom w:val="none" w:sz="0" w:space="0" w:color="auto"/>
            <w:right w:val="none" w:sz="0" w:space="0" w:color="auto"/>
          </w:divBdr>
        </w:div>
        <w:div w:id="956571012">
          <w:marLeft w:val="640"/>
          <w:marRight w:val="0"/>
          <w:marTop w:val="0"/>
          <w:marBottom w:val="0"/>
          <w:divBdr>
            <w:top w:val="none" w:sz="0" w:space="0" w:color="auto"/>
            <w:left w:val="none" w:sz="0" w:space="0" w:color="auto"/>
            <w:bottom w:val="none" w:sz="0" w:space="0" w:color="auto"/>
            <w:right w:val="none" w:sz="0" w:space="0" w:color="auto"/>
          </w:divBdr>
        </w:div>
        <w:div w:id="1025867203">
          <w:marLeft w:val="640"/>
          <w:marRight w:val="0"/>
          <w:marTop w:val="0"/>
          <w:marBottom w:val="0"/>
          <w:divBdr>
            <w:top w:val="none" w:sz="0" w:space="0" w:color="auto"/>
            <w:left w:val="none" w:sz="0" w:space="0" w:color="auto"/>
            <w:bottom w:val="none" w:sz="0" w:space="0" w:color="auto"/>
            <w:right w:val="none" w:sz="0" w:space="0" w:color="auto"/>
          </w:divBdr>
        </w:div>
        <w:div w:id="1078864177">
          <w:marLeft w:val="640"/>
          <w:marRight w:val="0"/>
          <w:marTop w:val="0"/>
          <w:marBottom w:val="0"/>
          <w:divBdr>
            <w:top w:val="none" w:sz="0" w:space="0" w:color="auto"/>
            <w:left w:val="none" w:sz="0" w:space="0" w:color="auto"/>
            <w:bottom w:val="none" w:sz="0" w:space="0" w:color="auto"/>
            <w:right w:val="none" w:sz="0" w:space="0" w:color="auto"/>
          </w:divBdr>
        </w:div>
        <w:div w:id="1114863698">
          <w:marLeft w:val="640"/>
          <w:marRight w:val="0"/>
          <w:marTop w:val="0"/>
          <w:marBottom w:val="0"/>
          <w:divBdr>
            <w:top w:val="none" w:sz="0" w:space="0" w:color="auto"/>
            <w:left w:val="none" w:sz="0" w:space="0" w:color="auto"/>
            <w:bottom w:val="none" w:sz="0" w:space="0" w:color="auto"/>
            <w:right w:val="none" w:sz="0" w:space="0" w:color="auto"/>
          </w:divBdr>
        </w:div>
        <w:div w:id="1145470382">
          <w:marLeft w:val="640"/>
          <w:marRight w:val="0"/>
          <w:marTop w:val="0"/>
          <w:marBottom w:val="0"/>
          <w:divBdr>
            <w:top w:val="none" w:sz="0" w:space="0" w:color="auto"/>
            <w:left w:val="none" w:sz="0" w:space="0" w:color="auto"/>
            <w:bottom w:val="none" w:sz="0" w:space="0" w:color="auto"/>
            <w:right w:val="none" w:sz="0" w:space="0" w:color="auto"/>
          </w:divBdr>
        </w:div>
        <w:div w:id="1152210011">
          <w:marLeft w:val="640"/>
          <w:marRight w:val="0"/>
          <w:marTop w:val="0"/>
          <w:marBottom w:val="0"/>
          <w:divBdr>
            <w:top w:val="none" w:sz="0" w:space="0" w:color="auto"/>
            <w:left w:val="none" w:sz="0" w:space="0" w:color="auto"/>
            <w:bottom w:val="none" w:sz="0" w:space="0" w:color="auto"/>
            <w:right w:val="none" w:sz="0" w:space="0" w:color="auto"/>
          </w:divBdr>
        </w:div>
        <w:div w:id="1229144319">
          <w:marLeft w:val="640"/>
          <w:marRight w:val="0"/>
          <w:marTop w:val="0"/>
          <w:marBottom w:val="0"/>
          <w:divBdr>
            <w:top w:val="none" w:sz="0" w:space="0" w:color="auto"/>
            <w:left w:val="none" w:sz="0" w:space="0" w:color="auto"/>
            <w:bottom w:val="none" w:sz="0" w:space="0" w:color="auto"/>
            <w:right w:val="none" w:sz="0" w:space="0" w:color="auto"/>
          </w:divBdr>
        </w:div>
        <w:div w:id="1248005042">
          <w:marLeft w:val="640"/>
          <w:marRight w:val="0"/>
          <w:marTop w:val="0"/>
          <w:marBottom w:val="0"/>
          <w:divBdr>
            <w:top w:val="none" w:sz="0" w:space="0" w:color="auto"/>
            <w:left w:val="none" w:sz="0" w:space="0" w:color="auto"/>
            <w:bottom w:val="none" w:sz="0" w:space="0" w:color="auto"/>
            <w:right w:val="none" w:sz="0" w:space="0" w:color="auto"/>
          </w:divBdr>
        </w:div>
        <w:div w:id="1278298128">
          <w:marLeft w:val="640"/>
          <w:marRight w:val="0"/>
          <w:marTop w:val="0"/>
          <w:marBottom w:val="0"/>
          <w:divBdr>
            <w:top w:val="none" w:sz="0" w:space="0" w:color="auto"/>
            <w:left w:val="none" w:sz="0" w:space="0" w:color="auto"/>
            <w:bottom w:val="none" w:sz="0" w:space="0" w:color="auto"/>
            <w:right w:val="none" w:sz="0" w:space="0" w:color="auto"/>
          </w:divBdr>
        </w:div>
        <w:div w:id="1317564244">
          <w:marLeft w:val="640"/>
          <w:marRight w:val="0"/>
          <w:marTop w:val="0"/>
          <w:marBottom w:val="0"/>
          <w:divBdr>
            <w:top w:val="none" w:sz="0" w:space="0" w:color="auto"/>
            <w:left w:val="none" w:sz="0" w:space="0" w:color="auto"/>
            <w:bottom w:val="none" w:sz="0" w:space="0" w:color="auto"/>
            <w:right w:val="none" w:sz="0" w:space="0" w:color="auto"/>
          </w:divBdr>
        </w:div>
        <w:div w:id="1360744500">
          <w:marLeft w:val="640"/>
          <w:marRight w:val="0"/>
          <w:marTop w:val="0"/>
          <w:marBottom w:val="0"/>
          <w:divBdr>
            <w:top w:val="none" w:sz="0" w:space="0" w:color="auto"/>
            <w:left w:val="none" w:sz="0" w:space="0" w:color="auto"/>
            <w:bottom w:val="none" w:sz="0" w:space="0" w:color="auto"/>
            <w:right w:val="none" w:sz="0" w:space="0" w:color="auto"/>
          </w:divBdr>
        </w:div>
        <w:div w:id="1370691876">
          <w:marLeft w:val="640"/>
          <w:marRight w:val="0"/>
          <w:marTop w:val="0"/>
          <w:marBottom w:val="0"/>
          <w:divBdr>
            <w:top w:val="none" w:sz="0" w:space="0" w:color="auto"/>
            <w:left w:val="none" w:sz="0" w:space="0" w:color="auto"/>
            <w:bottom w:val="none" w:sz="0" w:space="0" w:color="auto"/>
            <w:right w:val="none" w:sz="0" w:space="0" w:color="auto"/>
          </w:divBdr>
        </w:div>
        <w:div w:id="1378703631">
          <w:marLeft w:val="640"/>
          <w:marRight w:val="0"/>
          <w:marTop w:val="0"/>
          <w:marBottom w:val="0"/>
          <w:divBdr>
            <w:top w:val="none" w:sz="0" w:space="0" w:color="auto"/>
            <w:left w:val="none" w:sz="0" w:space="0" w:color="auto"/>
            <w:bottom w:val="none" w:sz="0" w:space="0" w:color="auto"/>
            <w:right w:val="none" w:sz="0" w:space="0" w:color="auto"/>
          </w:divBdr>
        </w:div>
        <w:div w:id="1383863836">
          <w:marLeft w:val="640"/>
          <w:marRight w:val="0"/>
          <w:marTop w:val="0"/>
          <w:marBottom w:val="0"/>
          <w:divBdr>
            <w:top w:val="none" w:sz="0" w:space="0" w:color="auto"/>
            <w:left w:val="none" w:sz="0" w:space="0" w:color="auto"/>
            <w:bottom w:val="none" w:sz="0" w:space="0" w:color="auto"/>
            <w:right w:val="none" w:sz="0" w:space="0" w:color="auto"/>
          </w:divBdr>
        </w:div>
        <w:div w:id="1526165808">
          <w:marLeft w:val="640"/>
          <w:marRight w:val="0"/>
          <w:marTop w:val="0"/>
          <w:marBottom w:val="0"/>
          <w:divBdr>
            <w:top w:val="none" w:sz="0" w:space="0" w:color="auto"/>
            <w:left w:val="none" w:sz="0" w:space="0" w:color="auto"/>
            <w:bottom w:val="none" w:sz="0" w:space="0" w:color="auto"/>
            <w:right w:val="none" w:sz="0" w:space="0" w:color="auto"/>
          </w:divBdr>
        </w:div>
        <w:div w:id="1540506569">
          <w:marLeft w:val="640"/>
          <w:marRight w:val="0"/>
          <w:marTop w:val="0"/>
          <w:marBottom w:val="0"/>
          <w:divBdr>
            <w:top w:val="none" w:sz="0" w:space="0" w:color="auto"/>
            <w:left w:val="none" w:sz="0" w:space="0" w:color="auto"/>
            <w:bottom w:val="none" w:sz="0" w:space="0" w:color="auto"/>
            <w:right w:val="none" w:sz="0" w:space="0" w:color="auto"/>
          </w:divBdr>
        </w:div>
        <w:div w:id="1574270798">
          <w:marLeft w:val="640"/>
          <w:marRight w:val="0"/>
          <w:marTop w:val="0"/>
          <w:marBottom w:val="0"/>
          <w:divBdr>
            <w:top w:val="none" w:sz="0" w:space="0" w:color="auto"/>
            <w:left w:val="none" w:sz="0" w:space="0" w:color="auto"/>
            <w:bottom w:val="none" w:sz="0" w:space="0" w:color="auto"/>
            <w:right w:val="none" w:sz="0" w:space="0" w:color="auto"/>
          </w:divBdr>
        </w:div>
        <w:div w:id="1577277365">
          <w:marLeft w:val="640"/>
          <w:marRight w:val="0"/>
          <w:marTop w:val="0"/>
          <w:marBottom w:val="0"/>
          <w:divBdr>
            <w:top w:val="none" w:sz="0" w:space="0" w:color="auto"/>
            <w:left w:val="none" w:sz="0" w:space="0" w:color="auto"/>
            <w:bottom w:val="none" w:sz="0" w:space="0" w:color="auto"/>
            <w:right w:val="none" w:sz="0" w:space="0" w:color="auto"/>
          </w:divBdr>
        </w:div>
        <w:div w:id="1593706385">
          <w:marLeft w:val="640"/>
          <w:marRight w:val="0"/>
          <w:marTop w:val="0"/>
          <w:marBottom w:val="0"/>
          <w:divBdr>
            <w:top w:val="none" w:sz="0" w:space="0" w:color="auto"/>
            <w:left w:val="none" w:sz="0" w:space="0" w:color="auto"/>
            <w:bottom w:val="none" w:sz="0" w:space="0" w:color="auto"/>
            <w:right w:val="none" w:sz="0" w:space="0" w:color="auto"/>
          </w:divBdr>
        </w:div>
        <w:div w:id="1597900277">
          <w:marLeft w:val="640"/>
          <w:marRight w:val="0"/>
          <w:marTop w:val="0"/>
          <w:marBottom w:val="0"/>
          <w:divBdr>
            <w:top w:val="none" w:sz="0" w:space="0" w:color="auto"/>
            <w:left w:val="none" w:sz="0" w:space="0" w:color="auto"/>
            <w:bottom w:val="none" w:sz="0" w:space="0" w:color="auto"/>
            <w:right w:val="none" w:sz="0" w:space="0" w:color="auto"/>
          </w:divBdr>
        </w:div>
        <w:div w:id="1627155921">
          <w:marLeft w:val="640"/>
          <w:marRight w:val="0"/>
          <w:marTop w:val="0"/>
          <w:marBottom w:val="0"/>
          <w:divBdr>
            <w:top w:val="none" w:sz="0" w:space="0" w:color="auto"/>
            <w:left w:val="none" w:sz="0" w:space="0" w:color="auto"/>
            <w:bottom w:val="none" w:sz="0" w:space="0" w:color="auto"/>
            <w:right w:val="none" w:sz="0" w:space="0" w:color="auto"/>
          </w:divBdr>
        </w:div>
        <w:div w:id="1807551187">
          <w:marLeft w:val="640"/>
          <w:marRight w:val="0"/>
          <w:marTop w:val="0"/>
          <w:marBottom w:val="0"/>
          <w:divBdr>
            <w:top w:val="none" w:sz="0" w:space="0" w:color="auto"/>
            <w:left w:val="none" w:sz="0" w:space="0" w:color="auto"/>
            <w:bottom w:val="none" w:sz="0" w:space="0" w:color="auto"/>
            <w:right w:val="none" w:sz="0" w:space="0" w:color="auto"/>
          </w:divBdr>
        </w:div>
        <w:div w:id="1943759157">
          <w:marLeft w:val="640"/>
          <w:marRight w:val="0"/>
          <w:marTop w:val="0"/>
          <w:marBottom w:val="0"/>
          <w:divBdr>
            <w:top w:val="none" w:sz="0" w:space="0" w:color="auto"/>
            <w:left w:val="none" w:sz="0" w:space="0" w:color="auto"/>
            <w:bottom w:val="none" w:sz="0" w:space="0" w:color="auto"/>
            <w:right w:val="none" w:sz="0" w:space="0" w:color="auto"/>
          </w:divBdr>
        </w:div>
        <w:div w:id="1945575506">
          <w:marLeft w:val="640"/>
          <w:marRight w:val="0"/>
          <w:marTop w:val="0"/>
          <w:marBottom w:val="0"/>
          <w:divBdr>
            <w:top w:val="none" w:sz="0" w:space="0" w:color="auto"/>
            <w:left w:val="none" w:sz="0" w:space="0" w:color="auto"/>
            <w:bottom w:val="none" w:sz="0" w:space="0" w:color="auto"/>
            <w:right w:val="none" w:sz="0" w:space="0" w:color="auto"/>
          </w:divBdr>
        </w:div>
        <w:div w:id="2026207747">
          <w:marLeft w:val="640"/>
          <w:marRight w:val="0"/>
          <w:marTop w:val="0"/>
          <w:marBottom w:val="0"/>
          <w:divBdr>
            <w:top w:val="none" w:sz="0" w:space="0" w:color="auto"/>
            <w:left w:val="none" w:sz="0" w:space="0" w:color="auto"/>
            <w:bottom w:val="none" w:sz="0" w:space="0" w:color="auto"/>
            <w:right w:val="none" w:sz="0" w:space="0" w:color="auto"/>
          </w:divBdr>
        </w:div>
        <w:div w:id="2108187020">
          <w:marLeft w:val="640"/>
          <w:marRight w:val="0"/>
          <w:marTop w:val="0"/>
          <w:marBottom w:val="0"/>
          <w:divBdr>
            <w:top w:val="none" w:sz="0" w:space="0" w:color="auto"/>
            <w:left w:val="none" w:sz="0" w:space="0" w:color="auto"/>
            <w:bottom w:val="none" w:sz="0" w:space="0" w:color="auto"/>
            <w:right w:val="none" w:sz="0" w:space="0" w:color="auto"/>
          </w:divBdr>
        </w:div>
      </w:divsChild>
    </w:div>
    <w:div w:id="987124000">
      <w:bodyDiv w:val="1"/>
      <w:marLeft w:val="0"/>
      <w:marRight w:val="0"/>
      <w:marTop w:val="0"/>
      <w:marBottom w:val="0"/>
      <w:divBdr>
        <w:top w:val="none" w:sz="0" w:space="0" w:color="auto"/>
        <w:left w:val="none" w:sz="0" w:space="0" w:color="auto"/>
        <w:bottom w:val="none" w:sz="0" w:space="0" w:color="auto"/>
        <w:right w:val="none" w:sz="0" w:space="0" w:color="auto"/>
      </w:divBdr>
    </w:div>
    <w:div w:id="987630893">
      <w:bodyDiv w:val="1"/>
      <w:marLeft w:val="0"/>
      <w:marRight w:val="0"/>
      <w:marTop w:val="0"/>
      <w:marBottom w:val="0"/>
      <w:divBdr>
        <w:top w:val="none" w:sz="0" w:space="0" w:color="auto"/>
        <w:left w:val="none" w:sz="0" w:space="0" w:color="auto"/>
        <w:bottom w:val="none" w:sz="0" w:space="0" w:color="auto"/>
        <w:right w:val="none" w:sz="0" w:space="0" w:color="auto"/>
      </w:divBdr>
    </w:div>
    <w:div w:id="988828803">
      <w:bodyDiv w:val="1"/>
      <w:marLeft w:val="0"/>
      <w:marRight w:val="0"/>
      <w:marTop w:val="0"/>
      <w:marBottom w:val="0"/>
      <w:divBdr>
        <w:top w:val="none" w:sz="0" w:space="0" w:color="auto"/>
        <w:left w:val="none" w:sz="0" w:space="0" w:color="auto"/>
        <w:bottom w:val="none" w:sz="0" w:space="0" w:color="auto"/>
        <w:right w:val="none" w:sz="0" w:space="0" w:color="auto"/>
      </w:divBdr>
      <w:divsChild>
        <w:div w:id="103886424">
          <w:marLeft w:val="480"/>
          <w:marRight w:val="0"/>
          <w:marTop w:val="0"/>
          <w:marBottom w:val="0"/>
          <w:divBdr>
            <w:top w:val="none" w:sz="0" w:space="0" w:color="auto"/>
            <w:left w:val="none" w:sz="0" w:space="0" w:color="auto"/>
            <w:bottom w:val="none" w:sz="0" w:space="0" w:color="auto"/>
            <w:right w:val="none" w:sz="0" w:space="0" w:color="auto"/>
          </w:divBdr>
        </w:div>
        <w:div w:id="136261919">
          <w:marLeft w:val="480"/>
          <w:marRight w:val="0"/>
          <w:marTop w:val="0"/>
          <w:marBottom w:val="0"/>
          <w:divBdr>
            <w:top w:val="none" w:sz="0" w:space="0" w:color="auto"/>
            <w:left w:val="none" w:sz="0" w:space="0" w:color="auto"/>
            <w:bottom w:val="none" w:sz="0" w:space="0" w:color="auto"/>
            <w:right w:val="none" w:sz="0" w:space="0" w:color="auto"/>
          </w:divBdr>
        </w:div>
        <w:div w:id="210267973">
          <w:marLeft w:val="480"/>
          <w:marRight w:val="0"/>
          <w:marTop w:val="0"/>
          <w:marBottom w:val="0"/>
          <w:divBdr>
            <w:top w:val="none" w:sz="0" w:space="0" w:color="auto"/>
            <w:left w:val="none" w:sz="0" w:space="0" w:color="auto"/>
            <w:bottom w:val="none" w:sz="0" w:space="0" w:color="auto"/>
            <w:right w:val="none" w:sz="0" w:space="0" w:color="auto"/>
          </w:divBdr>
        </w:div>
        <w:div w:id="213394613">
          <w:marLeft w:val="480"/>
          <w:marRight w:val="0"/>
          <w:marTop w:val="0"/>
          <w:marBottom w:val="0"/>
          <w:divBdr>
            <w:top w:val="none" w:sz="0" w:space="0" w:color="auto"/>
            <w:left w:val="none" w:sz="0" w:space="0" w:color="auto"/>
            <w:bottom w:val="none" w:sz="0" w:space="0" w:color="auto"/>
            <w:right w:val="none" w:sz="0" w:space="0" w:color="auto"/>
          </w:divBdr>
        </w:div>
        <w:div w:id="258413302">
          <w:marLeft w:val="480"/>
          <w:marRight w:val="0"/>
          <w:marTop w:val="0"/>
          <w:marBottom w:val="0"/>
          <w:divBdr>
            <w:top w:val="none" w:sz="0" w:space="0" w:color="auto"/>
            <w:left w:val="none" w:sz="0" w:space="0" w:color="auto"/>
            <w:bottom w:val="none" w:sz="0" w:space="0" w:color="auto"/>
            <w:right w:val="none" w:sz="0" w:space="0" w:color="auto"/>
          </w:divBdr>
        </w:div>
        <w:div w:id="278757121">
          <w:marLeft w:val="480"/>
          <w:marRight w:val="0"/>
          <w:marTop w:val="0"/>
          <w:marBottom w:val="0"/>
          <w:divBdr>
            <w:top w:val="none" w:sz="0" w:space="0" w:color="auto"/>
            <w:left w:val="none" w:sz="0" w:space="0" w:color="auto"/>
            <w:bottom w:val="none" w:sz="0" w:space="0" w:color="auto"/>
            <w:right w:val="none" w:sz="0" w:space="0" w:color="auto"/>
          </w:divBdr>
        </w:div>
        <w:div w:id="329912873">
          <w:marLeft w:val="480"/>
          <w:marRight w:val="0"/>
          <w:marTop w:val="0"/>
          <w:marBottom w:val="0"/>
          <w:divBdr>
            <w:top w:val="none" w:sz="0" w:space="0" w:color="auto"/>
            <w:left w:val="none" w:sz="0" w:space="0" w:color="auto"/>
            <w:bottom w:val="none" w:sz="0" w:space="0" w:color="auto"/>
            <w:right w:val="none" w:sz="0" w:space="0" w:color="auto"/>
          </w:divBdr>
        </w:div>
        <w:div w:id="346249332">
          <w:marLeft w:val="480"/>
          <w:marRight w:val="0"/>
          <w:marTop w:val="0"/>
          <w:marBottom w:val="0"/>
          <w:divBdr>
            <w:top w:val="none" w:sz="0" w:space="0" w:color="auto"/>
            <w:left w:val="none" w:sz="0" w:space="0" w:color="auto"/>
            <w:bottom w:val="none" w:sz="0" w:space="0" w:color="auto"/>
            <w:right w:val="none" w:sz="0" w:space="0" w:color="auto"/>
          </w:divBdr>
        </w:div>
        <w:div w:id="366300873">
          <w:marLeft w:val="480"/>
          <w:marRight w:val="0"/>
          <w:marTop w:val="0"/>
          <w:marBottom w:val="0"/>
          <w:divBdr>
            <w:top w:val="none" w:sz="0" w:space="0" w:color="auto"/>
            <w:left w:val="none" w:sz="0" w:space="0" w:color="auto"/>
            <w:bottom w:val="none" w:sz="0" w:space="0" w:color="auto"/>
            <w:right w:val="none" w:sz="0" w:space="0" w:color="auto"/>
          </w:divBdr>
        </w:div>
        <w:div w:id="400059415">
          <w:marLeft w:val="480"/>
          <w:marRight w:val="0"/>
          <w:marTop w:val="0"/>
          <w:marBottom w:val="0"/>
          <w:divBdr>
            <w:top w:val="none" w:sz="0" w:space="0" w:color="auto"/>
            <w:left w:val="none" w:sz="0" w:space="0" w:color="auto"/>
            <w:bottom w:val="none" w:sz="0" w:space="0" w:color="auto"/>
            <w:right w:val="none" w:sz="0" w:space="0" w:color="auto"/>
          </w:divBdr>
        </w:div>
        <w:div w:id="432364770">
          <w:marLeft w:val="480"/>
          <w:marRight w:val="0"/>
          <w:marTop w:val="0"/>
          <w:marBottom w:val="0"/>
          <w:divBdr>
            <w:top w:val="none" w:sz="0" w:space="0" w:color="auto"/>
            <w:left w:val="none" w:sz="0" w:space="0" w:color="auto"/>
            <w:bottom w:val="none" w:sz="0" w:space="0" w:color="auto"/>
            <w:right w:val="none" w:sz="0" w:space="0" w:color="auto"/>
          </w:divBdr>
        </w:div>
        <w:div w:id="439840308">
          <w:marLeft w:val="480"/>
          <w:marRight w:val="0"/>
          <w:marTop w:val="0"/>
          <w:marBottom w:val="0"/>
          <w:divBdr>
            <w:top w:val="none" w:sz="0" w:space="0" w:color="auto"/>
            <w:left w:val="none" w:sz="0" w:space="0" w:color="auto"/>
            <w:bottom w:val="none" w:sz="0" w:space="0" w:color="auto"/>
            <w:right w:val="none" w:sz="0" w:space="0" w:color="auto"/>
          </w:divBdr>
        </w:div>
        <w:div w:id="448664218">
          <w:marLeft w:val="480"/>
          <w:marRight w:val="0"/>
          <w:marTop w:val="0"/>
          <w:marBottom w:val="0"/>
          <w:divBdr>
            <w:top w:val="none" w:sz="0" w:space="0" w:color="auto"/>
            <w:left w:val="none" w:sz="0" w:space="0" w:color="auto"/>
            <w:bottom w:val="none" w:sz="0" w:space="0" w:color="auto"/>
            <w:right w:val="none" w:sz="0" w:space="0" w:color="auto"/>
          </w:divBdr>
        </w:div>
        <w:div w:id="602028945">
          <w:marLeft w:val="480"/>
          <w:marRight w:val="0"/>
          <w:marTop w:val="0"/>
          <w:marBottom w:val="0"/>
          <w:divBdr>
            <w:top w:val="none" w:sz="0" w:space="0" w:color="auto"/>
            <w:left w:val="none" w:sz="0" w:space="0" w:color="auto"/>
            <w:bottom w:val="none" w:sz="0" w:space="0" w:color="auto"/>
            <w:right w:val="none" w:sz="0" w:space="0" w:color="auto"/>
          </w:divBdr>
        </w:div>
        <w:div w:id="707878489">
          <w:marLeft w:val="480"/>
          <w:marRight w:val="0"/>
          <w:marTop w:val="0"/>
          <w:marBottom w:val="0"/>
          <w:divBdr>
            <w:top w:val="none" w:sz="0" w:space="0" w:color="auto"/>
            <w:left w:val="none" w:sz="0" w:space="0" w:color="auto"/>
            <w:bottom w:val="none" w:sz="0" w:space="0" w:color="auto"/>
            <w:right w:val="none" w:sz="0" w:space="0" w:color="auto"/>
          </w:divBdr>
        </w:div>
        <w:div w:id="793214144">
          <w:marLeft w:val="480"/>
          <w:marRight w:val="0"/>
          <w:marTop w:val="0"/>
          <w:marBottom w:val="0"/>
          <w:divBdr>
            <w:top w:val="none" w:sz="0" w:space="0" w:color="auto"/>
            <w:left w:val="none" w:sz="0" w:space="0" w:color="auto"/>
            <w:bottom w:val="none" w:sz="0" w:space="0" w:color="auto"/>
            <w:right w:val="none" w:sz="0" w:space="0" w:color="auto"/>
          </w:divBdr>
        </w:div>
        <w:div w:id="806165178">
          <w:marLeft w:val="480"/>
          <w:marRight w:val="0"/>
          <w:marTop w:val="0"/>
          <w:marBottom w:val="0"/>
          <w:divBdr>
            <w:top w:val="none" w:sz="0" w:space="0" w:color="auto"/>
            <w:left w:val="none" w:sz="0" w:space="0" w:color="auto"/>
            <w:bottom w:val="none" w:sz="0" w:space="0" w:color="auto"/>
            <w:right w:val="none" w:sz="0" w:space="0" w:color="auto"/>
          </w:divBdr>
        </w:div>
        <w:div w:id="861019777">
          <w:marLeft w:val="480"/>
          <w:marRight w:val="0"/>
          <w:marTop w:val="0"/>
          <w:marBottom w:val="0"/>
          <w:divBdr>
            <w:top w:val="none" w:sz="0" w:space="0" w:color="auto"/>
            <w:left w:val="none" w:sz="0" w:space="0" w:color="auto"/>
            <w:bottom w:val="none" w:sz="0" w:space="0" w:color="auto"/>
            <w:right w:val="none" w:sz="0" w:space="0" w:color="auto"/>
          </w:divBdr>
        </w:div>
        <w:div w:id="913004587">
          <w:marLeft w:val="480"/>
          <w:marRight w:val="0"/>
          <w:marTop w:val="0"/>
          <w:marBottom w:val="0"/>
          <w:divBdr>
            <w:top w:val="none" w:sz="0" w:space="0" w:color="auto"/>
            <w:left w:val="none" w:sz="0" w:space="0" w:color="auto"/>
            <w:bottom w:val="none" w:sz="0" w:space="0" w:color="auto"/>
            <w:right w:val="none" w:sz="0" w:space="0" w:color="auto"/>
          </w:divBdr>
        </w:div>
        <w:div w:id="913780365">
          <w:marLeft w:val="480"/>
          <w:marRight w:val="0"/>
          <w:marTop w:val="0"/>
          <w:marBottom w:val="0"/>
          <w:divBdr>
            <w:top w:val="none" w:sz="0" w:space="0" w:color="auto"/>
            <w:left w:val="none" w:sz="0" w:space="0" w:color="auto"/>
            <w:bottom w:val="none" w:sz="0" w:space="0" w:color="auto"/>
            <w:right w:val="none" w:sz="0" w:space="0" w:color="auto"/>
          </w:divBdr>
        </w:div>
        <w:div w:id="943267259">
          <w:marLeft w:val="480"/>
          <w:marRight w:val="0"/>
          <w:marTop w:val="0"/>
          <w:marBottom w:val="0"/>
          <w:divBdr>
            <w:top w:val="none" w:sz="0" w:space="0" w:color="auto"/>
            <w:left w:val="none" w:sz="0" w:space="0" w:color="auto"/>
            <w:bottom w:val="none" w:sz="0" w:space="0" w:color="auto"/>
            <w:right w:val="none" w:sz="0" w:space="0" w:color="auto"/>
          </w:divBdr>
        </w:div>
        <w:div w:id="952395458">
          <w:marLeft w:val="480"/>
          <w:marRight w:val="0"/>
          <w:marTop w:val="0"/>
          <w:marBottom w:val="0"/>
          <w:divBdr>
            <w:top w:val="none" w:sz="0" w:space="0" w:color="auto"/>
            <w:left w:val="none" w:sz="0" w:space="0" w:color="auto"/>
            <w:bottom w:val="none" w:sz="0" w:space="0" w:color="auto"/>
            <w:right w:val="none" w:sz="0" w:space="0" w:color="auto"/>
          </w:divBdr>
        </w:div>
        <w:div w:id="1008142349">
          <w:marLeft w:val="480"/>
          <w:marRight w:val="0"/>
          <w:marTop w:val="0"/>
          <w:marBottom w:val="0"/>
          <w:divBdr>
            <w:top w:val="none" w:sz="0" w:space="0" w:color="auto"/>
            <w:left w:val="none" w:sz="0" w:space="0" w:color="auto"/>
            <w:bottom w:val="none" w:sz="0" w:space="0" w:color="auto"/>
            <w:right w:val="none" w:sz="0" w:space="0" w:color="auto"/>
          </w:divBdr>
        </w:div>
        <w:div w:id="1024016562">
          <w:marLeft w:val="480"/>
          <w:marRight w:val="0"/>
          <w:marTop w:val="0"/>
          <w:marBottom w:val="0"/>
          <w:divBdr>
            <w:top w:val="none" w:sz="0" w:space="0" w:color="auto"/>
            <w:left w:val="none" w:sz="0" w:space="0" w:color="auto"/>
            <w:bottom w:val="none" w:sz="0" w:space="0" w:color="auto"/>
            <w:right w:val="none" w:sz="0" w:space="0" w:color="auto"/>
          </w:divBdr>
        </w:div>
        <w:div w:id="1028068946">
          <w:marLeft w:val="480"/>
          <w:marRight w:val="0"/>
          <w:marTop w:val="0"/>
          <w:marBottom w:val="0"/>
          <w:divBdr>
            <w:top w:val="none" w:sz="0" w:space="0" w:color="auto"/>
            <w:left w:val="none" w:sz="0" w:space="0" w:color="auto"/>
            <w:bottom w:val="none" w:sz="0" w:space="0" w:color="auto"/>
            <w:right w:val="none" w:sz="0" w:space="0" w:color="auto"/>
          </w:divBdr>
        </w:div>
        <w:div w:id="1072238852">
          <w:marLeft w:val="480"/>
          <w:marRight w:val="0"/>
          <w:marTop w:val="0"/>
          <w:marBottom w:val="0"/>
          <w:divBdr>
            <w:top w:val="none" w:sz="0" w:space="0" w:color="auto"/>
            <w:left w:val="none" w:sz="0" w:space="0" w:color="auto"/>
            <w:bottom w:val="none" w:sz="0" w:space="0" w:color="auto"/>
            <w:right w:val="none" w:sz="0" w:space="0" w:color="auto"/>
          </w:divBdr>
        </w:div>
        <w:div w:id="1116556642">
          <w:marLeft w:val="480"/>
          <w:marRight w:val="0"/>
          <w:marTop w:val="0"/>
          <w:marBottom w:val="0"/>
          <w:divBdr>
            <w:top w:val="none" w:sz="0" w:space="0" w:color="auto"/>
            <w:left w:val="none" w:sz="0" w:space="0" w:color="auto"/>
            <w:bottom w:val="none" w:sz="0" w:space="0" w:color="auto"/>
            <w:right w:val="none" w:sz="0" w:space="0" w:color="auto"/>
          </w:divBdr>
        </w:div>
        <w:div w:id="1149325912">
          <w:marLeft w:val="480"/>
          <w:marRight w:val="0"/>
          <w:marTop w:val="0"/>
          <w:marBottom w:val="0"/>
          <w:divBdr>
            <w:top w:val="none" w:sz="0" w:space="0" w:color="auto"/>
            <w:left w:val="none" w:sz="0" w:space="0" w:color="auto"/>
            <w:bottom w:val="none" w:sz="0" w:space="0" w:color="auto"/>
            <w:right w:val="none" w:sz="0" w:space="0" w:color="auto"/>
          </w:divBdr>
        </w:div>
        <w:div w:id="1187524789">
          <w:marLeft w:val="480"/>
          <w:marRight w:val="0"/>
          <w:marTop w:val="0"/>
          <w:marBottom w:val="0"/>
          <w:divBdr>
            <w:top w:val="none" w:sz="0" w:space="0" w:color="auto"/>
            <w:left w:val="none" w:sz="0" w:space="0" w:color="auto"/>
            <w:bottom w:val="none" w:sz="0" w:space="0" w:color="auto"/>
            <w:right w:val="none" w:sz="0" w:space="0" w:color="auto"/>
          </w:divBdr>
        </w:div>
        <w:div w:id="1318537807">
          <w:marLeft w:val="480"/>
          <w:marRight w:val="0"/>
          <w:marTop w:val="0"/>
          <w:marBottom w:val="0"/>
          <w:divBdr>
            <w:top w:val="none" w:sz="0" w:space="0" w:color="auto"/>
            <w:left w:val="none" w:sz="0" w:space="0" w:color="auto"/>
            <w:bottom w:val="none" w:sz="0" w:space="0" w:color="auto"/>
            <w:right w:val="none" w:sz="0" w:space="0" w:color="auto"/>
          </w:divBdr>
        </w:div>
        <w:div w:id="1406685341">
          <w:marLeft w:val="480"/>
          <w:marRight w:val="0"/>
          <w:marTop w:val="0"/>
          <w:marBottom w:val="0"/>
          <w:divBdr>
            <w:top w:val="none" w:sz="0" w:space="0" w:color="auto"/>
            <w:left w:val="none" w:sz="0" w:space="0" w:color="auto"/>
            <w:bottom w:val="none" w:sz="0" w:space="0" w:color="auto"/>
            <w:right w:val="none" w:sz="0" w:space="0" w:color="auto"/>
          </w:divBdr>
        </w:div>
        <w:div w:id="1419135489">
          <w:marLeft w:val="480"/>
          <w:marRight w:val="0"/>
          <w:marTop w:val="0"/>
          <w:marBottom w:val="0"/>
          <w:divBdr>
            <w:top w:val="none" w:sz="0" w:space="0" w:color="auto"/>
            <w:left w:val="none" w:sz="0" w:space="0" w:color="auto"/>
            <w:bottom w:val="none" w:sz="0" w:space="0" w:color="auto"/>
            <w:right w:val="none" w:sz="0" w:space="0" w:color="auto"/>
          </w:divBdr>
        </w:div>
        <w:div w:id="1547722198">
          <w:marLeft w:val="480"/>
          <w:marRight w:val="0"/>
          <w:marTop w:val="0"/>
          <w:marBottom w:val="0"/>
          <w:divBdr>
            <w:top w:val="none" w:sz="0" w:space="0" w:color="auto"/>
            <w:left w:val="none" w:sz="0" w:space="0" w:color="auto"/>
            <w:bottom w:val="none" w:sz="0" w:space="0" w:color="auto"/>
            <w:right w:val="none" w:sz="0" w:space="0" w:color="auto"/>
          </w:divBdr>
        </w:div>
        <w:div w:id="1561557314">
          <w:marLeft w:val="480"/>
          <w:marRight w:val="0"/>
          <w:marTop w:val="0"/>
          <w:marBottom w:val="0"/>
          <w:divBdr>
            <w:top w:val="none" w:sz="0" w:space="0" w:color="auto"/>
            <w:left w:val="none" w:sz="0" w:space="0" w:color="auto"/>
            <w:bottom w:val="none" w:sz="0" w:space="0" w:color="auto"/>
            <w:right w:val="none" w:sz="0" w:space="0" w:color="auto"/>
          </w:divBdr>
        </w:div>
        <w:div w:id="1601448478">
          <w:marLeft w:val="480"/>
          <w:marRight w:val="0"/>
          <w:marTop w:val="0"/>
          <w:marBottom w:val="0"/>
          <w:divBdr>
            <w:top w:val="none" w:sz="0" w:space="0" w:color="auto"/>
            <w:left w:val="none" w:sz="0" w:space="0" w:color="auto"/>
            <w:bottom w:val="none" w:sz="0" w:space="0" w:color="auto"/>
            <w:right w:val="none" w:sz="0" w:space="0" w:color="auto"/>
          </w:divBdr>
        </w:div>
        <w:div w:id="1659961413">
          <w:marLeft w:val="480"/>
          <w:marRight w:val="0"/>
          <w:marTop w:val="0"/>
          <w:marBottom w:val="0"/>
          <w:divBdr>
            <w:top w:val="none" w:sz="0" w:space="0" w:color="auto"/>
            <w:left w:val="none" w:sz="0" w:space="0" w:color="auto"/>
            <w:bottom w:val="none" w:sz="0" w:space="0" w:color="auto"/>
            <w:right w:val="none" w:sz="0" w:space="0" w:color="auto"/>
          </w:divBdr>
        </w:div>
        <w:div w:id="1671635958">
          <w:marLeft w:val="480"/>
          <w:marRight w:val="0"/>
          <w:marTop w:val="0"/>
          <w:marBottom w:val="0"/>
          <w:divBdr>
            <w:top w:val="none" w:sz="0" w:space="0" w:color="auto"/>
            <w:left w:val="none" w:sz="0" w:space="0" w:color="auto"/>
            <w:bottom w:val="none" w:sz="0" w:space="0" w:color="auto"/>
            <w:right w:val="none" w:sz="0" w:space="0" w:color="auto"/>
          </w:divBdr>
        </w:div>
        <w:div w:id="1677417543">
          <w:marLeft w:val="480"/>
          <w:marRight w:val="0"/>
          <w:marTop w:val="0"/>
          <w:marBottom w:val="0"/>
          <w:divBdr>
            <w:top w:val="none" w:sz="0" w:space="0" w:color="auto"/>
            <w:left w:val="none" w:sz="0" w:space="0" w:color="auto"/>
            <w:bottom w:val="none" w:sz="0" w:space="0" w:color="auto"/>
            <w:right w:val="none" w:sz="0" w:space="0" w:color="auto"/>
          </w:divBdr>
        </w:div>
        <w:div w:id="1690331315">
          <w:marLeft w:val="480"/>
          <w:marRight w:val="0"/>
          <w:marTop w:val="0"/>
          <w:marBottom w:val="0"/>
          <w:divBdr>
            <w:top w:val="none" w:sz="0" w:space="0" w:color="auto"/>
            <w:left w:val="none" w:sz="0" w:space="0" w:color="auto"/>
            <w:bottom w:val="none" w:sz="0" w:space="0" w:color="auto"/>
            <w:right w:val="none" w:sz="0" w:space="0" w:color="auto"/>
          </w:divBdr>
        </w:div>
        <w:div w:id="1745184538">
          <w:marLeft w:val="480"/>
          <w:marRight w:val="0"/>
          <w:marTop w:val="0"/>
          <w:marBottom w:val="0"/>
          <w:divBdr>
            <w:top w:val="none" w:sz="0" w:space="0" w:color="auto"/>
            <w:left w:val="none" w:sz="0" w:space="0" w:color="auto"/>
            <w:bottom w:val="none" w:sz="0" w:space="0" w:color="auto"/>
            <w:right w:val="none" w:sz="0" w:space="0" w:color="auto"/>
          </w:divBdr>
        </w:div>
        <w:div w:id="1751151246">
          <w:marLeft w:val="480"/>
          <w:marRight w:val="0"/>
          <w:marTop w:val="0"/>
          <w:marBottom w:val="0"/>
          <w:divBdr>
            <w:top w:val="none" w:sz="0" w:space="0" w:color="auto"/>
            <w:left w:val="none" w:sz="0" w:space="0" w:color="auto"/>
            <w:bottom w:val="none" w:sz="0" w:space="0" w:color="auto"/>
            <w:right w:val="none" w:sz="0" w:space="0" w:color="auto"/>
          </w:divBdr>
        </w:div>
        <w:div w:id="1862891870">
          <w:marLeft w:val="480"/>
          <w:marRight w:val="0"/>
          <w:marTop w:val="0"/>
          <w:marBottom w:val="0"/>
          <w:divBdr>
            <w:top w:val="none" w:sz="0" w:space="0" w:color="auto"/>
            <w:left w:val="none" w:sz="0" w:space="0" w:color="auto"/>
            <w:bottom w:val="none" w:sz="0" w:space="0" w:color="auto"/>
            <w:right w:val="none" w:sz="0" w:space="0" w:color="auto"/>
          </w:divBdr>
        </w:div>
        <w:div w:id="1890801656">
          <w:marLeft w:val="480"/>
          <w:marRight w:val="0"/>
          <w:marTop w:val="0"/>
          <w:marBottom w:val="0"/>
          <w:divBdr>
            <w:top w:val="none" w:sz="0" w:space="0" w:color="auto"/>
            <w:left w:val="none" w:sz="0" w:space="0" w:color="auto"/>
            <w:bottom w:val="none" w:sz="0" w:space="0" w:color="auto"/>
            <w:right w:val="none" w:sz="0" w:space="0" w:color="auto"/>
          </w:divBdr>
        </w:div>
        <w:div w:id="1891962394">
          <w:marLeft w:val="480"/>
          <w:marRight w:val="0"/>
          <w:marTop w:val="0"/>
          <w:marBottom w:val="0"/>
          <w:divBdr>
            <w:top w:val="none" w:sz="0" w:space="0" w:color="auto"/>
            <w:left w:val="none" w:sz="0" w:space="0" w:color="auto"/>
            <w:bottom w:val="none" w:sz="0" w:space="0" w:color="auto"/>
            <w:right w:val="none" w:sz="0" w:space="0" w:color="auto"/>
          </w:divBdr>
        </w:div>
        <w:div w:id="1948077927">
          <w:marLeft w:val="480"/>
          <w:marRight w:val="0"/>
          <w:marTop w:val="0"/>
          <w:marBottom w:val="0"/>
          <w:divBdr>
            <w:top w:val="none" w:sz="0" w:space="0" w:color="auto"/>
            <w:left w:val="none" w:sz="0" w:space="0" w:color="auto"/>
            <w:bottom w:val="none" w:sz="0" w:space="0" w:color="auto"/>
            <w:right w:val="none" w:sz="0" w:space="0" w:color="auto"/>
          </w:divBdr>
        </w:div>
        <w:div w:id="1988390477">
          <w:marLeft w:val="480"/>
          <w:marRight w:val="0"/>
          <w:marTop w:val="0"/>
          <w:marBottom w:val="0"/>
          <w:divBdr>
            <w:top w:val="none" w:sz="0" w:space="0" w:color="auto"/>
            <w:left w:val="none" w:sz="0" w:space="0" w:color="auto"/>
            <w:bottom w:val="none" w:sz="0" w:space="0" w:color="auto"/>
            <w:right w:val="none" w:sz="0" w:space="0" w:color="auto"/>
          </w:divBdr>
        </w:div>
        <w:div w:id="1993757039">
          <w:marLeft w:val="480"/>
          <w:marRight w:val="0"/>
          <w:marTop w:val="0"/>
          <w:marBottom w:val="0"/>
          <w:divBdr>
            <w:top w:val="none" w:sz="0" w:space="0" w:color="auto"/>
            <w:left w:val="none" w:sz="0" w:space="0" w:color="auto"/>
            <w:bottom w:val="none" w:sz="0" w:space="0" w:color="auto"/>
            <w:right w:val="none" w:sz="0" w:space="0" w:color="auto"/>
          </w:divBdr>
        </w:div>
        <w:div w:id="2002540592">
          <w:marLeft w:val="480"/>
          <w:marRight w:val="0"/>
          <w:marTop w:val="0"/>
          <w:marBottom w:val="0"/>
          <w:divBdr>
            <w:top w:val="none" w:sz="0" w:space="0" w:color="auto"/>
            <w:left w:val="none" w:sz="0" w:space="0" w:color="auto"/>
            <w:bottom w:val="none" w:sz="0" w:space="0" w:color="auto"/>
            <w:right w:val="none" w:sz="0" w:space="0" w:color="auto"/>
          </w:divBdr>
        </w:div>
      </w:divsChild>
    </w:div>
    <w:div w:id="993146677">
      <w:bodyDiv w:val="1"/>
      <w:marLeft w:val="0"/>
      <w:marRight w:val="0"/>
      <w:marTop w:val="0"/>
      <w:marBottom w:val="0"/>
      <w:divBdr>
        <w:top w:val="none" w:sz="0" w:space="0" w:color="auto"/>
        <w:left w:val="none" w:sz="0" w:space="0" w:color="auto"/>
        <w:bottom w:val="none" w:sz="0" w:space="0" w:color="auto"/>
        <w:right w:val="none" w:sz="0" w:space="0" w:color="auto"/>
      </w:divBdr>
    </w:div>
    <w:div w:id="993217039">
      <w:bodyDiv w:val="1"/>
      <w:marLeft w:val="0"/>
      <w:marRight w:val="0"/>
      <w:marTop w:val="0"/>
      <w:marBottom w:val="0"/>
      <w:divBdr>
        <w:top w:val="none" w:sz="0" w:space="0" w:color="auto"/>
        <w:left w:val="none" w:sz="0" w:space="0" w:color="auto"/>
        <w:bottom w:val="none" w:sz="0" w:space="0" w:color="auto"/>
        <w:right w:val="none" w:sz="0" w:space="0" w:color="auto"/>
      </w:divBdr>
    </w:div>
    <w:div w:id="993602751">
      <w:bodyDiv w:val="1"/>
      <w:marLeft w:val="0"/>
      <w:marRight w:val="0"/>
      <w:marTop w:val="0"/>
      <w:marBottom w:val="0"/>
      <w:divBdr>
        <w:top w:val="none" w:sz="0" w:space="0" w:color="auto"/>
        <w:left w:val="none" w:sz="0" w:space="0" w:color="auto"/>
        <w:bottom w:val="none" w:sz="0" w:space="0" w:color="auto"/>
        <w:right w:val="none" w:sz="0" w:space="0" w:color="auto"/>
      </w:divBdr>
    </w:div>
    <w:div w:id="995646036">
      <w:bodyDiv w:val="1"/>
      <w:marLeft w:val="0"/>
      <w:marRight w:val="0"/>
      <w:marTop w:val="0"/>
      <w:marBottom w:val="0"/>
      <w:divBdr>
        <w:top w:val="none" w:sz="0" w:space="0" w:color="auto"/>
        <w:left w:val="none" w:sz="0" w:space="0" w:color="auto"/>
        <w:bottom w:val="none" w:sz="0" w:space="0" w:color="auto"/>
        <w:right w:val="none" w:sz="0" w:space="0" w:color="auto"/>
      </w:divBdr>
    </w:div>
    <w:div w:id="996229752">
      <w:bodyDiv w:val="1"/>
      <w:marLeft w:val="0"/>
      <w:marRight w:val="0"/>
      <w:marTop w:val="0"/>
      <w:marBottom w:val="0"/>
      <w:divBdr>
        <w:top w:val="none" w:sz="0" w:space="0" w:color="auto"/>
        <w:left w:val="none" w:sz="0" w:space="0" w:color="auto"/>
        <w:bottom w:val="none" w:sz="0" w:space="0" w:color="auto"/>
        <w:right w:val="none" w:sz="0" w:space="0" w:color="auto"/>
      </w:divBdr>
    </w:div>
    <w:div w:id="1002510194">
      <w:bodyDiv w:val="1"/>
      <w:marLeft w:val="0"/>
      <w:marRight w:val="0"/>
      <w:marTop w:val="0"/>
      <w:marBottom w:val="0"/>
      <w:divBdr>
        <w:top w:val="none" w:sz="0" w:space="0" w:color="auto"/>
        <w:left w:val="none" w:sz="0" w:space="0" w:color="auto"/>
        <w:bottom w:val="none" w:sz="0" w:space="0" w:color="auto"/>
        <w:right w:val="none" w:sz="0" w:space="0" w:color="auto"/>
      </w:divBdr>
    </w:div>
    <w:div w:id="1003782054">
      <w:bodyDiv w:val="1"/>
      <w:marLeft w:val="0"/>
      <w:marRight w:val="0"/>
      <w:marTop w:val="0"/>
      <w:marBottom w:val="0"/>
      <w:divBdr>
        <w:top w:val="none" w:sz="0" w:space="0" w:color="auto"/>
        <w:left w:val="none" w:sz="0" w:space="0" w:color="auto"/>
        <w:bottom w:val="none" w:sz="0" w:space="0" w:color="auto"/>
        <w:right w:val="none" w:sz="0" w:space="0" w:color="auto"/>
      </w:divBdr>
    </w:div>
    <w:div w:id="1006444547">
      <w:bodyDiv w:val="1"/>
      <w:marLeft w:val="0"/>
      <w:marRight w:val="0"/>
      <w:marTop w:val="0"/>
      <w:marBottom w:val="0"/>
      <w:divBdr>
        <w:top w:val="none" w:sz="0" w:space="0" w:color="auto"/>
        <w:left w:val="none" w:sz="0" w:space="0" w:color="auto"/>
        <w:bottom w:val="none" w:sz="0" w:space="0" w:color="auto"/>
        <w:right w:val="none" w:sz="0" w:space="0" w:color="auto"/>
      </w:divBdr>
    </w:div>
    <w:div w:id="1007755357">
      <w:bodyDiv w:val="1"/>
      <w:marLeft w:val="0"/>
      <w:marRight w:val="0"/>
      <w:marTop w:val="0"/>
      <w:marBottom w:val="0"/>
      <w:divBdr>
        <w:top w:val="none" w:sz="0" w:space="0" w:color="auto"/>
        <w:left w:val="none" w:sz="0" w:space="0" w:color="auto"/>
        <w:bottom w:val="none" w:sz="0" w:space="0" w:color="auto"/>
        <w:right w:val="none" w:sz="0" w:space="0" w:color="auto"/>
      </w:divBdr>
    </w:div>
    <w:div w:id="1008095793">
      <w:bodyDiv w:val="1"/>
      <w:marLeft w:val="0"/>
      <w:marRight w:val="0"/>
      <w:marTop w:val="0"/>
      <w:marBottom w:val="0"/>
      <w:divBdr>
        <w:top w:val="none" w:sz="0" w:space="0" w:color="auto"/>
        <w:left w:val="none" w:sz="0" w:space="0" w:color="auto"/>
        <w:bottom w:val="none" w:sz="0" w:space="0" w:color="auto"/>
        <w:right w:val="none" w:sz="0" w:space="0" w:color="auto"/>
      </w:divBdr>
    </w:div>
    <w:div w:id="1012956017">
      <w:bodyDiv w:val="1"/>
      <w:marLeft w:val="0"/>
      <w:marRight w:val="0"/>
      <w:marTop w:val="0"/>
      <w:marBottom w:val="0"/>
      <w:divBdr>
        <w:top w:val="none" w:sz="0" w:space="0" w:color="auto"/>
        <w:left w:val="none" w:sz="0" w:space="0" w:color="auto"/>
        <w:bottom w:val="none" w:sz="0" w:space="0" w:color="auto"/>
        <w:right w:val="none" w:sz="0" w:space="0" w:color="auto"/>
      </w:divBdr>
    </w:div>
    <w:div w:id="1013802823">
      <w:bodyDiv w:val="1"/>
      <w:marLeft w:val="0"/>
      <w:marRight w:val="0"/>
      <w:marTop w:val="0"/>
      <w:marBottom w:val="0"/>
      <w:divBdr>
        <w:top w:val="none" w:sz="0" w:space="0" w:color="auto"/>
        <w:left w:val="none" w:sz="0" w:space="0" w:color="auto"/>
        <w:bottom w:val="none" w:sz="0" w:space="0" w:color="auto"/>
        <w:right w:val="none" w:sz="0" w:space="0" w:color="auto"/>
      </w:divBdr>
      <w:divsChild>
        <w:div w:id="31078767">
          <w:marLeft w:val="480"/>
          <w:marRight w:val="0"/>
          <w:marTop w:val="0"/>
          <w:marBottom w:val="0"/>
          <w:divBdr>
            <w:top w:val="none" w:sz="0" w:space="0" w:color="auto"/>
            <w:left w:val="none" w:sz="0" w:space="0" w:color="auto"/>
            <w:bottom w:val="none" w:sz="0" w:space="0" w:color="auto"/>
            <w:right w:val="none" w:sz="0" w:space="0" w:color="auto"/>
          </w:divBdr>
        </w:div>
        <w:div w:id="107549268">
          <w:marLeft w:val="480"/>
          <w:marRight w:val="0"/>
          <w:marTop w:val="0"/>
          <w:marBottom w:val="0"/>
          <w:divBdr>
            <w:top w:val="none" w:sz="0" w:space="0" w:color="auto"/>
            <w:left w:val="none" w:sz="0" w:space="0" w:color="auto"/>
            <w:bottom w:val="none" w:sz="0" w:space="0" w:color="auto"/>
            <w:right w:val="none" w:sz="0" w:space="0" w:color="auto"/>
          </w:divBdr>
        </w:div>
        <w:div w:id="142624419">
          <w:marLeft w:val="480"/>
          <w:marRight w:val="0"/>
          <w:marTop w:val="0"/>
          <w:marBottom w:val="0"/>
          <w:divBdr>
            <w:top w:val="none" w:sz="0" w:space="0" w:color="auto"/>
            <w:left w:val="none" w:sz="0" w:space="0" w:color="auto"/>
            <w:bottom w:val="none" w:sz="0" w:space="0" w:color="auto"/>
            <w:right w:val="none" w:sz="0" w:space="0" w:color="auto"/>
          </w:divBdr>
        </w:div>
        <w:div w:id="214004716">
          <w:marLeft w:val="480"/>
          <w:marRight w:val="0"/>
          <w:marTop w:val="0"/>
          <w:marBottom w:val="0"/>
          <w:divBdr>
            <w:top w:val="none" w:sz="0" w:space="0" w:color="auto"/>
            <w:left w:val="none" w:sz="0" w:space="0" w:color="auto"/>
            <w:bottom w:val="none" w:sz="0" w:space="0" w:color="auto"/>
            <w:right w:val="none" w:sz="0" w:space="0" w:color="auto"/>
          </w:divBdr>
        </w:div>
        <w:div w:id="220097740">
          <w:marLeft w:val="480"/>
          <w:marRight w:val="0"/>
          <w:marTop w:val="0"/>
          <w:marBottom w:val="0"/>
          <w:divBdr>
            <w:top w:val="none" w:sz="0" w:space="0" w:color="auto"/>
            <w:left w:val="none" w:sz="0" w:space="0" w:color="auto"/>
            <w:bottom w:val="none" w:sz="0" w:space="0" w:color="auto"/>
            <w:right w:val="none" w:sz="0" w:space="0" w:color="auto"/>
          </w:divBdr>
        </w:div>
        <w:div w:id="316737070">
          <w:marLeft w:val="480"/>
          <w:marRight w:val="0"/>
          <w:marTop w:val="0"/>
          <w:marBottom w:val="0"/>
          <w:divBdr>
            <w:top w:val="none" w:sz="0" w:space="0" w:color="auto"/>
            <w:left w:val="none" w:sz="0" w:space="0" w:color="auto"/>
            <w:bottom w:val="none" w:sz="0" w:space="0" w:color="auto"/>
            <w:right w:val="none" w:sz="0" w:space="0" w:color="auto"/>
          </w:divBdr>
        </w:div>
        <w:div w:id="346644104">
          <w:marLeft w:val="480"/>
          <w:marRight w:val="0"/>
          <w:marTop w:val="0"/>
          <w:marBottom w:val="0"/>
          <w:divBdr>
            <w:top w:val="none" w:sz="0" w:space="0" w:color="auto"/>
            <w:left w:val="none" w:sz="0" w:space="0" w:color="auto"/>
            <w:bottom w:val="none" w:sz="0" w:space="0" w:color="auto"/>
            <w:right w:val="none" w:sz="0" w:space="0" w:color="auto"/>
          </w:divBdr>
        </w:div>
        <w:div w:id="462038227">
          <w:marLeft w:val="480"/>
          <w:marRight w:val="0"/>
          <w:marTop w:val="0"/>
          <w:marBottom w:val="0"/>
          <w:divBdr>
            <w:top w:val="none" w:sz="0" w:space="0" w:color="auto"/>
            <w:left w:val="none" w:sz="0" w:space="0" w:color="auto"/>
            <w:bottom w:val="none" w:sz="0" w:space="0" w:color="auto"/>
            <w:right w:val="none" w:sz="0" w:space="0" w:color="auto"/>
          </w:divBdr>
        </w:div>
        <w:div w:id="499349684">
          <w:marLeft w:val="480"/>
          <w:marRight w:val="0"/>
          <w:marTop w:val="0"/>
          <w:marBottom w:val="0"/>
          <w:divBdr>
            <w:top w:val="none" w:sz="0" w:space="0" w:color="auto"/>
            <w:left w:val="none" w:sz="0" w:space="0" w:color="auto"/>
            <w:bottom w:val="none" w:sz="0" w:space="0" w:color="auto"/>
            <w:right w:val="none" w:sz="0" w:space="0" w:color="auto"/>
          </w:divBdr>
        </w:div>
        <w:div w:id="515729900">
          <w:marLeft w:val="480"/>
          <w:marRight w:val="0"/>
          <w:marTop w:val="0"/>
          <w:marBottom w:val="0"/>
          <w:divBdr>
            <w:top w:val="none" w:sz="0" w:space="0" w:color="auto"/>
            <w:left w:val="none" w:sz="0" w:space="0" w:color="auto"/>
            <w:bottom w:val="none" w:sz="0" w:space="0" w:color="auto"/>
            <w:right w:val="none" w:sz="0" w:space="0" w:color="auto"/>
          </w:divBdr>
        </w:div>
        <w:div w:id="516382334">
          <w:marLeft w:val="480"/>
          <w:marRight w:val="0"/>
          <w:marTop w:val="0"/>
          <w:marBottom w:val="0"/>
          <w:divBdr>
            <w:top w:val="none" w:sz="0" w:space="0" w:color="auto"/>
            <w:left w:val="none" w:sz="0" w:space="0" w:color="auto"/>
            <w:bottom w:val="none" w:sz="0" w:space="0" w:color="auto"/>
            <w:right w:val="none" w:sz="0" w:space="0" w:color="auto"/>
          </w:divBdr>
        </w:div>
        <w:div w:id="629477985">
          <w:marLeft w:val="480"/>
          <w:marRight w:val="0"/>
          <w:marTop w:val="0"/>
          <w:marBottom w:val="0"/>
          <w:divBdr>
            <w:top w:val="none" w:sz="0" w:space="0" w:color="auto"/>
            <w:left w:val="none" w:sz="0" w:space="0" w:color="auto"/>
            <w:bottom w:val="none" w:sz="0" w:space="0" w:color="auto"/>
            <w:right w:val="none" w:sz="0" w:space="0" w:color="auto"/>
          </w:divBdr>
        </w:div>
        <w:div w:id="642656380">
          <w:marLeft w:val="480"/>
          <w:marRight w:val="0"/>
          <w:marTop w:val="0"/>
          <w:marBottom w:val="0"/>
          <w:divBdr>
            <w:top w:val="none" w:sz="0" w:space="0" w:color="auto"/>
            <w:left w:val="none" w:sz="0" w:space="0" w:color="auto"/>
            <w:bottom w:val="none" w:sz="0" w:space="0" w:color="auto"/>
            <w:right w:val="none" w:sz="0" w:space="0" w:color="auto"/>
          </w:divBdr>
        </w:div>
        <w:div w:id="677316674">
          <w:marLeft w:val="480"/>
          <w:marRight w:val="0"/>
          <w:marTop w:val="0"/>
          <w:marBottom w:val="0"/>
          <w:divBdr>
            <w:top w:val="none" w:sz="0" w:space="0" w:color="auto"/>
            <w:left w:val="none" w:sz="0" w:space="0" w:color="auto"/>
            <w:bottom w:val="none" w:sz="0" w:space="0" w:color="auto"/>
            <w:right w:val="none" w:sz="0" w:space="0" w:color="auto"/>
          </w:divBdr>
        </w:div>
        <w:div w:id="744767959">
          <w:marLeft w:val="480"/>
          <w:marRight w:val="0"/>
          <w:marTop w:val="0"/>
          <w:marBottom w:val="0"/>
          <w:divBdr>
            <w:top w:val="none" w:sz="0" w:space="0" w:color="auto"/>
            <w:left w:val="none" w:sz="0" w:space="0" w:color="auto"/>
            <w:bottom w:val="none" w:sz="0" w:space="0" w:color="auto"/>
            <w:right w:val="none" w:sz="0" w:space="0" w:color="auto"/>
          </w:divBdr>
        </w:div>
        <w:div w:id="779104067">
          <w:marLeft w:val="480"/>
          <w:marRight w:val="0"/>
          <w:marTop w:val="0"/>
          <w:marBottom w:val="0"/>
          <w:divBdr>
            <w:top w:val="none" w:sz="0" w:space="0" w:color="auto"/>
            <w:left w:val="none" w:sz="0" w:space="0" w:color="auto"/>
            <w:bottom w:val="none" w:sz="0" w:space="0" w:color="auto"/>
            <w:right w:val="none" w:sz="0" w:space="0" w:color="auto"/>
          </w:divBdr>
        </w:div>
        <w:div w:id="798187006">
          <w:marLeft w:val="480"/>
          <w:marRight w:val="0"/>
          <w:marTop w:val="0"/>
          <w:marBottom w:val="0"/>
          <w:divBdr>
            <w:top w:val="none" w:sz="0" w:space="0" w:color="auto"/>
            <w:left w:val="none" w:sz="0" w:space="0" w:color="auto"/>
            <w:bottom w:val="none" w:sz="0" w:space="0" w:color="auto"/>
            <w:right w:val="none" w:sz="0" w:space="0" w:color="auto"/>
          </w:divBdr>
        </w:div>
        <w:div w:id="815610987">
          <w:marLeft w:val="480"/>
          <w:marRight w:val="0"/>
          <w:marTop w:val="0"/>
          <w:marBottom w:val="0"/>
          <w:divBdr>
            <w:top w:val="none" w:sz="0" w:space="0" w:color="auto"/>
            <w:left w:val="none" w:sz="0" w:space="0" w:color="auto"/>
            <w:bottom w:val="none" w:sz="0" w:space="0" w:color="auto"/>
            <w:right w:val="none" w:sz="0" w:space="0" w:color="auto"/>
          </w:divBdr>
        </w:div>
        <w:div w:id="872578288">
          <w:marLeft w:val="480"/>
          <w:marRight w:val="0"/>
          <w:marTop w:val="0"/>
          <w:marBottom w:val="0"/>
          <w:divBdr>
            <w:top w:val="none" w:sz="0" w:space="0" w:color="auto"/>
            <w:left w:val="none" w:sz="0" w:space="0" w:color="auto"/>
            <w:bottom w:val="none" w:sz="0" w:space="0" w:color="auto"/>
            <w:right w:val="none" w:sz="0" w:space="0" w:color="auto"/>
          </w:divBdr>
        </w:div>
        <w:div w:id="975404441">
          <w:marLeft w:val="480"/>
          <w:marRight w:val="0"/>
          <w:marTop w:val="0"/>
          <w:marBottom w:val="0"/>
          <w:divBdr>
            <w:top w:val="none" w:sz="0" w:space="0" w:color="auto"/>
            <w:left w:val="none" w:sz="0" w:space="0" w:color="auto"/>
            <w:bottom w:val="none" w:sz="0" w:space="0" w:color="auto"/>
            <w:right w:val="none" w:sz="0" w:space="0" w:color="auto"/>
          </w:divBdr>
        </w:div>
        <w:div w:id="1041631318">
          <w:marLeft w:val="480"/>
          <w:marRight w:val="0"/>
          <w:marTop w:val="0"/>
          <w:marBottom w:val="0"/>
          <w:divBdr>
            <w:top w:val="none" w:sz="0" w:space="0" w:color="auto"/>
            <w:left w:val="none" w:sz="0" w:space="0" w:color="auto"/>
            <w:bottom w:val="none" w:sz="0" w:space="0" w:color="auto"/>
            <w:right w:val="none" w:sz="0" w:space="0" w:color="auto"/>
          </w:divBdr>
        </w:div>
        <w:div w:id="1058550187">
          <w:marLeft w:val="480"/>
          <w:marRight w:val="0"/>
          <w:marTop w:val="0"/>
          <w:marBottom w:val="0"/>
          <w:divBdr>
            <w:top w:val="none" w:sz="0" w:space="0" w:color="auto"/>
            <w:left w:val="none" w:sz="0" w:space="0" w:color="auto"/>
            <w:bottom w:val="none" w:sz="0" w:space="0" w:color="auto"/>
            <w:right w:val="none" w:sz="0" w:space="0" w:color="auto"/>
          </w:divBdr>
        </w:div>
        <w:div w:id="1060591149">
          <w:marLeft w:val="480"/>
          <w:marRight w:val="0"/>
          <w:marTop w:val="0"/>
          <w:marBottom w:val="0"/>
          <w:divBdr>
            <w:top w:val="none" w:sz="0" w:space="0" w:color="auto"/>
            <w:left w:val="none" w:sz="0" w:space="0" w:color="auto"/>
            <w:bottom w:val="none" w:sz="0" w:space="0" w:color="auto"/>
            <w:right w:val="none" w:sz="0" w:space="0" w:color="auto"/>
          </w:divBdr>
        </w:div>
        <w:div w:id="1198423043">
          <w:marLeft w:val="480"/>
          <w:marRight w:val="0"/>
          <w:marTop w:val="0"/>
          <w:marBottom w:val="0"/>
          <w:divBdr>
            <w:top w:val="none" w:sz="0" w:space="0" w:color="auto"/>
            <w:left w:val="none" w:sz="0" w:space="0" w:color="auto"/>
            <w:bottom w:val="none" w:sz="0" w:space="0" w:color="auto"/>
            <w:right w:val="none" w:sz="0" w:space="0" w:color="auto"/>
          </w:divBdr>
        </w:div>
        <w:div w:id="1202547597">
          <w:marLeft w:val="480"/>
          <w:marRight w:val="0"/>
          <w:marTop w:val="0"/>
          <w:marBottom w:val="0"/>
          <w:divBdr>
            <w:top w:val="none" w:sz="0" w:space="0" w:color="auto"/>
            <w:left w:val="none" w:sz="0" w:space="0" w:color="auto"/>
            <w:bottom w:val="none" w:sz="0" w:space="0" w:color="auto"/>
            <w:right w:val="none" w:sz="0" w:space="0" w:color="auto"/>
          </w:divBdr>
        </w:div>
        <w:div w:id="1213496918">
          <w:marLeft w:val="480"/>
          <w:marRight w:val="0"/>
          <w:marTop w:val="0"/>
          <w:marBottom w:val="0"/>
          <w:divBdr>
            <w:top w:val="none" w:sz="0" w:space="0" w:color="auto"/>
            <w:left w:val="none" w:sz="0" w:space="0" w:color="auto"/>
            <w:bottom w:val="none" w:sz="0" w:space="0" w:color="auto"/>
            <w:right w:val="none" w:sz="0" w:space="0" w:color="auto"/>
          </w:divBdr>
        </w:div>
        <w:div w:id="1245991341">
          <w:marLeft w:val="480"/>
          <w:marRight w:val="0"/>
          <w:marTop w:val="0"/>
          <w:marBottom w:val="0"/>
          <w:divBdr>
            <w:top w:val="none" w:sz="0" w:space="0" w:color="auto"/>
            <w:left w:val="none" w:sz="0" w:space="0" w:color="auto"/>
            <w:bottom w:val="none" w:sz="0" w:space="0" w:color="auto"/>
            <w:right w:val="none" w:sz="0" w:space="0" w:color="auto"/>
          </w:divBdr>
        </w:div>
        <w:div w:id="1369180204">
          <w:marLeft w:val="480"/>
          <w:marRight w:val="0"/>
          <w:marTop w:val="0"/>
          <w:marBottom w:val="0"/>
          <w:divBdr>
            <w:top w:val="none" w:sz="0" w:space="0" w:color="auto"/>
            <w:left w:val="none" w:sz="0" w:space="0" w:color="auto"/>
            <w:bottom w:val="none" w:sz="0" w:space="0" w:color="auto"/>
            <w:right w:val="none" w:sz="0" w:space="0" w:color="auto"/>
          </w:divBdr>
        </w:div>
        <w:div w:id="1458988642">
          <w:marLeft w:val="480"/>
          <w:marRight w:val="0"/>
          <w:marTop w:val="0"/>
          <w:marBottom w:val="0"/>
          <w:divBdr>
            <w:top w:val="none" w:sz="0" w:space="0" w:color="auto"/>
            <w:left w:val="none" w:sz="0" w:space="0" w:color="auto"/>
            <w:bottom w:val="none" w:sz="0" w:space="0" w:color="auto"/>
            <w:right w:val="none" w:sz="0" w:space="0" w:color="auto"/>
          </w:divBdr>
        </w:div>
        <w:div w:id="1466893212">
          <w:marLeft w:val="480"/>
          <w:marRight w:val="0"/>
          <w:marTop w:val="0"/>
          <w:marBottom w:val="0"/>
          <w:divBdr>
            <w:top w:val="none" w:sz="0" w:space="0" w:color="auto"/>
            <w:left w:val="none" w:sz="0" w:space="0" w:color="auto"/>
            <w:bottom w:val="none" w:sz="0" w:space="0" w:color="auto"/>
            <w:right w:val="none" w:sz="0" w:space="0" w:color="auto"/>
          </w:divBdr>
        </w:div>
        <w:div w:id="1483888013">
          <w:marLeft w:val="480"/>
          <w:marRight w:val="0"/>
          <w:marTop w:val="0"/>
          <w:marBottom w:val="0"/>
          <w:divBdr>
            <w:top w:val="none" w:sz="0" w:space="0" w:color="auto"/>
            <w:left w:val="none" w:sz="0" w:space="0" w:color="auto"/>
            <w:bottom w:val="none" w:sz="0" w:space="0" w:color="auto"/>
            <w:right w:val="none" w:sz="0" w:space="0" w:color="auto"/>
          </w:divBdr>
        </w:div>
        <w:div w:id="1512797252">
          <w:marLeft w:val="480"/>
          <w:marRight w:val="0"/>
          <w:marTop w:val="0"/>
          <w:marBottom w:val="0"/>
          <w:divBdr>
            <w:top w:val="none" w:sz="0" w:space="0" w:color="auto"/>
            <w:left w:val="none" w:sz="0" w:space="0" w:color="auto"/>
            <w:bottom w:val="none" w:sz="0" w:space="0" w:color="auto"/>
            <w:right w:val="none" w:sz="0" w:space="0" w:color="auto"/>
          </w:divBdr>
        </w:div>
        <w:div w:id="1662082976">
          <w:marLeft w:val="480"/>
          <w:marRight w:val="0"/>
          <w:marTop w:val="0"/>
          <w:marBottom w:val="0"/>
          <w:divBdr>
            <w:top w:val="none" w:sz="0" w:space="0" w:color="auto"/>
            <w:left w:val="none" w:sz="0" w:space="0" w:color="auto"/>
            <w:bottom w:val="none" w:sz="0" w:space="0" w:color="auto"/>
            <w:right w:val="none" w:sz="0" w:space="0" w:color="auto"/>
          </w:divBdr>
        </w:div>
        <w:div w:id="1709916801">
          <w:marLeft w:val="480"/>
          <w:marRight w:val="0"/>
          <w:marTop w:val="0"/>
          <w:marBottom w:val="0"/>
          <w:divBdr>
            <w:top w:val="none" w:sz="0" w:space="0" w:color="auto"/>
            <w:left w:val="none" w:sz="0" w:space="0" w:color="auto"/>
            <w:bottom w:val="none" w:sz="0" w:space="0" w:color="auto"/>
            <w:right w:val="none" w:sz="0" w:space="0" w:color="auto"/>
          </w:divBdr>
        </w:div>
        <w:div w:id="1774980672">
          <w:marLeft w:val="480"/>
          <w:marRight w:val="0"/>
          <w:marTop w:val="0"/>
          <w:marBottom w:val="0"/>
          <w:divBdr>
            <w:top w:val="none" w:sz="0" w:space="0" w:color="auto"/>
            <w:left w:val="none" w:sz="0" w:space="0" w:color="auto"/>
            <w:bottom w:val="none" w:sz="0" w:space="0" w:color="auto"/>
            <w:right w:val="none" w:sz="0" w:space="0" w:color="auto"/>
          </w:divBdr>
        </w:div>
        <w:div w:id="1828668811">
          <w:marLeft w:val="480"/>
          <w:marRight w:val="0"/>
          <w:marTop w:val="0"/>
          <w:marBottom w:val="0"/>
          <w:divBdr>
            <w:top w:val="none" w:sz="0" w:space="0" w:color="auto"/>
            <w:left w:val="none" w:sz="0" w:space="0" w:color="auto"/>
            <w:bottom w:val="none" w:sz="0" w:space="0" w:color="auto"/>
            <w:right w:val="none" w:sz="0" w:space="0" w:color="auto"/>
          </w:divBdr>
        </w:div>
        <w:div w:id="1837065243">
          <w:marLeft w:val="480"/>
          <w:marRight w:val="0"/>
          <w:marTop w:val="0"/>
          <w:marBottom w:val="0"/>
          <w:divBdr>
            <w:top w:val="none" w:sz="0" w:space="0" w:color="auto"/>
            <w:left w:val="none" w:sz="0" w:space="0" w:color="auto"/>
            <w:bottom w:val="none" w:sz="0" w:space="0" w:color="auto"/>
            <w:right w:val="none" w:sz="0" w:space="0" w:color="auto"/>
          </w:divBdr>
        </w:div>
        <w:div w:id="1946419315">
          <w:marLeft w:val="480"/>
          <w:marRight w:val="0"/>
          <w:marTop w:val="0"/>
          <w:marBottom w:val="0"/>
          <w:divBdr>
            <w:top w:val="none" w:sz="0" w:space="0" w:color="auto"/>
            <w:left w:val="none" w:sz="0" w:space="0" w:color="auto"/>
            <w:bottom w:val="none" w:sz="0" w:space="0" w:color="auto"/>
            <w:right w:val="none" w:sz="0" w:space="0" w:color="auto"/>
          </w:divBdr>
        </w:div>
        <w:div w:id="2016956879">
          <w:marLeft w:val="480"/>
          <w:marRight w:val="0"/>
          <w:marTop w:val="0"/>
          <w:marBottom w:val="0"/>
          <w:divBdr>
            <w:top w:val="none" w:sz="0" w:space="0" w:color="auto"/>
            <w:left w:val="none" w:sz="0" w:space="0" w:color="auto"/>
            <w:bottom w:val="none" w:sz="0" w:space="0" w:color="auto"/>
            <w:right w:val="none" w:sz="0" w:space="0" w:color="auto"/>
          </w:divBdr>
        </w:div>
        <w:div w:id="2027056106">
          <w:marLeft w:val="480"/>
          <w:marRight w:val="0"/>
          <w:marTop w:val="0"/>
          <w:marBottom w:val="0"/>
          <w:divBdr>
            <w:top w:val="none" w:sz="0" w:space="0" w:color="auto"/>
            <w:left w:val="none" w:sz="0" w:space="0" w:color="auto"/>
            <w:bottom w:val="none" w:sz="0" w:space="0" w:color="auto"/>
            <w:right w:val="none" w:sz="0" w:space="0" w:color="auto"/>
          </w:divBdr>
        </w:div>
        <w:div w:id="2049380345">
          <w:marLeft w:val="480"/>
          <w:marRight w:val="0"/>
          <w:marTop w:val="0"/>
          <w:marBottom w:val="0"/>
          <w:divBdr>
            <w:top w:val="none" w:sz="0" w:space="0" w:color="auto"/>
            <w:left w:val="none" w:sz="0" w:space="0" w:color="auto"/>
            <w:bottom w:val="none" w:sz="0" w:space="0" w:color="auto"/>
            <w:right w:val="none" w:sz="0" w:space="0" w:color="auto"/>
          </w:divBdr>
        </w:div>
        <w:div w:id="2056151199">
          <w:marLeft w:val="480"/>
          <w:marRight w:val="0"/>
          <w:marTop w:val="0"/>
          <w:marBottom w:val="0"/>
          <w:divBdr>
            <w:top w:val="none" w:sz="0" w:space="0" w:color="auto"/>
            <w:left w:val="none" w:sz="0" w:space="0" w:color="auto"/>
            <w:bottom w:val="none" w:sz="0" w:space="0" w:color="auto"/>
            <w:right w:val="none" w:sz="0" w:space="0" w:color="auto"/>
          </w:divBdr>
        </w:div>
        <w:div w:id="2067407828">
          <w:marLeft w:val="480"/>
          <w:marRight w:val="0"/>
          <w:marTop w:val="0"/>
          <w:marBottom w:val="0"/>
          <w:divBdr>
            <w:top w:val="none" w:sz="0" w:space="0" w:color="auto"/>
            <w:left w:val="none" w:sz="0" w:space="0" w:color="auto"/>
            <w:bottom w:val="none" w:sz="0" w:space="0" w:color="auto"/>
            <w:right w:val="none" w:sz="0" w:space="0" w:color="auto"/>
          </w:divBdr>
        </w:div>
        <w:div w:id="2088071448">
          <w:marLeft w:val="480"/>
          <w:marRight w:val="0"/>
          <w:marTop w:val="0"/>
          <w:marBottom w:val="0"/>
          <w:divBdr>
            <w:top w:val="none" w:sz="0" w:space="0" w:color="auto"/>
            <w:left w:val="none" w:sz="0" w:space="0" w:color="auto"/>
            <w:bottom w:val="none" w:sz="0" w:space="0" w:color="auto"/>
            <w:right w:val="none" w:sz="0" w:space="0" w:color="auto"/>
          </w:divBdr>
        </w:div>
      </w:divsChild>
    </w:div>
    <w:div w:id="1014380660">
      <w:bodyDiv w:val="1"/>
      <w:marLeft w:val="0"/>
      <w:marRight w:val="0"/>
      <w:marTop w:val="0"/>
      <w:marBottom w:val="0"/>
      <w:divBdr>
        <w:top w:val="none" w:sz="0" w:space="0" w:color="auto"/>
        <w:left w:val="none" w:sz="0" w:space="0" w:color="auto"/>
        <w:bottom w:val="none" w:sz="0" w:space="0" w:color="auto"/>
        <w:right w:val="none" w:sz="0" w:space="0" w:color="auto"/>
      </w:divBdr>
    </w:div>
    <w:div w:id="1014960251">
      <w:bodyDiv w:val="1"/>
      <w:marLeft w:val="0"/>
      <w:marRight w:val="0"/>
      <w:marTop w:val="0"/>
      <w:marBottom w:val="0"/>
      <w:divBdr>
        <w:top w:val="none" w:sz="0" w:space="0" w:color="auto"/>
        <w:left w:val="none" w:sz="0" w:space="0" w:color="auto"/>
        <w:bottom w:val="none" w:sz="0" w:space="0" w:color="auto"/>
        <w:right w:val="none" w:sz="0" w:space="0" w:color="auto"/>
      </w:divBdr>
    </w:div>
    <w:div w:id="1016541637">
      <w:bodyDiv w:val="1"/>
      <w:marLeft w:val="0"/>
      <w:marRight w:val="0"/>
      <w:marTop w:val="0"/>
      <w:marBottom w:val="0"/>
      <w:divBdr>
        <w:top w:val="none" w:sz="0" w:space="0" w:color="auto"/>
        <w:left w:val="none" w:sz="0" w:space="0" w:color="auto"/>
        <w:bottom w:val="none" w:sz="0" w:space="0" w:color="auto"/>
        <w:right w:val="none" w:sz="0" w:space="0" w:color="auto"/>
      </w:divBdr>
    </w:div>
    <w:div w:id="1018045882">
      <w:bodyDiv w:val="1"/>
      <w:marLeft w:val="0"/>
      <w:marRight w:val="0"/>
      <w:marTop w:val="0"/>
      <w:marBottom w:val="0"/>
      <w:divBdr>
        <w:top w:val="none" w:sz="0" w:space="0" w:color="auto"/>
        <w:left w:val="none" w:sz="0" w:space="0" w:color="auto"/>
        <w:bottom w:val="none" w:sz="0" w:space="0" w:color="auto"/>
        <w:right w:val="none" w:sz="0" w:space="0" w:color="auto"/>
      </w:divBdr>
    </w:div>
    <w:div w:id="1022979090">
      <w:bodyDiv w:val="1"/>
      <w:marLeft w:val="0"/>
      <w:marRight w:val="0"/>
      <w:marTop w:val="0"/>
      <w:marBottom w:val="0"/>
      <w:divBdr>
        <w:top w:val="none" w:sz="0" w:space="0" w:color="auto"/>
        <w:left w:val="none" w:sz="0" w:space="0" w:color="auto"/>
        <w:bottom w:val="none" w:sz="0" w:space="0" w:color="auto"/>
        <w:right w:val="none" w:sz="0" w:space="0" w:color="auto"/>
      </w:divBdr>
      <w:divsChild>
        <w:div w:id="2170775">
          <w:marLeft w:val="480"/>
          <w:marRight w:val="0"/>
          <w:marTop w:val="0"/>
          <w:marBottom w:val="0"/>
          <w:divBdr>
            <w:top w:val="none" w:sz="0" w:space="0" w:color="auto"/>
            <w:left w:val="none" w:sz="0" w:space="0" w:color="auto"/>
            <w:bottom w:val="none" w:sz="0" w:space="0" w:color="auto"/>
            <w:right w:val="none" w:sz="0" w:space="0" w:color="auto"/>
          </w:divBdr>
        </w:div>
        <w:div w:id="6057678">
          <w:marLeft w:val="480"/>
          <w:marRight w:val="0"/>
          <w:marTop w:val="0"/>
          <w:marBottom w:val="0"/>
          <w:divBdr>
            <w:top w:val="none" w:sz="0" w:space="0" w:color="auto"/>
            <w:left w:val="none" w:sz="0" w:space="0" w:color="auto"/>
            <w:bottom w:val="none" w:sz="0" w:space="0" w:color="auto"/>
            <w:right w:val="none" w:sz="0" w:space="0" w:color="auto"/>
          </w:divBdr>
        </w:div>
        <w:div w:id="7878815">
          <w:marLeft w:val="480"/>
          <w:marRight w:val="0"/>
          <w:marTop w:val="0"/>
          <w:marBottom w:val="0"/>
          <w:divBdr>
            <w:top w:val="none" w:sz="0" w:space="0" w:color="auto"/>
            <w:left w:val="none" w:sz="0" w:space="0" w:color="auto"/>
            <w:bottom w:val="none" w:sz="0" w:space="0" w:color="auto"/>
            <w:right w:val="none" w:sz="0" w:space="0" w:color="auto"/>
          </w:divBdr>
        </w:div>
        <w:div w:id="13651538">
          <w:marLeft w:val="480"/>
          <w:marRight w:val="0"/>
          <w:marTop w:val="0"/>
          <w:marBottom w:val="0"/>
          <w:divBdr>
            <w:top w:val="none" w:sz="0" w:space="0" w:color="auto"/>
            <w:left w:val="none" w:sz="0" w:space="0" w:color="auto"/>
            <w:bottom w:val="none" w:sz="0" w:space="0" w:color="auto"/>
            <w:right w:val="none" w:sz="0" w:space="0" w:color="auto"/>
          </w:divBdr>
        </w:div>
        <w:div w:id="19866330">
          <w:marLeft w:val="480"/>
          <w:marRight w:val="0"/>
          <w:marTop w:val="0"/>
          <w:marBottom w:val="0"/>
          <w:divBdr>
            <w:top w:val="none" w:sz="0" w:space="0" w:color="auto"/>
            <w:left w:val="none" w:sz="0" w:space="0" w:color="auto"/>
            <w:bottom w:val="none" w:sz="0" w:space="0" w:color="auto"/>
            <w:right w:val="none" w:sz="0" w:space="0" w:color="auto"/>
          </w:divBdr>
        </w:div>
        <w:div w:id="34160404">
          <w:marLeft w:val="480"/>
          <w:marRight w:val="0"/>
          <w:marTop w:val="0"/>
          <w:marBottom w:val="0"/>
          <w:divBdr>
            <w:top w:val="none" w:sz="0" w:space="0" w:color="auto"/>
            <w:left w:val="none" w:sz="0" w:space="0" w:color="auto"/>
            <w:bottom w:val="none" w:sz="0" w:space="0" w:color="auto"/>
            <w:right w:val="none" w:sz="0" w:space="0" w:color="auto"/>
          </w:divBdr>
        </w:div>
        <w:div w:id="52705710">
          <w:marLeft w:val="480"/>
          <w:marRight w:val="0"/>
          <w:marTop w:val="0"/>
          <w:marBottom w:val="0"/>
          <w:divBdr>
            <w:top w:val="none" w:sz="0" w:space="0" w:color="auto"/>
            <w:left w:val="none" w:sz="0" w:space="0" w:color="auto"/>
            <w:bottom w:val="none" w:sz="0" w:space="0" w:color="auto"/>
            <w:right w:val="none" w:sz="0" w:space="0" w:color="auto"/>
          </w:divBdr>
        </w:div>
        <w:div w:id="124276090">
          <w:marLeft w:val="480"/>
          <w:marRight w:val="0"/>
          <w:marTop w:val="0"/>
          <w:marBottom w:val="0"/>
          <w:divBdr>
            <w:top w:val="none" w:sz="0" w:space="0" w:color="auto"/>
            <w:left w:val="none" w:sz="0" w:space="0" w:color="auto"/>
            <w:bottom w:val="none" w:sz="0" w:space="0" w:color="auto"/>
            <w:right w:val="none" w:sz="0" w:space="0" w:color="auto"/>
          </w:divBdr>
        </w:div>
        <w:div w:id="160967432">
          <w:marLeft w:val="480"/>
          <w:marRight w:val="0"/>
          <w:marTop w:val="0"/>
          <w:marBottom w:val="0"/>
          <w:divBdr>
            <w:top w:val="none" w:sz="0" w:space="0" w:color="auto"/>
            <w:left w:val="none" w:sz="0" w:space="0" w:color="auto"/>
            <w:bottom w:val="none" w:sz="0" w:space="0" w:color="auto"/>
            <w:right w:val="none" w:sz="0" w:space="0" w:color="auto"/>
          </w:divBdr>
        </w:div>
        <w:div w:id="168061571">
          <w:marLeft w:val="480"/>
          <w:marRight w:val="0"/>
          <w:marTop w:val="0"/>
          <w:marBottom w:val="0"/>
          <w:divBdr>
            <w:top w:val="none" w:sz="0" w:space="0" w:color="auto"/>
            <w:left w:val="none" w:sz="0" w:space="0" w:color="auto"/>
            <w:bottom w:val="none" w:sz="0" w:space="0" w:color="auto"/>
            <w:right w:val="none" w:sz="0" w:space="0" w:color="auto"/>
          </w:divBdr>
        </w:div>
        <w:div w:id="170606765">
          <w:marLeft w:val="480"/>
          <w:marRight w:val="0"/>
          <w:marTop w:val="0"/>
          <w:marBottom w:val="0"/>
          <w:divBdr>
            <w:top w:val="none" w:sz="0" w:space="0" w:color="auto"/>
            <w:left w:val="none" w:sz="0" w:space="0" w:color="auto"/>
            <w:bottom w:val="none" w:sz="0" w:space="0" w:color="auto"/>
            <w:right w:val="none" w:sz="0" w:space="0" w:color="auto"/>
          </w:divBdr>
        </w:div>
        <w:div w:id="203756587">
          <w:marLeft w:val="480"/>
          <w:marRight w:val="0"/>
          <w:marTop w:val="0"/>
          <w:marBottom w:val="0"/>
          <w:divBdr>
            <w:top w:val="none" w:sz="0" w:space="0" w:color="auto"/>
            <w:left w:val="none" w:sz="0" w:space="0" w:color="auto"/>
            <w:bottom w:val="none" w:sz="0" w:space="0" w:color="auto"/>
            <w:right w:val="none" w:sz="0" w:space="0" w:color="auto"/>
          </w:divBdr>
        </w:div>
        <w:div w:id="223757553">
          <w:marLeft w:val="480"/>
          <w:marRight w:val="0"/>
          <w:marTop w:val="0"/>
          <w:marBottom w:val="0"/>
          <w:divBdr>
            <w:top w:val="none" w:sz="0" w:space="0" w:color="auto"/>
            <w:left w:val="none" w:sz="0" w:space="0" w:color="auto"/>
            <w:bottom w:val="none" w:sz="0" w:space="0" w:color="auto"/>
            <w:right w:val="none" w:sz="0" w:space="0" w:color="auto"/>
          </w:divBdr>
        </w:div>
        <w:div w:id="234903284">
          <w:marLeft w:val="480"/>
          <w:marRight w:val="0"/>
          <w:marTop w:val="0"/>
          <w:marBottom w:val="0"/>
          <w:divBdr>
            <w:top w:val="none" w:sz="0" w:space="0" w:color="auto"/>
            <w:left w:val="none" w:sz="0" w:space="0" w:color="auto"/>
            <w:bottom w:val="none" w:sz="0" w:space="0" w:color="auto"/>
            <w:right w:val="none" w:sz="0" w:space="0" w:color="auto"/>
          </w:divBdr>
        </w:div>
        <w:div w:id="332613479">
          <w:marLeft w:val="480"/>
          <w:marRight w:val="0"/>
          <w:marTop w:val="0"/>
          <w:marBottom w:val="0"/>
          <w:divBdr>
            <w:top w:val="none" w:sz="0" w:space="0" w:color="auto"/>
            <w:left w:val="none" w:sz="0" w:space="0" w:color="auto"/>
            <w:bottom w:val="none" w:sz="0" w:space="0" w:color="auto"/>
            <w:right w:val="none" w:sz="0" w:space="0" w:color="auto"/>
          </w:divBdr>
        </w:div>
        <w:div w:id="478349638">
          <w:marLeft w:val="480"/>
          <w:marRight w:val="0"/>
          <w:marTop w:val="0"/>
          <w:marBottom w:val="0"/>
          <w:divBdr>
            <w:top w:val="none" w:sz="0" w:space="0" w:color="auto"/>
            <w:left w:val="none" w:sz="0" w:space="0" w:color="auto"/>
            <w:bottom w:val="none" w:sz="0" w:space="0" w:color="auto"/>
            <w:right w:val="none" w:sz="0" w:space="0" w:color="auto"/>
          </w:divBdr>
        </w:div>
        <w:div w:id="500924186">
          <w:marLeft w:val="480"/>
          <w:marRight w:val="0"/>
          <w:marTop w:val="0"/>
          <w:marBottom w:val="0"/>
          <w:divBdr>
            <w:top w:val="none" w:sz="0" w:space="0" w:color="auto"/>
            <w:left w:val="none" w:sz="0" w:space="0" w:color="auto"/>
            <w:bottom w:val="none" w:sz="0" w:space="0" w:color="auto"/>
            <w:right w:val="none" w:sz="0" w:space="0" w:color="auto"/>
          </w:divBdr>
        </w:div>
        <w:div w:id="612178631">
          <w:marLeft w:val="480"/>
          <w:marRight w:val="0"/>
          <w:marTop w:val="0"/>
          <w:marBottom w:val="0"/>
          <w:divBdr>
            <w:top w:val="none" w:sz="0" w:space="0" w:color="auto"/>
            <w:left w:val="none" w:sz="0" w:space="0" w:color="auto"/>
            <w:bottom w:val="none" w:sz="0" w:space="0" w:color="auto"/>
            <w:right w:val="none" w:sz="0" w:space="0" w:color="auto"/>
          </w:divBdr>
        </w:div>
        <w:div w:id="621889727">
          <w:marLeft w:val="480"/>
          <w:marRight w:val="0"/>
          <w:marTop w:val="0"/>
          <w:marBottom w:val="0"/>
          <w:divBdr>
            <w:top w:val="none" w:sz="0" w:space="0" w:color="auto"/>
            <w:left w:val="none" w:sz="0" w:space="0" w:color="auto"/>
            <w:bottom w:val="none" w:sz="0" w:space="0" w:color="auto"/>
            <w:right w:val="none" w:sz="0" w:space="0" w:color="auto"/>
          </w:divBdr>
        </w:div>
        <w:div w:id="690380671">
          <w:marLeft w:val="480"/>
          <w:marRight w:val="0"/>
          <w:marTop w:val="0"/>
          <w:marBottom w:val="0"/>
          <w:divBdr>
            <w:top w:val="none" w:sz="0" w:space="0" w:color="auto"/>
            <w:left w:val="none" w:sz="0" w:space="0" w:color="auto"/>
            <w:bottom w:val="none" w:sz="0" w:space="0" w:color="auto"/>
            <w:right w:val="none" w:sz="0" w:space="0" w:color="auto"/>
          </w:divBdr>
        </w:div>
        <w:div w:id="706103792">
          <w:marLeft w:val="480"/>
          <w:marRight w:val="0"/>
          <w:marTop w:val="0"/>
          <w:marBottom w:val="0"/>
          <w:divBdr>
            <w:top w:val="none" w:sz="0" w:space="0" w:color="auto"/>
            <w:left w:val="none" w:sz="0" w:space="0" w:color="auto"/>
            <w:bottom w:val="none" w:sz="0" w:space="0" w:color="auto"/>
            <w:right w:val="none" w:sz="0" w:space="0" w:color="auto"/>
          </w:divBdr>
        </w:div>
        <w:div w:id="764769731">
          <w:marLeft w:val="480"/>
          <w:marRight w:val="0"/>
          <w:marTop w:val="0"/>
          <w:marBottom w:val="0"/>
          <w:divBdr>
            <w:top w:val="none" w:sz="0" w:space="0" w:color="auto"/>
            <w:left w:val="none" w:sz="0" w:space="0" w:color="auto"/>
            <w:bottom w:val="none" w:sz="0" w:space="0" w:color="auto"/>
            <w:right w:val="none" w:sz="0" w:space="0" w:color="auto"/>
          </w:divBdr>
        </w:div>
        <w:div w:id="851646237">
          <w:marLeft w:val="480"/>
          <w:marRight w:val="0"/>
          <w:marTop w:val="0"/>
          <w:marBottom w:val="0"/>
          <w:divBdr>
            <w:top w:val="none" w:sz="0" w:space="0" w:color="auto"/>
            <w:left w:val="none" w:sz="0" w:space="0" w:color="auto"/>
            <w:bottom w:val="none" w:sz="0" w:space="0" w:color="auto"/>
            <w:right w:val="none" w:sz="0" w:space="0" w:color="auto"/>
          </w:divBdr>
        </w:div>
        <w:div w:id="910504518">
          <w:marLeft w:val="480"/>
          <w:marRight w:val="0"/>
          <w:marTop w:val="0"/>
          <w:marBottom w:val="0"/>
          <w:divBdr>
            <w:top w:val="none" w:sz="0" w:space="0" w:color="auto"/>
            <w:left w:val="none" w:sz="0" w:space="0" w:color="auto"/>
            <w:bottom w:val="none" w:sz="0" w:space="0" w:color="auto"/>
            <w:right w:val="none" w:sz="0" w:space="0" w:color="auto"/>
          </w:divBdr>
        </w:div>
        <w:div w:id="1071662642">
          <w:marLeft w:val="480"/>
          <w:marRight w:val="0"/>
          <w:marTop w:val="0"/>
          <w:marBottom w:val="0"/>
          <w:divBdr>
            <w:top w:val="none" w:sz="0" w:space="0" w:color="auto"/>
            <w:left w:val="none" w:sz="0" w:space="0" w:color="auto"/>
            <w:bottom w:val="none" w:sz="0" w:space="0" w:color="auto"/>
            <w:right w:val="none" w:sz="0" w:space="0" w:color="auto"/>
          </w:divBdr>
        </w:div>
        <w:div w:id="1095250761">
          <w:marLeft w:val="480"/>
          <w:marRight w:val="0"/>
          <w:marTop w:val="0"/>
          <w:marBottom w:val="0"/>
          <w:divBdr>
            <w:top w:val="none" w:sz="0" w:space="0" w:color="auto"/>
            <w:left w:val="none" w:sz="0" w:space="0" w:color="auto"/>
            <w:bottom w:val="none" w:sz="0" w:space="0" w:color="auto"/>
            <w:right w:val="none" w:sz="0" w:space="0" w:color="auto"/>
          </w:divBdr>
        </w:div>
        <w:div w:id="1126386843">
          <w:marLeft w:val="480"/>
          <w:marRight w:val="0"/>
          <w:marTop w:val="0"/>
          <w:marBottom w:val="0"/>
          <w:divBdr>
            <w:top w:val="none" w:sz="0" w:space="0" w:color="auto"/>
            <w:left w:val="none" w:sz="0" w:space="0" w:color="auto"/>
            <w:bottom w:val="none" w:sz="0" w:space="0" w:color="auto"/>
            <w:right w:val="none" w:sz="0" w:space="0" w:color="auto"/>
          </w:divBdr>
        </w:div>
        <w:div w:id="1175414838">
          <w:marLeft w:val="480"/>
          <w:marRight w:val="0"/>
          <w:marTop w:val="0"/>
          <w:marBottom w:val="0"/>
          <w:divBdr>
            <w:top w:val="none" w:sz="0" w:space="0" w:color="auto"/>
            <w:left w:val="none" w:sz="0" w:space="0" w:color="auto"/>
            <w:bottom w:val="none" w:sz="0" w:space="0" w:color="auto"/>
            <w:right w:val="none" w:sz="0" w:space="0" w:color="auto"/>
          </w:divBdr>
        </w:div>
        <w:div w:id="1190412947">
          <w:marLeft w:val="480"/>
          <w:marRight w:val="0"/>
          <w:marTop w:val="0"/>
          <w:marBottom w:val="0"/>
          <w:divBdr>
            <w:top w:val="none" w:sz="0" w:space="0" w:color="auto"/>
            <w:left w:val="none" w:sz="0" w:space="0" w:color="auto"/>
            <w:bottom w:val="none" w:sz="0" w:space="0" w:color="auto"/>
            <w:right w:val="none" w:sz="0" w:space="0" w:color="auto"/>
          </w:divBdr>
        </w:div>
        <w:div w:id="1195387287">
          <w:marLeft w:val="480"/>
          <w:marRight w:val="0"/>
          <w:marTop w:val="0"/>
          <w:marBottom w:val="0"/>
          <w:divBdr>
            <w:top w:val="none" w:sz="0" w:space="0" w:color="auto"/>
            <w:left w:val="none" w:sz="0" w:space="0" w:color="auto"/>
            <w:bottom w:val="none" w:sz="0" w:space="0" w:color="auto"/>
            <w:right w:val="none" w:sz="0" w:space="0" w:color="auto"/>
          </w:divBdr>
        </w:div>
        <w:div w:id="1195967540">
          <w:marLeft w:val="480"/>
          <w:marRight w:val="0"/>
          <w:marTop w:val="0"/>
          <w:marBottom w:val="0"/>
          <w:divBdr>
            <w:top w:val="none" w:sz="0" w:space="0" w:color="auto"/>
            <w:left w:val="none" w:sz="0" w:space="0" w:color="auto"/>
            <w:bottom w:val="none" w:sz="0" w:space="0" w:color="auto"/>
            <w:right w:val="none" w:sz="0" w:space="0" w:color="auto"/>
          </w:divBdr>
        </w:div>
        <w:div w:id="1270039527">
          <w:marLeft w:val="480"/>
          <w:marRight w:val="0"/>
          <w:marTop w:val="0"/>
          <w:marBottom w:val="0"/>
          <w:divBdr>
            <w:top w:val="none" w:sz="0" w:space="0" w:color="auto"/>
            <w:left w:val="none" w:sz="0" w:space="0" w:color="auto"/>
            <w:bottom w:val="none" w:sz="0" w:space="0" w:color="auto"/>
            <w:right w:val="none" w:sz="0" w:space="0" w:color="auto"/>
          </w:divBdr>
        </w:div>
        <w:div w:id="1299996504">
          <w:marLeft w:val="480"/>
          <w:marRight w:val="0"/>
          <w:marTop w:val="0"/>
          <w:marBottom w:val="0"/>
          <w:divBdr>
            <w:top w:val="none" w:sz="0" w:space="0" w:color="auto"/>
            <w:left w:val="none" w:sz="0" w:space="0" w:color="auto"/>
            <w:bottom w:val="none" w:sz="0" w:space="0" w:color="auto"/>
            <w:right w:val="none" w:sz="0" w:space="0" w:color="auto"/>
          </w:divBdr>
        </w:div>
        <w:div w:id="1606695970">
          <w:marLeft w:val="480"/>
          <w:marRight w:val="0"/>
          <w:marTop w:val="0"/>
          <w:marBottom w:val="0"/>
          <w:divBdr>
            <w:top w:val="none" w:sz="0" w:space="0" w:color="auto"/>
            <w:left w:val="none" w:sz="0" w:space="0" w:color="auto"/>
            <w:bottom w:val="none" w:sz="0" w:space="0" w:color="auto"/>
            <w:right w:val="none" w:sz="0" w:space="0" w:color="auto"/>
          </w:divBdr>
        </w:div>
        <w:div w:id="1669021120">
          <w:marLeft w:val="480"/>
          <w:marRight w:val="0"/>
          <w:marTop w:val="0"/>
          <w:marBottom w:val="0"/>
          <w:divBdr>
            <w:top w:val="none" w:sz="0" w:space="0" w:color="auto"/>
            <w:left w:val="none" w:sz="0" w:space="0" w:color="auto"/>
            <w:bottom w:val="none" w:sz="0" w:space="0" w:color="auto"/>
            <w:right w:val="none" w:sz="0" w:space="0" w:color="auto"/>
          </w:divBdr>
        </w:div>
        <w:div w:id="1687634098">
          <w:marLeft w:val="480"/>
          <w:marRight w:val="0"/>
          <w:marTop w:val="0"/>
          <w:marBottom w:val="0"/>
          <w:divBdr>
            <w:top w:val="none" w:sz="0" w:space="0" w:color="auto"/>
            <w:left w:val="none" w:sz="0" w:space="0" w:color="auto"/>
            <w:bottom w:val="none" w:sz="0" w:space="0" w:color="auto"/>
            <w:right w:val="none" w:sz="0" w:space="0" w:color="auto"/>
          </w:divBdr>
        </w:div>
        <w:div w:id="1728258246">
          <w:marLeft w:val="480"/>
          <w:marRight w:val="0"/>
          <w:marTop w:val="0"/>
          <w:marBottom w:val="0"/>
          <w:divBdr>
            <w:top w:val="none" w:sz="0" w:space="0" w:color="auto"/>
            <w:left w:val="none" w:sz="0" w:space="0" w:color="auto"/>
            <w:bottom w:val="none" w:sz="0" w:space="0" w:color="auto"/>
            <w:right w:val="none" w:sz="0" w:space="0" w:color="auto"/>
          </w:divBdr>
        </w:div>
        <w:div w:id="1745369996">
          <w:marLeft w:val="480"/>
          <w:marRight w:val="0"/>
          <w:marTop w:val="0"/>
          <w:marBottom w:val="0"/>
          <w:divBdr>
            <w:top w:val="none" w:sz="0" w:space="0" w:color="auto"/>
            <w:left w:val="none" w:sz="0" w:space="0" w:color="auto"/>
            <w:bottom w:val="none" w:sz="0" w:space="0" w:color="auto"/>
            <w:right w:val="none" w:sz="0" w:space="0" w:color="auto"/>
          </w:divBdr>
        </w:div>
        <w:div w:id="1766415183">
          <w:marLeft w:val="480"/>
          <w:marRight w:val="0"/>
          <w:marTop w:val="0"/>
          <w:marBottom w:val="0"/>
          <w:divBdr>
            <w:top w:val="none" w:sz="0" w:space="0" w:color="auto"/>
            <w:left w:val="none" w:sz="0" w:space="0" w:color="auto"/>
            <w:bottom w:val="none" w:sz="0" w:space="0" w:color="auto"/>
            <w:right w:val="none" w:sz="0" w:space="0" w:color="auto"/>
          </w:divBdr>
        </w:div>
        <w:div w:id="1771975007">
          <w:marLeft w:val="480"/>
          <w:marRight w:val="0"/>
          <w:marTop w:val="0"/>
          <w:marBottom w:val="0"/>
          <w:divBdr>
            <w:top w:val="none" w:sz="0" w:space="0" w:color="auto"/>
            <w:left w:val="none" w:sz="0" w:space="0" w:color="auto"/>
            <w:bottom w:val="none" w:sz="0" w:space="0" w:color="auto"/>
            <w:right w:val="none" w:sz="0" w:space="0" w:color="auto"/>
          </w:divBdr>
        </w:div>
        <w:div w:id="1794908038">
          <w:marLeft w:val="480"/>
          <w:marRight w:val="0"/>
          <w:marTop w:val="0"/>
          <w:marBottom w:val="0"/>
          <w:divBdr>
            <w:top w:val="none" w:sz="0" w:space="0" w:color="auto"/>
            <w:left w:val="none" w:sz="0" w:space="0" w:color="auto"/>
            <w:bottom w:val="none" w:sz="0" w:space="0" w:color="auto"/>
            <w:right w:val="none" w:sz="0" w:space="0" w:color="auto"/>
          </w:divBdr>
        </w:div>
        <w:div w:id="1803843880">
          <w:marLeft w:val="480"/>
          <w:marRight w:val="0"/>
          <w:marTop w:val="0"/>
          <w:marBottom w:val="0"/>
          <w:divBdr>
            <w:top w:val="none" w:sz="0" w:space="0" w:color="auto"/>
            <w:left w:val="none" w:sz="0" w:space="0" w:color="auto"/>
            <w:bottom w:val="none" w:sz="0" w:space="0" w:color="auto"/>
            <w:right w:val="none" w:sz="0" w:space="0" w:color="auto"/>
          </w:divBdr>
        </w:div>
        <w:div w:id="1879124009">
          <w:marLeft w:val="480"/>
          <w:marRight w:val="0"/>
          <w:marTop w:val="0"/>
          <w:marBottom w:val="0"/>
          <w:divBdr>
            <w:top w:val="none" w:sz="0" w:space="0" w:color="auto"/>
            <w:left w:val="none" w:sz="0" w:space="0" w:color="auto"/>
            <w:bottom w:val="none" w:sz="0" w:space="0" w:color="auto"/>
            <w:right w:val="none" w:sz="0" w:space="0" w:color="auto"/>
          </w:divBdr>
        </w:div>
        <w:div w:id="1883325179">
          <w:marLeft w:val="480"/>
          <w:marRight w:val="0"/>
          <w:marTop w:val="0"/>
          <w:marBottom w:val="0"/>
          <w:divBdr>
            <w:top w:val="none" w:sz="0" w:space="0" w:color="auto"/>
            <w:left w:val="none" w:sz="0" w:space="0" w:color="auto"/>
            <w:bottom w:val="none" w:sz="0" w:space="0" w:color="auto"/>
            <w:right w:val="none" w:sz="0" w:space="0" w:color="auto"/>
          </w:divBdr>
        </w:div>
        <w:div w:id="1931157092">
          <w:marLeft w:val="480"/>
          <w:marRight w:val="0"/>
          <w:marTop w:val="0"/>
          <w:marBottom w:val="0"/>
          <w:divBdr>
            <w:top w:val="none" w:sz="0" w:space="0" w:color="auto"/>
            <w:left w:val="none" w:sz="0" w:space="0" w:color="auto"/>
            <w:bottom w:val="none" w:sz="0" w:space="0" w:color="auto"/>
            <w:right w:val="none" w:sz="0" w:space="0" w:color="auto"/>
          </w:divBdr>
        </w:div>
        <w:div w:id="2060086074">
          <w:marLeft w:val="480"/>
          <w:marRight w:val="0"/>
          <w:marTop w:val="0"/>
          <w:marBottom w:val="0"/>
          <w:divBdr>
            <w:top w:val="none" w:sz="0" w:space="0" w:color="auto"/>
            <w:left w:val="none" w:sz="0" w:space="0" w:color="auto"/>
            <w:bottom w:val="none" w:sz="0" w:space="0" w:color="auto"/>
            <w:right w:val="none" w:sz="0" w:space="0" w:color="auto"/>
          </w:divBdr>
        </w:div>
        <w:div w:id="2095399166">
          <w:marLeft w:val="480"/>
          <w:marRight w:val="0"/>
          <w:marTop w:val="0"/>
          <w:marBottom w:val="0"/>
          <w:divBdr>
            <w:top w:val="none" w:sz="0" w:space="0" w:color="auto"/>
            <w:left w:val="none" w:sz="0" w:space="0" w:color="auto"/>
            <w:bottom w:val="none" w:sz="0" w:space="0" w:color="auto"/>
            <w:right w:val="none" w:sz="0" w:space="0" w:color="auto"/>
          </w:divBdr>
        </w:div>
      </w:divsChild>
    </w:div>
    <w:div w:id="1026059712">
      <w:bodyDiv w:val="1"/>
      <w:marLeft w:val="0"/>
      <w:marRight w:val="0"/>
      <w:marTop w:val="0"/>
      <w:marBottom w:val="0"/>
      <w:divBdr>
        <w:top w:val="none" w:sz="0" w:space="0" w:color="auto"/>
        <w:left w:val="none" w:sz="0" w:space="0" w:color="auto"/>
        <w:bottom w:val="none" w:sz="0" w:space="0" w:color="auto"/>
        <w:right w:val="none" w:sz="0" w:space="0" w:color="auto"/>
      </w:divBdr>
      <w:divsChild>
        <w:div w:id="70586711">
          <w:marLeft w:val="480"/>
          <w:marRight w:val="0"/>
          <w:marTop w:val="0"/>
          <w:marBottom w:val="0"/>
          <w:divBdr>
            <w:top w:val="none" w:sz="0" w:space="0" w:color="auto"/>
            <w:left w:val="none" w:sz="0" w:space="0" w:color="auto"/>
            <w:bottom w:val="none" w:sz="0" w:space="0" w:color="auto"/>
            <w:right w:val="none" w:sz="0" w:space="0" w:color="auto"/>
          </w:divBdr>
        </w:div>
        <w:div w:id="129177820">
          <w:marLeft w:val="480"/>
          <w:marRight w:val="0"/>
          <w:marTop w:val="0"/>
          <w:marBottom w:val="0"/>
          <w:divBdr>
            <w:top w:val="none" w:sz="0" w:space="0" w:color="auto"/>
            <w:left w:val="none" w:sz="0" w:space="0" w:color="auto"/>
            <w:bottom w:val="none" w:sz="0" w:space="0" w:color="auto"/>
            <w:right w:val="none" w:sz="0" w:space="0" w:color="auto"/>
          </w:divBdr>
        </w:div>
        <w:div w:id="134569848">
          <w:marLeft w:val="480"/>
          <w:marRight w:val="0"/>
          <w:marTop w:val="0"/>
          <w:marBottom w:val="0"/>
          <w:divBdr>
            <w:top w:val="none" w:sz="0" w:space="0" w:color="auto"/>
            <w:left w:val="none" w:sz="0" w:space="0" w:color="auto"/>
            <w:bottom w:val="none" w:sz="0" w:space="0" w:color="auto"/>
            <w:right w:val="none" w:sz="0" w:space="0" w:color="auto"/>
          </w:divBdr>
        </w:div>
        <w:div w:id="147285710">
          <w:marLeft w:val="480"/>
          <w:marRight w:val="0"/>
          <w:marTop w:val="0"/>
          <w:marBottom w:val="0"/>
          <w:divBdr>
            <w:top w:val="none" w:sz="0" w:space="0" w:color="auto"/>
            <w:left w:val="none" w:sz="0" w:space="0" w:color="auto"/>
            <w:bottom w:val="none" w:sz="0" w:space="0" w:color="auto"/>
            <w:right w:val="none" w:sz="0" w:space="0" w:color="auto"/>
          </w:divBdr>
        </w:div>
        <w:div w:id="183908711">
          <w:marLeft w:val="480"/>
          <w:marRight w:val="0"/>
          <w:marTop w:val="0"/>
          <w:marBottom w:val="0"/>
          <w:divBdr>
            <w:top w:val="none" w:sz="0" w:space="0" w:color="auto"/>
            <w:left w:val="none" w:sz="0" w:space="0" w:color="auto"/>
            <w:bottom w:val="none" w:sz="0" w:space="0" w:color="auto"/>
            <w:right w:val="none" w:sz="0" w:space="0" w:color="auto"/>
          </w:divBdr>
        </w:div>
        <w:div w:id="317926535">
          <w:marLeft w:val="480"/>
          <w:marRight w:val="0"/>
          <w:marTop w:val="0"/>
          <w:marBottom w:val="0"/>
          <w:divBdr>
            <w:top w:val="none" w:sz="0" w:space="0" w:color="auto"/>
            <w:left w:val="none" w:sz="0" w:space="0" w:color="auto"/>
            <w:bottom w:val="none" w:sz="0" w:space="0" w:color="auto"/>
            <w:right w:val="none" w:sz="0" w:space="0" w:color="auto"/>
          </w:divBdr>
        </w:div>
        <w:div w:id="319508494">
          <w:marLeft w:val="480"/>
          <w:marRight w:val="0"/>
          <w:marTop w:val="0"/>
          <w:marBottom w:val="0"/>
          <w:divBdr>
            <w:top w:val="none" w:sz="0" w:space="0" w:color="auto"/>
            <w:left w:val="none" w:sz="0" w:space="0" w:color="auto"/>
            <w:bottom w:val="none" w:sz="0" w:space="0" w:color="auto"/>
            <w:right w:val="none" w:sz="0" w:space="0" w:color="auto"/>
          </w:divBdr>
        </w:div>
        <w:div w:id="320037249">
          <w:marLeft w:val="480"/>
          <w:marRight w:val="0"/>
          <w:marTop w:val="0"/>
          <w:marBottom w:val="0"/>
          <w:divBdr>
            <w:top w:val="none" w:sz="0" w:space="0" w:color="auto"/>
            <w:left w:val="none" w:sz="0" w:space="0" w:color="auto"/>
            <w:bottom w:val="none" w:sz="0" w:space="0" w:color="auto"/>
            <w:right w:val="none" w:sz="0" w:space="0" w:color="auto"/>
          </w:divBdr>
        </w:div>
        <w:div w:id="364672487">
          <w:marLeft w:val="480"/>
          <w:marRight w:val="0"/>
          <w:marTop w:val="0"/>
          <w:marBottom w:val="0"/>
          <w:divBdr>
            <w:top w:val="none" w:sz="0" w:space="0" w:color="auto"/>
            <w:left w:val="none" w:sz="0" w:space="0" w:color="auto"/>
            <w:bottom w:val="none" w:sz="0" w:space="0" w:color="auto"/>
            <w:right w:val="none" w:sz="0" w:space="0" w:color="auto"/>
          </w:divBdr>
        </w:div>
        <w:div w:id="387605578">
          <w:marLeft w:val="480"/>
          <w:marRight w:val="0"/>
          <w:marTop w:val="0"/>
          <w:marBottom w:val="0"/>
          <w:divBdr>
            <w:top w:val="none" w:sz="0" w:space="0" w:color="auto"/>
            <w:left w:val="none" w:sz="0" w:space="0" w:color="auto"/>
            <w:bottom w:val="none" w:sz="0" w:space="0" w:color="auto"/>
            <w:right w:val="none" w:sz="0" w:space="0" w:color="auto"/>
          </w:divBdr>
        </w:div>
        <w:div w:id="434987461">
          <w:marLeft w:val="480"/>
          <w:marRight w:val="0"/>
          <w:marTop w:val="0"/>
          <w:marBottom w:val="0"/>
          <w:divBdr>
            <w:top w:val="none" w:sz="0" w:space="0" w:color="auto"/>
            <w:left w:val="none" w:sz="0" w:space="0" w:color="auto"/>
            <w:bottom w:val="none" w:sz="0" w:space="0" w:color="auto"/>
            <w:right w:val="none" w:sz="0" w:space="0" w:color="auto"/>
          </w:divBdr>
        </w:div>
        <w:div w:id="458651359">
          <w:marLeft w:val="480"/>
          <w:marRight w:val="0"/>
          <w:marTop w:val="0"/>
          <w:marBottom w:val="0"/>
          <w:divBdr>
            <w:top w:val="none" w:sz="0" w:space="0" w:color="auto"/>
            <w:left w:val="none" w:sz="0" w:space="0" w:color="auto"/>
            <w:bottom w:val="none" w:sz="0" w:space="0" w:color="auto"/>
            <w:right w:val="none" w:sz="0" w:space="0" w:color="auto"/>
          </w:divBdr>
        </w:div>
        <w:div w:id="479540041">
          <w:marLeft w:val="480"/>
          <w:marRight w:val="0"/>
          <w:marTop w:val="0"/>
          <w:marBottom w:val="0"/>
          <w:divBdr>
            <w:top w:val="none" w:sz="0" w:space="0" w:color="auto"/>
            <w:left w:val="none" w:sz="0" w:space="0" w:color="auto"/>
            <w:bottom w:val="none" w:sz="0" w:space="0" w:color="auto"/>
            <w:right w:val="none" w:sz="0" w:space="0" w:color="auto"/>
          </w:divBdr>
        </w:div>
        <w:div w:id="671569406">
          <w:marLeft w:val="480"/>
          <w:marRight w:val="0"/>
          <w:marTop w:val="0"/>
          <w:marBottom w:val="0"/>
          <w:divBdr>
            <w:top w:val="none" w:sz="0" w:space="0" w:color="auto"/>
            <w:left w:val="none" w:sz="0" w:space="0" w:color="auto"/>
            <w:bottom w:val="none" w:sz="0" w:space="0" w:color="auto"/>
            <w:right w:val="none" w:sz="0" w:space="0" w:color="auto"/>
          </w:divBdr>
        </w:div>
        <w:div w:id="686563227">
          <w:marLeft w:val="480"/>
          <w:marRight w:val="0"/>
          <w:marTop w:val="0"/>
          <w:marBottom w:val="0"/>
          <w:divBdr>
            <w:top w:val="none" w:sz="0" w:space="0" w:color="auto"/>
            <w:left w:val="none" w:sz="0" w:space="0" w:color="auto"/>
            <w:bottom w:val="none" w:sz="0" w:space="0" w:color="auto"/>
            <w:right w:val="none" w:sz="0" w:space="0" w:color="auto"/>
          </w:divBdr>
        </w:div>
        <w:div w:id="796798131">
          <w:marLeft w:val="480"/>
          <w:marRight w:val="0"/>
          <w:marTop w:val="0"/>
          <w:marBottom w:val="0"/>
          <w:divBdr>
            <w:top w:val="none" w:sz="0" w:space="0" w:color="auto"/>
            <w:left w:val="none" w:sz="0" w:space="0" w:color="auto"/>
            <w:bottom w:val="none" w:sz="0" w:space="0" w:color="auto"/>
            <w:right w:val="none" w:sz="0" w:space="0" w:color="auto"/>
          </w:divBdr>
        </w:div>
        <w:div w:id="841429549">
          <w:marLeft w:val="480"/>
          <w:marRight w:val="0"/>
          <w:marTop w:val="0"/>
          <w:marBottom w:val="0"/>
          <w:divBdr>
            <w:top w:val="none" w:sz="0" w:space="0" w:color="auto"/>
            <w:left w:val="none" w:sz="0" w:space="0" w:color="auto"/>
            <w:bottom w:val="none" w:sz="0" w:space="0" w:color="auto"/>
            <w:right w:val="none" w:sz="0" w:space="0" w:color="auto"/>
          </w:divBdr>
        </w:div>
        <w:div w:id="842088563">
          <w:marLeft w:val="480"/>
          <w:marRight w:val="0"/>
          <w:marTop w:val="0"/>
          <w:marBottom w:val="0"/>
          <w:divBdr>
            <w:top w:val="none" w:sz="0" w:space="0" w:color="auto"/>
            <w:left w:val="none" w:sz="0" w:space="0" w:color="auto"/>
            <w:bottom w:val="none" w:sz="0" w:space="0" w:color="auto"/>
            <w:right w:val="none" w:sz="0" w:space="0" w:color="auto"/>
          </w:divBdr>
        </w:div>
        <w:div w:id="857701490">
          <w:marLeft w:val="480"/>
          <w:marRight w:val="0"/>
          <w:marTop w:val="0"/>
          <w:marBottom w:val="0"/>
          <w:divBdr>
            <w:top w:val="none" w:sz="0" w:space="0" w:color="auto"/>
            <w:left w:val="none" w:sz="0" w:space="0" w:color="auto"/>
            <w:bottom w:val="none" w:sz="0" w:space="0" w:color="auto"/>
            <w:right w:val="none" w:sz="0" w:space="0" w:color="auto"/>
          </w:divBdr>
        </w:div>
        <w:div w:id="870917334">
          <w:marLeft w:val="480"/>
          <w:marRight w:val="0"/>
          <w:marTop w:val="0"/>
          <w:marBottom w:val="0"/>
          <w:divBdr>
            <w:top w:val="none" w:sz="0" w:space="0" w:color="auto"/>
            <w:left w:val="none" w:sz="0" w:space="0" w:color="auto"/>
            <w:bottom w:val="none" w:sz="0" w:space="0" w:color="auto"/>
            <w:right w:val="none" w:sz="0" w:space="0" w:color="auto"/>
          </w:divBdr>
        </w:div>
        <w:div w:id="886648565">
          <w:marLeft w:val="480"/>
          <w:marRight w:val="0"/>
          <w:marTop w:val="0"/>
          <w:marBottom w:val="0"/>
          <w:divBdr>
            <w:top w:val="none" w:sz="0" w:space="0" w:color="auto"/>
            <w:left w:val="none" w:sz="0" w:space="0" w:color="auto"/>
            <w:bottom w:val="none" w:sz="0" w:space="0" w:color="auto"/>
            <w:right w:val="none" w:sz="0" w:space="0" w:color="auto"/>
          </w:divBdr>
        </w:div>
        <w:div w:id="914973318">
          <w:marLeft w:val="480"/>
          <w:marRight w:val="0"/>
          <w:marTop w:val="0"/>
          <w:marBottom w:val="0"/>
          <w:divBdr>
            <w:top w:val="none" w:sz="0" w:space="0" w:color="auto"/>
            <w:left w:val="none" w:sz="0" w:space="0" w:color="auto"/>
            <w:bottom w:val="none" w:sz="0" w:space="0" w:color="auto"/>
            <w:right w:val="none" w:sz="0" w:space="0" w:color="auto"/>
          </w:divBdr>
        </w:div>
        <w:div w:id="923613259">
          <w:marLeft w:val="480"/>
          <w:marRight w:val="0"/>
          <w:marTop w:val="0"/>
          <w:marBottom w:val="0"/>
          <w:divBdr>
            <w:top w:val="none" w:sz="0" w:space="0" w:color="auto"/>
            <w:left w:val="none" w:sz="0" w:space="0" w:color="auto"/>
            <w:bottom w:val="none" w:sz="0" w:space="0" w:color="auto"/>
            <w:right w:val="none" w:sz="0" w:space="0" w:color="auto"/>
          </w:divBdr>
        </w:div>
        <w:div w:id="947003102">
          <w:marLeft w:val="480"/>
          <w:marRight w:val="0"/>
          <w:marTop w:val="0"/>
          <w:marBottom w:val="0"/>
          <w:divBdr>
            <w:top w:val="none" w:sz="0" w:space="0" w:color="auto"/>
            <w:left w:val="none" w:sz="0" w:space="0" w:color="auto"/>
            <w:bottom w:val="none" w:sz="0" w:space="0" w:color="auto"/>
            <w:right w:val="none" w:sz="0" w:space="0" w:color="auto"/>
          </w:divBdr>
        </w:div>
        <w:div w:id="998465266">
          <w:marLeft w:val="480"/>
          <w:marRight w:val="0"/>
          <w:marTop w:val="0"/>
          <w:marBottom w:val="0"/>
          <w:divBdr>
            <w:top w:val="none" w:sz="0" w:space="0" w:color="auto"/>
            <w:left w:val="none" w:sz="0" w:space="0" w:color="auto"/>
            <w:bottom w:val="none" w:sz="0" w:space="0" w:color="auto"/>
            <w:right w:val="none" w:sz="0" w:space="0" w:color="auto"/>
          </w:divBdr>
        </w:div>
        <w:div w:id="1015574860">
          <w:marLeft w:val="480"/>
          <w:marRight w:val="0"/>
          <w:marTop w:val="0"/>
          <w:marBottom w:val="0"/>
          <w:divBdr>
            <w:top w:val="none" w:sz="0" w:space="0" w:color="auto"/>
            <w:left w:val="none" w:sz="0" w:space="0" w:color="auto"/>
            <w:bottom w:val="none" w:sz="0" w:space="0" w:color="auto"/>
            <w:right w:val="none" w:sz="0" w:space="0" w:color="auto"/>
          </w:divBdr>
        </w:div>
        <w:div w:id="1053163631">
          <w:marLeft w:val="480"/>
          <w:marRight w:val="0"/>
          <w:marTop w:val="0"/>
          <w:marBottom w:val="0"/>
          <w:divBdr>
            <w:top w:val="none" w:sz="0" w:space="0" w:color="auto"/>
            <w:left w:val="none" w:sz="0" w:space="0" w:color="auto"/>
            <w:bottom w:val="none" w:sz="0" w:space="0" w:color="auto"/>
            <w:right w:val="none" w:sz="0" w:space="0" w:color="auto"/>
          </w:divBdr>
        </w:div>
        <w:div w:id="1085959420">
          <w:marLeft w:val="480"/>
          <w:marRight w:val="0"/>
          <w:marTop w:val="0"/>
          <w:marBottom w:val="0"/>
          <w:divBdr>
            <w:top w:val="none" w:sz="0" w:space="0" w:color="auto"/>
            <w:left w:val="none" w:sz="0" w:space="0" w:color="auto"/>
            <w:bottom w:val="none" w:sz="0" w:space="0" w:color="auto"/>
            <w:right w:val="none" w:sz="0" w:space="0" w:color="auto"/>
          </w:divBdr>
        </w:div>
        <w:div w:id="1287808960">
          <w:marLeft w:val="480"/>
          <w:marRight w:val="0"/>
          <w:marTop w:val="0"/>
          <w:marBottom w:val="0"/>
          <w:divBdr>
            <w:top w:val="none" w:sz="0" w:space="0" w:color="auto"/>
            <w:left w:val="none" w:sz="0" w:space="0" w:color="auto"/>
            <w:bottom w:val="none" w:sz="0" w:space="0" w:color="auto"/>
            <w:right w:val="none" w:sz="0" w:space="0" w:color="auto"/>
          </w:divBdr>
        </w:div>
        <w:div w:id="1308706198">
          <w:marLeft w:val="480"/>
          <w:marRight w:val="0"/>
          <w:marTop w:val="0"/>
          <w:marBottom w:val="0"/>
          <w:divBdr>
            <w:top w:val="none" w:sz="0" w:space="0" w:color="auto"/>
            <w:left w:val="none" w:sz="0" w:space="0" w:color="auto"/>
            <w:bottom w:val="none" w:sz="0" w:space="0" w:color="auto"/>
            <w:right w:val="none" w:sz="0" w:space="0" w:color="auto"/>
          </w:divBdr>
        </w:div>
        <w:div w:id="1314137275">
          <w:marLeft w:val="480"/>
          <w:marRight w:val="0"/>
          <w:marTop w:val="0"/>
          <w:marBottom w:val="0"/>
          <w:divBdr>
            <w:top w:val="none" w:sz="0" w:space="0" w:color="auto"/>
            <w:left w:val="none" w:sz="0" w:space="0" w:color="auto"/>
            <w:bottom w:val="none" w:sz="0" w:space="0" w:color="auto"/>
            <w:right w:val="none" w:sz="0" w:space="0" w:color="auto"/>
          </w:divBdr>
        </w:div>
        <w:div w:id="1340502676">
          <w:marLeft w:val="480"/>
          <w:marRight w:val="0"/>
          <w:marTop w:val="0"/>
          <w:marBottom w:val="0"/>
          <w:divBdr>
            <w:top w:val="none" w:sz="0" w:space="0" w:color="auto"/>
            <w:left w:val="none" w:sz="0" w:space="0" w:color="auto"/>
            <w:bottom w:val="none" w:sz="0" w:space="0" w:color="auto"/>
            <w:right w:val="none" w:sz="0" w:space="0" w:color="auto"/>
          </w:divBdr>
        </w:div>
        <w:div w:id="1356619934">
          <w:marLeft w:val="480"/>
          <w:marRight w:val="0"/>
          <w:marTop w:val="0"/>
          <w:marBottom w:val="0"/>
          <w:divBdr>
            <w:top w:val="none" w:sz="0" w:space="0" w:color="auto"/>
            <w:left w:val="none" w:sz="0" w:space="0" w:color="auto"/>
            <w:bottom w:val="none" w:sz="0" w:space="0" w:color="auto"/>
            <w:right w:val="none" w:sz="0" w:space="0" w:color="auto"/>
          </w:divBdr>
        </w:div>
        <w:div w:id="1427652761">
          <w:marLeft w:val="480"/>
          <w:marRight w:val="0"/>
          <w:marTop w:val="0"/>
          <w:marBottom w:val="0"/>
          <w:divBdr>
            <w:top w:val="none" w:sz="0" w:space="0" w:color="auto"/>
            <w:left w:val="none" w:sz="0" w:space="0" w:color="auto"/>
            <w:bottom w:val="none" w:sz="0" w:space="0" w:color="auto"/>
            <w:right w:val="none" w:sz="0" w:space="0" w:color="auto"/>
          </w:divBdr>
        </w:div>
        <w:div w:id="1449087134">
          <w:marLeft w:val="480"/>
          <w:marRight w:val="0"/>
          <w:marTop w:val="0"/>
          <w:marBottom w:val="0"/>
          <w:divBdr>
            <w:top w:val="none" w:sz="0" w:space="0" w:color="auto"/>
            <w:left w:val="none" w:sz="0" w:space="0" w:color="auto"/>
            <w:bottom w:val="none" w:sz="0" w:space="0" w:color="auto"/>
            <w:right w:val="none" w:sz="0" w:space="0" w:color="auto"/>
          </w:divBdr>
        </w:div>
        <w:div w:id="1454789168">
          <w:marLeft w:val="480"/>
          <w:marRight w:val="0"/>
          <w:marTop w:val="0"/>
          <w:marBottom w:val="0"/>
          <w:divBdr>
            <w:top w:val="none" w:sz="0" w:space="0" w:color="auto"/>
            <w:left w:val="none" w:sz="0" w:space="0" w:color="auto"/>
            <w:bottom w:val="none" w:sz="0" w:space="0" w:color="auto"/>
            <w:right w:val="none" w:sz="0" w:space="0" w:color="auto"/>
          </w:divBdr>
        </w:div>
        <w:div w:id="1478379072">
          <w:marLeft w:val="480"/>
          <w:marRight w:val="0"/>
          <w:marTop w:val="0"/>
          <w:marBottom w:val="0"/>
          <w:divBdr>
            <w:top w:val="none" w:sz="0" w:space="0" w:color="auto"/>
            <w:left w:val="none" w:sz="0" w:space="0" w:color="auto"/>
            <w:bottom w:val="none" w:sz="0" w:space="0" w:color="auto"/>
            <w:right w:val="none" w:sz="0" w:space="0" w:color="auto"/>
          </w:divBdr>
        </w:div>
        <w:div w:id="1488982659">
          <w:marLeft w:val="480"/>
          <w:marRight w:val="0"/>
          <w:marTop w:val="0"/>
          <w:marBottom w:val="0"/>
          <w:divBdr>
            <w:top w:val="none" w:sz="0" w:space="0" w:color="auto"/>
            <w:left w:val="none" w:sz="0" w:space="0" w:color="auto"/>
            <w:bottom w:val="none" w:sz="0" w:space="0" w:color="auto"/>
            <w:right w:val="none" w:sz="0" w:space="0" w:color="auto"/>
          </w:divBdr>
        </w:div>
        <w:div w:id="1588340630">
          <w:marLeft w:val="480"/>
          <w:marRight w:val="0"/>
          <w:marTop w:val="0"/>
          <w:marBottom w:val="0"/>
          <w:divBdr>
            <w:top w:val="none" w:sz="0" w:space="0" w:color="auto"/>
            <w:left w:val="none" w:sz="0" w:space="0" w:color="auto"/>
            <w:bottom w:val="none" w:sz="0" w:space="0" w:color="auto"/>
            <w:right w:val="none" w:sz="0" w:space="0" w:color="auto"/>
          </w:divBdr>
        </w:div>
        <w:div w:id="1717466704">
          <w:marLeft w:val="480"/>
          <w:marRight w:val="0"/>
          <w:marTop w:val="0"/>
          <w:marBottom w:val="0"/>
          <w:divBdr>
            <w:top w:val="none" w:sz="0" w:space="0" w:color="auto"/>
            <w:left w:val="none" w:sz="0" w:space="0" w:color="auto"/>
            <w:bottom w:val="none" w:sz="0" w:space="0" w:color="auto"/>
            <w:right w:val="none" w:sz="0" w:space="0" w:color="auto"/>
          </w:divBdr>
        </w:div>
        <w:div w:id="1962111579">
          <w:marLeft w:val="480"/>
          <w:marRight w:val="0"/>
          <w:marTop w:val="0"/>
          <w:marBottom w:val="0"/>
          <w:divBdr>
            <w:top w:val="none" w:sz="0" w:space="0" w:color="auto"/>
            <w:left w:val="none" w:sz="0" w:space="0" w:color="auto"/>
            <w:bottom w:val="none" w:sz="0" w:space="0" w:color="auto"/>
            <w:right w:val="none" w:sz="0" w:space="0" w:color="auto"/>
          </w:divBdr>
        </w:div>
      </w:divsChild>
    </w:div>
    <w:div w:id="1026446359">
      <w:bodyDiv w:val="1"/>
      <w:marLeft w:val="0"/>
      <w:marRight w:val="0"/>
      <w:marTop w:val="0"/>
      <w:marBottom w:val="0"/>
      <w:divBdr>
        <w:top w:val="none" w:sz="0" w:space="0" w:color="auto"/>
        <w:left w:val="none" w:sz="0" w:space="0" w:color="auto"/>
        <w:bottom w:val="none" w:sz="0" w:space="0" w:color="auto"/>
        <w:right w:val="none" w:sz="0" w:space="0" w:color="auto"/>
      </w:divBdr>
    </w:div>
    <w:div w:id="1029338832">
      <w:bodyDiv w:val="1"/>
      <w:marLeft w:val="0"/>
      <w:marRight w:val="0"/>
      <w:marTop w:val="0"/>
      <w:marBottom w:val="0"/>
      <w:divBdr>
        <w:top w:val="none" w:sz="0" w:space="0" w:color="auto"/>
        <w:left w:val="none" w:sz="0" w:space="0" w:color="auto"/>
        <w:bottom w:val="none" w:sz="0" w:space="0" w:color="auto"/>
        <w:right w:val="none" w:sz="0" w:space="0" w:color="auto"/>
      </w:divBdr>
    </w:div>
    <w:div w:id="1032222590">
      <w:bodyDiv w:val="1"/>
      <w:marLeft w:val="0"/>
      <w:marRight w:val="0"/>
      <w:marTop w:val="0"/>
      <w:marBottom w:val="0"/>
      <w:divBdr>
        <w:top w:val="none" w:sz="0" w:space="0" w:color="auto"/>
        <w:left w:val="none" w:sz="0" w:space="0" w:color="auto"/>
        <w:bottom w:val="none" w:sz="0" w:space="0" w:color="auto"/>
        <w:right w:val="none" w:sz="0" w:space="0" w:color="auto"/>
      </w:divBdr>
    </w:div>
    <w:div w:id="1032608024">
      <w:bodyDiv w:val="1"/>
      <w:marLeft w:val="0"/>
      <w:marRight w:val="0"/>
      <w:marTop w:val="0"/>
      <w:marBottom w:val="0"/>
      <w:divBdr>
        <w:top w:val="none" w:sz="0" w:space="0" w:color="auto"/>
        <w:left w:val="none" w:sz="0" w:space="0" w:color="auto"/>
        <w:bottom w:val="none" w:sz="0" w:space="0" w:color="auto"/>
        <w:right w:val="none" w:sz="0" w:space="0" w:color="auto"/>
      </w:divBdr>
    </w:div>
    <w:div w:id="1036657176">
      <w:bodyDiv w:val="1"/>
      <w:marLeft w:val="0"/>
      <w:marRight w:val="0"/>
      <w:marTop w:val="0"/>
      <w:marBottom w:val="0"/>
      <w:divBdr>
        <w:top w:val="none" w:sz="0" w:space="0" w:color="auto"/>
        <w:left w:val="none" w:sz="0" w:space="0" w:color="auto"/>
        <w:bottom w:val="none" w:sz="0" w:space="0" w:color="auto"/>
        <w:right w:val="none" w:sz="0" w:space="0" w:color="auto"/>
      </w:divBdr>
      <w:divsChild>
        <w:div w:id="50691418">
          <w:marLeft w:val="480"/>
          <w:marRight w:val="0"/>
          <w:marTop w:val="0"/>
          <w:marBottom w:val="0"/>
          <w:divBdr>
            <w:top w:val="none" w:sz="0" w:space="0" w:color="auto"/>
            <w:left w:val="none" w:sz="0" w:space="0" w:color="auto"/>
            <w:bottom w:val="none" w:sz="0" w:space="0" w:color="auto"/>
            <w:right w:val="none" w:sz="0" w:space="0" w:color="auto"/>
          </w:divBdr>
        </w:div>
        <w:div w:id="73163759">
          <w:marLeft w:val="480"/>
          <w:marRight w:val="0"/>
          <w:marTop w:val="0"/>
          <w:marBottom w:val="0"/>
          <w:divBdr>
            <w:top w:val="none" w:sz="0" w:space="0" w:color="auto"/>
            <w:left w:val="none" w:sz="0" w:space="0" w:color="auto"/>
            <w:bottom w:val="none" w:sz="0" w:space="0" w:color="auto"/>
            <w:right w:val="none" w:sz="0" w:space="0" w:color="auto"/>
          </w:divBdr>
        </w:div>
        <w:div w:id="85537665">
          <w:marLeft w:val="480"/>
          <w:marRight w:val="0"/>
          <w:marTop w:val="0"/>
          <w:marBottom w:val="0"/>
          <w:divBdr>
            <w:top w:val="none" w:sz="0" w:space="0" w:color="auto"/>
            <w:left w:val="none" w:sz="0" w:space="0" w:color="auto"/>
            <w:bottom w:val="none" w:sz="0" w:space="0" w:color="auto"/>
            <w:right w:val="none" w:sz="0" w:space="0" w:color="auto"/>
          </w:divBdr>
        </w:div>
        <w:div w:id="238292337">
          <w:marLeft w:val="480"/>
          <w:marRight w:val="0"/>
          <w:marTop w:val="0"/>
          <w:marBottom w:val="0"/>
          <w:divBdr>
            <w:top w:val="none" w:sz="0" w:space="0" w:color="auto"/>
            <w:left w:val="none" w:sz="0" w:space="0" w:color="auto"/>
            <w:bottom w:val="none" w:sz="0" w:space="0" w:color="auto"/>
            <w:right w:val="none" w:sz="0" w:space="0" w:color="auto"/>
          </w:divBdr>
        </w:div>
        <w:div w:id="344283434">
          <w:marLeft w:val="480"/>
          <w:marRight w:val="0"/>
          <w:marTop w:val="0"/>
          <w:marBottom w:val="0"/>
          <w:divBdr>
            <w:top w:val="none" w:sz="0" w:space="0" w:color="auto"/>
            <w:left w:val="none" w:sz="0" w:space="0" w:color="auto"/>
            <w:bottom w:val="none" w:sz="0" w:space="0" w:color="auto"/>
            <w:right w:val="none" w:sz="0" w:space="0" w:color="auto"/>
          </w:divBdr>
        </w:div>
        <w:div w:id="452404220">
          <w:marLeft w:val="480"/>
          <w:marRight w:val="0"/>
          <w:marTop w:val="0"/>
          <w:marBottom w:val="0"/>
          <w:divBdr>
            <w:top w:val="none" w:sz="0" w:space="0" w:color="auto"/>
            <w:left w:val="none" w:sz="0" w:space="0" w:color="auto"/>
            <w:bottom w:val="none" w:sz="0" w:space="0" w:color="auto"/>
            <w:right w:val="none" w:sz="0" w:space="0" w:color="auto"/>
          </w:divBdr>
        </w:div>
        <w:div w:id="472715667">
          <w:marLeft w:val="480"/>
          <w:marRight w:val="0"/>
          <w:marTop w:val="0"/>
          <w:marBottom w:val="0"/>
          <w:divBdr>
            <w:top w:val="none" w:sz="0" w:space="0" w:color="auto"/>
            <w:left w:val="none" w:sz="0" w:space="0" w:color="auto"/>
            <w:bottom w:val="none" w:sz="0" w:space="0" w:color="auto"/>
            <w:right w:val="none" w:sz="0" w:space="0" w:color="auto"/>
          </w:divBdr>
        </w:div>
        <w:div w:id="479008030">
          <w:marLeft w:val="480"/>
          <w:marRight w:val="0"/>
          <w:marTop w:val="0"/>
          <w:marBottom w:val="0"/>
          <w:divBdr>
            <w:top w:val="none" w:sz="0" w:space="0" w:color="auto"/>
            <w:left w:val="none" w:sz="0" w:space="0" w:color="auto"/>
            <w:bottom w:val="none" w:sz="0" w:space="0" w:color="auto"/>
            <w:right w:val="none" w:sz="0" w:space="0" w:color="auto"/>
          </w:divBdr>
        </w:div>
        <w:div w:id="483661689">
          <w:marLeft w:val="480"/>
          <w:marRight w:val="0"/>
          <w:marTop w:val="0"/>
          <w:marBottom w:val="0"/>
          <w:divBdr>
            <w:top w:val="none" w:sz="0" w:space="0" w:color="auto"/>
            <w:left w:val="none" w:sz="0" w:space="0" w:color="auto"/>
            <w:bottom w:val="none" w:sz="0" w:space="0" w:color="auto"/>
            <w:right w:val="none" w:sz="0" w:space="0" w:color="auto"/>
          </w:divBdr>
        </w:div>
        <w:div w:id="490102344">
          <w:marLeft w:val="480"/>
          <w:marRight w:val="0"/>
          <w:marTop w:val="0"/>
          <w:marBottom w:val="0"/>
          <w:divBdr>
            <w:top w:val="none" w:sz="0" w:space="0" w:color="auto"/>
            <w:left w:val="none" w:sz="0" w:space="0" w:color="auto"/>
            <w:bottom w:val="none" w:sz="0" w:space="0" w:color="auto"/>
            <w:right w:val="none" w:sz="0" w:space="0" w:color="auto"/>
          </w:divBdr>
        </w:div>
        <w:div w:id="541406388">
          <w:marLeft w:val="480"/>
          <w:marRight w:val="0"/>
          <w:marTop w:val="0"/>
          <w:marBottom w:val="0"/>
          <w:divBdr>
            <w:top w:val="none" w:sz="0" w:space="0" w:color="auto"/>
            <w:left w:val="none" w:sz="0" w:space="0" w:color="auto"/>
            <w:bottom w:val="none" w:sz="0" w:space="0" w:color="auto"/>
            <w:right w:val="none" w:sz="0" w:space="0" w:color="auto"/>
          </w:divBdr>
        </w:div>
        <w:div w:id="570310455">
          <w:marLeft w:val="480"/>
          <w:marRight w:val="0"/>
          <w:marTop w:val="0"/>
          <w:marBottom w:val="0"/>
          <w:divBdr>
            <w:top w:val="none" w:sz="0" w:space="0" w:color="auto"/>
            <w:left w:val="none" w:sz="0" w:space="0" w:color="auto"/>
            <w:bottom w:val="none" w:sz="0" w:space="0" w:color="auto"/>
            <w:right w:val="none" w:sz="0" w:space="0" w:color="auto"/>
          </w:divBdr>
        </w:div>
        <w:div w:id="616373255">
          <w:marLeft w:val="480"/>
          <w:marRight w:val="0"/>
          <w:marTop w:val="0"/>
          <w:marBottom w:val="0"/>
          <w:divBdr>
            <w:top w:val="none" w:sz="0" w:space="0" w:color="auto"/>
            <w:left w:val="none" w:sz="0" w:space="0" w:color="auto"/>
            <w:bottom w:val="none" w:sz="0" w:space="0" w:color="auto"/>
            <w:right w:val="none" w:sz="0" w:space="0" w:color="auto"/>
          </w:divBdr>
        </w:div>
        <w:div w:id="623729054">
          <w:marLeft w:val="480"/>
          <w:marRight w:val="0"/>
          <w:marTop w:val="0"/>
          <w:marBottom w:val="0"/>
          <w:divBdr>
            <w:top w:val="none" w:sz="0" w:space="0" w:color="auto"/>
            <w:left w:val="none" w:sz="0" w:space="0" w:color="auto"/>
            <w:bottom w:val="none" w:sz="0" w:space="0" w:color="auto"/>
            <w:right w:val="none" w:sz="0" w:space="0" w:color="auto"/>
          </w:divBdr>
        </w:div>
        <w:div w:id="767166088">
          <w:marLeft w:val="480"/>
          <w:marRight w:val="0"/>
          <w:marTop w:val="0"/>
          <w:marBottom w:val="0"/>
          <w:divBdr>
            <w:top w:val="none" w:sz="0" w:space="0" w:color="auto"/>
            <w:left w:val="none" w:sz="0" w:space="0" w:color="auto"/>
            <w:bottom w:val="none" w:sz="0" w:space="0" w:color="auto"/>
            <w:right w:val="none" w:sz="0" w:space="0" w:color="auto"/>
          </w:divBdr>
        </w:div>
        <w:div w:id="916548189">
          <w:marLeft w:val="480"/>
          <w:marRight w:val="0"/>
          <w:marTop w:val="0"/>
          <w:marBottom w:val="0"/>
          <w:divBdr>
            <w:top w:val="none" w:sz="0" w:space="0" w:color="auto"/>
            <w:left w:val="none" w:sz="0" w:space="0" w:color="auto"/>
            <w:bottom w:val="none" w:sz="0" w:space="0" w:color="auto"/>
            <w:right w:val="none" w:sz="0" w:space="0" w:color="auto"/>
          </w:divBdr>
        </w:div>
        <w:div w:id="968434070">
          <w:marLeft w:val="480"/>
          <w:marRight w:val="0"/>
          <w:marTop w:val="0"/>
          <w:marBottom w:val="0"/>
          <w:divBdr>
            <w:top w:val="none" w:sz="0" w:space="0" w:color="auto"/>
            <w:left w:val="none" w:sz="0" w:space="0" w:color="auto"/>
            <w:bottom w:val="none" w:sz="0" w:space="0" w:color="auto"/>
            <w:right w:val="none" w:sz="0" w:space="0" w:color="auto"/>
          </w:divBdr>
        </w:div>
        <w:div w:id="971254276">
          <w:marLeft w:val="480"/>
          <w:marRight w:val="0"/>
          <w:marTop w:val="0"/>
          <w:marBottom w:val="0"/>
          <w:divBdr>
            <w:top w:val="none" w:sz="0" w:space="0" w:color="auto"/>
            <w:left w:val="none" w:sz="0" w:space="0" w:color="auto"/>
            <w:bottom w:val="none" w:sz="0" w:space="0" w:color="auto"/>
            <w:right w:val="none" w:sz="0" w:space="0" w:color="auto"/>
          </w:divBdr>
        </w:div>
        <w:div w:id="1095051049">
          <w:marLeft w:val="480"/>
          <w:marRight w:val="0"/>
          <w:marTop w:val="0"/>
          <w:marBottom w:val="0"/>
          <w:divBdr>
            <w:top w:val="none" w:sz="0" w:space="0" w:color="auto"/>
            <w:left w:val="none" w:sz="0" w:space="0" w:color="auto"/>
            <w:bottom w:val="none" w:sz="0" w:space="0" w:color="auto"/>
            <w:right w:val="none" w:sz="0" w:space="0" w:color="auto"/>
          </w:divBdr>
        </w:div>
        <w:div w:id="1105658391">
          <w:marLeft w:val="480"/>
          <w:marRight w:val="0"/>
          <w:marTop w:val="0"/>
          <w:marBottom w:val="0"/>
          <w:divBdr>
            <w:top w:val="none" w:sz="0" w:space="0" w:color="auto"/>
            <w:left w:val="none" w:sz="0" w:space="0" w:color="auto"/>
            <w:bottom w:val="none" w:sz="0" w:space="0" w:color="auto"/>
            <w:right w:val="none" w:sz="0" w:space="0" w:color="auto"/>
          </w:divBdr>
        </w:div>
        <w:div w:id="1110979204">
          <w:marLeft w:val="480"/>
          <w:marRight w:val="0"/>
          <w:marTop w:val="0"/>
          <w:marBottom w:val="0"/>
          <w:divBdr>
            <w:top w:val="none" w:sz="0" w:space="0" w:color="auto"/>
            <w:left w:val="none" w:sz="0" w:space="0" w:color="auto"/>
            <w:bottom w:val="none" w:sz="0" w:space="0" w:color="auto"/>
            <w:right w:val="none" w:sz="0" w:space="0" w:color="auto"/>
          </w:divBdr>
        </w:div>
        <w:div w:id="1295023726">
          <w:marLeft w:val="480"/>
          <w:marRight w:val="0"/>
          <w:marTop w:val="0"/>
          <w:marBottom w:val="0"/>
          <w:divBdr>
            <w:top w:val="none" w:sz="0" w:space="0" w:color="auto"/>
            <w:left w:val="none" w:sz="0" w:space="0" w:color="auto"/>
            <w:bottom w:val="none" w:sz="0" w:space="0" w:color="auto"/>
            <w:right w:val="none" w:sz="0" w:space="0" w:color="auto"/>
          </w:divBdr>
        </w:div>
        <w:div w:id="1309433339">
          <w:marLeft w:val="480"/>
          <w:marRight w:val="0"/>
          <w:marTop w:val="0"/>
          <w:marBottom w:val="0"/>
          <w:divBdr>
            <w:top w:val="none" w:sz="0" w:space="0" w:color="auto"/>
            <w:left w:val="none" w:sz="0" w:space="0" w:color="auto"/>
            <w:bottom w:val="none" w:sz="0" w:space="0" w:color="auto"/>
            <w:right w:val="none" w:sz="0" w:space="0" w:color="auto"/>
          </w:divBdr>
        </w:div>
        <w:div w:id="1326208759">
          <w:marLeft w:val="480"/>
          <w:marRight w:val="0"/>
          <w:marTop w:val="0"/>
          <w:marBottom w:val="0"/>
          <w:divBdr>
            <w:top w:val="none" w:sz="0" w:space="0" w:color="auto"/>
            <w:left w:val="none" w:sz="0" w:space="0" w:color="auto"/>
            <w:bottom w:val="none" w:sz="0" w:space="0" w:color="auto"/>
            <w:right w:val="none" w:sz="0" w:space="0" w:color="auto"/>
          </w:divBdr>
        </w:div>
        <w:div w:id="1541627593">
          <w:marLeft w:val="480"/>
          <w:marRight w:val="0"/>
          <w:marTop w:val="0"/>
          <w:marBottom w:val="0"/>
          <w:divBdr>
            <w:top w:val="none" w:sz="0" w:space="0" w:color="auto"/>
            <w:left w:val="none" w:sz="0" w:space="0" w:color="auto"/>
            <w:bottom w:val="none" w:sz="0" w:space="0" w:color="auto"/>
            <w:right w:val="none" w:sz="0" w:space="0" w:color="auto"/>
          </w:divBdr>
        </w:div>
        <w:div w:id="1549760760">
          <w:marLeft w:val="480"/>
          <w:marRight w:val="0"/>
          <w:marTop w:val="0"/>
          <w:marBottom w:val="0"/>
          <w:divBdr>
            <w:top w:val="none" w:sz="0" w:space="0" w:color="auto"/>
            <w:left w:val="none" w:sz="0" w:space="0" w:color="auto"/>
            <w:bottom w:val="none" w:sz="0" w:space="0" w:color="auto"/>
            <w:right w:val="none" w:sz="0" w:space="0" w:color="auto"/>
          </w:divBdr>
        </w:div>
        <w:div w:id="1619070225">
          <w:marLeft w:val="480"/>
          <w:marRight w:val="0"/>
          <w:marTop w:val="0"/>
          <w:marBottom w:val="0"/>
          <w:divBdr>
            <w:top w:val="none" w:sz="0" w:space="0" w:color="auto"/>
            <w:left w:val="none" w:sz="0" w:space="0" w:color="auto"/>
            <w:bottom w:val="none" w:sz="0" w:space="0" w:color="auto"/>
            <w:right w:val="none" w:sz="0" w:space="0" w:color="auto"/>
          </w:divBdr>
        </w:div>
        <w:div w:id="1664549668">
          <w:marLeft w:val="480"/>
          <w:marRight w:val="0"/>
          <w:marTop w:val="0"/>
          <w:marBottom w:val="0"/>
          <w:divBdr>
            <w:top w:val="none" w:sz="0" w:space="0" w:color="auto"/>
            <w:left w:val="none" w:sz="0" w:space="0" w:color="auto"/>
            <w:bottom w:val="none" w:sz="0" w:space="0" w:color="auto"/>
            <w:right w:val="none" w:sz="0" w:space="0" w:color="auto"/>
          </w:divBdr>
        </w:div>
        <w:div w:id="1786001932">
          <w:marLeft w:val="480"/>
          <w:marRight w:val="0"/>
          <w:marTop w:val="0"/>
          <w:marBottom w:val="0"/>
          <w:divBdr>
            <w:top w:val="none" w:sz="0" w:space="0" w:color="auto"/>
            <w:left w:val="none" w:sz="0" w:space="0" w:color="auto"/>
            <w:bottom w:val="none" w:sz="0" w:space="0" w:color="auto"/>
            <w:right w:val="none" w:sz="0" w:space="0" w:color="auto"/>
          </w:divBdr>
        </w:div>
        <w:div w:id="1808814838">
          <w:marLeft w:val="480"/>
          <w:marRight w:val="0"/>
          <w:marTop w:val="0"/>
          <w:marBottom w:val="0"/>
          <w:divBdr>
            <w:top w:val="none" w:sz="0" w:space="0" w:color="auto"/>
            <w:left w:val="none" w:sz="0" w:space="0" w:color="auto"/>
            <w:bottom w:val="none" w:sz="0" w:space="0" w:color="auto"/>
            <w:right w:val="none" w:sz="0" w:space="0" w:color="auto"/>
          </w:divBdr>
        </w:div>
        <w:div w:id="1980064142">
          <w:marLeft w:val="480"/>
          <w:marRight w:val="0"/>
          <w:marTop w:val="0"/>
          <w:marBottom w:val="0"/>
          <w:divBdr>
            <w:top w:val="none" w:sz="0" w:space="0" w:color="auto"/>
            <w:left w:val="none" w:sz="0" w:space="0" w:color="auto"/>
            <w:bottom w:val="none" w:sz="0" w:space="0" w:color="auto"/>
            <w:right w:val="none" w:sz="0" w:space="0" w:color="auto"/>
          </w:divBdr>
        </w:div>
        <w:div w:id="1985307315">
          <w:marLeft w:val="480"/>
          <w:marRight w:val="0"/>
          <w:marTop w:val="0"/>
          <w:marBottom w:val="0"/>
          <w:divBdr>
            <w:top w:val="none" w:sz="0" w:space="0" w:color="auto"/>
            <w:left w:val="none" w:sz="0" w:space="0" w:color="auto"/>
            <w:bottom w:val="none" w:sz="0" w:space="0" w:color="auto"/>
            <w:right w:val="none" w:sz="0" w:space="0" w:color="auto"/>
          </w:divBdr>
        </w:div>
        <w:div w:id="2056805875">
          <w:marLeft w:val="480"/>
          <w:marRight w:val="0"/>
          <w:marTop w:val="0"/>
          <w:marBottom w:val="0"/>
          <w:divBdr>
            <w:top w:val="none" w:sz="0" w:space="0" w:color="auto"/>
            <w:left w:val="none" w:sz="0" w:space="0" w:color="auto"/>
            <w:bottom w:val="none" w:sz="0" w:space="0" w:color="auto"/>
            <w:right w:val="none" w:sz="0" w:space="0" w:color="auto"/>
          </w:divBdr>
        </w:div>
        <w:div w:id="2081898178">
          <w:marLeft w:val="480"/>
          <w:marRight w:val="0"/>
          <w:marTop w:val="0"/>
          <w:marBottom w:val="0"/>
          <w:divBdr>
            <w:top w:val="none" w:sz="0" w:space="0" w:color="auto"/>
            <w:left w:val="none" w:sz="0" w:space="0" w:color="auto"/>
            <w:bottom w:val="none" w:sz="0" w:space="0" w:color="auto"/>
            <w:right w:val="none" w:sz="0" w:space="0" w:color="auto"/>
          </w:divBdr>
        </w:div>
        <w:div w:id="2108840209">
          <w:marLeft w:val="480"/>
          <w:marRight w:val="0"/>
          <w:marTop w:val="0"/>
          <w:marBottom w:val="0"/>
          <w:divBdr>
            <w:top w:val="none" w:sz="0" w:space="0" w:color="auto"/>
            <w:left w:val="none" w:sz="0" w:space="0" w:color="auto"/>
            <w:bottom w:val="none" w:sz="0" w:space="0" w:color="auto"/>
            <w:right w:val="none" w:sz="0" w:space="0" w:color="auto"/>
          </w:divBdr>
        </w:div>
        <w:div w:id="2119136515">
          <w:marLeft w:val="480"/>
          <w:marRight w:val="0"/>
          <w:marTop w:val="0"/>
          <w:marBottom w:val="0"/>
          <w:divBdr>
            <w:top w:val="none" w:sz="0" w:space="0" w:color="auto"/>
            <w:left w:val="none" w:sz="0" w:space="0" w:color="auto"/>
            <w:bottom w:val="none" w:sz="0" w:space="0" w:color="auto"/>
            <w:right w:val="none" w:sz="0" w:space="0" w:color="auto"/>
          </w:divBdr>
        </w:div>
        <w:div w:id="2122338785">
          <w:marLeft w:val="480"/>
          <w:marRight w:val="0"/>
          <w:marTop w:val="0"/>
          <w:marBottom w:val="0"/>
          <w:divBdr>
            <w:top w:val="none" w:sz="0" w:space="0" w:color="auto"/>
            <w:left w:val="none" w:sz="0" w:space="0" w:color="auto"/>
            <w:bottom w:val="none" w:sz="0" w:space="0" w:color="auto"/>
            <w:right w:val="none" w:sz="0" w:space="0" w:color="auto"/>
          </w:divBdr>
        </w:div>
        <w:div w:id="2122911636">
          <w:marLeft w:val="480"/>
          <w:marRight w:val="0"/>
          <w:marTop w:val="0"/>
          <w:marBottom w:val="0"/>
          <w:divBdr>
            <w:top w:val="none" w:sz="0" w:space="0" w:color="auto"/>
            <w:left w:val="none" w:sz="0" w:space="0" w:color="auto"/>
            <w:bottom w:val="none" w:sz="0" w:space="0" w:color="auto"/>
            <w:right w:val="none" w:sz="0" w:space="0" w:color="auto"/>
          </w:divBdr>
        </w:div>
        <w:div w:id="2131245266">
          <w:marLeft w:val="480"/>
          <w:marRight w:val="0"/>
          <w:marTop w:val="0"/>
          <w:marBottom w:val="0"/>
          <w:divBdr>
            <w:top w:val="none" w:sz="0" w:space="0" w:color="auto"/>
            <w:left w:val="none" w:sz="0" w:space="0" w:color="auto"/>
            <w:bottom w:val="none" w:sz="0" w:space="0" w:color="auto"/>
            <w:right w:val="none" w:sz="0" w:space="0" w:color="auto"/>
          </w:divBdr>
        </w:div>
        <w:div w:id="2140025591">
          <w:marLeft w:val="480"/>
          <w:marRight w:val="0"/>
          <w:marTop w:val="0"/>
          <w:marBottom w:val="0"/>
          <w:divBdr>
            <w:top w:val="none" w:sz="0" w:space="0" w:color="auto"/>
            <w:left w:val="none" w:sz="0" w:space="0" w:color="auto"/>
            <w:bottom w:val="none" w:sz="0" w:space="0" w:color="auto"/>
            <w:right w:val="none" w:sz="0" w:space="0" w:color="auto"/>
          </w:divBdr>
        </w:div>
      </w:divsChild>
    </w:div>
    <w:div w:id="1043478517">
      <w:bodyDiv w:val="1"/>
      <w:marLeft w:val="0"/>
      <w:marRight w:val="0"/>
      <w:marTop w:val="0"/>
      <w:marBottom w:val="0"/>
      <w:divBdr>
        <w:top w:val="none" w:sz="0" w:space="0" w:color="auto"/>
        <w:left w:val="none" w:sz="0" w:space="0" w:color="auto"/>
        <w:bottom w:val="none" w:sz="0" w:space="0" w:color="auto"/>
        <w:right w:val="none" w:sz="0" w:space="0" w:color="auto"/>
      </w:divBdr>
    </w:div>
    <w:div w:id="1045445939">
      <w:bodyDiv w:val="1"/>
      <w:marLeft w:val="0"/>
      <w:marRight w:val="0"/>
      <w:marTop w:val="0"/>
      <w:marBottom w:val="0"/>
      <w:divBdr>
        <w:top w:val="none" w:sz="0" w:space="0" w:color="auto"/>
        <w:left w:val="none" w:sz="0" w:space="0" w:color="auto"/>
        <w:bottom w:val="none" w:sz="0" w:space="0" w:color="auto"/>
        <w:right w:val="none" w:sz="0" w:space="0" w:color="auto"/>
      </w:divBdr>
    </w:div>
    <w:div w:id="1045758234">
      <w:bodyDiv w:val="1"/>
      <w:marLeft w:val="0"/>
      <w:marRight w:val="0"/>
      <w:marTop w:val="0"/>
      <w:marBottom w:val="0"/>
      <w:divBdr>
        <w:top w:val="none" w:sz="0" w:space="0" w:color="auto"/>
        <w:left w:val="none" w:sz="0" w:space="0" w:color="auto"/>
        <w:bottom w:val="none" w:sz="0" w:space="0" w:color="auto"/>
        <w:right w:val="none" w:sz="0" w:space="0" w:color="auto"/>
      </w:divBdr>
    </w:div>
    <w:div w:id="1046442710">
      <w:bodyDiv w:val="1"/>
      <w:marLeft w:val="0"/>
      <w:marRight w:val="0"/>
      <w:marTop w:val="0"/>
      <w:marBottom w:val="0"/>
      <w:divBdr>
        <w:top w:val="none" w:sz="0" w:space="0" w:color="auto"/>
        <w:left w:val="none" w:sz="0" w:space="0" w:color="auto"/>
        <w:bottom w:val="none" w:sz="0" w:space="0" w:color="auto"/>
        <w:right w:val="none" w:sz="0" w:space="0" w:color="auto"/>
      </w:divBdr>
    </w:div>
    <w:div w:id="1047875483">
      <w:bodyDiv w:val="1"/>
      <w:marLeft w:val="0"/>
      <w:marRight w:val="0"/>
      <w:marTop w:val="0"/>
      <w:marBottom w:val="0"/>
      <w:divBdr>
        <w:top w:val="none" w:sz="0" w:space="0" w:color="auto"/>
        <w:left w:val="none" w:sz="0" w:space="0" w:color="auto"/>
        <w:bottom w:val="none" w:sz="0" w:space="0" w:color="auto"/>
        <w:right w:val="none" w:sz="0" w:space="0" w:color="auto"/>
      </w:divBdr>
      <w:divsChild>
        <w:div w:id="15549883">
          <w:marLeft w:val="480"/>
          <w:marRight w:val="0"/>
          <w:marTop w:val="0"/>
          <w:marBottom w:val="0"/>
          <w:divBdr>
            <w:top w:val="none" w:sz="0" w:space="0" w:color="auto"/>
            <w:left w:val="none" w:sz="0" w:space="0" w:color="auto"/>
            <w:bottom w:val="none" w:sz="0" w:space="0" w:color="auto"/>
            <w:right w:val="none" w:sz="0" w:space="0" w:color="auto"/>
          </w:divBdr>
        </w:div>
        <w:div w:id="64453883">
          <w:marLeft w:val="480"/>
          <w:marRight w:val="0"/>
          <w:marTop w:val="0"/>
          <w:marBottom w:val="0"/>
          <w:divBdr>
            <w:top w:val="none" w:sz="0" w:space="0" w:color="auto"/>
            <w:left w:val="none" w:sz="0" w:space="0" w:color="auto"/>
            <w:bottom w:val="none" w:sz="0" w:space="0" w:color="auto"/>
            <w:right w:val="none" w:sz="0" w:space="0" w:color="auto"/>
          </w:divBdr>
        </w:div>
        <w:div w:id="176118356">
          <w:marLeft w:val="480"/>
          <w:marRight w:val="0"/>
          <w:marTop w:val="0"/>
          <w:marBottom w:val="0"/>
          <w:divBdr>
            <w:top w:val="none" w:sz="0" w:space="0" w:color="auto"/>
            <w:left w:val="none" w:sz="0" w:space="0" w:color="auto"/>
            <w:bottom w:val="none" w:sz="0" w:space="0" w:color="auto"/>
            <w:right w:val="none" w:sz="0" w:space="0" w:color="auto"/>
          </w:divBdr>
        </w:div>
        <w:div w:id="184245770">
          <w:marLeft w:val="480"/>
          <w:marRight w:val="0"/>
          <w:marTop w:val="0"/>
          <w:marBottom w:val="0"/>
          <w:divBdr>
            <w:top w:val="none" w:sz="0" w:space="0" w:color="auto"/>
            <w:left w:val="none" w:sz="0" w:space="0" w:color="auto"/>
            <w:bottom w:val="none" w:sz="0" w:space="0" w:color="auto"/>
            <w:right w:val="none" w:sz="0" w:space="0" w:color="auto"/>
          </w:divBdr>
        </w:div>
        <w:div w:id="220022951">
          <w:marLeft w:val="480"/>
          <w:marRight w:val="0"/>
          <w:marTop w:val="0"/>
          <w:marBottom w:val="0"/>
          <w:divBdr>
            <w:top w:val="none" w:sz="0" w:space="0" w:color="auto"/>
            <w:left w:val="none" w:sz="0" w:space="0" w:color="auto"/>
            <w:bottom w:val="none" w:sz="0" w:space="0" w:color="auto"/>
            <w:right w:val="none" w:sz="0" w:space="0" w:color="auto"/>
          </w:divBdr>
        </w:div>
        <w:div w:id="253979314">
          <w:marLeft w:val="480"/>
          <w:marRight w:val="0"/>
          <w:marTop w:val="0"/>
          <w:marBottom w:val="0"/>
          <w:divBdr>
            <w:top w:val="none" w:sz="0" w:space="0" w:color="auto"/>
            <w:left w:val="none" w:sz="0" w:space="0" w:color="auto"/>
            <w:bottom w:val="none" w:sz="0" w:space="0" w:color="auto"/>
            <w:right w:val="none" w:sz="0" w:space="0" w:color="auto"/>
          </w:divBdr>
        </w:div>
        <w:div w:id="284972588">
          <w:marLeft w:val="480"/>
          <w:marRight w:val="0"/>
          <w:marTop w:val="0"/>
          <w:marBottom w:val="0"/>
          <w:divBdr>
            <w:top w:val="none" w:sz="0" w:space="0" w:color="auto"/>
            <w:left w:val="none" w:sz="0" w:space="0" w:color="auto"/>
            <w:bottom w:val="none" w:sz="0" w:space="0" w:color="auto"/>
            <w:right w:val="none" w:sz="0" w:space="0" w:color="auto"/>
          </w:divBdr>
        </w:div>
        <w:div w:id="356393035">
          <w:marLeft w:val="480"/>
          <w:marRight w:val="0"/>
          <w:marTop w:val="0"/>
          <w:marBottom w:val="0"/>
          <w:divBdr>
            <w:top w:val="none" w:sz="0" w:space="0" w:color="auto"/>
            <w:left w:val="none" w:sz="0" w:space="0" w:color="auto"/>
            <w:bottom w:val="none" w:sz="0" w:space="0" w:color="auto"/>
            <w:right w:val="none" w:sz="0" w:space="0" w:color="auto"/>
          </w:divBdr>
        </w:div>
        <w:div w:id="409884750">
          <w:marLeft w:val="480"/>
          <w:marRight w:val="0"/>
          <w:marTop w:val="0"/>
          <w:marBottom w:val="0"/>
          <w:divBdr>
            <w:top w:val="none" w:sz="0" w:space="0" w:color="auto"/>
            <w:left w:val="none" w:sz="0" w:space="0" w:color="auto"/>
            <w:bottom w:val="none" w:sz="0" w:space="0" w:color="auto"/>
            <w:right w:val="none" w:sz="0" w:space="0" w:color="auto"/>
          </w:divBdr>
        </w:div>
        <w:div w:id="414087159">
          <w:marLeft w:val="480"/>
          <w:marRight w:val="0"/>
          <w:marTop w:val="0"/>
          <w:marBottom w:val="0"/>
          <w:divBdr>
            <w:top w:val="none" w:sz="0" w:space="0" w:color="auto"/>
            <w:left w:val="none" w:sz="0" w:space="0" w:color="auto"/>
            <w:bottom w:val="none" w:sz="0" w:space="0" w:color="auto"/>
            <w:right w:val="none" w:sz="0" w:space="0" w:color="auto"/>
          </w:divBdr>
        </w:div>
        <w:div w:id="538906123">
          <w:marLeft w:val="480"/>
          <w:marRight w:val="0"/>
          <w:marTop w:val="0"/>
          <w:marBottom w:val="0"/>
          <w:divBdr>
            <w:top w:val="none" w:sz="0" w:space="0" w:color="auto"/>
            <w:left w:val="none" w:sz="0" w:space="0" w:color="auto"/>
            <w:bottom w:val="none" w:sz="0" w:space="0" w:color="auto"/>
            <w:right w:val="none" w:sz="0" w:space="0" w:color="auto"/>
          </w:divBdr>
        </w:div>
        <w:div w:id="571080749">
          <w:marLeft w:val="480"/>
          <w:marRight w:val="0"/>
          <w:marTop w:val="0"/>
          <w:marBottom w:val="0"/>
          <w:divBdr>
            <w:top w:val="none" w:sz="0" w:space="0" w:color="auto"/>
            <w:left w:val="none" w:sz="0" w:space="0" w:color="auto"/>
            <w:bottom w:val="none" w:sz="0" w:space="0" w:color="auto"/>
            <w:right w:val="none" w:sz="0" w:space="0" w:color="auto"/>
          </w:divBdr>
        </w:div>
        <w:div w:id="877552166">
          <w:marLeft w:val="480"/>
          <w:marRight w:val="0"/>
          <w:marTop w:val="0"/>
          <w:marBottom w:val="0"/>
          <w:divBdr>
            <w:top w:val="none" w:sz="0" w:space="0" w:color="auto"/>
            <w:left w:val="none" w:sz="0" w:space="0" w:color="auto"/>
            <w:bottom w:val="none" w:sz="0" w:space="0" w:color="auto"/>
            <w:right w:val="none" w:sz="0" w:space="0" w:color="auto"/>
          </w:divBdr>
        </w:div>
        <w:div w:id="915289324">
          <w:marLeft w:val="480"/>
          <w:marRight w:val="0"/>
          <w:marTop w:val="0"/>
          <w:marBottom w:val="0"/>
          <w:divBdr>
            <w:top w:val="none" w:sz="0" w:space="0" w:color="auto"/>
            <w:left w:val="none" w:sz="0" w:space="0" w:color="auto"/>
            <w:bottom w:val="none" w:sz="0" w:space="0" w:color="auto"/>
            <w:right w:val="none" w:sz="0" w:space="0" w:color="auto"/>
          </w:divBdr>
        </w:div>
        <w:div w:id="918946419">
          <w:marLeft w:val="480"/>
          <w:marRight w:val="0"/>
          <w:marTop w:val="0"/>
          <w:marBottom w:val="0"/>
          <w:divBdr>
            <w:top w:val="none" w:sz="0" w:space="0" w:color="auto"/>
            <w:left w:val="none" w:sz="0" w:space="0" w:color="auto"/>
            <w:bottom w:val="none" w:sz="0" w:space="0" w:color="auto"/>
            <w:right w:val="none" w:sz="0" w:space="0" w:color="auto"/>
          </w:divBdr>
        </w:div>
        <w:div w:id="933633231">
          <w:marLeft w:val="480"/>
          <w:marRight w:val="0"/>
          <w:marTop w:val="0"/>
          <w:marBottom w:val="0"/>
          <w:divBdr>
            <w:top w:val="none" w:sz="0" w:space="0" w:color="auto"/>
            <w:left w:val="none" w:sz="0" w:space="0" w:color="auto"/>
            <w:bottom w:val="none" w:sz="0" w:space="0" w:color="auto"/>
            <w:right w:val="none" w:sz="0" w:space="0" w:color="auto"/>
          </w:divBdr>
        </w:div>
        <w:div w:id="1063212580">
          <w:marLeft w:val="480"/>
          <w:marRight w:val="0"/>
          <w:marTop w:val="0"/>
          <w:marBottom w:val="0"/>
          <w:divBdr>
            <w:top w:val="none" w:sz="0" w:space="0" w:color="auto"/>
            <w:left w:val="none" w:sz="0" w:space="0" w:color="auto"/>
            <w:bottom w:val="none" w:sz="0" w:space="0" w:color="auto"/>
            <w:right w:val="none" w:sz="0" w:space="0" w:color="auto"/>
          </w:divBdr>
        </w:div>
        <w:div w:id="1100026500">
          <w:marLeft w:val="480"/>
          <w:marRight w:val="0"/>
          <w:marTop w:val="0"/>
          <w:marBottom w:val="0"/>
          <w:divBdr>
            <w:top w:val="none" w:sz="0" w:space="0" w:color="auto"/>
            <w:left w:val="none" w:sz="0" w:space="0" w:color="auto"/>
            <w:bottom w:val="none" w:sz="0" w:space="0" w:color="auto"/>
            <w:right w:val="none" w:sz="0" w:space="0" w:color="auto"/>
          </w:divBdr>
        </w:div>
        <w:div w:id="1114906158">
          <w:marLeft w:val="480"/>
          <w:marRight w:val="0"/>
          <w:marTop w:val="0"/>
          <w:marBottom w:val="0"/>
          <w:divBdr>
            <w:top w:val="none" w:sz="0" w:space="0" w:color="auto"/>
            <w:left w:val="none" w:sz="0" w:space="0" w:color="auto"/>
            <w:bottom w:val="none" w:sz="0" w:space="0" w:color="auto"/>
            <w:right w:val="none" w:sz="0" w:space="0" w:color="auto"/>
          </w:divBdr>
        </w:div>
        <w:div w:id="1115948008">
          <w:marLeft w:val="480"/>
          <w:marRight w:val="0"/>
          <w:marTop w:val="0"/>
          <w:marBottom w:val="0"/>
          <w:divBdr>
            <w:top w:val="none" w:sz="0" w:space="0" w:color="auto"/>
            <w:left w:val="none" w:sz="0" w:space="0" w:color="auto"/>
            <w:bottom w:val="none" w:sz="0" w:space="0" w:color="auto"/>
            <w:right w:val="none" w:sz="0" w:space="0" w:color="auto"/>
          </w:divBdr>
        </w:div>
        <w:div w:id="1116020731">
          <w:marLeft w:val="480"/>
          <w:marRight w:val="0"/>
          <w:marTop w:val="0"/>
          <w:marBottom w:val="0"/>
          <w:divBdr>
            <w:top w:val="none" w:sz="0" w:space="0" w:color="auto"/>
            <w:left w:val="none" w:sz="0" w:space="0" w:color="auto"/>
            <w:bottom w:val="none" w:sz="0" w:space="0" w:color="auto"/>
            <w:right w:val="none" w:sz="0" w:space="0" w:color="auto"/>
          </w:divBdr>
        </w:div>
        <w:div w:id="1151555577">
          <w:marLeft w:val="480"/>
          <w:marRight w:val="0"/>
          <w:marTop w:val="0"/>
          <w:marBottom w:val="0"/>
          <w:divBdr>
            <w:top w:val="none" w:sz="0" w:space="0" w:color="auto"/>
            <w:left w:val="none" w:sz="0" w:space="0" w:color="auto"/>
            <w:bottom w:val="none" w:sz="0" w:space="0" w:color="auto"/>
            <w:right w:val="none" w:sz="0" w:space="0" w:color="auto"/>
          </w:divBdr>
        </w:div>
        <w:div w:id="1169056057">
          <w:marLeft w:val="480"/>
          <w:marRight w:val="0"/>
          <w:marTop w:val="0"/>
          <w:marBottom w:val="0"/>
          <w:divBdr>
            <w:top w:val="none" w:sz="0" w:space="0" w:color="auto"/>
            <w:left w:val="none" w:sz="0" w:space="0" w:color="auto"/>
            <w:bottom w:val="none" w:sz="0" w:space="0" w:color="auto"/>
            <w:right w:val="none" w:sz="0" w:space="0" w:color="auto"/>
          </w:divBdr>
        </w:div>
        <w:div w:id="1193806920">
          <w:marLeft w:val="480"/>
          <w:marRight w:val="0"/>
          <w:marTop w:val="0"/>
          <w:marBottom w:val="0"/>
          <w:divBdr>
            <w:top w:val="none" w:sz="0" w:space="0" w:color="auto"/>
            <w:left w:val="none" w:sz="0" w:space="0" w:color="auto"/>
            <w:bottom w:val="none" w:sz="0" w:space="0" w:color="auto"/>
            <w:right w:val="none" w:sz="0" w:space="0" w:color="auto"/>
          </w:divBdr>
        </w:div>
        <w:div w:id="1199275993">
          <w:marLeft w:val="480"/>
          <w:marRight w:val="0"/>
          <w:marTop w:val="0"/>
          <w:marBottom w:val="0"/>
          <w:divBdr>
            <w:top w:val="none" w:sz="0" w:space="0" w:color="auto"/>
            <w:left w:val="none" w:sz="0" w:space="0" w:color="auto"/>
            <w:bottom w:val="none" w:sz="0" w:space="0" w:color="auto"/>
            <w:right w:val="none" w:sz="0" w:space="0" w:color="auto"/>
          </w:divBdr>
        </w:div>
        <w:div w:id="1202593919">
          <w:marLeft w:val="480"/>
          <w:marRight w:val="0"/>
          <w:marTop w:val="0"/>
          <w:marBottom w:val="0"/>
          <w:divBdr>
            <w:top w:val="none" w:sz="0" w:space="0" w:color="auto"/>
            <w:left w:val="none" w:sz="0" w:space="0" w:color="auto"/>
            <w:bottom w:val="none" w:sz="0" w:space="0" w:color="auto"/>
            <w:right w:val="none" w:sz="0" w:space="0" w:color="auto"/>
          </w:divBdr>
        </w:div>
        <w:div w:id="1317224504">
          <w:marLeft w:val="480"/>
          <w:marRight w:val="0"/>
          <w:marTop w:val="0"/>
          <w:marBottom w:val="0"/>
          <w:divBdr>
            <w:top w:val="none" w:sz="0" w:space="0" w:color="auto"/>
            <w:left w:val="none" w:sz="0" w:space="0" w:color="auto"/>
            <w:bottom w:val="none" w:sz="0" w:space="0" w:color="auto"/>
            <w:right w:val="none" w:sz="0" w:space="0" w:color="auto"/>
          </w:divBdr>
        </w:div>
        <w:div w:id="1348827331">
          <w:marLeft w:val="480"/>
          <w:marRight w:val="0"/>
          <w:marTop w:val="0"/>
          <w:marBottom w:val="0"/>
          <w:divBdr>
            <w:top w:val="none" w:sz="0" w:space="0" w:color="auto"/>
            <w:left w:val="none" w:sz="0" w:space="0" w:color="auto"/>
            <w:bottom w:val="none" w:sz="0" w:space="0" w:color="auto"/>
            <w:right w:val="none" w:sz="0" w:space="0" w:color="auto"/>
          </w:divBdr>
        </w:div>
        <w:div w:id="1363435557">
          <w:marLeft w:val="480"/>
          <w:marRight w:val="0"/>
          <w:marTop w:val="0"/>
          <w:marBottom w:val="0"/>
          <w:divBdr>
            <w:top w:val="none" w:sz="0" w:space="0" w:color="auto"/>
            <w:left w:val="none" w:sz="0" w:space="0" w:color="auto"/>
            <w:bottom w:val="none" w:sz="0" w:space="0" w:color="auto"/>
            <w:right w:val="none" w:sz="0" w:space="0" w:color="auto"/>
          </w:divBdr>
        </w:div>
        <w:div w:id="1395816406">
          <w:marLeft w:val="480"/>
          <w:marRight w:val="0"/>
          <w:marTop w:val="0"/>
          <w:marBottom w:val="0"/>
          <w:divBdr>
            <w:top w:val="none" w:sz="0" w:space="0" w:color="auto"/>
            <w:left w:val="none" w:sz="0" w:space="0" w:color="auto"/>
            <w:bottom w:val="none" w:sz="0" w:space="0" w:color="auto"/>
            <w:right w:val="none" w:sz="0" w:space="0" w:color="auto"/>
          </w:divBdr>
        </w:div>
        <w:div w:id="1476339974">
          <w:marLeft w:val="480"/>
          <w:marRight w:val="0"/>
          <w:marTop w:val="0"/>
          <w:marBottom w:val="0"/>
          <w:divBdr>
            <w:top w:val="none" w:sz="0" w:space="0" w:color="auto"/>
            <w:left w:val="none" w:sz="0" w:space="0" w:color="auto"/>
            <w:bottom w:val="none" w:sz="0" w:space="0" w:color="auto"/>
            <w:right w:val="none" w:sz="0" w:space="0" w:color="auto"/>
          </w:divBdr>
        </w:div>
        <w:div w:id="1484854488">
          <w:marLeft w:val="480"/>
          <w:marRight w:val="0"/>
          <w:marTop w:val="0"/>
          <w:marBottom w:val="0"/>
          <w:divBdr>
            <w:top w:val="none" w:sz="0" w:space="0" w:color="auto"/>
            <w:left w:val="none" w:sz="0" w:space="0" w:color="auto"/>
            <w:bottom w:val="none" w:sz="0" w:space="0" w:color="auto"/>
            <w:right w:val="none" w:sz="0" w:space="0" w:color="auto"/>
          </w:divBdr>
        </w:div>
        <w:div w:id="1545405644">
          <w:marLeft w:val="480"/>
          <w:marRight w:val="0"/>
          <w:marTop w:val="0"/>
          <w:marBottom w:val="0"/>
          <w:divBdr>
            <w:top w:val="none" w:sz="0" w:space="0" w:color="auto"/>
            <w:left w:val="none" w:sz="0" w:space="0" w:color="auto"/>
            <w:bottom w:val="none" w:sz="0" w:space="0" w:color="auto"/>
            <w:right w:val="none" w:sz="0" w:space="0" w:color="auto"/>
          </w:divBdr>
        </w:div>
        <w:div w:id="1550192632">
          <w:marLeft w:val="480"/>
          <w:marRight w:val="0"/>
          <w:marTop w:val="0"/>
          <w:marBottom w:val="0"/>
          <w:divBdr>
            <w:top w:val="none" w:sz="0" w:space="0" w:color="auto"/>
            <w:left w:val="none" w:sz="0" w:space="0" w:color="auto"/>
            <w:bottom w:val="none" w:sz="0" w:space="0" w:color="auto"/>
            <w:right w:val="none" w:sz="0" w:space="0" w:color="auto"/>
          </w:divBdr>
        </w:div>
        <w:div w:id="1565338019">
          <w:marLeft w:val="480"/>
          <w:marRight w:val="0"/>
          <w:marTop w:val="0"/>
          <w:marBottom w:val="0"/>
          <w:divBdr>
            <w:top w:val="none" w:sz="0" w:space="0" w:color="auto"/>
            <w:left w:val="none" w:sz="0" w:space="0" w:color="auto"/>
            <w:bottom w:val="none" w:sz="0" w:space="0" w:color="auto"/>
            <w:right w:val="none" w:sz="0" w:space="0" w:color="auto"/>
          </w:divBdr>
        </w:div>
        <w:div w:id="1576281400">
          <w:marLeft w:val="480"/>
          <w:marRight w:val="0"/>
          <w:marTop w:val="0"/>
          <w:marBottom w:val="0"/>
          <w:divBdr>
            <w:top w:val="none" w:sz="0" w:space="0" w:color="auto"/>
            <w:left w:val="none" w:sz="0" w:space="0" w:color="auto"/>
            <w:bottom w:val="none" w:sz="0" w:space="0" w:color="auto"/>
            <w:right w:val="none" w:sz="0" w:space="0" w:color="auto"/>
          </w:divBdr>
        </w:div>
        <w:div w:id="1586719943">
          <w:marLeft w:val="480"/>
          <w:marRight w:val="0"/>
          <w:marTop w:val="0"/>
          <w:marBottom w:val="0"/>
          <w:divBdr>
            <w:top w:val="none" w:sz="0" w:space="0" w:color="auto"/>
            <w:left w:val="none" w:sz="0" w:space="0" w:color="auto"/>
            <w:bottom w:val="none" w:sz="0" w:space="0" w:color="auto"/>
            <w:right w:val="none" w:sz="0" w:space="0" w:color="auto"/>
          </w:divBdr>
        </w:div>
        <w:div w:id="1587108670">
          <w:marLeft w:val="480"/>
          <w:marRight w:val="0"/>
          <w:marTop w:val="0"/>
          <w:marBottom w:val="0"/>
          <w:divBdr>
            <w:top w:val="none" w:sz="0" w:space="0" w:color="auto"/>
            <w:left w:val="none" w:sz="0" w:space="0" w:color="auto"/>
            <w:bottom w:val="none" w:sz="0" w:space="0" w:color="auto"/>
            <w:right w:val="none" w:sz="0" w:space="0" w:color="auto"/>
          </w:divBdr>
        </w:div>
        <w:div w:id="1593322713">
          <w:marLeft w:val="480"/>
          <w:marRight w:val="0"/>
          <w:marTop w:val="0"/>
          <w:marBottom w:val="0"/>
          <w:divBdr>
            <w:top w:val="none" w:sz="0" w:space="0" w:color="auto"/>
            <w:left w:val="none" w:sz="0" w:space="0" w:color="auto"/>
            <w:bottom w:val="none" w:sz="0" w:space="0" w:color="auto"/>
            <w:right w:val="none" w:sz="0" w:space="0" w:color="auto"/>
          </w:divBdr>
        </w:div>
        <w:div w:id="1686203341">
          <w:marLeft w:val="480"/>
          <w:marRight w:val="0"/>
          <w:marTop w:val="0"/>
          <w:marBottom w:val="0"/>
          <w:divBdr>
            <w:top w:val="none" w:sz="0" w:space="0" w:color="auto"/>
            <w:left w:val="none" w:sz="0" w:space="0" w:color="auto"/>
            <w:bottom w:val="none" w:sz="0" w:space="0" w:color="auto"/>
            <w:right w:val="none" w:sz="0" w:space="0" w:color="auto"/>
          </w:divBdr>
        </w:div>
        <w:div w:id="1700011109">
          <w:marLeft w:val="480"/>
          <w:marRight w:val="0"/>
          <w:marTop w:val="0"/>
          <w:marBottom w:val="0"/>
          <w:divBdr>
            <w:top w:val="none" w:sz="0" w:space="0" w:color="auto"/>
            <w:left w:val="none" w:sz="0" w:space="0" w:color="auto"/>
            <w:bottom w:val="none" w:sz="0" w:space="0" w:color="auto"/>
            <w:right w:val="none" w:sz="0" w:space="0" w:color="auto"/>
          </w:divBdr>
        </w:div>
        <w:div w:id="1739549537">
          <w:marLeft w:val="480"/>
          <w:marRight w:val="0"/>
          <w:marTop w:val="0"/>
          <w:marBottom w:val="0"/>
          <w:divBdr>
            <w:top w:val="none" w:sz="0" w:space="0" w:color="auto"/>
            <w:left w:val="none" w:sz="0" w:space="0" w:color="auto"/>
            <w:bottom w:val="none" w:sz="0" w:space="0" w:color="auto"/>
            <w:right w:val="none" w:sz="0" w:space="0" w:color="auto"/>
          </w:divBdr>
        </w:div>
        <w:div w:id="1757632241">
          <w:marLeft w:val="480"/>
          <w:marRight w:val="0"/>
          <w:marTop w:val="0"/>
          <w:marBottom w:val="0"/>
          <w:divBdr>
            <w:top w:val="none" w:sz="0" w:space="0" w:color="auto"/>
            <w:left w:val="none" w:sz="0" w:space="0" w:color="auto"/>
            <w:bottom w:val="none" w:sz="0" w:space="0" w:color="auto"/>
            <w:right w:val="none" w:sz="0" w:space="0" w:color="auto"/>
          </w:divBdr>
        </w:div>
        <w:div w:id="1813668218">
          <w:marLeft w:val="480"/>
          <w:marRight w:val="0"/>
          <w:marTop w:val="0"/>
          <w:marBottom w:val="0"/>
          <w:divBdr>
            <w:top w:val="none" w:sz="0" w:space="0" w:color="auto"/>
            <w:left w:val="none" w:sz="0" w:space="0" w:color="auto"/>
            <w:bottom w:val="none" w:sz="0" w:space="0" w:color="auto"/>
            <w:right w:val="none" w:sz="0" w:space="0" w:color="auto"/>
          </w:divBdr>
        </w:div>
        <w:div w:id="1818379114">
          <w:marLeft w:val="480"/>
          <w:marRight w:val="0"/>
          <w:marTop w:val="0"/>
          <w:marBottom w:val="0"/>
          <w:divBdr>
            <w:top w:val="none" w:sz="0" w:space="0" w:color="auto"/>
            <w:left w:val="none" w:sz="0" w:space="0" w:color="auto"/>
            <w:bottom w:val="none" w:sz="0" w:space="0" w:color="auto"/>
            <w:right w:val="none" w:sz="0" w:space="0" w:color="auto"/>
          </w:divBdr>
        </w:div>
        <w:div w:id="1838692271">
          <w:marLeft w:val="480"/>
          <w:marRight w:val="0"/>
          <w:marTop w:val="0"/>
          <w:marBottom w:val="0"/>
          <w:divBdr>
            <w:top w:val="none" w:sz="0" w:space="0" w:color="auto"/>
            <w:left w:val="none" w:sz="0" w:space="0" w:color="auto"/>
            <w:bottom w:val="none" w:sz="0" w:space="0" w:color="auto"/>
            <w:right w:val="none" w:sz="0" w:space="0" w:color="auto"/>
          </w:divBdr>
        </w:div>
        <w:div w:id="1846705956">
          <w:marLeft w:val="480"/>
          <w:marRight w:val="0"/>
          <w:marTop w:val="0"/>
          <w:marBottom w:val="0"/>
          <w:divBdr>
            <w:top w:val="none" w:sz="0" w:space="0" w:color="auto"/>
            <w:left w:val="none" w:sz="0" w:space="0" w:color="auto"/>
            <w:bottom w:val="none" w:sz="0" w:space="0" w:color="auto"/>
            <w:right w:val="none" w:sz="0" w:space="0" w:color="auto"/>
          </w:divBdr>
        </w:div>
        <w:div w:id="2033411815">
          <w:marLeft w:val="480"/>
          <w:marRight w:val="0"/>
          <w:marTop w:val="0"/>
          <w:marBottom w:val="0"/>
          <w:divBdr>
            <w:top w:val="none" w:sz="0" w:space="0" w:color="auto"/>
            <w:left w:val="none" w:sz="0" w:space="0" w:color="auto"/>
            <w:bottom w:val="none" w:sz="0" w:space="0" w:color="auto"/>
            <w:right w:val="none" w:sz="0" w:space="0" w:color="auto"/>
          </w:divBdr>
        </w:div>
        <w:div w:id="2034106427">
          <w:marLeft w:val="480"/>
          <w:marRight w:val="0"/>
          <w:marTop w:val="0"/>
          <w:marBottom w:val="0"/>
          <w:divBdr>
            <w:top w:val="none" w:sz="0" w:space="0" w:color="auto"/>
            <w:left w:val="none" w:sz="0" w:space="0" w:color="auto"/>
            <w:bottom w:val="none" w:sz="0" w:space="0" w:color="auto"/>
            <w:right w:val="none" w:sz="0" w:space="0" w:color="auto"/>
          </w:divBdr>
        </w:div>
        <w:div w:id="2129080358">
          <w:marLeft w:val="480"/>
          <w:marRight w:val="0"/>
          <w:marTop w:val="0"/>
          <w:marBottom w:val="0"/>
          <w:divBdr>
            <w:top w:val="none" w:sz="0" w:space="0" w:color="auto"/>
            <w:left w:val="none" w:sz="0" w:space="0" w:color="auto"/>
            <w:bottom w:val="none" w:sz="0" w:space="0" w:color="auto"/>
            <w:right w:val="none" w:sz="0" w:space="0" w:color="auto"/>
          </w:divBdr>
        </w:div>
      </w:divsChild>
    </w:div>
    <w:div w:id="1048071265">
      <w:bodyDiv w:val="1"/>
      <w:marLeft w:val="0"/>
      <w:marRight w:val="0"/>
      <w:marTop w:val="0"/>
      <w:marBottom w:val="0"/>
      <w:divBdr>
        <w:top w:val="none" w:sz="0" w:space="0" w:color="auto"/>
        <w:left w:val="none" w:sz="0" w:space="0" w:color="auto"/>
        <w:bottom w:val="none" w:sz="0" w:space="0" w:color="auto"/>
        <w:right w:val="none" w:sz="0" w:space="0" w:color="auto"/>
      </w:divBdr>
      <w:divsChild>
        <w:div w:id="66536092">
          <w:marLeft w:val="480"/>
          <w:marRight w:val="0"/>
          <w:marTop w:val="0"/>
          <w:marBottom w:val="0"/>
          <w:divBdr>
            <w:top w:val="none" w:sz="0" w:space="0" w:color="auto"/>
            <w:left w:val="none" w:sz="0" w:space="0" w:color="auto"/>
            <w:bottom w:val="none" w:sz="0" w:space="0" w:color="auto"/>
            <w:right w:val="none" w:sz="0" w:space="0" w:color="auto"/>
          </w:divBdr>
        </w:div>
        <w:div w:id="102959807">
          <w:marLeft w:val="480"/>
          <w:marRight w:val="0"/>
          <w:marTop w:val="0"/>
          <w:marBottom w:val="0"/>
          <w:divBdr>
            <w:top w:val="none" w:sz="0" w:space="0" w:color="auto"/>
            <w:left w:val="none" w:sz="0" w:space="0" w:color="auto"/>
            <w:bottom w:val="none" w:sz="0" w:space="0" w:color="auto"/>
            <w:right w:val="none" w:sz="0" w:space="0" w:color="auto"/>
          </w:divBdr>
        </w:div>
        <w:div w:id="152378382">
          <w:marLeft w:val="480"/>
          <w:marRight w:val="0"/>
          <w:marTop w:val="0"/>
          <w:marBottom w:val="0"/>
          <w:divBdr>
            <w:top w:val="none" w:sz="0" w:space="0" w:color="auto"/>
            <w:left w:val="none" w:sz="0" w:space="0" w:color="auto"/>
            <w:bottom w:val="none" w:sz="0" w:space="0" w:color="auto"/>
            <w:right w:val="none" w:sz="0" w:space="0" w:color="auto"/>
          </w:divBdr>
        </w:div>
        <w:div w:id="222369451">
          <w:marLeft w:val="480"/>
          <w:marRight w:val="0"/>
          <w:marTop w:val="0"/>
          <w:marBottom w:val="0"/>
          <w:divBdr>
            <w:top w:val="none" w:sz="0" w:space="0" w:color="auto"/>
            <w:left w:val="none" w:sz="0" w:space="0" w:color="auto"/>
            <w:bottom w:val="none" w:sz="0" w:space="0" w:color="auto"/>
            <w:right w:val="none" w:sz="0" w:space="0" w:color="auto"/>
          </w:divBdr>
        </w:div>
        <w:div w:id="252128689">
          <w:marLeft w:val="480"/>
          <w:marRight w:val="0"/>
          <w:marTop w:val="0"/>
          <w:marBottom w:val="0"/>
          <w:divBdr>
            <w:top w:val="none" w:sz="0" w:space="0" w:color="auto"/>
            <w:left w:val="none" w:sz="0" w:space="0" w:color="auto"/>
            <w:bottom w:val="none" w:sz="0" w:space="0" w:color="auto"/>
            <w:right w:val="none" w:sz="0" w:space="0" w:color="auto"/>
          </w:divBdr>
        </w:div>
        <w:div w:id="293292635">
          <w:marLeft w:val="480"/>
          <w:marRight w:val="0"/>
          <w:marTop w:val="0"/>
          <w:marBottom w:val="0"/>
          <w:divBdr>
            <w:top w:val="none" w:sz="0" w:space="0" w:color="auto"/>
            <w:left w:val="none" w:sz="0" w:space="0" w:color="auto"/>
            <w:bottom w:val="none" w:sz="0" w:space="0" w:color="auto"/>
            <w:right w:val="none" w:sz="0" w:space="0" w:color="auto"/>
          </w:divBdr>
        </w:div>
        <w:div w:id="322246794">
          <w:marLeft w:val="480"/>
          <w:marRight w:val="0"/>
          <w:marTop w:val="0"/>
          <w:marBottom w:val="0"/>
          <w:divBdr>
            <w:top w:val="none" w:sz="0" w:space="0" w:color="auto"/>
            <w:left w:val="none" w:sz="0" w:space="0" w:color="auto"/>
            <w:bottom w:val="none" w:sz="0" w:space="0" w:color="auto"/>
            <w:right w:val="none" w:sz="0" w:space="0" w:color="auto"/>
          </w:divBdr>
        </w:div>
        <w:div w:id="323551413">
          <w:marLeft w:val="480"/>
          <w:marRight w:val="0"/>
          <w:marTop w:val="0"/>
          <w:marBottom w:val="0"/>
          <w:divBdr>
            <w:top w:val="none" w:sz="0" w:space="0" w:color="auto"/>
            <w:left w:val="none" w:sz="0" w:space="0" w:color="auto"/>
            <w:bottom w:val="none" w:sz="0" w:space="0" w:color="auto"/>
            <w:right w:val="none" w:sz="0" w:space="0" w:color="auto"/>
          </w:divBdr>
        </w:div>
        <w:div w:id="325522801">
          <w:marLeft w:val="480"/>
          <w:marRight w:val="0"/>
          <w:marTop w:val="0"/>
          <w:marBottom w:val="0"/>
          <w:divBdr>
            <w:top w:val="none" w:sz="0" w:space="0" w:color="auto"/>
            <w:left w:val="none" w:sz="0" w:space="0" w:color="auto"/>
            <w:bottom w:val="none" w:sz="0" w:space="0" w:color="auto"/>
            <w:right w:val="none" w:sz="0" w:space="0" w:color="auto"/>
          </w:divBdr>
        </w:div>
        <w:div w:id="355472194">
          <w:marLeft w:val="480"/>
          <w:marRight w:val="0"/>
          <w:marTop w:val="0"/>
          <w:marBottom w:val="0"/>
          <w:divBdr>
            <w:top w:val="none" w:sz="0" w:space="0" w:color="auto"/>
            <w:left w:val="none" w:sz="0" w:space="0" w:color="auto"/>
            <w:bottom w:val="none" w:sz="0" w:space="0" w:color="auto"/>
            <w:right w:val="none" w:sz="0" w:space="0" w:color="auto"/>
          </w:divBdr>
        </w:div>
        <w:div w:id="359622759">
          <w:marLeft w:val="480"/>
          <w:marRight w:val="0"/>
          <w:marTop w:val="0"/>
          <w:marBottom w:val="0"/>
          <w:divBdr>
            <w:top w:val="none" w:sz="0" w:space="0" w:color="auto"/>
            <w:left w:val="none" w:sz="0" w:space="0" w:color="auto"/>
            <w:bottom w:val="none" w:sz="0" w:space="0" w:color="auto"/>
            <w:right w:val="none" w:sz="0" w:space="0" w:color="auto"/>
          </w:divBdr>
        </w:div>
        <w:div w:id="432819534">
          <w:marLeft w:val="480"/>
          <w:marRight w:val="0"/>
          <w:marTop w:val="0"/>
          <w:marBottom w:val="0"/>
          <w:divBdr>
            <w:top w:val="none" w:sz="0" w:space="0" w:color="auto"/>
            <w:left w:val="none" w:sz="0" w:space="0" w:color="auto"/>
            <w:bottom w:val="none" w:sz="0" w:space="0" w:color="auto"/>
            <w:right w:val="none" w:sz="0" w:space="0" w:color="auto"/>
          </w:divBdr>
        </w:div>
        <w:div w:id="469441687">
          <w:marLeft w:val="480"/>
          <w:marRight w:val="0"/>
          <w:marTop w:val="0"/>
          <w:marBottom w:val="0"/>
          <w:divBdr>
            <w:top w:val="none" w:sz="0" w:space="0" w:color="auto"/>
            <w:left w:val="none" w:sz="0" w:space="0" w:color="auto"/>
            <w:bottom w:val="none" w:sz="0" w:space="0" w:color="auto"/>
            <w:right w:val="none" w:sz="0" w:space="0" w:color="auto"/>
          </w:divBdr>
        </w:div>
        <w:div w:id="490026872">
          <w:marLeft w:val="480"/>
          <w:marRight w:val="0"/>
          <w:marTop w:val="0"/>
          <w:marBottom w:val="0"/>
          <w:divBdr>
            <w:top w:val="none" w:sz="0" w:space="0" w:color="auto"/>
            <w:left w:val="none" w:sz="0" w:space="0" w:color="auto"/>
            <w:bottom w:val="none" w:sz="0" w:space="0" w:color="auto"/>
            <w:right w:val="none" w:sz="0" w:space="0" w:color="auto"/>
          </w:divBdr>
        </w:div>
        <w:div w:id="494225298">
          <w:marLeft w:val="480"/>
          <w:marRight w:val="0"/>
          <w:marTop w:val="0"/>
          <w:marBottom w:val="0"/>
          <w:divBdr>
            <w:top w:val="none" w:sz="0" w:space="0" w:color="auto"/>
            <w:left w:val="none" w:sz="0" w:space="0" w:color="auto"/>
            <w:bottom w:val="none" w:sz="0" w:space="0" w:color="auto"/>
            <w:right w:val="none" w:sz="0" w:space="0" w:color="auto"/>
          </w:divBdr>
        </w:div>
        <w:div w:id="577180899">
          <w:marLeft w:val="480"/>
          <w:marRight w:val="0"/>
          <w:marTop w:val="0"/>
          <w:marBottom w:val="0"/>
          <w:divBdr>
            <w:top w:val="none" w:sz="0" w:space="0" w:color="auto"/>
            <w:left w:val="none" w:sz="0" w:space="0" w:color="auto"/>
            <w:bottom w:val="none" w:sz="0" w:space="0" w:color="auto"/>
            <w:right w:val="none" w:sz="0" w:space="0" w:color="auto"/>
          </w:divBdr>
        </w:div>
        <w:div w:id="653606151">
          <w:marLeft w:val="480"/>
          <w:marRight w:val="0"/>
          <w:marTop w:val="0"/>
          <w:marBottom w:val="0"/>
          <w:divBdr>
            <w:top w:val="none" w:sz="0" w:space="0" w:color="auto"/>
            <w:left w:val="none" w:sz="0" w:space="0" w:color="auto"/>
            <w:bottom w:val="none" w:sz="0" w:space="0" w:color="auto"/>
            <w:right w:val="none" w:sz="0" w:space="0" w:color="auto"/>
          </w:divBdr>
        </w:div>
        <w:div w:id="815419338">
          <w:marLeft w:val="480"/>
          <w:marRight w:val="0"/>
          <w:marTop w:val="0"/>
          <w:marBottom w:val="0"/>
          <w:divBdr>
            <w:top w:val="none" w:sz="0" w:space="0" w:color="auto"/>
            <w:left w:val="none" w:sz="0" w:space="0" w:color="auto"/>
            <w:bottom w:val="none" w:sz="0" w:space="0" w:color="auto"/>
            <w:right w:val="none" w:sz="0" w:space="0" w:color="auto"/>
          </w:divBdr>
        </w:div>
        <w:div w:id="903100287">
          <w:marLeft w:val="480"/>
          <w:marRight w:val="0"/>
          <w:marTop w:val="0"/>
          <w:marBottom w:val="0"/>
          <w:divBdr>
            <w:top w:val="none" w:sz="0" w:space="0" w:color="auto"/>
            <w:left w:val="none" w:sz="0" w:space="0" w:color="auto"/>
            <w:bottom w:val="none" w:sz="0" w:space="0" w:color="auto"/>
            <w:right w:val="none" w:sz="0" w:space="0" w:color="auto"/>
          </w:divBdr>
        </w:div>
        <w:div w:id="914243868">
          <w:marLeft w:val="480"/>
          <w:marRight w:val="0"/>
          <w:marTop w:val="0"/>
          <w:marBottom w:val="0"/>
          <w:divBdr>
            <w:top w:val="none" w:sz="0" w:space="0" w:color="auto"/>
            <w:left w:val="none" w:sz="0" w:space="0" w:color="auto"/>
            <w:bottom w:val="none" w:sz="0" w:space="0" w:color="auto"/>
            <w:right w:val="none" w:sz="0" w:space="0" w:color="auto"/>
          </w:divBdr>
        </w:div>
        <w:div w:id="969944571">
          <w:marLeft w:val="480"/>
          <w:marRight w:val="0"/>
          <w:marTop w:val="0"/>
          <w:marBottom w:val="0"/>
          <w:divBdr>
            <w:top w:val="none" w:sz="0" w:space="0" w:color="auto"/>
            <w:left w:val="none" w:sz="0" w:space="0" w:color="auto"/>
            <w:bottom w:val="none" w:sz="0" w:space="0" w:color="auto"/>
            <w:right w:val="none" w:sz="0" w:space="0" w:color="auto"/>
          </w:divBdr>
        </w:div>
        <w:div w:id="1063408585">
          <w:marLeft w:val="480"/>
          <w:marRight w:val="0"/>
          <w:marTop w:val="0"/>
          <w:marBottom w:val="0"/>
          <w:divBdr>
            <w:top w:val="none" w:sz="0" w:space="0" w:color="auto"/>
            <w:left w:val="none" w:sz="0" w:space="0" w:color="auto"/>
            <w:bottom w:val="none" w:sz="0" w:space="0" w:color="auto"/>
            <w:right w:val="none" w:sz="0" w:space="0" w:color="auto"/>
          </w:divBdr>
        </w:div>
        <w:div w:id="1082414225">
          <w:marLeft w:val="480"/>
          <w:marRight w:val="0"/>
          <w:marTop w:val="0"/>
          <w:marBottom w:val="0"/>
          <w:divBdr>
            <w:top w:val="none" w:sz="0" w:space="0" w:color="auto"/>
            <w:left w:val="none" w:sz="0" w:space="0" w:color="auto"/>
            <w:bottom w:val="none" w:sz="0" w:space="0" w:color="auto"/>
            <w:right w:val="none" w:sz="0" w:space="0" w:color="auto"/>
          </w:divBdr>
        </w:div>
        <w:div w:id="1119376614">
          <w:marLeft w:val="480"/>
          <w:marRight w:val="0"/>
          <w:marTop w:val="0"/>
          <w:marBottom w:val="0"/>
          <w:divBdr>
            <w:top w:val="none" w:sz="0" w:space="0" w:color="auto"/>
            <w:left w:val="none" w:sz="0" w:space="0" w:color="auto"/>
            <w:bottom w:val="none" w:sz="0" w:space="0" w:color="auto"/>
            <w:right w:val="none" w:sz="0" w:space="0" w:color="auto"/>
          </w:divBdr>
        </w:div>
        <w:div w:id="1181896919">
          <w:marLeft w:val="480"/>
          <w:marRight w:val="0"/>
          <w:marTop w:val="0"/>
          <w:marBottom w:val="0"/>
          <w:divBdr>
            <w:top w:val="none" w:sz="0" w:space="0" w:color="auto"/>
            <w:left w:val="none" w:sz="0" w:space="0" w:color="auto"/>
            <w:bottom w:val="none" w:sz="0" w:space="0" w:color="auto"/>
            <w:right w:val="none" w:sz="0" w:space="0" w:color="auto"/>
          </w:divBdr>
        </w:div>
        <w:div w:id="1259680698">
          <w:marLeft w:val="480"/>
          <w:marRight w:val="0"/>
          <w:marTop w:val="0"/>
          <w:marBottom w:val="0"/>
          <w:divBdr>
            <w:top w:val="none" w:sz="0" w:space="0" w:color="auto"/>
            <w:left w:val="none" w:sz="0" w:space="0" w:color="auto"/>
            <w:bottom w:val="none" w:sz="0" w:space="0" w:color="auto"/>
            <w:right w:val="none" w:sz="0" w:space="0" w:color="auto"/>
          </w:divBdr>
        </w:div>
        <w:div w:id="1281064797">
          <w:marLeft w:val="480"/>
          <w:marRight w:val="0"/>
          <w:marTop w:val="0"/>
          <w:marBottom w:val="0"/>
          <w:divBdr>
            <w:top w:val="none" w:sz="0" w:space="0" w:color="auto"/>
            <w:left w:val="none" w:sz="0" w:space="0" w:color="auto"/>
            <w:bottom w:val="none" w:sz="0" w:space="0" w:color="auto"/>
            <w:right w:val="none" w:sz="0" w:space="0" w:color="auto"/>
          </w:divBdr>
        </w:div>
        <w:div w:id="1340160521">
          <w:marLeft w:val="480"/>
          <w:marRight w:val="0"/>
          <w:marTop w:val="0"/>
          <w:marBottom w:val="0"/>
          <w:divBdr>
            <w:top w:val="none" w:sz="0" w:space="0" w:color="auto"/>
            <w:left w:val="none" w:sz="0" w:space="0" w:color="auto"/>
            <w:bottom w:val="none" w:sz="0" w:space="0" w:color="auto"/>
            <w:right w:val="none" w:sz="0" w:space="0" w:color="auto"/>
          </w:divBdr>
        </w:div>
        <w:div w:id="1354918939">
          <w:marLeft w:val="480"/>
          <w:marRight w:val="0"/>
          <w:marTop w:val="0"/>
          <w:marBottom w:val="0"/>
          <w:divBdr>
            <w:top w:val="none" w:sz="0" w:space="0" w:color="auto"/>
            <w:left w:val="none" w:sz="0" w:space="0" w:color="auto"/>
            <w:bottom w:val="none" w:sz="0" w:space="0" w:color="auto"/>
            <w:right w:val="none" w:sz="0" w:space="0" w:color="auto"/>
          </w:divBdr>
        </w:div>
        <w:div w:id="1366520236">
          <w:marLeft w:val="480"/>
          <w:marRight w:val="0"/>
          <w:marTop w:val="0"/>
          <w:marBottom w:val="0"/>
          <w:divBdr>
            <w:top w:val="none" w:sz="0" w:space="0" w:color="auto"/>
            <w:left w:val="none" w:sz="0" w:space="0" w:color="auto"/>
            <w:bottom w:val="none" w:sz="0" w:space="0" w:color="auto"/>
            <w:right w:val="none" w:sz="0" w:space="0" w:color="auto"/>
          </w:divBdr>
        </w:div>
        <w:div w:id="1378581732">
          <w:marLeft w:val="480"/>
          <w:marRight w:val="0"/>
          <w:marTop w:val="0"/>
          <w:marBottom w:val="0"/>
          <w:divBdr>
            <w:top w:val="none" w:sz="0" w:space="0" w:color="auto"/>
            <w:left w:val="none" w:sz="0" w:space="0" w:color="auto"/>
            <w:bottom w:val="none" w:sz="0" w:space="0" w:color="auto"/>
            <w:right w:val="none" w:sz="0" w:space="0" w:color="auto"/>
          </w:divBdr>
        </w:div>
        <w:div w:id="1438135105">
          <w:marLeft w:val="480"/>
          <w:marRight w:val="0"/>
          <w:marTop w:val="0"/>
          <w:marBottom w:val="0"/>
          <w:divBdr>
            <w:top w:val="none" w:sz="0" w:space="0" w:color="auto"/>
            <w:left w:val="none" w:sz="0" w:space="0" w:color="auto"/>
            <w:bottom w:val="none" w:sz="0" w:space="0" w:color="auto"/>
            <w:right w:val="none" w:sz="0" w:space="0" w:color="auto"/>
          </w:divBdr>
        </w:div>
        <w:div w:id="1497189306">
          <w:marLeft w:val="480"/>
          <w:marRight w:val="0"/>
          <w:marTop w:val="0"/>
          <w:marBottom w:val="0"/>
          <w:divBdr>
            <w:top w:val="none" w:sz="0" w:space="0" w:color="auto"/>
            <w:left w:val="none" w:sz="0" w:space="0" w:color="auto"/>
            <w:bottom w:val="none" w:sz="0" w:space="0" w:color="auto"/>
            <w:right w:val="none" w:sz="0" w:space="0" w:color="auto"/>
          </w:divBdr>
        </w:div>
        <w:div w:id="1510827167">
          <w:marLeft w:val="480"/>
          <w:marRight w:val="0"/>
          <w:marTop w:val="0"/>
          <w:marBottom w:val="0"/>
          <w:divBdr>
            <w:top w:val="none" w:sz="0" w:space="0" w:color="auto"/>
            <w:left w:val="none" w:sz="0" w:space="0" w:color="auto"/>
            <w:bottom w:val="none" w:sz="0" w:space="0" w:color="auto"/>
            <w:right w:val="none" w:sz="0" w:space="0" w:color="auto"/>
          </w:divBdr>
        </w:div>
        <w:div w:id="1519615924">
          <w:marLeft w:val="480"/>
          <w:marRight w:val="0"/>
          <w:marTop w:val="0"/>
          <w:marBottom w:val="0"/>
          <w:divBdr>
            <w:top w:val="none" w:sz="0" w:space="0" w:color="auto"/>
            <w:left w:val="none" w:sz="0" w:space="0" w:color="auto"/>
            <w:bottom w:val="none" w:sz="0" w:space="0" w:color="auto"/>
            <w:right w:val="none" w:sz="0" w:space="0" w:color="auto"/>
          </w:divBdr>
        </w:div>
        <w:div w:id="1529295417">
          <w:marLeft w:val="480"/>
          <w:marRight w:val="0"/>
          <w:marTop w:val="0"/>
          <w:marBottom w:val="0"/>
          <w:divBdr>
            <w:top w:val="none" w:sz="0" w:space="0" w:color="auto"/>
            <w:left w:val="none" w:sz="0" w:space="0" w:color="auto"/>
            <w:bottom w:val="none" w:sz="0" w:space="0" w:color="auto"/>
            <w:right w:val="none" w:sz="0" w:space="0" w:color="auto"/>
          </w:divBdr>
        </w:div>
        <w:div w:id="1539320730">
          <w:marLeft w:val="480"/>
          <w:marRight w:val="0"/>
          <w:marTop w:val="0"/>
          <w:marBottom w:val="0"/>
          <w:divBdr>
            <w:top w:val="none" w:sz="0" w:space="0" w:color="auto"/>
            <w:left w:val="none" w:sz="0" w:space="0" w:color="auto"/>
            <w:bottom w:val="none" w:sz="0" w:space="0" w:color="auto"/>
            <w:right w:val="none" w:sz="0" w:space="0" w:color="auto"/>
          </w:divBdr>
        </w:div>
        <w:div w:id="1561475126">
          <w:marLeft w:val="480"/>
          <w:marRight w:val="0"/>
          <w:marTop w:val="0"/>
          <w:marBottom w:val="0"/>
          <w:divBdr>
            <w:top w:val="none" w:sz="0" w:space="0" w:color="auto"/>
            <w:left w:val="none" w:sz="0" w:space="0" w:color="auto"/>
            <w:bottom w:val="none" w:sz="0" w:space="0" w:color="auto"/>
            <w:right w:val="none" w:sz="0" w:space="0" w:color="auto"/>
          </w:divBdr>
        </w:div>
        <w:div w:id="1643926819">
          <w:marLeft w:val="480"/>
          <w:marRight w:val="0"/>
          <w:marTop w:val="0"/>
          <w:marBottom w:val="0"/>
          <w:divBdr>
            <w:top w:val="none" w:sz="0" w:space="0" w:color="auto"/>
            <w:left w:val="none" w:sz="0" w:space="0" w:color="auto"/>
            <w:bottom w:val="none" w:sz="0" w:space="0" w:color="auto"/>
            <w:right w:val="none" w:sz="0" w:space="0" w:color="auto"/>
          </w:divBdr>
        </w:div>
        <w:div w:id="1676763087">
          <w:marLeft w:val="480"/>
          <w:marRight w:val="0"/>
          <w:marTop w:val="0"/>
          <w:marBottom w:val="0"/>
          <w:divBdr>
            <w:top w:val="none" w:sz="0" w:space="0" w:color="auto"/>
            <w:left w:val="none" w:sz="0" w:space="0" w:color="auto"/>
            <w:bottom w:val="none" w:sz="0" w:space="0" w:color="auto"/>
            <w:right w:val="none" w:sz="0" w:space="0" w:color="auto"/>
          </w:divBdr>
        </w:div>
        <w:div w:id="1729917450">
          <w:marLeft w:val="480"/>
          <w:marRight w:val="0"/>
          <w:marTop w:val="0"/>
          <w:marBottom w:val="0"/>
          <w:divBdr>
            <w:top w:val="none" w:sz="0" w:space="0" w:color="auto"/>
            <w:left w:val="none" w:sz="0" w:space="0" w:color="auto"/>
            <w:bottom w:val="none" w:sz="0" w:space="0" w:color="auto"/>
            <w:right w:val="none" w:sz="0" w:space="0" w:color="auto"/>
          </w:divBdr>
        </w:div>
        <w:div w:id="1790126994">
          <w:marLeft w:val="480"/>
          <w:marRight w:val="0"/>
          <w:marTop w:val="0"/>
          <w:marBottom w:val="0"/>
          <w:divBdr>
            <w:top w:val="none" w:sz="0" w:space="0" w:color="auto"/>
            <w:left w:val="none" w:sz="0" w:space="0" w:color="auto"/>
            <w:bottom w:val="none" w:sz="0" w:space="0" w:color="auto"/>
            <w:right w:val="none" w:sz="0" w:space="0" w:color="auto"/>
          </w:divBdr>
        </w:div>
        <w:div w:id="1873424212">
          <w:marLeft w:val="480"/>
          <w:marRight w:val="0"/>
          <w:marTop w:val="0"/>
          <w:marBottom w:val="0"/>
          <w:divBdr>
            <w:top w:val="none" w:sz="0" w:space="0" w:color="auto"/>
            <w:left w:val="none" w:sz="0" w:space="0" w:color="auto"/>
            <w:bottom w:val="none" w:sz="0" w:space="0" w:color="auto"/>
            <w:right w:val="none" w:sz="0" w:space="0" w:color="auto"/>
          </w:divBdr>
        </w:div>
        <w:div w:id="1879581742">
          <w:marLeft w:val="480"/>
          <w:marRight w:val="0"/>
          <w:marTop w:val="0"/>
          <w:marBottom w:val="0"/>
          <w:divBdr>
            <w:top w:val="none" w:sz="0" w:space="0" w:color="auto"/>
            <w:left w:val="none" w:sz="0" w:space="0" w:color="auto"/>
            <w:bottom w:val="none" w:sz="0" w:space="0" w:color="auto"/>
            <w:right w:val="none" w:sz="0" w:space="0" w:color="auto"/>
          </w:divBdr>
        </w:div>
        <w:div w:id="1886065594">
          <w:marLeft w:val="480"/>
          <w:marRight w:val="0"/>
          <w:marTop w:val="0"/>
          <w:marBottom w:val="0"/>
          <w:divBdr>
            <w:top w:val="none" w:sz="0" w:space="0" w:color="auto"/>
            <w:left w:val="none" w:sz="0" w:space="0" w:color="auto"/>
            <w:bottom w:val="none" w:sz="0" w:space="0" w:color="auto"/>
            <w:right w:val="none" w:sz="0" w:space="0" w:color="auto"/>
          </w:divBdr>
        </w:div>
        <w:div w:id="1899318204">
          <w:marLeft w:val="480"/>
          <w:marRight w:val="0"/>
          <w:marTop w:val="0"/>
          <w:marBottom w:val="0"/>
          <w:divBdr>
            <w:top w:val="none" w:sz="0" w:space="0" w:color="auto"/>
            <w:left w:val="none" w:sz="0" w:space="0" w:color="auto"/>
            <w:bottom w:val="none" w:sz="0" w:space="0" w:color="auto"/>
            <w:right w:val="none" w:sz="0" w:space="0" w:color="auto"/>
          </w:divBdr>
        </w:div>
        <w:div w:id="1908880830">
          <w:marLeft w:val="480"/>
          <w:marRight w:val="0"/>
          <w:marTop w:val="0"/>
          <w:marBottom w:val="0"/>
          <w:divBdr>
            <w:top w:val="none" w:sz="0" w:space="0" w:color="auto"/>
            <w:left w:val="none" w:sz="0" w:space="0" w:color="auto"/>
            <w:bottom w:val="none" w:sz="0" w:space="0" w:color="auto"/>
            <w:right w:val="none" w:sz="0" w:space="0" w:color="auto"/>
          </w:divBdr>
        </w:div>
        <w:div w:id="1912427237">
          <w:marLeft w:val="480"/>
          <w:marRight w:val="0"/>
          <w:marTop w:val="0"/>
          <w:marBottom w:val="0"/>
          <w:divBdr>
            <w:top w:val="none" w:sz="0" w:space="0" w:color="auto"/>
            <w:left w:val="none" w:sz="0" w:space="0" w:color="auto"/>
            <w:bottom w:val="none" w:sz="0" w:space="0" w:color="auto"/>
            <w:right w:val="none" w:sz="0" w:space="0" w:color="auto"/>
          </w:divBdr>
        </w:div>
        <w:div w:id="1949771942">
          <w:marLeft w:val="480"/>
          <w:marRight w:val="0"/>
          <w:marTop w:val="0"/>
          <w:marBottom w:val="0"/>
          <w:divBdr>
            <w:top w:val="none" w:sz="0" w:space="0" w:color="auto"/>
            <w:left w:val="none" w:sz="0" w:space="0" w:color="auto"/>
            <w:bottom w:val="none" w:sz="0" w:space="0" w:color="auto"/>
            <w:right w:val="none" w:sz="0" w:space="0" w:color="auto"/>
          </w:divBdr>
        </w:div>
        <w:div w:id="1968656883">
          <w:marLeft w:val="480"/>
          <w:marRight w:val="0"/>
          <w:marTop w:val="0"/>
          <w:marBottom w:val="0"/>
          <w:divBdr>
            <w:top w:val="none" w:sz="0" w:space="0" w:color="auto"/>
            <w:left w:val="none" w:sz="0" w:space="0" w:color="auto"/>
            <w:bottom w:val="none" w:sz="0" w:space="0" w:color="auto"/>
            <w:right w:val="none" w:sz="0" w:space="0" w:color="auto"/>
          </w:divBdr>
        </w:div>
        <w:div w:id="2108886212">
          <w:marLeft w:val="480"/>
          <w:marRight w:val="0"/>
          <w:marTop w:val="0"/>
          <w:marBottom w:val="0"/>
          <w:divBdr>
            <w:top w:val="none" w:sz="0" w:space="0" w:color="auto"/>
            <w:left w:val="none" w:sz="0" w:space="0" w:color="auto"/>
            <w:bottom w:val="none" w:sz="0" w:space="0" w:color="auto"/>
            <w:right w:val="none" w:sz="0" w:space="0" w:color="auto"/>
          </w:divBdr>
        </w:div>
      </w:divsChild>
    </w:div>
    <w:div w:id="1048723400">
      <w:bodyDiv w:val="1"/>
      <w:marLeft w:val="0"/>
      <w:marRight w:val="0"/>
      <w:marTop w:val="0"/>
      <w:marBottom w:val="0"/>
      <w:divBdr>
        <w:top w:val="none" w:sz="0" w:space="0" w:color="auto"/>
        <w:left w:val="none" w:sz="0" w:space="0" w:color="auto"/>
        <w:bottom w:val="none" w:sz="0" w:space="0" w:color="auto"/>
        <w:right w:val="none" w:sz="0" w:space="0" w:color="auto"/>
      </w:divBdr>
    </w:div>
    <w:div w:id="1051465836">
      <w:bodyDiv w:val="1"/>
      <w:marLeft w:val="0"/>
      <w:marRight w:val="0"/>
      <w:marTop w:val="0"/>
      <w:marBottom w:val="0"/>
      <w:divBdr>
        <w:top w:val="none" w:sz="0" w:space="0" w:color="auto"/>
        <w:left w:val="none" w:sz="0" w:space="0" w:color="auto"/>
        <w:bottom w:val="none" w:sz="0" w:space="0" w:color="auto"/>
        <w:right w:val="none" w:sz="0" w:space="0" w:color="auto"/>
      </w:divBdr>
    </w:div>
    <w:div w:id="1051734508">
      <w:bodyDiv w:val="1"/>
      <w:marLeft w:val="0"/>
      <w:marRight w:val="0"/>
      <w:marTop w:val="0"/>
      <w:marBottom w:val="0"/>
      <w:divBdr>
        <w:top w:val="none" w:sz="0" w:space="0" w:color="auto"/>
        <w:left w:val="none" w:sz="0" w:space="0" w:color="auto"/>
        <w:bottom w:val="none" w:sz="0" w:space="0" w:color="auto"/>
        <w:right w:val="none" w:sz="0" w:space="0" w:color="auto"/>
      </w:divBdr>
    </w:div>
    <w:div w:id="1056975568">
      <w:bodyDiv w:val="1"/>
      <w:marLeft w:val="0"/>
      <w:marRight w:val="0"/>
      <w:marTop w:val="0"/>
      <w:marBottom w:val="0"/>
      <w:divBdr>
        <w:top w:val="none" w:sz="0" w:space="0" w:color="auto"/>
        <w:left w:val="none" w:sz="0" w:space="0" w:color="auto"/>
        <w:bottom w:val="none" w:sz="0" w:space="0" w:color="auto"/>
        <w:right w:val="none" w:sz="0" w:space="0" w:color="auto"/>
      </w:divBdr>
    </w:div>
    <w:div w:id="1061252810">
      <w:bodyDiv w:val="1"/>
      <w:marLeft w:val="0"/>
      <w:marRight w:val="0"/>
      <w:marTop w:val="0"/>
      <w:marBottom w:val="0"/>
      <w:divBdr>
        <w:top w:val="none" w:sz="0" w:space="0" w:color="auto"/>
        <w:left w:val="none" w:sz="0" w:space="0" w:color="auto"/>
        <w:bottom w:val="none" w:sz="0" w:space="0" w:color="auto"/>
        <w:right w:val="none" w:sz="0" w:space="0" w:color="auto"/>
      </w:divBdr>
    </w:div>
    <w:div w:id="1064254501">
      <w:bodyDiv w:val="1"/>
      <w:marLeft w:val="0"/>
      <w:marRight w:val="0"/>
      <w:marTop w:val="0"/>
      <w:marBottom w:val="0"/>
      <w:divBdr>
        <w:top w:val="none" w:sz="0" w:space="0" w:color="auto"/>
        <w:left w:val="none" w:sz="0" w:space="0" w:color="auto"/>
        <w:bottom w:val="none" w:sz="0" w:space="0" w:color="auto"/>
        <w:right w:val="none" w:sz="0" w:space="0" w:color="auto"/>
      </w:divBdr>
      <w:divsChild>
        <w:div w:id="41054692">
          <w:marLeft w:val="480"/>
          <w:marRight w:val="0"/>
          <w:marTop w:val="0"/>
          <w:marBottom w:val="0"/>
          <w:divBdr>
            <w:top w:val="none" w:sz="0" w:space="0" w:color="auto"/>
            <w:left w:val="none" w:sz="0" w:space="0" w:color="auto"/>
            <w:bottom w:val="none" w:sz="0" w:space="0" w:color="auto"/>
            <w:right w:val="none" w:sz="0" w:space="0" w:color="auto"/>
          </w:divBdr>
        </w:div>
        <w:div w:id="67310517">
          <w:marLeft w:val="480"/>
          <w:marRight w:val="0"/>
          <w:marTop w:val="0"/>
          <w:marBottom w:val="0"/>
          <w:divBdr>
            <w:top w:val="none" w:sz="0" w:space="0" w:color="auto"/>
            <w:left w:val="none" w:sz="0" w:space="0" w:color="auto"/>
            <w:bottom w:val="none" w:sz="0" w:space="0" w:color="auto"/>
            <w:right w:val="none" w:sz="0" w:space="0" w:color="auto"/>
          </w:divBdr>
        </w:div>
        <w:div w:id="133372158">
          <w:marLeft w:val="480"/>
          <w:marRight w:val="0"/>
          <w:marTop w:val="0"/>
          <w:marBottom w:val="0"/>
          <w:divBdr>
            <w:top w:val="none" w:sz="0" w:space="0" w:color="auto"/>
            <w:left w:val="none" w:sz="0" w:space="0" w:color="auto"/>
            <w:bottom w:val="none" w:sz="0" w:space="0" w:color="auto"/>
            <w:right w:val="none" w:sz="0" w:space="0" w:color="auto"/>
          </w:divBdr>
        </w:div>
        <w:div w:id="214392001">
          <w:marLeft w:val="480"/>
          <w:marRight w:val="0"/>
          <w:marTop w:val="0"/>
          <w:marBottom w:val="0"/>
          <w:divBdr>
            <w:top w:val="none" w:sz="0" w:space="0" w:color="auto"/>
            <w:left w:val="none" w:sz="0" w:space="0" w:color="auto"/>
            <w:bottom w:val="none" w:sz="0" w:space="0" w:color="auto"/>
            <w:right w:val="none" w:sz="0" w:space="0" w:color="auto"/>
          </w:divBdr>
        </w:div>
        <w:div w:id="228032182">
          <w:marLeft w:val="480"/>
          <w:marRight w:val="0"/>
          <w:marTop w:val="0"/>
          <w:marBottom w:val="0"/>
          <w:divBdr>
            <w:top w:val="none" w:sz="0" w:space="0" w:color="auto"/>
            <w:left w:val="none" w:sz="0" w:space="0" w:color="auto"/>
            <w:bottom w:val="none" w:sz="0" w:space="0" w:color="auto"/>
            <w:right w:val="none" w:sz="0" w:space="0" w:color="auto"/>
          </w:divBdr>
        </w:div>
        <w:div w:id="256406898">
          <w:marLeft w:val="480"/>
          <w:marRight w:val="0"/>
          <w:marTop w:val="0"/>
          <w:marBottom w:val="0"/>
          <w:divBdr>
            <w:top w:val="none" w:sz="0" w:space="0" w:color="auto"/>
            <w:left w:val="none" w:sz="0" w:space="0" w:color="auto"/>
            <w:bottom w:val="none" w:sz="0" w:space="0" w:color="auto"/>
            <w:right w:val="none" w:sz="0" w:space="0" w:color="auto"/>
          </w:divBdr>
        </w:div>
        <w:div w:id="309556780">
          <w:marLeft w:val="480"/>
          <w:marRight w:val="0"/>
          <w:marTop w:val="0"/>
          <w:marBottom w:val="0"/>
          <w:divBdr>
            <w:top w:val="none" w:sz="0" w:space="0" w:color="auto"/>
            <w:left w:val="none" w:sz="0" w:space="0" w:color="auto"/>
            <w:bottom w:val="none" w:sz="0" w:space="0" w:color="auto"/>
            <w:right w:val="none" w:sz="0" w:space="0" w:color="auto"/>
          </w:divBdr>
        </w:div>
        <w:div w:id="320433136">
          <w:marLeft w:val="480"/>
          <w:marRight w:val="0"/>
          <w:marTop w:val="0"/>
          <w:marBottom w:val="0"/>
          <w:divBdr>
            <w:top w:val="none" w:sz="0" w:space="0" w:color="auto"/>
            <w:left w:val="none" w:sz="0" w:space="0" w:color="auto"/>
            <w:bottom w:val="none" w:sz="0" w:space="0" w:color="auto"/>
            <w:right w:val="none" w:sz="0" w:space="0" w:color="auto"/>
          </w:divBdr>
        </w:div>
        <w:div w:id="362293580">
          <w:marLeft w:val="480"/>
          <w:marRight w:val="0"/>
          <w:marTop w:val="0"/>
          <w:marBottom w:val="0"/>
          <w:divBdr>
            <w:top w:val="none" w:sz="0" w:space="0" w:color="auto"/>
            <w:left w:val="none" w:sz="0" w:space="0" w:color="auto"/>
            <w:bottom w:val="none" w:sz="0" w:space="0" w:color="auto"/>
            <w:right w:val="none" w:sz="0" w:space="0" w:color="auto"/>
          </w:divBdr>
        </w:div>
        <w:div w:id="386228948">
          <w:marLeft w:val="480"/>
          <w:marRight w:val="0"/>
          <w:marTop w:val="0"/>
          <w:marBottom w:val="0"/>
          <w:divBdr>
            <w:top w:val="none" w:sz="0" w:space="0" w:color="auto"/>
            <w:left w:val="none" w:sz="0" w:space="0" w:color="auto"/>
            <w:bottom w:val="none" w:sz="0" w:space="0" w:color="auto"/>
            <w:right w:val="none" w:sz="0" w:space="0" w:color="auto"/>
          </w:divBdr>
        </w:div>
        <w:div w:id="417824658">
          <w:marLeft w:val="480"/>
          <w:marRight w:val="0"/>
          <w:marTop w:val="0"/>
          <w:marBottom w:val="0"/>
          <w:divBdr>
            <w:top w:val="none" w:sz="0" w:space="0" w:color="auto"/>
            <w:left w:val="none" w:sz="0" w:space="0" w:color="auto"/>
            <w:bottom w:val="none" w:sz="0" w:space="0" w:color="auto"/>
            <w:right w:val="none" w:sz="0" w:space="0" w:color="auto"/>
          </w:divBdr>
        </w:div>
        <w:div w:id="471026289">
          <w:marLeft w:val="480"/>
          <w:marRight w:val="0"/>
          <w:marTop w:val="0"/>
          <w:marBottom w:val="0"/>
          <w:divBdr>
            <w:top w:val="none" w:sz="0" w:space="0" w:color="auto"/>
            <w:left w:val="none" w:sz="0" w:space="0" w:color="auto"/>
            <w:bottom w:val="none" w:sz="0" w:space="0" w:color="auto"/>
            <w:right w:val="none" w:sz="0" w:space="0" w:color="auto"/>
          </w:divBdr>
        </w:div>
        <w:div w:id="523637733">
          <w:marLeft w:val="480"/>
          <w:marRight w:val="0"/>
          <w:marTop w:val="0"/>
          <w:marBottom w:val="0"/>
          <w:divBdr>
            <w:top w:val="none" w:sz="0" w:space="0" w:color="auto"/>
            <w:left w:val="none" w:sz="0" w:space="0" w:color="auto"/>
            <w:bottom w:val="none" w:sz="0" w:space="0" w:color="auto"/>
            <w:right w:val="none" w:sz="0" w:space="0" w:color="auto"/>
          </w:divBdr>
        </w:div>
        <w:div w:id="637417818">
          <w:marLeft w:val="480"/>
          <w:marRight w:val="0"/>
          <w:marTop w:val="0"/>
          <w:marBottom w:val="0"/>
          <w:divBdr>
            <w:top w:val="none" w:sz="0" w:space="0" w:color="auto"/>
            <w:left w:val="none" w:sz="0" w:space="0" w:color="auto"/>
            <w:bottom w:val="none" w:sz="0" w:space="0" w:color="auto"/>
            <w:right w:val="none" w:sz="0" w:space="0" w:color="auto"/>
          </w:divBdr>
        </w:div>
        <w:div w:id="691226760">
          <w:marLeft w:val="480"/>
          <w:marRight w:val="0"/>
          <w:marTop w:val="0"/>
          <w:marBottom w:val="0"/>
          <w:divBdr>
            <w:top w:val="none" w:sz="0" w:space="0" w:color="auto"/>
            <w:left w:val="none" w:sz="0" w:space="0" w:color="auto"/>
            <w:bottom w:val="none" w:sz="0" w:space="0" w:color="auto"/>
            <w:right w:val="none" w:sz="0" w:space="0" w:color="auto"/>
          </w:divBdr>
        </w:div>
        <w:div w:id="724912360">
          <w:marLeft w:val="480"/>
          <w:marRight w:val="0"/>
          <w:marTop w:val="0"/>
          <w:marBottom w:val="0"/>
          <w:divBdr>
            <w:top w:val="none" w:sz="0" w:space="0" w:color="auto"/>
            <w:left w:val="none" w:sz="0" w:space="0" w:color="auto"/>
            <w:bottom w:val="none" w:sz="0" w:space="0" w:color="auto"/>
            <w:right w:val="none" w:sz="0" w:space="0" w:color="auto"/>
          </w:divBdr>
        </w:div>
        <w:div w:id="750734236">
          <w:marLeft w:val="480"/>
          <w:marRight w:val="0"/>
          <w:marTop w:val="0"/>
          <w:marBottom w:val="0"/>
          <w:divBdr>
            <w:top w:val="none" w:sz="0" w:space="0" w:color="auto"/>
            <w:left w:val="none" w:sz="0" w:space="0" w:color="auto"/>
            <w:bottom w:val="none" w:sz="0" w:space="0" w:color="auto"/>
            <w:right w:val="none" w:sz="0" w:space="0" w:color="auto"/>
          </w:divBdr>
        </w:div>
        <w:div w:id="774060662">
          <w:marLeft w:val="480"/>
          <w:marRight w:val="0"/>
          <w:marTop w:val="0"/>
          <w:marBottom w:val="0"/>
          <w:divBdr>
            <w:top w:val="none" w:sz="0" w:space="0" w:color="auto"/>
            <w:left w:val="none" w:sz="0" w:space="0" w:color="auto"/>
            <w:bottom w:val="none" w:sz="0" w:space="0" w:color="auto"/>
            <w:right w:val="none" w:sz="0" w:space="0" w:color="auto"/>
          </w:divBdr>
        </w:div>
        <w:div w:id="790323464">
          <w:marLeft w:val="480"/>
          <w:marRight w:val="0"/>
          <w:marTop w:val="0"/>
          <w:marBottom w:val="0"/>
          <w:divBdr>
            <w:top w:val="none" w:sz="0" w:space="0" w:color="auto"/>
            <w:left w:val="none" w:sz="0" w:space="0" w:color="auto"/>
            <w:bottom w:val="none" w:sz="0" w:space="0" w:color="auto"/>
            <w:right w:val="none" w:sz="0" w:space="0" w:color="auto"/>
          </w:divBdr>
        </w:div>
        <w:div w:id="829099616">
          <w:marLeft w:val="480"/>
          <w:marRight w:val="0"/>
          <w:marTop w:val="0"/>
          <w:marBottom w:val="0"/>
          <w:divBdr>
            <w:top w:val="none" w:sz="0" w:space="0" w:color="auto"/>
            <w:left w:val="none" w:sz="0" w:space="0" w:color="auto"/>
            <w:bottom w:val="none" w:sz="0" w:space="0" w:color="auto"/>
            <w:right w:val="none" w:sz="0" w:space="0" w:color="auto"/>
          </w:divBdr>
        </w:div>
        <w:div w:id="913274207">
          <w:marLeft w:val="480"/>
          <w:marRight w:val="0"/>
          <w:marTop w:val="0"/>
          <w:marBottom w:val="0"/>
          <w:divBdr>
            <w:top w:val="none" w:sz="0" w:space="0" w:color="auto"/>
            <w:left w:val="none" w:sz="0" w:space="0" w:color="auto"/>
            <w:bottom w:val="none" w:sz="0" w:space="0" w:color="auto"/>
            <w:right w:val="none" w:sz="0" w:space="0" w:color="auto"/>
          </w:divBdr>
        </w:div>
        <w:div w:id="1068309440">
          <w:marLeft w:val="480"/>
          <w:marRight w:val="0"/>
          <w:marTop w:val="0"/>
          <w:marBottom w:val="0"/>
          <w:divBdr>
            <w:top w:val="none" w:sz="0" w:space="0" w:color="auto"/>
            <w:left w:val="none" w:sz="0" w:space="0" w:color="auto"/>
            <w:bottom w:val="none" w:sz="0" w:space="0" w:color="auto"/>
            <w:right w:val="none" w:sz="0" w:space="0" w:color="auto"/>
          </w:divBdr>
        </w:div>
        <w:div w:id="1084490779">
          <w:marLeft w:val="480"/>
          <w:marRight w:val="0"/>
          <w:marTop w:val="0"/>
          <w:marBottom w:val="0"/>
          <w:divBdr>
            <w:top w:val="none" w:sz="0" w:space="0" w:color="auto"/>
            <w:left w:val="none" w:sz="0" w:space="0" w:color="auto"/>
            <w:bottom w:val="none" w:sz="0" w:space="0" w:color="auto"/>
            <w:right w:val="none" w:sz="0" w:space="0" w:color="auto"/>
          </w:divBdr>
        </w:div>
        <w:div w:id="1153837814">
          <w:marLeft w:val="480"/>
          <w:marRight w:val="0"/>
          <w:marTop w:val="0"/>
          <w:marBottom w:val="0"/>
          <w:divBdr>
            <w:top w:val="none" w:sz="0" w:space="0" w:color="auto"/>
            <w:left w:val="none" w:sz="0" w:space="0" w:color="auto"/>
            <w:bottom w:val="none" w:sz="0" w:space="0" w:color="auto"/>
            <w:right w:val="none" w:sz="0" w:space="0" w:color="auto"/>
          </w:divBdr>
        </w:div>
        <w:div w:id="1223902173">
          <w:marLeft w:val="480"/>
          <w:marRight w:val="0"/>
          <w:marTop w:val="0"/>
          <w:marBottom w:val="0"/>
          <w:divBdr>
            <w:top w:val="none" w:sz="0" w:space="0" w:color="auto"/>
            <w:left w:val="none" w:sz="0" w:space="0" w:color="auto"/>
            <w:bottom w:val="none" w:sz="0" w:space="0" w:color="auto"/>
            <w:right w:val="none" w:sz="0" w:space="0" w:color="auto"/>
          </w:divBdr>
        </w:div>
        <w:div w:id="1227179153">
          <w:marLeft w:val="480"/>
          <w:marRight w:val="0"/>
          <w:marTop w:val="0"/>
          <w:marBottom w:val="0"/>
          <w:divBdr>
            <w:top w:val="none" w:sz="0" w:space="0" w:color="auto"/>
            <w:left w:val="none" w:sz="0" w:space="0" w:color="auto"/>
            <w:bottom w:val="none" w:sz="0" w:space="0" w:color="auto"/>
            <w:right w:val="none" w:sz="0" w:space="0" w:color="auto"/>
          </w:divBdr>
        </w:div>
        <w:div w:id="1245842187">
          <w:marLeft w:val="480"/>
          <w:marRight w:val="0"/>
          <w:marTop w:val="0"/>
          <w:marBottom w:val="0"/>
          <w:divBdr>
            <w:top w:val="none" w:sz="0" w:space="0" w:color="auto"/>
            <w:left w:val="none" w:sz="0" w:space="0" w:color="auto"/>
            <w:bottom w:val="none" w:sz="0" w:space="0" w:color="auto"/>
            <w:right w:val="none" w:sz="0" w:space="0" w:color="auto"/>
          </w:divBdr>
        </w:div>
        <w:div w:id="1252083634">
          <w:marLeft w:val="480"/>
          <w:marRight w:val="0"/>
          <w:marTop w:val="0"/>
          <w:marBottom w:val="0"/>
          <w:divBdr>
            <w:top w:val="none" w:sz="0" w:space="0" w:color="auto"/>
            <w:left w:val="none" w:sz="0" w:space="0" w:color="auto"/>
            <w:bottom w:val="none" w:sz="0" w:space="0" w:color="auto"/>
            <w:right w:val="none" w:sz="0" w:space="0" w:color="auto"/>
          </w:divBdr>
        </w:div>
        <w:div w:id="1288270905">
          <w:marLeft w:val="480"/>
          <w:marRight w:val="0"/>
          <w:marTop w:val="0"/>
          <w:marBottom w:val="0"/>
          <w:divBdr>
            <w:top w:val="none" w:sz="0" w:space="0" w:color="auto"/>
            <w:left w:val="none" w:sz="0" w:space="0" w:color="auto"/>
            <w:bottom w:val="none" w:sz="0" w:space="0" w:color="auto"/>
            <w:right w:val="none" w:sz="0" w:space="0" w:color="auto"/>
          </w:divBdr>
        </w:div>
        <w:div w:id="1318454424">
          <w:marLeft w:val="480"/>
          <w:marRight w:val="0"/>
          <w:marTop w:val="0"/>
          <w:marBottom w:val="0"/>
          <w:divBdr>
            <w:top w:val="none" w:sz="0" w:space="0" w:color="auto"/>
            <w:left w:val="none" w:sz="0" w:space="0" w:color="auto"/>
            <w:bottom w:val="none" w:sz="0" w:space="0" w:color="auto"/>
            <w:right w:val="none" w:sz="0" w:space="0" w:color="auto"/>
          </w:divBdr>
        </w:div>
        <w:div w:id="1325545863">
          <w:marLeft w:val="480"/>
          <w:marRight w:val="0"/>
          <w:marTop w:val="0"/>
          <w:marBottom w:val="0"/>
          <w:divBdr>
            <w:top w:val="none" w:sz="0" w:space="0" w:color="auto"/>
            <w:left w:val="none" w:sz="0" w:space="0" w:color="auto"/>
            <w:bottom w:val="none" w:sz="0" w:space="0" w:color="auto"/>
            <w:right w:val="none" w:sz="0" w:space="0" w:color="auto"/>
          </w:divBdr>
        </w:div>
        <w:div w:id="1362852492">
          <w:marLeft w:val="480"/>
          <w:marRight w:val="0"/>
          <w:marTop w:val="0"/>
          <w:marBottom w:val="0"/>
          <w:divBdr>
            <w:top w:val="none" w:sz="0" w:space="0" w:color="auto"/>
            <w:left w:val="none" w:sz="0" w:space="0" w:color="auto"/>
            <w:bottom w:val="none" w:sz="0" w:space="0" w:color="auto"/>
            <w:right w:val="none" w:sz="0" w:space="0" w:color="auto"/>
          </w:divBdr>
        </w:div>
        <w:div w:id="1470198273">
          <w:marLeft w:val="480"/>
          <w:marRight w:val="0"/>
          <w:marTop w:val="0"/>
          <w:marBottom w:val="0"/>
          <w:divBdr>
            <w:top w:val="none" w:sz="0" w:space="0" w:color="auto"/>
            <w:left w:val="none" w:sz="0" w:space="0" w:color="auto"/>
            <w:bottom w:val="none" w:sz="0" w:space="0" w:color="auto"/>
            <w:right w:val="none" w:sz="0" w:space="0" w:color="auto"/>
          </w:divBdr>
        </w:div>
        <w:div w:id="1528106632">
          <w:marLeft w:val="480"/>
          <w:marRight w:val="0"/>
          <w:marTop w:val="0"/>
          <w:marBottom w:val="0"/>
          <w:divBdr>
            <w:top w:val="none" w:sz="0" w:space="0" w:color="auto"/>
            <w:left w:val="none" w:sz="0" w:space="0" w:color="auto"/>
            <w:bottom w:val="none" w:sz="0" w:space="0" w:color="auto"/>
            <w:right w:val="none" w:sz="0" w:space="0" w:color="auto"/>
          </w:divBdr>
        </w:div>
        <w:div w:id="1585187912">
          <w:marLeft w:val="480"/>
          <w:marRight w:val="0"/>
          <w:marTop w:val="0"/>
          <w:marBottom w:val="0"/>
          <w:divBdr>
            <w:top w:val="none" w:sz="0" w:space="0" w:color="auto"/>
            <w:left w:val="none" w:sz="0" w:space="0" w:color="auto"/>
            <w:bottom w:val="none" w:sz="0" w:space="0" w:color="auto"/>
            <w:right w:val="none" w:sz="0" w:space="0" w:color="auto"/>
          </w:divBdr>
        </w:div>
        <w:div w:id="1637225498">
          <w:marLeft w:val="480"/>
          <w:marRight w:val="0"/>
          <w:marTop w:val="0"/>
          <w:marBottom w:val="0"/>
          <w:divBdr>
            <w:top w:val="none" w:sz="0" w:space="0" w:color="auto"/>
            <w:left w:val="none" w:sz="0" w:space="0" w:color="auto"/>
            <w:bottom w:val="none" w:sz="0" w:space="0" w:color="auto"/>
            <w:right w:val="none" w:sz="0" w:space="0" w:color="auto"/>
          </w:divBdr>
        </w:div>
        <w:div w:id="1656370805">
          <w:marLeft w:val="480"/>
          <w:marRight w:val="0"/>
          <w:marTop w:val="0"/>
          <w:marBottom w:val="0"/>
          <w:divBdr>
            <w:top w:val="none" w:sz="0" w:space="0" w:color="auto"/>
            <w:left w:val="none" w:sz="0" w:space="0" w:color="auto"/>
            <w:bottom w:val="none" w:sz="0" w:space="0" w:color="auto"/>
            <w:right w:val="none" w:sz="0" w:space="0" w:color="auto"/>
          </w:divBdr>
        </w:div>
        <w:div w:id="1768845064">
          <w:marLeft w:val="480"/>
          <w:marRight w:val="0"/>
          <w:marTop w:val="0"/>
          <w:marBottom w:val="0"/>
          <w:divBdr>
            <w:top w:val="none" w:sz="0" w:space="0" w:color="auto"/>
            <w:left w:val="none" w:sz="0" w:space="0" w:color="auto"/>
            <w:bottom w:val="none" w:sz="0" w:space="0" w:color="auto"/>
            <w:right w:val="none" w:sz="0" w:space="0" w:color="auto"/>
          </w:divBdr>
        </w:div>
        <w:div w:id="1781099860">
          <w:marLeft w:val="480"/>
          <w:marRight w:val="0"/>
          <w:marTop w:val="0"/>
          <w:marBottom w:val="0"/>
          <w:divBdr>
            <w:top w:val="none" w:sz="0" w:space="0" w:color="auto"/>
            <w:left w:val="none" w:sz="0" w:space="0" w:color="auto"/>
            <w:bottom w:val="none" w:sz="0" w:space="0" w:color="auto"/>
            <w:right w:val="none" w:sz="0" w:space="0" w:color="auto"/>
          </w:divBdr>
        </w:div>
        <w:div w:id="1813207698">
          <w:marLeft w:val="480"/>
          <w:marRight w:val="0"/>
          <w:marTop w:val="0"/>
          <w:marBottom w:val="0"/>
          <w:divBdr>
            <w:top w:val="none" w:sz="0" w:space="0" w:color="auto"/>
            <w:left w:val="none" w:sz="0" w:space="0" w:color="auto"/>
            <w:bottom w:val="none" w:sz="0" w:space="0" w:color="auto"/>
            <w:right w:val="none" w:sz="0" w:space="0" w:color="auto"/>
          </w:divBdr>
        </w:div>
        <w:div w:id="2011372120">
          <w:marLeft w:val="480"/>
          <w:marRight w:val="0"/>
          <w:marTop w:val="0"/>
          <w:marBottom w:val="0"/>
          <w:divBdr>
            <w:top w:val="none" w:sz="0" w:space="0" w:color="auto"/>
            <w:left w:val="none" w:sz="0" w:space="0" w:color="auto"/>
            <w:bottom w:val="none" w:sz="0" w:space="0" w:color="auto"/>
            <w:right w:val="none" w:sz="0" w:space="0" w:color="auto"/>
          </w:divBdr>
        </w:div>
        <w:div w:id="2020156724">
          <w:marLeft w:val="480"/>
          <w:marRight w:val="0"/>
          <w:marTop w:val="0"/>
          <w:marBottom w:val="0"/>
          <w:divBdr>
            <w:top w:val="none" w:sz="0" w:space="0" w:color="auto"/>
            <w:left w:val="none" w:sz="0" w:space="0" w:color="auto"/>
            <w:bottom w:val="none" w:sz="0" w:space="0" w:color="auto"/>
            <w:right w:val="none" w:sz="0" w:space="0" w:color="auto"/>
          </w:divBdr>
        </w:div>
        <w:div w:id="2026590661">
          <w:marLeft w:val="480"/>
          <w:marRight w:val="0"/>
          <w:marTop w:val="0"/>
          <w:marBottom w:val="0"/>
          <w:divBdr>
            <w:top w:val="none" w:sz="0" w:space="0" w:color="auto"/>
            <w:left w:val="none" w:sz="0" w:space="0" w:color="auto"/>
            <w:bottom w:val="none" w:sz="0" w:space="0" w:color="auto"/>
            <w:right w:val="none" w:sz="0" w:space="0" w:color="auto"/>
          </w:divBdr>
        </w:div>
        <w:div w:id="2051563849">
          <w:marLeft w:val="480"/>
          <w:marRight w:val="0"/>
          <w:marTop w:val="0"/>
          <w:marBottom w:val="0"/>
          <w:divBdr>
            <w:top w:val="none" w:sz="0" w:space="0" w:color="auto"/>
            <w:left w:val="none" w:sz="0" w:space="0" w:color="auto"/>
            <w:bottom w:val="none" w:sz="0" w:space="0" w:color="auto"/>
            <w:right w:val="none" w:sz="0" w:space="0" w:color="auto"/>
          </w:divBdr>
        </w:div>
        <w:div w:id="2065373898">
          <w:marLeft w:val="480"/>
          <w:marRight w:val="0"/>
          <w:marTop w:val="0"/>
          <w:marBottom w:val="0"/>
          <w:divBdr>
            <w:top w:val="none" w:sz="0" w:space="0" w:color="auto"/>
            <w:left w:val="none" w:sz="0" w:space="0" w:color="auto"/>
            <w:bottom w:val="none" w:sz="0" w:space="0" w:color="auto"/>
            <w:right w:val="none" w:sz="0" w:space="0" w:color="auto"/>
          </w:divBdr>
        </w:div>
        <w:div w:id="2088460160">
          <w:marLeft w:val="480"/>
          <w:marRight w:val="0"/>
          <w:marTop w:val="0"/>
          <w:marBottom w:val="0"/>
          <w:divBdr>
            <w:top w:val="none" w:sz="0" w:space="0" w:color="auto"/>
            <w:left w:val="none" w:sz="0" w:space="0" w:color="auto"/>
            <w:bottom w:val="none" w:sz="0" w:space="0" w:color="auto"/>
            <w:right w:val="none" w:sz="0" w:space="0" w:color="auto"/>
          </w:divBdr>
        </w:div>
      </w:divsChild>
    </w:div>
    <w:div w:id="1066488431">
      <w:bodyDiv w:val="1"/>
      <w:marLeft w:val="0"/>
      <w:marRight w:val="0"/>
      <w:marTop w:val="0"/>
      <w:marBottom w:val="0"/>
      <w:divBdr>
        <w:top w:val="none" w:sz="0" w:space="0" w:color="auto"/>
        <w:left w:val="none" w:sz="0" w:space="0" w:color="auto"/>
        <w:bottom w:val="none" w:sz="0" w:space="0" w:color="auto"/>
        <w:right w:val="none" w:sz="0" w:space="0" w:color="auto"/>
      </w:divBdr>
    </w:div>
    <w:div w:id="1067533354">
      <w:bodyDiv w:val="1"/>
      <w:marLeft w:val="0"/>
      <w:marRight w:val="0"/>
      <w:marTop w:val="0"/>
      <w:marBottom w:val="0"/>
      <w:divBdr>
        <w:top w:val="none" w:sz="0" w:space="0" w:color="auto"/>
        <w:left w:val="none" w:sz="0" w:space="0" w:color="auto"/>
        <w:bottom w:val="none" w:sz="0" w:space="0" w:color="auto"/>
        <w:right w:val="none" w:sz="0" w:space="0" w:color="auto"/>
      </w:divBdr>
    </w:div>
    <w:div w:id="1068263601">
      <w:bodyDiv w:val="1"/>
      <w:marLeft w:val="0"/>
      <w:marRight w:val="0"/>
      <w:marTop w:val="0"/>
      <w:marBottom w:val="0"/>
      <w:divBdr>
        <w:top w:val="none" w:sz="0" w:space="0" w:color="auto"/>
        <w:left w:val="none" w:sz="0" w:space="0" w:color="auto"/>
        <w:bottom w:val="none" w:sz="0" w:space="0" w:color="auto"/>
        <w:right w:val="none" w:sz="0" w:space="0" w:color="auto"/>
      </w:divBdr>
    </w:div>
    <w:div w:id="1069890119">
      <w:bodyDiv w:val="1"/>
      <w:marLeft w:val="0"/>
      <w:marRight w:val="0"/>
      <w:marTop w:val="0"/>
      <w:marBottom w:val="0"/>
      <w:divBdr>
        <w:top w:val="none" w:sz="0" w:space="0" w:color="auto"/>
        <w:left w:val="none" w:sz="0" w:space="0" w:color="auto"/>
        <w:bottom w:val="none" w:sz="0" w:space="0" w:color="auto"/>
        <w:right w:val="none" w:sz="0" w:space="0" w:color="auto"/>
      </w:divBdr>
      <w:divsChild>
        <w:div w:id="154952792">
          <w:marLeft w:val="480"/>
          <w:marRight w:val="0"/>
          <w:marTop w:val="0"/>
          <w:marBottom w:val="0"/>
          <w:divBdr>
            <w:top w:val="none" w:sz="0" w:space="0" w:color="auto"/>
            <w:left w:val="none" w:sz="0" w:space="0" w:color="auto"/>
            <w:bottom w:val="none" w:sz="0" w:space="0" w:color="auto"/>
            <w:right w:val="none" w:sz="0" w:space="0" w:color="auto"/>
          </w:divBdr>
        </w:div>
        <w:div w:id="155072589">
          <w:marLeft w:val="480"/>
          <w:marRight w:val="0"/>
          <w:marTop w:val="0"/>
          <w:marBottom w:val="0"/>
          <w:divBdr>
            <w:top w:val="none" w:sz="0" w:space="0" w:color="auto"/>
            <w:left w:val="none" w:sz="0" w:space="0" w:color="auto"/>
            <w:bottom w:val="none" w:sz="0" w:space="0" w:color="auto"/>
            <w:right w:val="none" w:sz="0" w:space="0" w:color="auto"/>
          </w:divBdr>
        </w:div>
        <w:div w:id="162933446">
          <w:marLeft w:val="480"/>
          <w:marRight w:val="0"/>
          <w:marTop w:val="0"/>
          <w:marBottom w:val="0"/>
          <w:divBdr>
            <w:top w:val="none" w:sz="0" w:space="0" w:color="auto"/>
            <w:left w:val="none" w:sz="0" w:space="0" w:color="auto"/>
            <w:bottom w:val="none" w:sz="0" w:space="0" w:color="auto"/>
            <w:right w:val="none" w:sz="0" w:space="0" w:color="auto"/>
          </w:divBdr>
        </w:div>
        <w:div w:id="186261427">
          <w:marLeft w:val="480"/>
          <w:marRight w:val="0"/>
          <w:marTop w:val="0"/>
          <w:marBottom w:val="0"/>
          <w:divBdr>
            <w:top w:val="none" w:sz="0" w:space="0" w:color="auto"/>
            <w:left w:val="none" w:sz="0" w:space="0" w:color="auto"/>
            <w:bottom w:val="none" w:sz="0" w:space="0" w:color="auto"/>
            <w:right w:val="none" w:sz="0" w:space="0" w:color="auto"/>
          </w:divBdr>
        </w:div>
        <w:div w:id="217522930">
          <w:marLeft w:val="480"/>
          <w:marRight w:val="0"/>
          <w:marTop w:val="0"/>
          <w:marBottom w:val="0"/>
          <w:divBdr>
            <w:top w:val="none" w:sz="0" w:space="0" w:color="auto"/>
            <w:left w:val="none" w:sz="0" w:space="0" w:color="auto"/>
            <w:bottom w:val="none" w:sz="0" w:space="0" w:color="auto"/>
            <w:right w:val="none" w:sz="0" w:space="0" w:color="auto"/>
          </w:divBdr>
        </w:div>
        <w:div w:id="237984595">
          <w:marLeft w:val="480"/>
          <w:marRight w:val="0"/>
          <w:marTop w:val="0"/>
          <w:marBottom w:val="0"/>
          <w:divBdr>
            <w:top w:val="none" w:sz="0" w:space="0" w:color="auto"/>
            <w:left w:val="none" w:sz="0" w:space="0" w:color="auto"/>
            <w:bottom w:val="none" w:sz="0" w:space="0" w:color="auto"/>
            <w:right w:val="none" w:sz="0" w:space="0" w:color="auto"/>
          </w:divBdr>
        </w:div>
        <w:div w:id="255141208">
          <w:marLeft w:val="480"/>
          <w:marRight w:val="0"/>
          <w:marTop w:val="0"/>
          <w:marBottom w:val="0"/>
          <w:divBdr>
            <w:top w:val="none" w:sz="0" w:space="0" w:color="auto"/>
            <w:left w:val="none" w:sz="0" w:space="0" w:color="auto"/>
            <w:bottom w:val="none" w:sz="0" w:space="0" w:color="auto"/>
            <w:right w:val="none" w:sz="0" w:space="0" w:color="auto"/>
          </w:divBdr>
        </w:div>
        <w:div w:id="278730424">
          <w:marLeft w:val="480"/>
          <w:marRight w:val="0"/>
          <w:marTop w:val="0"/>
          <w:marBottom w:val="0"/>
          <w:divBdr>
            <w:top w:val="none" w:sz="0" w:space="0" w:color="auto"/>
            <w:left w:val="none" w:sz="0" w:space="0" w:color="auto"/>
            <w:bottom w:val="none" w:sz="0" w:space="0" w:color="auto"/>
            <w:right w:val="none" w:sz="0" w:space="0" w:color="auto"/>
          </w:divBdr>
        </w:div>
        <w:div w:id="294141449">
          <w:marLeft w:val="480"/>
          <w:marRight w:val="0"/>
          <w:marTop w:val="0"/>
          <w:marBottom w:val="0"/>
          <w:divBdr>
            <w:top w:val="none" w:sz="0" w:space="0" w:color="auto"/>
            <w:left w:val="none" w:sz="0" w:space="0" w:color="auto"/>
            <w:bottom w:val="none" w:sz="0" w:space="0" w:color="auto"/>
            <w:right w:val="none" w:sz="0" w:space="0" w:color="auto"/>
          </w:divBdr>
        </w:div>
        <w:div w:id="359356244">
          <w:marLeft w:val="480"/>
          <w:marRight w:val="0"/>
          <w:marTop w:val="0"/>
          <w:marBottom w:val="0"/>
          <w:divBdr>
            <w:top w:val="none" w:sz="0" w:space="0" w:color="auto"/>
            <w:left w:val="none" w:sz="0" w:space="0" w:color="auto"/>
            <w:bottom w:val="none" w:sz="0" w:space="0" w:color="auto"/>
            <w:right w:val="none" w:sz="0" w:space="0" w:color="auto"/>
          </w:divBdr>
        </w:div>
        <w:div w:id="409625123">
          <w:marLeft w:val="480"/>
          <w:marRight w:val="0"/>
          <w:marTop w:val="0"/>
          <w:marBottom w:val="0"/>
          <w:divBdr>
            <w:top w:val="none" w:sz="0" w:space="0" w:color="auto"/>
            <w:left w:val="none" w:sz="0" w:space="0" w:color="auto"/>
            <w:bottom w:val="none" w:sz="0" w:space="0" w:color="auto"/>
            <w:right w:val="none" w:sz="0" w:space="0" w:color="auto"/>
          </w:divBdr>
        </w:div>
        <w:div w:id="531187135">
          <w:marLeft w:val="480"/>
          <w:marRight w:val="0"/>
          <w:marTop w:val="0"/>
          <w:marBottom w:val="0"/>
          <w:divBdr>
            <w:top w:val="none" w:sz="0" w:space="0" w:color="auto"/>
            <w:left w:val="none" w:sz="0" w:space="0" w:color="auto"/>
            <w:bottom w:val="none" w:sz="0" w:space="0" w:color="auto"/>
            <w:right w:val="none" w:sz="0" w:space="0" w:color="auto"/>
          </w:divBdr>
        </w:div>
        <w:div w:id="591084574">
          <w:marLeft w:val="480"/>
          <w:marRight w:val="0"/>
          <w:marTop w:val="0"/>
          <w:marBottom w:val="0"/>
          <w:divBdr>
            <w:top w:val="none" w:sz="0" w:space="0" w:color="auto"/>
            <w:left w:val="none" w:sz="0" w:space="0" w:color="auto"/>
            <w:bottom w:val="none" w:sz="0" w:space="0" w:color="auto"/>
            <w:right w:val="none" w:sz="0" w:space="0" w:color="auto"/>
          </w:divBdr>
        </w:div>
        <w:div w:id="593436176">
          <w:marLeft w:val="480"/>
          <w:marRight w:val="0"/>
          <w:marTop w:val="0"/>
          <w:marBottom w:val="0"/>
          <w:divBdr>
            <w:top w:val="none" w:sz="0" w:space="0" w:color="auto"/>
            <w:left w:val="none" w:sz="0" w:space="0" w:color="auto"/>
            <w:bottom w:val="none" w:sz="0" w:space="0" w:color="auto"/>
            <w:right w:val="none" w:sz="0" w:space="0" w:color="auto"/>
          </w:divBdr>
        </w:div>
        <w:div w:id="706610944">
          <w:marLeft w:val="480"/>
          <w:marRight w:val="0"/>
          <w:marTop w:val="0"/>
          <w:marBottom w:val="0"/>
          <w:divBdr>
            <w:top w:val="none" w:sz="0" w:space="0" w:color="auto"/>
            <w:left w:val="none" w:sz="0" w:space="0" w:color="auto"/>
            <w:bottom w:val="none" w:sz="0" w:space="0" w:color="auto"/>
            <w:right w:val="none" w:sz="0" w:space="0" w:color="auto"/>
          </w:divBdr>
        </w:div>
        <w:div w:id="758866818">
          <w:marLeft w:val="480"/>
          <w:marRight w:val="0"/>
          <w:marTop w:val="0"/>
          <w:marBottom w:val="0"/>
          <w:divBdr>
            <w:top w:val="none" w:sz="0" w:space="0" w:color="auto"/>
            <w:left w:val="none" w:sz="0" w:space="0" w:color="auto"/>
            <w:bottom w:val="none" w:sz="0" w:space="0" w:color="auto"/>
            <w:right w:val="none" w:sz="0" w:space="0" w:color="auto"/>
          </w:divBdr>
        </w:div>
        <w:div w:id="792821496">
          <w:marLeft w:val="480"/>
          <w:marRight w:val="0"/>
          <w:marTop w:val="0"/>
          <w:marBottom w:val="0"/>
          <w:divBdr>
            <w:top w:val="none" w:sz="0" w:space="0" w:color="auto"/>
            <w:left w:val="none" w:sz="0" w:space="0" w:color="auto"/>
            <w:bottom w:val="none" w:sz="0" w:space="0" w:color="auto"/>
            <w:right w:val="none" w:sz="0" w:space="0" w:color="auto"/>
          </w:divBdr>
        </w:div>
        <w:div w:id="798839599">
          <w:marLeft w:val="480"/>
          <w:marRight w:val="0"/>
          <w:marTop w:val="0"/>
          <w:marBottom w:val="0"/>
          <w:divBdr>
            <w:top w:val="none" w:sz="0" w:space="0" w:color="auto"/>
            <w:left w:val="none" w:sz="0" w:space="0" w:color="auto"/>
            <w:bottom w:val="none" w:sz="0" w:space="0" w:color="auto"/>
            <w:right w:val="none" w:sz="0" w:space="0" w:color="auto"/>
          </w:divBdr>
        </w:div>
        <w:div w:id="833296823">
          <w:marLeft w:val="480"/>
          <w:marRight w:val="0"/>
          <w:marTop w:val="0"/>
          <w:marBottom w:val="0"/>
          <w:divBdr>
            <w:top w:val="none" w:sz="0" w:space="0" w:color="auto"/>
            <w:left w:val="none" w:sz="0" w:space="0" w:color="auto"/>
            <w:bottom w:val="none" w:sz="0" w:space="0" w:color="auto"/>
            <w:right w:val="none" w:sz="0" w:space="0" w:color="auto"/>
          </w:divBdr>
        </w:div>
        <w:div w:id="931742441">
          <w:marLeft w:val="480"/>
          <w:marRight w:val="0"/>
          <w:marTop w:val="0"/>
          <w:marBottom w:val="0"/>
          <w:divBdr>
            <w:top w:val="none" w:sz="0" w:space="0" w:color="auto"/>
            <w:left w:val="none" w:sz="0" w:space="0" w:color="auto"/>
            <w:bottom w:val="none" w:sz="0" w:space="0" w:color="auto"/>
            <w:right w:val="none" w:sz="0" w:space="0" w:color="auto"/>
          </w:divBdr>
        </w:div>
        <w:div w:id="966669371">
          <w:marLeft w:val="480"/>
          <w:marRight w:val="0"/>
          <w:marTop w:val="0"/>
          <w:marBottom w:val="0"/>
          <w:divBdr>
            <w:top w:val="none" w:sz="0" w:space="0" w:color="auto"/>
            <w:left w:val="none" w:sz="0" w:space="0" w:color="auto"/>
            <w:bottom w:val="none" w:sz="0" w:space="0" w:color="auto"/>
            <w:right w:val="none" w:sz="0" w:space="0" w:color="auto"/>
          </w:divBdr>
        </w:div>
        <w:div w:id="967468668">
          <w:marLeft w:val="480"/>
          <w:marRight w:val="0"/>
          <w:marTop w:val="0"/>
          <w:marBottom w:val="0"/>
          <w:divBdr>
            <w:top w:val="none" w:sz="0" w:space="0" w:color="auto"/>
            <w:left w:val="none" w:sz="0" w:space="0" w:color="auto"/>
            <w:bottom w:val="none" w:sz="0" w:space="0" w:color="auto"/>
            <w:right w:val="none" w:sz="0" w:space="0" w:color="auto"/>
          </w:divBdr>
        </w:div>
        <w:div w:id="1021513608">
          <w:marLeft w:val="480"/>
          <w:marRight w:val="0"/>
          <w:marTop w:val="0"/>
          <w:marBottom w:val="0"/>
          <w:divBdr>
            <w:top w:val="none" w:sz="0" w:space="0" w:color="auto"/>
            <w:left w:val="none" w:sz="0" w:space="0" w:color="auto"/>
            <w:bottom w:val="none" w:sz="0" w:space="0" w:color="auto"/>
            <w:right w:val="none" w:sz="0" w:space="0" w:color="auto"/>
          </w:divBdr>
        </w:div>
        <w:div w:id="1101535344">
          <w:marLeft w:val="480"/>
          <w:marRight w:val="0"/>
          <w:marTop w:val="0"/>
          <w:marBottom w:val="0"/>
          <w:divBdr>
            <w:top w:val="none" w:sz="0" w:space="0" w:color="auto"/>
            <w:left w:val="none" w:sz="0" w:space="0" w:color="auto"/>
            <w:bottom w:val="none" w:sz="0" w:space="0" w:color="auto"/>
            <w:right w:val="none" w:sz="0" w:space="0" w:color="auto"/>
          </w:divBdr>
        </w:div>
        <w:div w:id="1131242194">
          <w:marLeft w:val="480"/>
          <w:marRight w:val="0"/>
          <w:marTop w:val="0"/>
          <w:marBottom w:val="0"/>
          <w:divBdr>
            <w:top w:val="none" w:sz="0" w:space="0" w:color="auto"/>
            <w:left w:val="none" w:sz="0" w:space="0" w:color="auto"/>
            <w:bottom w:val="none" w:sz="0" w:space="0" w:color="auto"/>
            <w:right w:val="none" w:sz="0" w:space="0" w:color="auto"/>
          </w:divBdr>
        </w:div>
        <w:div w:id="1167555936">
          <w:marLeft w:val="480"/>
          <w:marRight w:val="0"/>
          <w:marTop w:val="0"/>
          <w:marBottom w:val="0"/>
          <w:divBdr>
            <w:top w:val="none" w:sz="0" w:space="0" w:color="auto"/>
            <w:left w:val="none" w:sz="0" w:space="0" w:color="auto"/>
            <w:bottom w:val="none" w:sz="0" w:space="0" w:color="auto"/>
            <w:right w:val="none" w:sz="0" w:space="0" w:color="auto"/>
          </w:divBdr>
        </w:div>
        <w:div w:id="1194920669">
          <w:marLeft w:val="480"/>
          <w:marRight w:val="0"/>
          <w:marTop w:val="0"/>
          <w:marBottom w:val="0"/>
          <w:divBdr>
            <w:top w:val="none" w:sz="0" w:space="0" w:color="auto"/>
            <w:left w:val="none" w:sz="0" w:space="0" w:color="auto"/>
            <w:bottom w:val="none" w:sz="0" w:space="0" w:color="auto"/>
            <w:right w:val="none" w:sz="0" w:space="0" w:color="auto"/>
          </w:divBdr>
        </w:div>
        <w:div w:id="1195968644">
          <w:marLeft w:val="480"/>
          <w:marRight w:val="0"/>
          <w:marTop w:val="0"/>
          <w:marBottom w:val="0"/>
          <w:divBdr>
            <w:top w:val="none" w:sz="0" w:space="0" w:color="auto"/>
            <w:left w:val="none" w:sz="0" w:space="0" w:color="auto"/>
            <w:bottom w:val="none" w:sz="0" w:space="0" w:color="auto"/>
            <w:right w:val="none" w:sz="0" w:space="0" w:color="auto"/>
          </w:divBdr>
        </w:div>
        <w:div w:id="1310475707">
          <w:marLeft w:val="480"/>
          <w:marRight w:val="0"/>
          <w:marTop w:val="0"/>
          <w:marBottom w:val="0"/>
          <w:divBdr>
            <w:top w:val="none" w:sz="0" w:space="0" w:color="auto"/>
            <w:left w:val="none" w:sz="0" w:space="0" w:color="auto"/>
            <w:bottom w:val="none" w:sz="0" w:space="0" w:color="auto"/>
            <w:right w:val="none" w:sz="0" w:space="0" w:color="auto"/>
          </w:divBdr>
        </w:div>
        <w:div w:id="1334410432">
          <w:marLeft w:val="480"/>
          <w:marRight w:val="0"/>
          <w:marTop w:val="0"/>
          <w:marBottom w:val="0"/>
          <w:divBdr>
            <w:top w:val="none" w:sz="0" w:space="0" w:color="auto"/>
            <w:left w:val="none" w:sz="0" w:space="0" w:color="auto"/>
            <w:bottom w:val="none" w:sz="0" w:space="0" w:color="auto"/>
            <w:right w:val="none" w:sz="0" w:space="0" w:color="auto"/>
          </w:divBdr>
        </w:div>
        <w:div w:id="1364941237">
          <w:marLeft w:val="480"/>
          <w:marRight w:val="0"/>
          <w:marTop w:val="0"/>
          <w:marBottom w:val="0"/>
          <w:divBdr>
            <w:top w:val="none" w:sz="0" w:space="0" w:color="auto"/>
            <w:left w:val="none" w:sz="0" w:space="0" w:color="auto"/>
            <w:bottom w:val="none" w:sz="0" w:space="0" w:color="auto"/>
            <w:right w:val="none" w:sz="0" w:space="0" w:color="auto"/>
          </w:divBdr>
        </w:div>
        <w:div w:id="1374189111">
          <w:marLeft w:val="480"/>
          <w:marRight w:val="0"/>
          <w:marTop w:val="0"/>
          <w:marBottom w:val="0"/>
          <w:divBdr>
            <w:top w:val="none" w:sz="0" w:space="0" w:color="auto"/>
            <w:left w:val="none" w:sz="0" w:space="0" w:color="auto"/>
            <w:bottom w:val="none" w:sz="0" w:space="0" w:color="auto"/>
            <w:right w:val="none" w:sz="0" w:space="0" w:color="auto"/>
          </w:divBdr>
        </w:div>
        <w:div w:id="1402017707">
          <w:marLeft w:val="480"/>
          <w:marRight w:val="0"/>
          <w:marTop w:val="0"/>
          <w:marBottom w:val="0"/>
          <w:divBdr>
            <w:top w:val="none" w:sz="0" w:space="0" w:color="auto"/>
            <w:left w:val="none" w:sz="0" w:space="0" w:color="auto"/>
            <w:bottom w:val="none" w:sz="0" w:space="0" w:color="auto"/>
            <w:right w:val="none" w:sz="0" w:space="0" w:color="auto"/>
          </w:divBdr>
        </w:div>
        <w:div w:id="1418594733">
          <w:marLeft w:val="480"/>
          <w:marRight w:val="0"/>
          <w:marTop w:val="0"/>
          <w:marBottom w:val="0"/>
          <w:divBdr>
            <w:top w:val="none" w:sz="0" w:space="0" w:color="auto"/>
            <w:left w:val="none" w:sz="0" w:space="0" w:color="auto"/>
            <w:bottom w:val="none" w:sz="0" w:space="0" w:color="auto"/>
            <w:right w:val="none" w:sz="0" w:space="0" w:color="auto"/>
          </w:divBdr>
        </w:div>
        <w:div w:id="1472013203">
          <w:marLeft w:val="480"/>
          <w:marRight w:val="0"/>
          <w:marTop w:val="0"/>
          <w:marBottom w:val="0"/>
          <w:divBdr>
            <w:top w:val="none" w:sz="0" w:space="0" w:color="auto"/>
            <w:left w:val="none" w:sz="0" w:space="0" w:color="auto"/>
            <w:bottom w:val="none" w:sz="0" w:space="0" w:color="auto"/>
            <w:right w:val="none" w:sz="0" w:space="0" w:color="auto"/>
          </w:divBdr>
        </w:div>
        <w:div w:id="1511793453">
          <w:marLeft w:val="480"/>
          <w:marRight w:val="0"/>
          <w:marTop w:val="0"/>
          <w:marBottom w:val="0"/>
          <w:divBdr>
            <w:top w:val="none" w:sz="0" w:space="0" w:color="auto"/>
            <w:left w:val="none" w:sz="0" w:space="0" w:color="auto"/>
            <w:bottom w:val="none" w:sz="0" w:space="0" w:color="auto"/>
            <w:right w:val="none" w:sz="0" w:space="0" w:color="auto"/>
          </w:divBdr>
        </w:div>
        <w:div w:id="1573075881">
          <w:marLeft w:val="480"/>
          <w:marRight w:val="0"/>
          <w:marTop w:val="0"/>
          <w:marBottom w:val="0"/>
          <w:divBdr>
            <w:top w:val="none" w:sz="0" w:space="0" w:color="auto"/>
            <w:left w:val="none" w:sz="0" w:space="0" w:color="auto"/>
            <w:bottom w:val="none" w:sz="0" w:space="0" w:color="auto"/>
            <w:right w:val="none" w:sz="0" w:space="0" w:color="auto"/>
          </w:divBdr>
        </w:div>
        <w:div w:id="1587570058">
          <w:marLeft w:val="480"/>
          <w:marRight w:val="0"/>
          <w:marTop w:val="0"/>
          <w:marBottom w:val="0"/>
          <w:divBdr>
            <w:top w:val="none" w:sz="0" w:space="0" w:color="auto"/>
            <w:left w:val="none" w:sz="0" w:space="0" w:color="auto"/>
            <w:bottom w:val="none" w:sz="0" w:space="0" w:color="auto"/>
            <w:right w:val="none" w:sz="0" w:space="0" w:color="auto"/>
          </w:divBdr>
        </w:div>
        <w:div w:id="1649360066">
          <w:marLeft w:val="480"/>
          <w:marRight w:val="0"/>
          <w:marTop w:val="0"/>
          <w:marBottom w:val="0"/>
          <w:divBdr>
            <w:top w:val="none" w:sz="0" w:space="0" w:color="auto"/>
            <w:left w:val="none" w:sz="0" w:space="0" w:color="auto"/>
            <w:bottom w:val="none" w:sz="0" w:space="0" w:color="auto"/>
            <w:right w:val="none" w:sz="0" w:space="0" w:color="auto"/>
          </w:divBdr>
        </w:div>
        <w:div w:id="1673724657">
          <w:marLeft w:val="480"/>
          <w:marRight w:val="0"/>
          <w:marTop w:val="0"/>
          <w:marBottom w:val="0"/>
          <w:divBdr>
            <w:top w:val="none" w:sz="0" w:space="0" w:color="auto"/>
            <w:left w:val="none" w:sz="0" w:space="0" w:color="auto"/>
            <w:bottom w:val="none" w:sz="0" w:space="0" w:color="auto"/>
            <w:right w:val="none" w:sz="0" w:space="0" w:color="auto"/>
          </w:divBdr>
        </w:div>
        <w:div w:id="1706254092">
          <w:marLeft w:val="480"/>
          <w:marRight w:val="0"/>
          <w:marTop w:val="0"/>
          <w:marBottom w:val="0"/>
          <w:divBdr>
            <w:top w:val="none" w:sz="0" w:space="0" w:color="auto"/>
            <w:left w:val="none" w:sz="0" w:space="0" w:color="auto"/>
            <w:bottom w:val="none" w:sz="0" w:space="0" w:color="auto"/>
            <w:right w:val="none" w:sz="0" w:space="0" w:color="auto"/>
          </w:divBdr>
        </w:div>
        <w:div w:id="1752703447">
          <w:marLeft w:val="480"/>
          <w:marRight w:val="0"/>
          <w:marTop w:val="0"/>
          <w:marBottom w:val="0"/>
          <w:divBdr>
            <w:top w:val="none" w:sz="0" w:space="0" w:color="auto"/>
            <w:left w:val="none" w:sz="0" w:space="0" w:color="auto"/>
            <w:bottom w:val="none" w:sz="0" w:space="0" w:color="auto"/>
            <w:right w:val="none" w:sz="0" w:space="0" w:color="auto"/>
          </w:divBdr>
        </w:div>
        <w:div w:id="1793010746">
          <w:marLeft w:val="480"/>
          <w:marRight w:val="0"/>
          <w:marTop w:val="0"/>
          <w:marBottom w:val="0"/>
          <w:divBdr>
            <w:top w:val="none" w:sz="0" w:space="0" w:color="auto"/>
            <w:left w:val="none" w:sz="0" w:space="0" w:color="auto"/>
            <w:bottom w:val="none" w:sz="0" w:space="0" w:color="auto"/>
            <w:right w:val="none" w:sz="0" w:space="0" w:color="auto"/>
          </w:divBdr>
        </w:div>
        <w:div w:id="1815220952">
          <w:marLeft w:val="480"/>
          <w:marRight w:val="0"/>
          <w:marTop w:val="0"/>
          <w:marBottom w:val="0"/>
          <w:divBdr>
            <w:top w:val="none" w:sz="0" w:space="0" w:color="auto"/>
            <w:left w:val="none" w:sz="0" w:space="0" w:color="auto"/>
            <w:bottom w:val="none" w:sz="0" w:space="0" w:color="auto"/>
            <w:right w:val="none" w:sz="0" w:space="0" w:color="auto"/>
          </w:divBdr>
        </w:div>
        <w:div w:id="1840928556">
          <w:marLeft w:val="480"/>
          <w:marRight w:val="0"/>
          <w:marTop w:val="0"/>
          <w:marBottom w:val="0"/>
          <w:divBdr>
            <w:top w:val="none" w:sz="0" w:space="0" w:color="auto"/>
            <w:left w:val="none" w:sz="0" w:space="0" w:color="auto"/>
            <w:bottom w:val="none" w:sz="0" w:space="0" w:color="auto"/>
            <w:right w:val="none" w:sz="0" w:space="0" w:color="auto"/>
          </w:divBdr>
        </w:div>
        <w:div w:id="1860006659">
          <w:marLeft w:val="480"/>
          <w:marRight w:val="0"/>
          <w:marTop w:val="0"/>
          <w:marBottom w:val="0"/>
          <w:divBdr>
            <w:top w:val="none" w:sz="0" w:space="0" w:color="auto"/>
            <w:left w:val="none" w:sz="0" w:space="0" w:color="auto"/>
            <w:bottom w:val="none" w:sz="0" w:space="0" w:color="auto"/>
            <w:right w:val="none" w:sz="0" w:space="0" w:color="auto"/>
          </w:divBdr>
        </w:div>
        <w:div w:id="1868789966">
          <w:marLeft w:val="480"/>
          <w:marRight w:val="0"/>
          <w:marTop w:val="0"/>
          <w:marBottom w:val="0"/>
          <w:divBdr>
            <w:top w:val="none" w:sz="0" w:space="0" w:color="auto"/>
            <w:left w:val="none" w:sz="0" w:space="0" w:color="auto"/>
            <w:bottom w:val="none" w:sz="0" w:space="0" w:color="auto"/>
            <w:right w:val="none" w:sz="0" w:space="0" w:color="auto"/>
          </w:divBdr>
        </w:div>
        <w:div w:id="1960910921">
          <w:marLeft w:val="480"/>
          <w:marRight w:val="0"/>
          <w:marTop w:val="0"/>
          <w:marBottom w:val="0"/>
          <w:divBdr>
            <w:top w:val="none" w:sz="0" w:space="0" w:color="auto"/>
            <w:left w:val="none" w:sz="0" w:space="0" w:color="auto"/>
            <w:bottom w:val="none" w:sz="0" w:space="0" w:color="auto"/>
            <w:right w:val="none" w:sz="0" w:space="0" w:color="auto"/>
          </w:divBdr>
        </w:div>
        <w:div w:id="2097052177">
          <w:marLeft w:val="480"/>
          <w:marRight w:val="0"/>
          <w:marTop w:val="0"/>
          <w:marBottom w:val="0"/>
          <w:divBdr>
            <w:top w:val="none" w:sz="0" w:space="0" w:color="auto"/>
            <w:left w:val="none" w:sz="0" w:space="0" w:color="auto"/>
            <w:bottom w:val="none" w:sz="0" w:space="0" w:color="auto"/>
            <w:right w:val="none" w:sz="0" w:space="0" w:color="auto"/>
          </w:divBdr>
        </w:div>
        <w:div w:id="2097556078">
          <w:marLeft w:val="480"/>
          <w:marRight w:val="0"/>
          <w:marTop w:val="0"/>
          <w:marBottom w:val="0"/>
          <w:divBdr>
            <w:top w:val="none" w:sz="0" w:space="0" w:color="auto"/>
            <w:left w:val="none" w:sz="0" w:space="0" w:color="auto"/>
            <w:bottom w:val="none" w:sz="0" w:space="0" w:color="auto"/>
            <w:right w:val="none" w:sz="0" w:space="0" w:color="auto"/>
          </w:divBdr>
        </w:div>
        <w:div w:id="2134858109">
          <w:marLeft w:val="480"/>
          <w:marRight w:val="0"/>
          <w:marTop w:val="0"/>
          <w:marBottom w:val="0"/>
          <w:divBdr>
            <w:top w:val="none" w:sz="0" w:space="0" w:color="auto"/>
            <w:left w:val="none" w:sz="0" w:space="0" w:color="auto"/>
            <w:bottom w:val="none" w:sz="0" w:space="0" w:color="auto"/>
            <w:right w:val="none" w:sz="0" w:space="0" w:color="auto"/>
          </w:divBdr>
        </w:div>
      </w:divsChild>
    </w:div>
    <w:div w:id="1070806109">
      <w:bodyDiv w:val="1"/>
      <w:marLeft w:val="0"/>
      <w:marRight w:val="0"/>
      <w:marTop w:val="0"/>
      <w:marBottom w:val="0"/>
      <w:divBdr>
        <w:top w:val="none" w:sz="0" w:space="0" w:color="auto"/>
        <w:left w:val="none" w:sz="0" w:space="0" w:color="auto"/>
        <w:bottom w:val="none" w:sz="0" w:space="0" w:color="auto"/>
        <w:right w:val="none" w:sz="0" w:space="0" w:color="auto"/>
      </w:divBdr>
    </w:div>
    <w:div w:id="1075933441">
      <w:bodyDiv w:val="1"/>
      <w:marLeft w:val="0"/>
      <w:marRight w:val="0"/>
      <w:marTop w:val="0"/>
      <w:marBottom w:val="0"/>
      <w:divBdr>
        <w:top w:val="none" w:sz="0" w:space="0" w:color="auto"/>
        <w:left w:val="none" w:sz="0" w:space="0" w:color="auto"/>
        <w:bottom w:val="none" w:sz="0" w:space="0" w:color="auto"/>
        <w:right w:val="none" w:sz="0" w:space="0" w:color="auto"/>
      </w:divBdr>
    </w:div>
    <w:div w:id="1076896756">
      <w:bodyDiv w:val="1"/>
      <w:marLeft w:val="0"/>
      <w:marRight w:val="0"/>
      <w:marTop w:val="0"/>
      <w:marBottom w:val="0"/>
      <w:divBdr>
        <w:top w:val="none" w:sz="0" w:space="0" w:color="auto"/>
        <w:left w:val="none" w:sz="0" w:space="0" w:color="auto"/>
        <w:bottom w:val="none" w:sz="0" w:space="0" w:color="auto"/>
        <w:right w:val="none" w:sz="0" w:space="0" w:color="auto"/>
      </w:divBdr>
    </w:div>
    <w:div w:id="1078021131">
      <w:bodyDiv w:val="1"/>
      <w:marLeft w:val="0"/>
      <w:marRight w:val="0"/>
      <w:marTop w:val="0"/>
      <w:marBottom w:val="0"/>
      <w:divBdr>
        <w:top w:val="none" w:sz="0" w:space="0" w:color="auto"/>
        <w:left w:val="none" w:sz="0" w:space="0" w:color="auto"/>
        <w:bottom w:val="none" w:sz="0" w:space="0" w:color="auto"/>
        <w:right w:val="none" w:sz="0" w:space="0" w:color="auto"/>
      </w:divBdr>
    </w:div>
    <w:div w:id="1079327633">
      <w:bodyDiv w:val="1"/>
      <w:marLeft w:val="0"/>
      <w:marRight w:val="0"/>
      <w:marTop w:val="0"/>
      <w:marBottom w:val="0"/>
      <w:divBdr>
        <w:top w:val="none" w:sz="0" w:space="0" w:color="auto"/>
        <w:left w:val="none" w:sz="0" w:space="0" w:color="auto"/>
        <w:bottom w:val="none" w:sz="0" w:space="0" w:color="auto"/>
        <w:right w:val="none" w:sz="0" w:space="0" w:color="auto"/>
      </w:divBdr>
    </w:div>
    <w:div w:id="1082294060">
      <w:bodyDiv w:val="1"/>
      <w:marLeft w:val="0"/>
      <w:marRight w:val="0"/>
      <w:marTop w:val="0"/>
      <w:marBottom w:val="0"/>
      <w:divBdr>
        <w:top w:val="none" w:sz="0" w:space="0" w:color="auto"/>
        <w:left w:val="none" w:sz="0" w:space="0" w:color="auto"/>
        <w:bottom w:val="none" w:sz="0" w:space="0" w:color="auto"/>
        <w:right w:val="none" w:sz="0" w:space="0" w:color="auto"/>
      </w:divBdr>
      <w:divsChild>
        <w:div w:id="1281914127">
          <w:marLeft w:val="640"/>
          <w:marRight w:val="0"/>
          <w:marTop w:val="0"/>
          <w:marBottom w:val="0"/>
          <w:divBdr>
            <w:top w:val="none" w:sz="0" w:space="0" w:color="auto"/>
            <w:left w:val="none" w:sz="0" w:space="0" w:color="auto"/>
            <w:bottom w:val="none" w:sz="0" w:space="0" w:color="auto"/>
            <w:right w:val="none" w:sz="0" w:space="0" w:color="auto"/>
          </w:divBdr>
        </w:div>
        <w:div w:id="1723672850">
          <w:marLeft w:val="640"/>
          <w:marRight w:val="0"/>
          <w:marTop w:val="0"/>
          <w:marBottom w:val="0"/>
          <w:divBdr>
            <w:top w:val="none" w:sz="0" w:space="0" w:color="auto"/>
            <w:left w:val="none" w:sz="0" w:space="0" w:color="auto"/>
            <w:bottom w:val="none" w:sz="0" w:space="0" w:color="auto"/>
            <w:right w:val="none" w:sz="0" w:space="0" w:color="auto"/>
          </w:divBdr>
        </w:div>
        <w:div w:id="452285468">
          <w:marLeft w:val="640"/>
          <w:marRight w:val="0"/>
          <w:marTop w:val="0"/>
          <w:marBottom w:val="0"/>
          <w:divBdr>
            <w:top w:val="none" w:sz="0" w:space="0" w:color="auto"/>
            <w:left w:val="none" w:sz="0" w:space="0" w:color="auto"/>
            <w:bottom w:val="none" w:sz="0" w:space="0" w:color="auto"/>
            <w:right w:val="none" w:sz="0" w:space="0" w:color="auto"/>
          </w:divBdr>
        </w:div>
        <w:div w:id="1225720222">
          <w:marLeft w:val="640"/>
          <w:marRight w:val="0"/>
          <w:marTop w:val="0"/>
          <w:marBottom w:val="0"/>
          <w:divBdr>
            <w:top w:val="none" w:sz="0" w:space="0" w:color="auto"/>
            <w:left w:val="none" w:sz="0" w:space="0" w:color="auto"/>
            <w:bottom w:val="none" w:sz="0" w:space="0" w:color="auto"/>
            <w:right w:val="none" w:sz="0" w:space="0" w:color="auto"/>
          </w:divBdr>
        </w:div>
        <w:div w:id="488713919">
          <w:marLeft w:val="640"/>
          <w:marRight w:val="0"/>
          <w:marTop w:val="0"/>
          <w:marBottom w:val="0"/>
          <w:divBdr>
            <w:top w:val="none" w:sz="0" w:space="0" w:color="auto"/>
            <w:left w:val="none" w:sz="0" w:space="0" w:color="auto"/>
            <w:bottom w:val="none" w:sz="0" w:space="0" w:color="auto"/>
            <w:right w:val="none" w:sz="0" w:space="0" w:color="auto"/>
          </w:divBdr>
        </w:div>
        <w:div w:id="1883975276">
          <w:marLeft w:val="640"/>
          <w:marRight w:val="0"/>
          <w:marTop w:val="0"/>
          <w:marBottom w:val="0"/>
          <w:divBdr>
            <w:top w:val="none" w:sz="0" w:space="0" w:color="auto"/>
            <w:left w:val="none" w:sz="0" w:space="0" w:color="auto"/>
            <w:bottom w:val="none" w:sz="0" w:space="0" w:color="auto"/>
            <w:right w:val="none" w:sz="0" w:space="0" w:color="auto"/>
          </w:divBdr>
        </w:div>
        <w:div w:id="2118089302">
          <w:marLeft w:val="640"/>
          <w:marRight w:val="0"/>
          <w:marTop w:val="0"/>
          <w:marBottom w:val="0"/>
          <w:divBdr>
            <w:top w:val="none" w:sz="0" w:space="0" w:color="auto"/>
            <w:left w:val="none" w:sz="0" w:space="0" w:color="auto"/>
            <w:bottom w:val="none" w:sz="0" w:space="0" w:color="auto"/>
            <w:right w:val="none" w:sz="0" w:space="0" w:color="auto"/>
          </w:divBdr>
        </w:div>
        <w:div w:id="1678380932">
          <w:marLeft w:val="640"/>
          <w:marRight w:val="0"/>
          <w:marTop w:val="0"/>
          <w:marBottom w:val="0"/>
          <w:divBdr>
            <w:top w:val="none" w:sz="0" w:space="0" w:color="auto"/>
            <w:left w:val="none" w:sz="0" w:space="0" w:color="auto"/>
            <w:bottom w:val="none" w:sz="0" w:space="0" w:color="auto"/>
            <w:right w:val="none" w:sz="0" w:space="0" w:color="auto"/>
          </w:divBdr>
        </w:div>
        <w:div w:id="1268927147">
          <w:marLeft w:val="640"/>
          <w:marRight w:val="0"/>
          <w:marTop w:val="0"/>
          <w:marBottom w:val="0"/>
          <w:divBdr>
            <w:top w:val="none" w:sz="0" w:space="0" w:color="auto"/>
            <w:left w:val="none" w:sz="0" w:space="0" w:color="auto"/>
            <w:bottom w:val="none" w:sz="0" w:space="0" w:color="auto"/>
            <w:right w:val="none" w:sz="0" w:space="0" w:color="auto"/>
          </w:divBdr>
        </w:div>
        <w:div w:id="409884672">
          <w:marLeft w:val="640"/>
          <w:marRight w:val="0"/>
          <w:marTop w:val="0"/>
          <w:marBottom w:val="0"/>
          <w:divBdr>
            <w:top w:val="none" w:sz="0" w:space="0" w:color="auto"/>
            <w:left w:val="none" w:sz="0" w:space="0" w:color="auto"/>
            <w:bottom w:val="none" w:sz="0" w:space="0" w:color="auto"/>
            <w:right w:val="none" w:sz="0" w:space="0" w:color="auto"/>
          </w:divBdr>
        </w:div>
        <w:div w:id="282154946">
          <w:marLeft w:val="640"/>
          <w:marRight w:val="0"/>
          <w:marTop w:val="0"/>
          <w:marBottom w:val="0"/>
          <w:divBdr>
            <w:top w:val="none" w:sz="0" w:space="0" w:color="auto"/>
            <w:left w:val="none" w:sz="0" w:space="0" w:color="auto"/>
            <w:bottom w:val="none" w:sz="0" w:space="0" w:color="auto"/>
            <w:right w:val="none" w:sz="0" w:space="0" w:color="auto"/>
          </w:divBdr>
        </w:div>
        <w:div w:id="1089541768">
          <w:marLeft w:val="640"/>
          <w:marRight w:val="0"/>
          <w:marTop w:val="0"/>
          <w:marBottom w:val="0"/>
          <w:divBdr>
            <w:top w:val="none" w:sz="0" w:space="0" w:color="auto"/>
            <w:left w:val="none" w:sz="0" w:space="0" w:color="auto"/>
            <w:bottom w:val="none" w:sz="0" w:space="0" w:color="auto"/>
            <w:right w:val="none" w:sz="0" w:space="0" w:color="auto"/>
          </w:divBdr>
        </w:div>
        <w:div w:id="2070028243">
          <w:marLeft w:val="640"/>
          <w:marRight w:val="0"/>
          <w:marTop w:val="0"/>
          <w:marBottom w:val="0"/>
          <w:divBdr>
            <w:top w:val="none" w:sz="0" w:space="0" w:color="auto"/>
            <w:left w:val="none" w:sz="0" w:space="0" w:color="auto"/>
            <w:bottom w:val="none" w:sz="0" w:space="0" w:color="auto"/>
            <w:right w:val="none" w:sz="0" w:space="0" w:color="auto"/>
          </w:divBdr>
        </w:div>
        <w:div w:id="1744402397">
          <w:marLeft w:val="640"/>
          <w:marRight w:val="0"/>
          <w:marTop w:val="0"/>
          <w:marBottom w:val="0"/>
          <w:divBdr>
            <w:top w:val="none" w:sz="0" w:space="0" w:color="auto"/>
            <w:left w:val="none" w:sz="0" w:space="0" w:color="auto"/>
            <w:bottom w:val="none" w:sz="0" w:space="0" w:color="auto"/>
            <w:right w:val="none" w:sz="0" w:space="0" w:color="auto"/>
          </w:divBdr>
        </w:div>
        <w:div w:id="2092852860">
          <w:marLeft w:val="640"/>
          <w:marRight w:val="0"/>
          <w:marTop w:val="0"/>
          <w:marBottom w:val="0"/>
          <w:divBdr>
            <w:top w:val="none" w:sz="0" w:space="0" w:color="auto"/>
            <w:left w:val="none" w:sz="0" w:space="0" w:color="auto"/>
            <w:bottom w:val="none" w:sz="0" w:space="0" w:color="auto"/>
            <w:right w:val="none" w:sz="0" w:space="0" w:color="auto"/>
          </w:divBdr>
        </w:div>
        <w:div w:id="1108352053">
          <w:marLeft w:val="640"/>
          <w:marRight w:val="0"/>
          <w:marTop w:val="0"/>
          <w:marBottom w:val="0"/>
          <w:divBdr>
            <w:top w:val="none" w:sz="0" w:space="0" w:color="auto"/>
            <w:left w:val="none" w:sz="0" w:space="0" w:color="auto"/>
            <w:bottom w:val="none" w:sz="0" w:space="0" w:color="auto"/>
            <w:right w:val="none" w:sz="0" w:space="0" w:color="auto"/>
          </w:divBdr>
        </w:div>
        <w:div w:id="447505858">
          <w:marLeft w:val="640"/>
          <w:marRight w:val="0"/>
          <w:marTop w:val="0"/>
          <w:marBottom w:val="0"/>
          <w:divBdr>
            <w:top w:val="none" w:sz="0" w:space="0" w:color="auto"/>
            <w:left w:val="none" w:sz="0" w:space="0" w:color="auto"/>
            <w:bottom w:val="none" w:sz="0" w:space="0" w:color="auto"/>
            <w:right w:val="none" w:sz="0" w:space="0" w:color="auto"/>
          </w:divBdr>
        </w:div>
        <w:div w:id="1549491364">
          <w:marLeft w:val="640"/>
          <w:marRight w:val="0"/>
          <w:marTop w:val="0"/>
          <w:marBottom w:val="0"/>
          <w:divBdr>
            <w:top w:val="none" w:sz="0" w:space="0" w:color="auto"/>
            <w:left w:val="none" w:sz="0" w:space="0" w:color="auto"/>
            <w:bottom w:val="none" w:sz="0" w:space="0" w:color="auto"/>
            <w:right w:val="none" w:sz="0" w:space="0" w:color="auto"/>
          </w:divBdr>
        </w:div>
        <w:div w:id="763913539">
          <w:marLeft w:val="640"/>
          <w:marRight w:val="0"/>
          <w:marTop w:val="0"/>
          <w:marBottom w:val="0"/>
          <w:divBdr>
            <w:top w:val="none" w:sz="0" w:space="0" w:color="auto"/>
            <w:left w:val="none" w:sz="0" w:space="0" w:color="auto"/>
            <w:bottom w:val="none" w:sz="0" w:space="0" w:color="auto"/>
            <w:right w:val="none" w:sz="0" w:space="0" w:color="auto"/>
          </w:divBdr>
        </w:div>
        <w:div w:id="1488279914">
          <w:marLeft w:val="640"/>
          <w:marRight w:val="0"/>
          <w:marTop w:val="0"/>
          <w:marBottom w:val="0"/>
          <w:divBdr>
            <w:top w:val="none" w:sz="0" w:space="0" w:color="auto"/>
            <w:left w:val="none" w:sz="0" w:space="0" w:color="auto"/>
            <w:bottom w:val="none" w:sz="0" w:space="0" w:color="auto"/>
            <w:right w:val="none" w:sz="0" w:space="0" w:color="auto"/>
          </w:divBdr>
        </w:div>
        <w:div w:id="1617130161">
          <w:marLeft w:val="640"/>
          <w:marRight w:val="0"/>
          <w:marTop w:val="0"/>
          <w:marBottom w:val="0"/>
          <w:divBdr>
            <w:top w:val="none" w:sz="0" w:space="0" w:color="auto"/>
            <w:left w:val="none" w:sz="0" w:space="0" w:color="auto"/>
            <w:bottom w:val="none" w:sz="0" w:space="0" w:color="auto"/>
            <w:right w:val="none" w:sz="0" w:space="0" w:color="auto"/>
          </w:divBdr>
        </w:div>
        <w:div w:id="720905290">
          <w:marLeft w:val="640"/>
          <w:marRight w:val="0"/>
          <w:marTop w:val="0"/>
          <w:marBottom w:val="0"/>
          <w:divBdr>
            <w:top w:val="none" w:sz="0" w:space="0" w:color="auto"/>
            <w:left w:val="none" w:sz="0" w:space="0" w:color="auto"/>
            <w:bottom w:val="none" w:sz="0" w:space="0" w:color="auto"/>
            <w:right w:val="none" w:sz="0" w:space="0" w:color="auto"/>
          </w:divBdr>
        </w:div>
        <w:div w:id="913198669">
          <w:marLeft w:val="640"/>
          <w:marRight w:val="0"/>
          <w:marTop w:val="0"/>
          <w:marBottom w:val="0"/>
          <w:divBdr>
            <w:top w:val="none" w:sz="0" w:space="0" w:color="auto"/>
            <w:left w:val="none" w:sz="0" w:space="0" w:color="auto"/>
            <w:bottom w:val="none" w:sz="0" w:space="0" w:color="auto"/>
            <w:right w:val="none" w:sz="0" w:space="0" w:color="auto"/>
          </w:divBdr>
        </w:div>
        <w:div w:id="286855609">
          <w:marLeft w:val="640"/>
          <w:marRight w:val="0"/>
          <w:marTop w:val="0"/>
          <w:marBottom w:val="0"/>
          <w:divBdr>
            <w:top w:val="none" w:sz="0" w:space="0" w:color="auto"/>
            <w:left w:val="none" w:sz="0" w:space="0" w:color="auto"/>
            <w:bottom w:val="none" w:sz="0" w:space="0" w:color="auto"/>
            <w:right w:val="none" w:sz="0" w:space="0" w:color="auto"/>
          </w:divBdr>
        </w:div>
        <w:div w:id="2111848270">
          <w:marLeft w:val="640"/>
          <w:marRight w:val="0"/>
          <w:marTop w:val="0"/>
          <w:marBottom w:val="0"/>
          <w:divBdr>
            <w:top w:val="none" w:sz="0" w:space="0" w:color="auto"/>
            <w:left w:val="none" w:sz="0" w:space="0" w:color="auto"/>
            <w:bottom w:val="none" w:sz="0" w:space="0" w:color="auto"/>
            <w:right w:val="none" w:sz="0" w:space="0" w:color="auto"/>
          </w:divBdr>
        </w:div>
        <w:div w:id="498666482">
          <w:marLeft w:val="640"/>
          <w:marRight w:val="0"/>
          <w:marTop w:val="0"/>
          <w:marBottom w:val="0"/>
          <w:divBdr>
            <w:top w:val="none" w:sz="0" w:space="0" w:color="auto"/>
            <w:left w:val="none" w:sz="0" w:space="0" w:color="auto"/>
            <w:bottom w:val="none" w:sz="0" w:space="0" w:color="auto"/>
            <w:right w:val="none" w:sz="0" w:space="0" w:color="auto"/>
          </w:divBdr>
        </w:div>
        <w:div w:id="1163546387">
          <w:marLeft w:val="640"/>
          <w:marRight w:val="0"/>
          <w:marTop w:val="0"/>
          <w:marBottom w:val="0"/>
          <w:divBdr>
            <w:top w:val="none" w:sz="0" w:space="0" w:color="auto"/>
            <w:left w:val="none" w:sz="0" w:space="0" w:color="auto"/>
            <w:bottom w:val="none" w:sz="0" w:space="0" w:color="auto"/>
            <w:right w:val="none" w:sz="0" w:space="0" w:color="auto"/>
          </w:divBdr>
        </w:div>
        <w:div w:id="579482939">
          <w:marLeft w:val="640"/>
          <w:marRight w:val="0"/>
          <w:marTop w:val="0"/>
          <w:marBottom w:val="0"/>
          <w:divBdr>
            <w:top w:val="none" w:sz="0" w:space="0" w:color="auto"/>
            <w:left w:val="none" w:sz="0" w:space="0" w:color="auto"/>
            <w:bottom w:val="none" w:sz="0" w:space="0" w:color="auto"/>
            <w:right w:val="none" w:sz="0" w:space="0" w:color="auto"/>
          </w:divBdr>
        </w:div>
        <w:div w:id="494146764">
          <w:marLeft w:val="640"/>
          <w:marRight w:val="0"/>
          <w:marTop w:val="0"/>
          <w:marBottom w:val="0"/>
          <w:divBdr>
            <w:top w:val="none" w:sz="0" w:space="0" w:color="auto"/>
            <w:left w:val="none" w:sz="0" w:space="0" w:color="auto"/>
            <w:bottom w:val="none" w:sz="0" w:space="0" w:color="auto"/>
            <w:right w:val="none" w:sz="0" w:space="0" w:color="auto"/>
          </w:divBdr>
        </w:div>
        <w:div w:id="1621303608">
          <w:marLeft w:val="640"/>
          <w:marRight w:val="0"/>
          <w:marTop w:val="0"/>
          <w:marBottom w:val="0"/>
          <w:divBdr>
            <w:top w:val="none" w:sz="0" w:space="0" w:color="auto"/>
            <w:left w:val="none" w:sz="0" w:space="0" w:color="auto"/>
            <w:bottom w:val="none" w:sz="0" w:space="0" w:color="auto"/>
            <w:right w:val="none" w:sz="0" w:space="0" w:color="auto"/>
          </w:divBdr>
        </w:div>
        <w:div w:id="1932930806">
          <w:marLeft w:val="640"/>
          <w:marRight w:val="0"/>
          <w:marTop w:val="0"/>
          <w:marBottom w:val="0"/>
          <w:divBdr>
            <w:top w:val="none" w:sz="0" w:space="0" w:color="auto"/>
            <w:left w:val="none" w:sz="0" w:space="0" w:color="auto"/>
            <w:bottom w:val="none" w:sz="0" w:space="0" w:color="auto"/>
            <w:right w:val="none" w:sz="0" w:space="0" w:color="auto"/>
          </w:divBdr>
        </w:div>
        <w:div w:id="476383295">
          <w:marLeft w:val="640"/>
          <w:marRight w:val="0"/>
          <w:marTop w:val="0"/>
          <w:marBottom w:val="0"/>
          <w:divBdr>
            <w:top w:val="none" w:sz="0" w:space="0" w:color="auto"/>
            <w:left w:val="none" w:sz="0" w:space="0" w:color="auto"/>
            <w:bottom w:val="none" w:sz="0" w:space="0" w:color="auto"/>
            <w:right w:val="none" w:sz="0" w:space="0" w:color="auto"/>
          </w:divBdr>
        </w:div>
        <w:div w:id="1934043919">
          <w:marLeft w:val="640"/>
          <w:marRight w:val="0"/>
          <w:marTop w:val="0"/>
          <w:marBottom w:val="0"/>
          <w:divBdr>
            <w:top w:val="none" w:sz="0" w:space="0" w:color="auto"/>
            <w:left w:val="none" w:sz="0" w:space="0" w:color="auto"/>
            <w:bottom w:val="none" w:sz="0" w:space="0" w:color="auto"/>
            <w:right w:val="none" w:sz="0" w:space="0" w:color="auto"/>
          </w:divBdr>
        </w:div>
        <w:div w:id="1640499751">
          <w:marLeft w:val="640"/>
          <w:marRight w:val="0"/>
          <w:marTop w:val="0"/>
          <w:marBottom w:val="0"/>
          <w:divBdr>
            <w:top w:val="none" w:sz="0" w:space="0" w:color="auto"/>
            <w:left w:val="none" w:sz="0" w:space="0" w:color="auto"/>
            <w:bottom w:val="none" w:sz="0" w:space="0" w:color="auto"/>
            <w:right w:val="none" w:sz="0" w:space="0" w:color="auto"/>
          </w:divBdr>
        </w:div>
        <w:div w:id="209193821">
          <w:marLeft w:val="640"/>
          <w:marRight w:val="0"/>
          <w:marTop w:val="0"/>
          <w:marBottom w:val="0"/>
          <w:divBdr>
            <w:top w:val="none" w:sz="0" w:space="0" w:color="auto"/>
            <w:left w:val="none" w:sz="0" w:space="0" w:color="auto"/>
            <w:bottom w:val="none" w:sz="0" w:space="0" w:color="auto"/>
            <w:right w:val="none" w:sz="0" w:space="0" w:color="auto"/>
          </w:divBdr>
        </w:div>
        <w:div w:id="152334224">
          <w:marLeft w:val="640"/>
          <w:marRight w:val="0"/>
          <w:marTop w:val="0"/>
          <w:marBottom w:val="0"/>
          <w:divBdr>
            <w:top w:val="none" w:sz="0" w:space="0" w:color="auto"/>
            <w:left w:val="none" w:sz="0" w:space="0" w:color="auto"/>
            <w:bottom w:val="none" w:sz="0" w:space="0" w:color="auto"/>
            <w:right w:val="none" w:sz="0" w:space="0" w:color="auto"/>
          </w:divBdr>
        </w:div>
        <w:div w:id="506212092">
          <w:marLeft w:val="640"/>
          <w:marRight w:val="0"/>
          <w:marTop w:val="0"/>
          <w:marBottom w:val="0"/>
          <w:divBdr>
            <w:top w:val="none" w:sz="0" w:space="0" w:color="auto"/>
            <w:left w:val="none" w:sz="0" w:space="0" w:color="auto"/>
            <w:bottom w:val="none" w:sz="0" w:space="0" w:color="auto"/>
            <w:right w:val="none" w:sz="0" w:space="0" w:color="auto"/>
          </w:divBdr>
        </w:div>
        <w:div w:id="355231242">
          <w:marLeft w:val="640"/>
          <w:marRight w:val="0"/>
          <w:marTop w:val="0"/>
          <w:marBottom w:val="0"/>
          <w:divBdr>
            <w:top w:val="none" w:sz="0" w:space="0" w:color="auto"/>
            <w:left w:val="none" w:sz="0" w:space="0" w:color="auto"/>
            <w:bottom w:val="none" w:sz="0" w:space="0" w:color="auto"/>
            <w:right w:val="none" w:sz="0" w:space="0" w:color="auto"/>
          </w:divBdr>
        </w:div>
        <w:div w:id="654603668">
          <w:marLeft w:val="640"/>
          <w:marRight w:val="0"/>
          <w:marTop w:val="0"/>
          <w:marBottom w:val="0"/>
          <w:divBdr>
            <w:top w:val="none" w:sz="0" w:space="0" w:color="auto"/>
            <w:left w:val="none" w:sz="0" w:space="0" w:color="auto"/>
            <w:bottom w:val="none" w:sz="0" w:space="0" w:color="auto"/>
            <w:right w:val="none" w:sz="0" w:space="0" w:color="auto"/>
          </w:divBdr>
        </w:div>
        <w:div w:id="1395857926">
          <w:marLeft w:val="640"/>
          <w:marRight w:val="0"/>
          <w:marTop w:val="0"/>
          <w:marBottom w:val="0"/>
          <w:divBdr>
            <w:top w:val="none" w:sz="0" w:space="0" w:color="auto"/>
            <w:left w:val="none" w:sz="0" w:space="0" w:color="auto"/>
            <w:bottom w:val="none" w:sz="0" w:space="0" w:color="auto"/>
            <w:right w:val="none" w:sz="0" w:space="0" w:color="auto"/>
          </w:divBdr>
        </w:div>
        <w:div w:id="1825463787">
          <w:marLeft w:val="640"/>
          <w:marRight w:val="0"/>
          <w:marTop w:val="0"/>
          <w:marBottom w:val="0"/>
          <w:divBdr>
            <w:top w:val="none" w:sz="0" w:space="0" w:color="auto"/>
            <w:left w:val="none" w:sz="0" w:space="0" w:color="auto"/>
            <w:bottom w:val="none" w:sz="0" w:space="0" w:color="auto"/>
            <w:right w:val="none" w:sz="0" w:space="0" w:color="auto"/>
          </w:divBdr>
        </w:div>
        <w:div w:id="588195182">
          <w:marLeft w:val="640"/>
          <w:marRight w:val="0"/>
          <w:marTop w:val="0"/>
          <w:marBottom w:val="0"/>
          <w:divBdr>
            <w:top w:val="none" w:sz="0" w:space="0" w:color="auto"/>
            <w:left w:val="none" w:sz="0" w:space="0" w:color="auto"/>
            <w:bottom w:val="none" w:sz="0" w:space="0" w:color="auto"/>
            <w:right w:val="none" w:sz="0" w:space="0" w:color="auto"/>
          </w:divBdr>
        </w:div>
        <w:div w:id="227961277">
          <w:marLeft w:val="640"/>
          <w:marRight w:val="0"/>
          <w:marTop w:val="0"/>
          <w:marBottom w:val="0"/>
          <w:divBdr>
            <w:top w:val="none" w:sz="0" w:space="0" w:color="auto"/>
            <w:left w:val="none" w:sz="0" w:space="0" w:color="auto"/>
            <w:bottom w:val="none" w:sz="0" w:space="0" w:color="auto"/>
            <w:right w:val="none" w:sz="0" w:space="0" w:color="auto"/>
          </w:divBdr>
        </w:div>
        <w:div w:id="245727170">
          <w:marLeft w:val="640"/>
          <w:marRight w:val="0"/>
          <w:marTop w:val="0"/>
          <w:marBottom w:val="0"/>
          <w:divBdr>
            <w:top w:val="none" w:sz="0" w:space="0" w:color="auto"/>
            <w:left w:val="none" w:sz="0" w:space="0" w:color="auto"/>
            <w:bottom w:val="none" w:sz="0" w:space="0" w:color="auto"/>
            <w:right w:val="none" w:sz="0" w:space="0" w:color="auto"/>
          </w:divBdr>
        </w:div>
        <w:div w:id="1794858242">
          <w:marLeft w:val="640"/>
          <w:marRight w:val="0"/>
          <w:marTop w:val="0"/>
          <w:marBottom w:val="0"/>
          <w:divBdr>
            <w:top w:val="none" w:sz="0" w:space="0" w:color="auto"/>
            <w:left w:val="none" w:sz="0" w:space="0" w:color="auto"/>
            <w:bottom w:val="none" w:sz="0" w:space="0" w:color="auto"/>
            <w:right w:val="none" w:sz="0" w:space="0" w:color="auto"/>
          </w:divBdr>
        </w:div>
        <w:div w:id="1209804106">
          <w:marLeft w:val="640"/>
          <w:marRight w:val="0"/>
          <w:marTop w:val="0"/>
          <w:marBottom w:val="0"/>
          <w:divBdr>
            <w:top w:val="none" w:sz="0" w:space="0" w:color="auto"/>
            <w:left w:val="none" w:sz="0" w:space="0" w:color="auto"/>
            <w:bottom w:val="none" w:sz="0" w:space="0" w:color="auto"/>
            <w:right w:val="none" w:sz="0" w:space="0" w:color="auto"/>
          </w:divBdr>
        </w:div>
        <w:div w:id="637761543">
          <w:marLeft w:val="640"/>
          <w:marRight w:val="0"/>
          <w:marTop w:val="0"/>
          <w:marBottom w:val="0"/>
          <w:divBdr>
            <w:top w:val="none" w:sz="0" w:space="0" w:color="auto"/>
            <w:left w:val="none" w:sz="0" w:space="0" w:color="auto"/>
            <w:bottom w:val="none" w:sz="0" w:space="0" w:color="auto"/>
            <w:right w:val="none" w:sz="0" w:space="0" w:color="auto"/>
          </w:divBdr>
        </w:div>
      </w:divsChild>
    </w:div>
    <w:div w:id="1085036368">
      <w:bodyDiv w:val="1"/>
      <w:marLeft w:val="0"/>
      <w:marRight w:val="0"/>
      <w:marTop w:val="0"/>
      <w:marBottom w:val="0"/>
      <w:divBdr>
        <w:top w:val="none" w:sz="0" w:space="0" w:color="auto"/>
        <w:left w:val="none" w:sz="0" w:space="0" w:color="auto"/>
        <w:bottom w:val="none" w:sz="0" w:space="0" w:color="auto"/>
        <w:right w:val="none" w:sz="0" w:space="0" w:color="auto"/>
      </w:divBdr>
    </w:div>
    <w:div w:id="1090157809">
      <w:bodyDiv w:val="1"/>
      <w:marLeft w:val="0"/>
      <w:marRight w:val="0"/>
      <w:marTop w:val="0"/>
      <w:marBottom w:val="0"/>
      <w:divBdr>
        <w:top w:val="none" w:sz="0" w:space="0" w:color="auto"/>
        <w:left w:val="none" w:sz="0" w:space="0" w:color="auto"/>
        <w:bottom w:val="none" w:sz="0" w:space="0" w:color="auto"/>
        <w:right w:val="none" w:sz="0" w:space="0" w:color="auto"/>
      </w:divBdr>
    </w:div>
    <w:div w:id="1090584825">
      <w:bodyDiv w:val="1"/>
      <w:marLeft w:val="0"/>
      <w:marRight w:val="0"/>
      <w:marTop w:val="0"/>
      <w:marBottom w:val="0"/>
      <w:divBdr>
        <w:top w:val="none" w:sz="0" w:space="0" w:color="auto"/>
        <w:left w:val="none" w:sz="0" w:space="0" w:color="auto"/>
        <w:bottom w:val="none" w:sz="0" w:space="0" w:color="auto"/>
        <w:right w:val="none" w:sz="0" w:space="0" w:color="auto"/>
      </w:divBdr>
    </w:div>
    <w:div w:id="1090810130">
      <w:bodyDiv w:val="1"/>
      <w:marLeft w:val="0"/>
      <w:marRight w:val="0"/>
      <w:marTop w:val="0"/>
      <w:marBottom w:val="0"/>
      <w:divBdr>
        <w:top w:val="none" w:sz="0" w:space="0" w:color="auto"/>
        <w:left w:val="none" w:sz="0" w:space="0" w:color="auto"/>
        <w:bottom w:val="none" w:sz="0" w:space="0" w:color="auto"/>
        <w:right w:val="none" w:sz="0" w:space="0" w:color="auto"/>
      </w:divBdr>
    </w:div>
    <w:div w:id="1091775845">
      <w:bodyDiv w:val="1"/>
      <w:marLeft w:val="0"/>
      <w:marRight w:val="0"/>
      <w:marTop w:val="0"/>
      <w:marBottom w:val="0"/>
      <w:divBdr>
        <w:top w:val="none" w:sz="0" w:space="0" w:color="auto"/>
        <w:left w:val="none" w:sz="0" w:space="0" w:color="auto"/>
        <w:bottom w:val="none" w:sz="0" w:space="0" w:color="auto"/>
        <w:right w:val="none" w:sz="0" w:space="0" w:color="auto"/>
      </w:divBdr>
    </w:div>
    <w:div w:id="1092435966">
      <w:bodyDiv w:val="1"/>
      <w:marLeft w:val="0"/>
      <w:marRight w:val="0"/>
      <w:marTop w:val="0"/>
      <w:marBottom w:val="0"/>
      <w:divBdr>
        <w:top w:val="none" w:sz="0" w:space="0" w:color="auto"/>
        <w:left w:val="none" w:sz="0" w:space="0" w:color="auto"/>
        <w:bottom w:val="none" w:sz="0" w:space="0" w:color="auto"/>
        <w:right w:val="none" w:sz="0" w:space="0" w:color="auto"/>
      </w:divBdr>
    </w:div>
    <w:div w:id="1095244029">
      <w:bodyDiv w:val="1"/>
      <w:marLeft w:val="0"/>
      <w:marRight w:val="0"/>
      <w:marTop w:val="0"/>
      <w:marBottom w:val="0"/>
      <w:divBdr>
        <w:top w:val="none" w:sz="0" w:space="0" w:color="auto"/>
        <w:left w:val="none" w:sz="0" w:space="0" w:color="auto"/>
        <w:bottom w:val="none" w:sz="0" w:space="0" w:color="auto"/>
        <w:right w:val="none" w:sz="0" w:space="0" w:color="auto"/>
      </w:divBdr>
      <w:divsChild>
        <w:div w:id="24527460">
          <w:marLeft w:val="480"/>
          <w:marRight w:val="0"/>
          <w:marTop w:val="0"/>
          <w:marBottom w:val="0"/>
          <w:divBdr>
            <w:top w:val="none" w:sz="0" w:space="0" w:color="auto"/>
            <w:left w:val="none" w:sz="0" w:space="0" w:color="auto"/>
            <w:bottom w:val="none" w:sz="0" w:space="0" w:color="auto"/>
            <w:right w:val="none" w:sz="0" w:space="0" w:color="auto"/>
          </w:divBdr>
        </w:div>
        <w:div w:id="52587891">
          <w:marLeft w:val="480"/>
          <w:marRight w:val="0"/>
          <w:marTop w:val="0"/>
          <w:marBottom w:val="0"/>
          <w:divBdr>
            <w:top w:val="none" w:sz="0" w:space="0" w:color="auto"/>
            <w:left w:val="none" w:sz="0" w:space="0" w:color="auto"/>
            <w:bottom w:val="none" w:sz="0" w:space="0" w:color="auto"/>
            <w:right w:val="none" w:sz="0" w:space="0" w:color="auto"/>
          </w:divBdr>
        </w:div>
        <w:div w:id="112599409">
          <w:marLeft w:val="480"/>
          <w:marRight w:val="0"/>
          <w:marTop w:val="0"/>
          <w:marBottom w:val="0"/>
          <w:divBdr>
            <w:top w:val="none" w:sz="0" w:space="0" w:color="auto"/>
            <w:left w:val="none" w:sz="0" w:space="0" w:color="auto"/>
            <w:bottom w:val="none" w:sz="0" w:space="0" w:color="auto"/>
            <w:right w:val="none" w:sz="0" w:space="0" w:color="auto"/>
          </w:divBdr>
        </w:div>
        <w:div w:id="130487801">
          <w:marLeft w:val="480"/>
          <w:marRight w:val="0"/>
          <w:marTop w:val="0"/>
          <w:marBottom w:val="0"/>
          <w:divBdr>
            <w:top w:val="none" w:sz="0" w:space="0" w:color="auto"/>
            <w:left w:val="none" w:sz="0" w:space="0" w:color="auto"/>
            <w:bottom w:val="none" w:sz="0" w:space="0" w:color="auto"/>
            <w:right w:val="none" w:sz="0" w:space="0" w:color="auto"/>
          </w:divBdr>
        </w:div>
        <w:div w:id="136578440">
          <w:marLeft w:val="480"/>
          <w:marRight w:val="0"/>
          <w:marTop w:val="0"/>
          <w:marBottom w:val="0"/>
          <w:divBdr>
            <w:top w:val="none" w:sz="0" w:space="0" w:color="auto"/>
            <w:left w:val="none" w:sz="0" w:space="0" w:color="auto"/>
            <w:bottom w:val="none" w:sz="0" w:space="0" w:color="auto"/>
            <w:right w:val="none" w:sz="0" w:space="0" w:color="auto"/>
          </w:divBdr>
        </w:div>
        <w:div w:id="140733559">
          <w:marLeft w:val="480"/>
          <w:marRight w:val="0"/>
          <w:marTop w:val="0"/>
          <w:marBottom w:val="0"/>
          <w:divBdr>
            <w:top w:val="none" w:sz="0" w:space="0" w:color="auto"/>
            <w:left w:val="none" w:sz="0" w:space="0" w:color="auto"/>
            <w:bottom w:val="none" w:sz="0" w:space="0" w:color="auto"/>
            <w:right w:val="none" w:sz="0" w:space="0" w:color="auto"/>
          </w:divBdr>
        </w:div>
        <w:div w:id="160590131">
          <w:marLeft w:val="480"/>
          <w:marRight w:val="0"/>
          <w:marTop w:val="0"/>
          <w:marBottom w:val="0"/>
          <w:divBdr>
            <w:top w:val="none" w:sz="0" w:space="0" w:color="auto"/>
            <w:left w:val="none" w:sz="0" w:space="0" w:color="auto"/>
            <w:bottom w:val="none" w:sz="0" w:space="0" w:color="auto"/>
            <w:right w:val="none" w:sz="0" w:space="0" w:color="auto"/>
          </w:divBdr>
        </w:div>
        <w:div w:id="218522080">
          <w:marLeft w:val="480"/>
          <w:marRight w:val="0"/>
          <w:marTop w:val="0"/>
          <w:marBottom w:val="0"/>
          <w:divBdr>
            <w:top w:val="none" w:sz="0" w:space="0" w:color="auto"/>
            <w:left w:val="none" w:sz="0" w:space="0" w:color="auto"/>
            <w:bottom w:val="none" w:sz="0" w:space="0" w:color="auto"/>
            <w:right w:val="none" w:sz="0" w:space="0" w:color="auto"/>
          </w:divBdr>
        </w:div>
        <w:div w:id="263806104">
          <w:marLeft w:val="480"/>
          <w:marRight w:val="0"/>
          <w:marTop w:val="0"/>
          <w:marBottom w:val="0"/>
          <w:divBdr>
            <w:top w:val="none" w:sz="0" w:space="0" w:color="auto"/>
            <w:left w:val="none" w:sz="0" w:space="0" w:color="auto"/>
            <w:bottom w:val="none" w:sz="0" w:space="0" w:color="auto"/>
            <w:right w:val="none" w:sz="0" w:space="0" w:color="auto"/>
          </w:divBdr>
        </w:div>
        <w:div w:id="267664655">
          <w:marLeft w:val="480"/>
          <w:marRight w:val="0"/>
          <w:marTop w:val="0"/>
          <w:marBottom w:val="0"/>
          <w:divBdr>
            <w:top w:val="none" w:sz="0" w:space="0" w:color="auto"/>
            <w:left w:val="none" w:sz="0" w:space="0" w:color="auto"/>
            <w:bottom w:val="none" w:sz="0" w:space="0" w:color="auto"/>
            <w:right w:val="none" w:sz="0" w:space="0" w:color="auto"/>
          </w:divBdr>
        </w:div>
        <w:div w:id="310720020">
          <w:marLeft w:val="480"/>
          <w:marRight w:val="0"/>
          <w:marTop w:val="0"/>
          <w:marBottom w:val="0"/>
          <w:divBdr>
            <w:top w:val="none" w:sz="0" w:space="0" w:color="auto"/>
            <w:left w:val="none" w:sz="0" w:space="0" w:color="auto"/>
            <w:bottom w:val="none" w:sz="0" w:space="0" w:color="auto"/>
            <w:right w:val="none" w:sz="0" w:space="0" w:color="auto"/>
          </w:divBdr>
        </w:div>
        <w:div w:id="411465160">
          <w:marLeft w:val="480"/>
          <w:marRight w:val="0"/>
          <w:marTop w:val="0"/>
          <w:marBottom w:val="0"/>
          <w:divBdr>
            <w:top w:val="none" w:sz="0" w:space="0" w:color="auto"/>
            <w:left w:val="none" w:sz="0" w:space="0" w:color="auto"/>
            <w:bottom w:val="none" w:sz="0" w:space="0" w:color="auto"/>
            <w:right w:val="none" w:sz="0" w:space="0" w:color="auto"/>
          </w:divBdr>
        </w:div>
        <w:div w:id="418062349">
          <w:marLeft w:val="480"/>
          <w:marRight w:val="0"/>
          <w:marTop w:val="0"/>
          <w:marBottom w:val="0"/>
          <w:divBdr>
            <w:top w:val="none" w:sz="0" w:space="0" w:color="auto"/>
            <w:left w:val="none" w:sz="0" w:space="0" w:color="auto"/>
            <w:bottom w:val="none" w:sz="0" w:space="0" w:color="auto"/>
            <w:right w:val="none" w:sz="0" w:space="0" w:color="auto"/>
          </w:divBdr>
        </w:div>
        <w:div w:id="421991645">
          <w:marLeft w:val="480"/>
          <w:marRight w:val="0"/>
          <w:marTop w:val="0"/>
          <w:marBottom w:val="0"/>
          <w:divBdr>
            <w:top w:val="none" w:sz="0" w:space="0" w:color="auto"/>
            <w:left w:val="none" w:sz="0" w:space="0" w:color="auto"/>
            <w:bottom w:val="none" w:sz="0" w:space="0" w:color="auto"/>
            <w:right w:val="none" w:sz="0" w:space="0" w:color="auto"/>
          </w:divBdr>
        </w:div>
        <w:div w:id="424499475">
          <w:marLeft w:val="480"/>
          <w:marRight w:val="0"/>
          <w:marTop w:val="0"/>
          <w:marBottom w:val="0"/>
          <w:divBdr>
            <w:top w:val="none" w:sz="0" w:space="0" w:color="auto"/>
            <w:left w:val="none" w:sz="0" w:space="0" w:color="auto"/>
            <w:bottom w:val="none" w:sz="0" w:space="0" w:color="auto"/>
            <w:right w:val="none" w:sz="0" w:space="0" w:color="auto"/>
          </w:divBdr>
        </w:div>
        <w:div w:id="431322969">
          <w:marLeft w:val="480"/>
          <w:marRight w:val="0"/>
          <w:marTop w:val="0"/>
          <w:marBottom w:val="0"/>
          <w:divBdr>
            <w:top w:val="none" w:sz="0" w:space="0" w:color="auto"/>
            <w:left w:val="none" w:sz="0" w:space="0" w:color="auto"/>
            <w:bottom w:val="none" w:sz="0" w:space="0" w:color="auto"/>
            <w:right w:val="none" w:sz="0" w:space="0" w:color="auto"/>
          </w:divBdr>
        </w:div>
        <w:div w:id="453254899">
          <w:marLeft w:val="480"/>
          <w:marRight w:val="0"/>
          <w:marTop w:val="0"/>
          <w:marBottom w:val="0"/>
          <w:divBdr>
            <w:top w:val="none" w:sz="0" w:space="0" w:color="auto"/>
            <w:left w:val="none" w:sz="0" w:space="0" w:color="auto"/>
            <w:bottom w:val="none" w:sz="0" w:space="0" w:color="auto"/>
            <w:right w:val="none" w:sz="0" w:space="0" w:color="auto"/>
          </w:divBdr>
        </w:div>
        <w:div w:id="484783634">
          <w:marLeft w:val="480"/>
          <w:marRight w:val="0"/>
          <w:marTop w:val="0"/>
          <w:marBottom w:val="0"/>
          <w:divBdr>
            <w:top w:val="none" w:sz="0" w:space="0" w:color="auto"/>
            <w:left w:val="none" w:sz="0" w:space="0" w:color="auto"/>
            <w:bottom w:val="none" w:sz="0" w:space="0" w:color="auto"/>
            <w:right w:val="none" w:sz="0" w:space="0" w:color="auto"/>
          </w:divBdr>
        </w:div>
        <w:div w:id="548302550">
          <w:marLeft w:val="480"/>
          <w:marRight w:val="0"/>
          <w:marTop w:val="0"/>
          <w:marBottom w:val="0"/>
          <w:divBdr>
            <w:top w:val="none" w:sz="0" w:space="0" w:color="auto"/>
            <w:left w:val="none" w:sz="0" w:space="0" w:color="auto"/>
            <w:bottom w:val="none" w:sz="0" w:space="0" w:color="auto"/>
            <w:right w:val="none" w:sz="0" w:space="0" w:color="auto"/>
          </w:divBdr>
        </w:div>
        <w:div w:id="553741556">
          <w:marLeft w:val="480"/>
          <w:marRight w:val="0"/>
          <w:marTop w:val="0"/>
          <w:marBottom w:val="0"/>
          <w:divBdr>
            <w:top w:val="none" w:sz="0" w:space="0" w:color="auto"/>
            <w:left w:val="none" w:sz="0" w:space="0" w:color="auto"/>
            <w:bottom w:val="none" w:sz="0" w:space="0" w:color="auto"/>
            <w:right w:val="none" w:sz="0" w:space="0" w:color="auto"/>
          </w:divBdr>
        </w:div>
        <w:div w:id="623729387">
          <w:marLeft w:val="480"/>
          <w:marRight w:val="0"/>
          <w:marTop w:val="0"/>
          <w:marBottom w:val="0"/>
          <w:divBdr>
            <w:top w:val="none" w:sz="0" w:space="0" w:color="auto"/>
            <w:left w:val="none" w:sz="0" w:space="0" w:color="auto"/>
            <w:bottom w:val="none" w:sz="0" w:space="0" w:color="auto"/>
            <w:right w:val="none" w:sz="0" w:space="0" w:color="auto"/>
          </w:divBdr>
        </w:div>
        <w:div w:id="678897922">
          <w:marLeft w:val="480"/>
          <w:marRight w:val="0"/>
          <w:marTop w:val="0"/>
          <w:marBottom w:val="0"/>
          <w:divBdr>
            <w:top w:val="none" w:sz="0" w:space="0" w:color="auto"/>
            <w:left w:val="none" w:sz="0" w:space="0" w:color="auto"/>
            <w:bottom w:val="none" w:sz="0" w:space="0" w:color="auto"/>
            <w:right w:val="none" w:sz="0" w:space="0" w:color="auto"/>
          </w:divBdr>
        </w:div>
        <w:div w:id="688600360">
          <w:marLeft w:val="480"/>
          <w:marRight w:val="0"/>
          <w:marTop w:val="0"/>
          <w:marBottom w:val="0"/>
          <w:divBdr>
            <w:top w:val="none" w:sz="0" w:space="0" w:color="auto"/>
            <w:left w:val="none" w:sz="0" w:space="0" w:color="auto"/>
            <w:bottom w:val="none" w:sz="0" w:space="0" w:color="auto"/>
            <w:right w:val="none" w:sz="0" w:space="0" w:color="auto"/>
          </w:divBdr>
        </w:div>
        <w:div w:id="714891514">
          <w:marLeft w:val="480"/>
          <w:marRight w:val="0"/>
          <w:marTop w:val="0"/>
          <w:marBottom w:val="0"/>
          <w:divBdr>
            <w:top w:val="none" w:sz="0" w:space="0" w:color="auto"/>
            <w:left w:val="none" w:sz="0" w:space="0" w:color="auto"/>
            <w:bottom w:val="none" w:sz="0" w:space="0" w:color="auto"/>
            <w:right w:val="none" w:sz="0" w:space="0" w:color="auto"/>
          </w:divBdr>
        </w:div>
        <w:div w:id="746225513">
          <w:marLeft w:val="480"/>
          <w:marRight w:val="0"/>
          <w:marTop w:val="0"/>
          <w:marBottom w:val="0"/>
          <w:divBdr>
            <w:top w:val="none" w:sz="0" w:space="0" w:color="auto"/>
            <w:left w:val="none" w:sz="0" w:space="0" w:color="auto"/>
            <w:bottom w:val="none" w:sz="0" w:space="0" w:color="auto"/>
            <w:right w:val="none" w:sz="0" w:space="0" w:color="auto"/>
          </w:divBdr>
        </w:div>
        <w:div w:id="852181172">
          <w:marLeft w:val="480"/>
          <w:marRight w:val="0"/>
          <w:marTop w:val="0"/>
          <w:marBottom w:val="0"/>
          <w:divBdr>
            <w:top w:val="none" w:sz="0" w:space="0" w:color="auto"/>
            <w:left w:val="none" w:sz="0" w:space="0" w:color="auto"/>
            <w:bottom w:val="none" w:sz="0" w:space="0" w:color="auto"/>
            <w:right w:val="none" w:sz="0" w:space="0" w:color="auto"/>
          </w:divBdr>
        </w:div>
        <w:div w:id="865480078">
          <w:marLeft w:val="480"/>
          <w:marRight w:val="0"/>
          <w:marTop w:val="0"/>
          <w:marBottom w:val="0"/>
          <w:divBdr>
            <w:top w:val="none" w:sz="0" w:space="0" w:color="auto"/>
            <w:left w:val="none" w:sz="0" w:space="0" w:color="auto"/>
            <w:bottom w:val="none" w:sz="0" w:space="0" w:color="auto"/>
            <w:right w:val="none" w:sz="0" w:space="0" w:color="auto"/>
          </w:divBdr>
        </w:div>
        <w:div w:id="882331542">
          <w:marLeft w:val="480"/>
          <w:marRight w:val="0"/>
          <w:marTop w:val="0"/>
          <w:marBottom w:val="0"/>
          <w:divBdr>
            <w:top w:val="none" w:sz="0" w:space="0" w:color="auto"/>
            <w:left w:val="none" w:sz="0" w:space="0" w:color="auto"/>
            <w:bottom w:val="none" w:sz="0" w:space="0" w:color="auto"/>
            <w:right w:val="none" w:sz="0" w:space="0" w:color="auto"/>
          </w:divBdr>
        </w:div>
        <w:div w:id="882985250">
          <w:marLeft w:val="480"/>
          <w:marRight w:val="0"/>
          <w:marTop w:val="0"/>
          <w:marBottom w:val="0"/>
          <w:divBdr>
            <w:top w:val="none" w:sz="0" w:space="0" w:color="auto"/>
            <w:left w:val="none" w:sz="0" w:space="0" w:color="auto"/>
            <w:bottom w:val="none" w:sz="0" w:space="0" w:color="auto"/>
            <w:right w:val="none" w:sz="0" w:space="0" w:color="auto"/>
          </w:divBdr>
        </w:div>
        <w:div w:id="899631901">
          <w:marLeft w:val="480"/>
          <w:marRight w:val="0"/>
          <w:marTop w:val="0"/>
          <w:marBottom w:val="0"/>
          <w:divBdr>
            <w:top w:val="none" w:sz="0" w:space="0" w:color="auto"/>
            <w:left w:val="none" w:sz="0" w:space="0" w:color="auto"/>
            <w:bottom w:val="none" w:sz="0" w:space="0" w:color="auto"/>
            <w:right w:val="none" w:sz="0" w:space="0" w:color="auto"/>
          </w:divBdr>
        </w:div>
        <w:div w:id="918098720">
          <w:marLeft w:val="480"/>
          <w:marRight w:val="0"/>
          <w:marTop w:val="0"/>
          <w:marBottom w:val="0"/>
          <w:divBdr>
            <w:top w:val="none" w:sz="0" w:space="0" w:color="auto"/>
            <w:left w:val="none" w:sz="0" w:space="0" w:color="auto"/>
            <w:bottom w:val="none" w:sz="0" w:space="0" w:color="auto"/>
            <w:right w:val="none" w:sz="0" w:space="0" w:color="auto"/>
          </w:divBdr>
        </w:div>
        <w:div w:id="925308229">
          <w:marLeft w:val="480"/>
          <w:marRight w:val="0"/>
          <w:marTop w:val="0"/>
          <w:marBottom w:val="0"/>
          <w:divBdr>
            <w:top w:val="none" w:sz="0" w:space="0" w:color="auto"/>
            <w:left w:val="none" w:sz="0" w:space="0" w:color="auto"/>
            <w:bottom w:val="none" w:sz="0" w:space="0" w:color="auto"/>
            <w:right w:val="none" w:sz="0" w:space="0" w:color="auto"/>
          </w:divBdr>
        </w:div>
        <w:div w:id="1078867439">
          <w:marLeft w:val="480"/>
          <w:marRight w:val="0"/>
          <w:marTop w:val="0"/>
          <w:marBottom w:val="0"/>
          <w:divBdr>
            <w:top w:val="none" w:sz="0" w:space="0" w:color="auto"/>
            <w:left w:val="none" w:sz="0" w:space="0" w:color="auto"/>
            <w:bottom w:val="none" w:sz="0" w:space="0" w:color="auto"/>
            <w:right w:val="none" w:sz="0" w:space="0" w:color="auto"/>
          </w:divBdr>
        </w:div>
        <w:div w:id="1091390058">
          <w:marLeft w:val="480"/>
          <w:marRight w:val="0"/>
          <w:marTop w:val="0"/>
          <w:marBottom w:val="0"/>
          <w:divBdr>
            <w:top w:val="none" w:sz="0" w:space="0" w:color="auto"/>
            <w:left w:val="none" w:sz="0" w:space="0" w:color="auto"/>
            <w:bottom w:val="none" w:sz="0" w:space="0" w:color="auto"/>
            <w:right w:val="none" w:sz="0" w:space="0" w:color="auto"/>
          </w:divBdr>
        </w:div>
        <w:div w:id="1097095530">
          <w:marLeft w:val="480"/>
          <w:marRight w:val="0"/>
          <w:marTop w:val="0"/>
          <w:marBottom w:val="0"/>
          <w:divBdr>
            <w:top w:val="none" w:sz="0" w:space="0" w:color="auto"/>
            <w:left w:val="none" w:sz="0" w:space="0" w:color="auto"/>
            <w:bottom w:val="none" w:sz="0" w:space="0" w:color="auto"/>
            <w:right w:val="none" w:sz="0" w:space="0" w:color="auto"/>
          </w:divBdr>
        </w:div>
        <w:div w:id="1098864553">
          <w:marLeft w:val="480"/>
          <w:marRight w:val="0"/>
          <w:marTop w:val="0"/>
          <w:marBottom w:val="0"/>
          <w:divBdr>
            <w:top w:val="none" w:sz="0" w:space="0" w:color="auto"/>
            <w:left w:val="none" w:sz="0" w:space="0" w:color="auto"/>
            <w:bottom w:val="none" w:sz="0" w:space="0" w:color="auto"/>
            <w:right w:val="none" w:sz="0" w:space="0" w:color="auto"/>
          </w:divBdr>
        </w:div>
        <w:div w:id="1121146934">
          <w:marLeft w:val="480"/>
          <w:marRight w:val="0"/>
          <w:marTop w:val="0"/>
          <w:marBottom w:val="0"/>
          <w:divBdr>
            <w:top w:val="none" w:sz="0" w:space="0" w:color="auto"/>
            <w:left w:val="none" w:sz="0" w:space="0" w:color="auto"/>
            <w:bottom w:val="none" w:sz="0" w:space="0" w:color="auto"/>
            <w:right w:val="none" w:sz="0" w:space="0" w:color="auto"/>
          </w:divBdr>
        </w:div>
        <w:div w:id="1126436405">
          <w:marLeft w:val="480"/>
          <w:marRight w:val="0"/>
          <w:marTop w:val="0"/>
          <w:marBottom w:val="0"/>
          <w:divBdr>
            <w:top w:val="none" w:sz="0" w:space="0" w:color="auto"/>
            <w:left w:val="none" w:sz="0" w:space="0" w:color="auto"/>
            <w:bottom w:val="none" w:sz="0" w:space="0" w:color="auto"/>
            <w:right w:val="none" w:sz="0" w:space="0" w:color="auto"/>
          </w:divBdr>
        </w:div>
        <w:div w:id="1154684252">
          <w:marLeft w:val="480"/>
          <w:marRight w:val="0"/>
          <w:marTop w:val="0"/>
          <w:marBottom w:val="0"/>
          <w:divBdr>
            <w:top w:val="none" w:sz="0" w:space="0" w:color="auto"/>
            <w:left w:val="none" w:sz="0" w:space="0" w:color="auto"/>
            <w:bottom w:val="none" w:sz="0" w:space="0" w:color="auto"/>
            <w:right w:val="none" w:sz="0" w:space="0" w:color="auto"/>
          </w:divBdr>
        </w:div>
        <w:div w:id="1163399393">
          <w:marLeft w:val="480"/>
          <w:marRight w:val="0"/>
          <w:marTop w:val="0"/>
          <w:marBottom w:val="0"/>
          <w:divBdr>
            <w:top w:val="none" w:sz="0" w:space="0" w:color="auto"/>
            <w:left w:val="none" w:sz="0" w:space="0" w:color="auto"/>
            <w:bottom w:val="none" w:sz="0" w:space="0" w:color="auto"/>
            <w:right w:val="none" w:sz="0" w:space="0" w:color="auto"/>
          </w:divBdr>
        </w:div>
        <w:div w:id="1212107266">
          <w:marLeft w:val="480"/>
          <w:marRight w:val="0"/>
          <w:marTop w:val="0"/>
          <w:marBottom w:val="0"/>
          <w:divBdr>
            <w:top w:val="none" w:sz="0" w:space="0" w:color="auto"/>
            <w:left w:val="none" w:sz="0" w:space="0" w:color="auto"/>
            <w:bottom w:val="none" w:sz="0" w:space="0" w:color="auto"/>
            <w:right w:val="none" w:sz="0" w:space="0" w:color="auto"/>
          </w:divBdr>
        </w:div>
        <w:div w:id="1234122491">
          <w:marLeft w:val="480"/>
          <w:marRight w:val="0"/>
          <w:marTop w:val="0"/>
          <w:marBottom w:val="0"/>
          <w:divBdr>
            <w:top w:val="none" w:sz="0" w:space="0" w:color="auto"/>
            <w:left w:val="none" w:sz="0" w:space="0" w:color="auto"/>
            <w:bottom w:val="none" w:sz="0" w:space="0" w:color="auto"/>
            <w:right w:val="none" w:sz="0" w:space="0" w:color="auto"/>
          </w:divBdr>
        </w:div>
        <w:div w:id="1275213895">
          <w:marLeft w:val="480"/>
          <w:marRight w:val="0"/>
          <w:marTop w:val="0"/>
          <w:marBottom w:val="0"/>
          <w:divBdr>
            <w:top w:val="none" w:sz="0" w:space="0" w:color="auto"/>
            <w:left w:val="none" w:sz="0" w:space="0" w:color="auto"/>
            <w:bottom w:val="none" w:sz="0" w:space="0" w:color="auto"/>
            <w:right w:val="none" w:sz="0" w:space="0" w:color="auto"/>
          </w:divBdr>
        </w:div>
        <w:div w:id="1302808908">
          <w:marLeft w:val="480"/>
          <w:marRight w:val="0"/>
          <w:marTop w:val="0"/>
          <w:marBottom w:val="0"/>
          <w:divBdr>
            <w:top w:val="none" w:sz="0" w:space="0" w:color="auto"/>
            <w:left w:val="none" w:sz="0" w:space="0" w:color="auto"/>
            <w:bottom w:val="none" w:sz="0" w:space="0" w:color="auto"/>
            <w:right w:val="none" w:sz="0" w:space="0" w:color="auto"/>
          </w:divBdr>
        </w:div>
        <w:div w:id="1403795820">
          <w:marLeft w:val="480"/>
          <w:marRight w:val="0"/>
          <w:marTop w:val="0"/>
          <w:marBottom w:val="0"/>
          <w:divBdr>
            <w:top w:val="none" w:sz="0" w:space="0" w:color="auto"/>
            <w:left w:val="none" w:sz="0" w:space="0" w:color="auto"/>
            <w:bottom w:val="none" w:sz="0" w:space="0" w:color="auto"/>
            <w:right w:val="none" w:sz="0" w:space="0" w:color="auto"/>
          </w:divBdr>
        </w:div>
        <w:div w:id="1416824229">
          <w:marLeft w:val="480"/>
          <w:marRight w:val="0"/>
          <w:marTop w:val="0"/>
          <w:marBottom w:val="0"/>
          <w:divBdr>
            <w:top w:val="none" w:sz="0" w:space="0" w:color="auto"/>
            <w:left w:val="none" w:sz="0" w:space="0" w:color="auto"/>
            <w:bottom w:val="none" w:sz="0" w:space="0" w:color="auto"/>
            <w:right w:val="none" w:sz="0" w:space="0" w:color="auto"/>
          </w:divBdr>
        </w:div>
        <w:div w:id="1511215205">
          <w:marLeft w:val="480"/>
          <w:marRight w:val="0"/>
          <w:marTop w:val="0"/>
          <w:marBottom w:val="0"/>
          <w:divBdr>
            <w:top w:val="none" w:sz="0" w:space="0" w:color="auto"/>
            <w:left w:val="none" w:sz="0" w:space="0" w:color="auto"/>
            <w:bottom w:val="none" w:sz="0" w:space="0" w:color="auto"/>
            <w:right w:val="none" w:sz="0" w:space="0" w:color="auto"/>
          </w:divBdr>
        </w:div>
        <w:div w:id="1539656506">
          <w:marLeft w:val="480"/>
          <w:marRight w:val="0"/>
          <w:marTop w:val="0"/>
          <w:marBottom w:val="0"/>
          <w:divBdr>
            <w:top w:val="none" w:sz="0" w:space="0" w:color="auto"/>
            <w:left w:val="none" w:sz="0" w:space="0" w:color="auto"/>
            <w:bottom w:val="none" w:sz="0" w:space="0" w:color="auto"/>
            <w:right w:val="none" w:sz="0" w:space="0" w:color="auto"/>
          </w:divBdr>
        </w:div>
        <w:div w:id="1589390590">
          <w:marLeft w:val="480"/>
          <w:marRight w:val="0"/>
          <w:marTop w:val="0"/>
          <w:marBottom w:val="0"/>
          <w:divBdr>
            <w:top w:val="none" w:sz="0" w:space="0" w:color="auto"/>
            <w:left w:val="none" w:sz="0" w:space="0" w:color="auto"/>
            <w:bottom w:val="none" w:sz="0" w:space="0" w:color="auto"/>
            <w:right w:val="none" w:sz="0" w:space="0" w:color="auto"/>
          </w:divBdr>
        </w:div>
        <w:div w:id="1604611320">
          <w:marLeft w:val="480"/>
          <w:marRight w:val="0"/>
          <w:marTop w:val="0"/>
          <w:marBottom w:val="0"/>
          <w:divBdr>
            <w:top w:val="none" w:sz="0" w:space="0" w:color="auto"/>
            <w:left w:val="none" w:sz="0" w:space="0" w:color="auto"/>
            <w:bottom w:val="none" w:sz="0" w:space="0" w:color="auto"/>
            <w:right w:val="none" w:sz="0" w:space="0" w:color="auto"/>
          </w:divBdr>
        </w:div>
        <w:div w:id="1646932653">
          <w:marLeft w:val="480"/>
          <w:marRight w:val="0"/>
          <w:marTop w:val="0"/>
          <w:marBottom w:val="0"/>
          <w:divBdr>
            <w:top w:val="none" w:sz="0" w:space="0" w:color="auto"/>
            <w:left w:val="none" w:sz="0" w:space="0" w:color="auto"/>
            <w:bottom w:val="none" w:sz="0" w:space="0" w:color="auto"/>
            <w:right w:val="none" w:sz="0" w:space="0" w:color="auto"/>
          </w:divBdr>
        </w:div>
        <w:div w:id="1760712899">
          <w:marLeft w:val="480"/>
          <w:marRight w:val="0"/>
          <w:marTop w:val="0"/>
          <w:marBottom w:val="0"/>
          <w:divBdr>
            <w:top w:val="none" w:sz="0" w:space="0" w:color="auto"/>
            <w:left w:val="none" w:sz="0" w:space="0" w:color="auto"/>
            <w:bottom w:val="none" w:sz="0" w:space="0" w:color="auto"/>
            <w:right w:val="none" w:sz="0" w:space="0" w:color="auto"/>
          </w:divBdr>
        </w:div>
        <w:div w:id="1765571339">
          <w:marLeft w:val="480"/>
          <w:marRight w:val="0"/>
          <w:marTop w:val="0"/>
          <w:marBottom w:val="0"/>
          <w:divBdr>
            <w:top w:val="none" w:sz="0" w:space="0" w:color="auto"/>
            <w:left w:val="none" w:sz="0" w:space="0" w:color="auto"/>
            <w:bottom w:val="none" w:sz="0" w:space="0" w:color="auto"/>
            <w:right w:val="none" w:sz="0" w:space="0" w:color="auto"/>
          </w:divBdr>
        </w:div>
        <w:div w:id="1827698818">
          <w:marLeft w:val="480"/>
          <w:marRight w:val="0"/>
          <w:marTop w:val="0"/>
          <w:marBottom w:val="0"/>
          <w:divBdr>
            <w:top w:val="none" w:sz="0" w:space="0" w:color="auto"/>
            <w:left w:val="none" w:sz="0" w:space="0" w:color="auto"/>
            <w:bottom w:val="none" w:sz="0" w:space="0" w:color="auto"/>
            <w:right w:val="none" w:sz="0" w:space="0" w:color="auto"/>
          </w:divBdr>
        </w:div>
        <w:div w:id="1896889094">
          <w:marLeft w:val="480"/>
          <w:marRight w:val="0"/>
          <w:marTop w:val="0"/>
          <w:marBottom w:val="0"/>
          <w:divBdr>
            <w:top w:val="none" w:sz="0" w:space="0" w:color="auto"/>
            <w:left w:val="none" w:sz="0" w:space="0" w:color="auto"/>
            <w:bottom w:val="none" w:sz="0" w:space="0" w:color="auto"/>
            <w:right w:val="none" w:sz="0" w:space="0" w:color="auto"/>
          </w:divBdr>
        </w:div>
        <w:div w:id="1915385335">
          <w:marLeft w:val="480"/>
          <w:marRight w:val="0"/>
          <w:marTop w:val="0"/>
          <w:marBottom w:val="0"/>
          <w:divBdr>
            <w:top w:val="none" w:sz="0" w:space="0" w:color="auto"/>
            <w:left w:val="none" w:sz="0" w:space="0" w:color="auto"/>
            <w:bottom w:val="none" w:sz="0" w:space="0" w:color="auto"/>
            <w:right w:val="none" w:sz="0" w:space="0" w:color="auto"/>
          </w:divBdr>
        </w:div>
        <w:div w:id="1932270781">
          <w:marLeft w:val="480"/>
          <w:marRight w:val="0"/>
          <w:marTop w:val="0"/>
          <w:marBottom w:val="0"/>
          <w:divBdr>
            <w:top w:val="none" w:sz="0" w:space="0" w:color="auto"/>
            <w:left w:val="none" w:sz="0" w:space="0" w:color="auto"/>
            <w:bottom w:val="none" w:sz="0" w:space="0" w:color="auto"/>
            <w:right w:val="none" w:sz="0" w:space="0" w:color="auto"/>
          </w:divBdr>
        </w:div>
        <w:div w:id="1967619915">
          <w:marLeft w:val="480"/>
          <w:marRight w:val="0"/>
          <w:marTop w:val="0"/>
          <w:marBottom w:val="0"/>
          <w:divBdr>
            <w:top w:val="none" w:sz="0" w:space="0" w:color="auto"/>
            <w:left w:val="none" w:sz="0" w:space="0" w:color="auto"/>
            <w:bottom w:val="none" w:sz="0" w:space="0" w:color="auto"/>
            <w:right w:val="none" w:sz="0" w:space="0" w:color="auto"/>
          </w:divBdr>
        </w:div>
        <w:div w:id="2042590141">
          <w:marLeft w:val="480"/>
          <w:marRight w:val="0"/>
          <w:marTop w:val="0"/>
          <w:marBottom w:val="0"/>
          <w:divBdr>
            <w:top w:val="none" w:sz="0" w:space="0" w:color="auto"/>
            <w:left w:val="none" w:sz="0" w:space="0" w:color="auto"/>
            <w:bottom w:val="none" w:sz="0" w:space="0" w:color="auto"/>
            <w:right w:val="none" w:sz="0" w:space="0" w:color="auto"/>
          </w:divBdr>
        </w:div>
        <w:div w:id="2099715002">
          <w:marLeft w:val="480"/>
          <w:marRight w:val="0"/>
          <w:marTop w:val="0"/>
          <w:marBottom w:val="0"/>
          <w:divBdr>
            <w:top w:val="none" w:sz="0" w:space="0" w:color="auto"/>
            <w:left w:val="none" w:sz="0" w:space="0" w:color="auto"/>
            <w:bottom w:val="none" w:sz="0" w:space="0" w:color="auto"/>
            <w:right w:val="none" w:sz="0" w:space="0" w:color="auto"/>
          </w:divBdr>
        </w:div>
        <w:div w:id="2124960658">
          <w:marLeft w:val="480"/>
          <w:marRight w:val="0"/>
          <w:marTop w:val="0"/>
          <w:marBottom w:val="0"/>
          <w:divBdr>
            <w:top w:val="none" w:sz="0" w:space="0" w:color="auto"/>
            <w:left w:val="none" w:sz="0" w:space="0" w:color="auto"/>
            <w:bottom w:val="none" w:sz="0" w:space="0" w:color="auto"/>
            <w:right w:val="none" w:sz="0" w:space="0" w:color="auto"/>
          </w:divBdr>
        </w:div>
      </w:divsChild>
    </w:div>
    <w:div w:id="1097364168">
      <w:bodyDiv w:val="1"/>
      <w:marLeft w:val="0"/>
      <w:marRight w:val="0"/>
      <w:marTop w:val="0"/>
      <w:marBottom w:val="0"/>
      <w:divBdr>
        <w:top w:val="none" w:sz="0" w:space="0" w:color="auto"/>
        <w:left w:val="none" w:sz="0" w:space="0" w:color="auto"/>
        <w:bottom w:val="none" w:sz="0" w:space="0" w:color="auto"/>
        <w:right w:val="none" w:sz="0" w:space="0" w:color="auto"/>
      </w:divBdr>
    </w:div>
    <w:div w:id="1097677279">
      <w:bodyDiv w:val="1"/>
      <w:marLeft w:val="0"/>
      <w:marRight w:val="0"/>
      <w:marTop w:val="0"/>
      <w:marBottom w:val="0"/>
      <w:divBdr>
        <w:top w:val="none" w:sz="0" w:space="0" w:color="auto"/>
        <w:left w:val="none" w:sz="0" w:space="0" w:color="auto"/>
        <w:bottom w:val="none" w:sz="0" w:space="0" w:color="auto"/>
        <w:right w:val="none" w:sz="0" w:space="0" w:color="auto"/>
      </w:divBdr>
    </w:div>
    <w:div w:id="1103067336">
      <w:bodyDiv w:val="1"/>
      <w:marLeft w:val="0"/>
      <w:marRight w:val="0"/>
      <w:marTop w:val="0"/>
      <w:marBottom w:val="0"/>
      <w:divBdr>
        <w:top w:val="none" w:sz="0" w:space="0" w:color="auto"/>
        <w:left w:val="none" w:sz="0" w:space="0" w:color="auto"/>
        <w:bottom w:val="none" w:sz="0" w:space="0" w:color="auto"/>
        <w:right w:val="none" w:sz="0" w:space="0" w:color="auto"/>
      </w:divBdr>
      <w:divsChild>
        <w:div w:id="41751238">
          <w:marLeft w:val="480"/>
          <w:marRight w:val="0"/>
          <w:marTop w:val="0"/>
          <w:marBottom w:val="0"/>
          <w:divBdr>
            <w:top w:val="none" w:sz="0" w:space="0" w:color="auto"/>
            <w:left w:val="none" w:sz="0" w:space="0" w:color="auto"/>
            <w:bottom w:val="none" w:sz="0" w:space="0" w:color="auto"/>
            <w:right w:val="none" w:sz="0" w:space="0" w:color="auto"/>
          </w:divBdr>
        </w:div>
        <w:div w:id="199829265">
          <w:marLeft w:val="480"/>
          <w:marRight w:val="0"/>
          <w:marTop w:val="0"/>
          <w:marBottom w:val="0"/>
          <w:divBdr>
            <w:top w:val="none" w:sz="0" w:space="0" w:color="auto"/>
            <w:left w:val="none" w:sz="0" w:space="0" w:color="auto"/>
            <w:bottom w:val="none" w:sz="0" w:space="0" w:color="auto"/>
            <w:right w:val="none" w:sz="0" w:space="0" w:color="auto"/>
          </w:divBdr>
        </w:div>
        <w:div w:id="290484027">
          <w:marLeft w:val="480"/>
          <w:marRight w:val="0"/>
          <w:marTop w:val="0"/>
          <w:marBottom w:val="0"/>
          <w:divBdr>
            <w:top w:val="none" w:sz="0" w:space="0" w:color="auto"/>
            <w:left w:val="none" w:sz="0" w:space="0" w:color="auto"/>
            <w:bottom w:val="none" w:sz="0" w:space="0" w:color="auto"/>
            <w:right w:val="none" w:sz="0" w:space="0" w:color="auto"/>
          </w:divBdr>
        </w:div>
        <w:div w:id="344287633">
          <w:marLeft w:val="480"/>
          <w:marRight w:val="0"/>
          <w:marTop w:val="0"/>
          <w:marBottom w:val="0"/>
          <w:divBdr>
            <w:top w:val="none" w:sz="0" w:space="0" w:color="auto"/>
            <w:left w:val="none" w:sz="0" w:space="0" w:color="auto"/>
            <w:bottom w:val="none" w:sz="0" w:space="0" w:color="auto"/>
            <w:right w:val="none" w:sz="0" w:space="0" w:color="auto"/>
          </w:divBdr>
        </w:div>
        <w:div w:id="447047372">
          <w:marLeft w:val="480"/>
          <w:marRight w:val="0"/>
          <w:marTop w:val="0"/>
          <w:marBottom w:val="0"/>
          <w:divBdr>
            <w:top w:val="none" w:sz="0" w:space="0" w:color="auto"/>
            <w:left w:val="none" w:sz="0" w:space="0" w:color="auto"/>
            <w:bottom w:val="none" w:sz="0" w:space="0" w:color="auto"/>
            <w:right w:val="none" w:sz="0" w:space="0" w:color="auto"/>
          </w:divBdr>
        </w:div>
        <w:div w:id="489056043">
          <w:marLeft w:val="480"/>
          <w:marRight w:val="0"/>
          <w:marTop w:val="0"/>
          <w:marBottom w:val="0"/>
          <w:divBdr>
            <w:top w:val="none" w:sz="0" w:space="0" w:color="auto"/>
            <w:left w:val="none" w:sz="0" w:space="0" w:color="auto"/>
            <w:bottom w:val="none" w:sz="0" w:space="0" w:color="auto"/>
            <w:right w:val="none" w:sz="0" w:space="0" w:color="auto"/>
          </w:divBdr>
        </w:div>
        <w:div w:id="515735136">
          <w:marLeft w:val="480"/>
          <w:marRight w:val="0"/>
          <w:marTop w:val="0"/>
          <w:marBottom w:val="0"/>
          <w:divBdr>
            <w:top w:val="none" w:sz="0" w:space="0" w:color="auto"/>
            <w:left w:val="none" w:sz="0" w:space="0" w:color="auto"/>
            <w:bottom w:val="none" w:sz="0" w:space="0" w:color="auto"/>
            <w:right w:val="none" w:sz="0" w:space="0" w:color="auto"/>
          </w:divBdr>
        </w:div>
        <w:div w:id="712584381">
          <w:marLeft w:val="480"/>
          <w:marRight w:val="0"/>
          <w:marTop w:val="0"/>
          <w:marBottom w:val="0"/>
          <w:divBdr>
            <w:top w:val="none" w:sz="0" w:space="0" w:color="auto"/>
            <w:left w:val="none" w:sz="0" w:space="0" w:color="auto"/>
            <w:bottom w:val="none" w:sz="0" w:space="0" w:color="auto"/>
            <w:right w:val="none" w:sz="0" w:space="0" w:color="auto"/>
          </w:divBdr>
        </w:div>
        <w:div w:id="759065911">
          <w:marLeft w:val="480"/>
          <w:marRight w:val="0"/>
          <w:marTop w:val="0"/>
          <w:marBottom w:val="0"/>
          <w:divBdr>
            <w:top w:val="none" w:sz="0" w:space="0" w:color="auto"/>
            <w:left w:val="none" w:sz="0" w:space="0" w:color="auto"/>
            <w:bottom w:val="none" w:sz="0" w:space="0" w:color="auto"/>
            <w:right w:val="none" w:sz="0" w:space="0" w:color="auto"/>
          </w:divBdr>
        </w:div>
        <w:div w:id="790319922">
          <w:marLeft w:val="480"/>
          <w:marRight w:val="0"/>
          <w:marTop w:val="0"/>
          <w:marBottom w:val="0"/>
          <w:divBdr>
            <w:top w:val="none" w:sz="0" w:space="0" w:color="auto"/>
            <w:left w:val="none" w:sz="0" w:space="0" w:color="auto"/>
            <w:bottom w:val="none" w:sz="0" w:space="0" w:color="auto"/>
            <w:right w:val="none" w:sz="0" w:space="0" w:color="auto"/>
          </w:divBdr>
        </w:div>
        <w:div w:id="829324545">
          <w:marLeft w:val="480"/>
          <w:marRight w:val="0"/>
          <w:marTop w:val="0"/>
          <w:marBottom w:val="0"/>
          <w:divBdr>
            <w:top w:val="none" w:sz="0" w:space="0" w:color="auto"/>
            <w:left w:val="none" w:sz="0" w:space="0" w:color="auto"/>
            <w:bottom w:val="none" w:sz="0" w:space="0" w:color="auto"/>
            <w:right w:val="none" w:sz="0" w:space="0" w:color="auto"/>
          </w:divBdr>
        </w:div>
        <w:div w:id="917330126">
          <w:marLeft w:val="480"/>
          <w:marRight w:val="0"/>
          <w:marTop w:val="0"/>
          <w:marBottom w:val="0"/>
          <w:divBdr>
            <w:top w:val="none" w:sz="0" w:space="0" w:color="auto"/>
            <w:left w:val="none" w:sz="0" w:space="0" w:color="auto"/>
            <w:bottom w:val="none" w:sz="0" w:space="0" w:color="auto"/>
            <w:right w:val="none" w:sz="0" w:space="0" w:color="auto"/>
          </w:divBdr>
        </w:div>
        <w:div w:id="918248234">
          <w:marLeft w:val="480"/>
          <w:marRight w:val="0"/>
          <w:marTop w:val="0"/>
          <w:marBottom w:val="0"/>
          <w:divBdr>
            <w:top w:val="none" w:sz="0" w:space="0" w:color="auto"/>
            <w:left w:val="none" w:sz="0" w:space="0" w:color="auto"/>
            <w:bottom w:val="none" w:sz="0" w:space="0" w:color="auto"/>
            <w:right w:val="none" w:sz="0" w:space="0" w:color="auto"/>
          </w:divBdr>
        </w:div>
        <w:div w:id="925963100">
          <w:marLeft w:val="480"/>
          <w:marRight w:val="0"/>
          <w:marTop w:val="0"/>
          <w:marBottom w:val="0"/>
          <w:divBdr>
            <w:top w:val="none" w:sz="0" w:space="0" w:color="auto"/>
            <w:left w:val="none" w:sz="0" w:space="0" w:color="auto"/>
            <w:bottom w:val="none" w:sz="0" w:space="0" w:color="auto"/>
            <w:right w:val="none" w:sz="0" w:space="0" w:color="auto"/>
          </w:divBdr>
        </w:div>
        <w:div w:id="927273496">
          <w:marLeft w:val="480"/>
          <w:marRight w:val="0"/>
          <w:marTop w:val="0"/>
          <w:marBottom w:val="0"/>
          <w:divBdr>
            <w:top w:val="none" w:sz="0" w:space="0" w:color="auto"/>
            <w:left w:val="none" w:sz="0" w:space="0" w:color="auto"/>
            <w:bottom w:val="none" w:sz="0" w:space="0" w:color="auto"/>
            <w:right w:val="none" w:sz="0" w:space="0" w:color="auto"/>
          </w:divBdr>
        </w:div>
        <w:div w:id="992762081">
          <w:marLeft w:val="480"/>
          <w:marRight w:val="0"/>
          <w:marTop w:val="0"/>
          <w:marBottom w:val="0"/>
          <w:divBdr>
            <w:top w:val="none" w:sz="0" w:space="0" w:color="auto"/>
            <w:left w:val="none" w:sz="0" w:space="0" w:color="auto"/>
            <w:bottom w:val="none" w:sz="0" w:space="0" w:color="auto"/>
            <w:right w:val="none" w:sz="0" w:space="0" w:color="auto"/>
          </w:divBdr>
        </w:div>
        <w:div w:id="1000157961">
          <w:marLeft w:val="480"/>
          <w:marRight w:val="0"/>
          <w:marTop w:val="0"/>
          <w:marBottom w:val="0"/>
          <w:divBdr>
            <w:top w:val="none" w:sz="0" w:space="0" w:color="auto"/>
            <w:left w:val="none" w:sz="0" w:space="0" w:color="auto"/>
            <w:bottom w:val="none" w:sz="0" w:space="0" w:color="auto"/>
            <w:right w:val="none" w:sz="0" w:space="0" w:color="auto"/>
          </w:divBdr>
        </w:div>
        <w:div w:id="1010182114">
          <w:marLeft w:val="480"/>
          <w:marRight w:val="0"/>
          <w:marTop w:val="0"/>
          <w:marBottom w:val="0"/>
          <w:divBdr>
            <w:top w:val="none" w:sz="0" w:space="0" w:color="auto"/>
            <w:left w:val="none" w:sz="0" w:space="0" w:color="auto"/>
            <w:bottom w:val="none" w:sz="0" w:space="0" w:color="auto"/>
            <w:right w:val="none" w:sz="0" w:space="0" w:color="auto"/>
          </w:divBdr>
        </w:div>
        <w:div w:id="1268536289">
          <w:marLeft w:val="480"/>
          <w:marRight w:val="0"/>
          <w:marTop w:val="0"/>
          <w:marBottom w:val="0"/>
          <w:divBdr>
            <w:top w:val="none" w:sz="0" w:space="0" w:color="auto"/>
            <w:left w:val="none" w:sz="0" w:space="0" w:color="auto"/>
            <w:bottom w:val="none" w:sz="0" w:space="0" w:color="auto"/>
            <w:right w:val="none" w:sz="0" w:space="0" w:color="auto"/>
          </w:divBdr>
        </w:div>
        <w:div w:id="1301763367">
          <w:marLeft w:val="480"/>
          <w:marRight w:val="0"/>
          <w:marTop w:val="0"/>
          <w:marBottom w:val="0"/>
          <w:divBdr>
            <w:top w:val="none" w:sz="0" w:space="0" w:color="auto"/>
            <w:left w:val="none" w:sz="0" w:space="0" w:color="auto"/>
            <w:bottom w:val="none" w:sz="0" w:space="0" w:color="auto"/>
            <w:right w:val="none" w:sz="0" w:space="0" w:color="auto"/>
          </w:divBdr>
        </w:div>
        <w:div w:id="1366104073">
          <w:marLeft w:val="480"/>
          <w:marRight w:val="0"/>
          <w:marTop w:val="0"/>
          <w:marBottom w:val="0"/>
          <w:divBdr>
            <w:top w:val="none" w:sz="0" w:space="0" w:color="auto"/>
            <w:left w:val="none" w:sz="0" w:space="0" w:color="auto"/>
            <w:bottom w:val="none" w:sz="0" w:space="0" w:color="auto"/>
            <w:right w:val="none" w:sz="0" w:space="0" w:color="auto"/>
          </w:divBdr>
        </w:div>
        <w:div w:id="1374499356">
          <w:marLeft w:val="480"/>
          <w:marRight w:val="0"/>
          <w:marTop w:val="0"/>
          <w:marBottom w:val="0"/>
          <w:divBdr>
            <w:top w:val="none" w:sz="0" w:space="0" w:color="auto"/>
            <w:left w:val="none" w:sz="0" w:space="0" w:color="auto"/>
            <w:bottom w:val="none" w:sz="0" w:space="0" w:color="auto"/>
            <w:right w:val="none" w:sz="0" w:space="0" w:color="auto"/>
          </w:divBdr>
        </w:div>
        <w:div w:id="1394428691">
          <w:marLeft w:val="480"/>
          <w:marRight w:val="0"/>
          <w:marTop w:val="0"/>
          <w:marBottom w:val="0"/>
          <w:divBdr>
            <w:top w:val="none" w:sz="0" w:space="0" w:color="auto"/>
            <w:left w:val="none" w:sz="0" w:space="0" w:color="auto"/>
            <w:bottom w:val="none" w:sz="0" w:space="0" w:color="auto"/>
            <w:right w:val="none" w:sz="0" w:space="0" w:color="auto"/>
          </w:divBdr>
        </w:div>
        <w:div w:id="1426921846">
          <w:marLeft w:val="480"/>
          <w:marRight w:val="0"/>
          <w:marTop w:val="0"/>
          <w:marBottom w:val="0"/>
          <w:divBdr>
            <w:top w:val="none" w:sz="0" w:space="0" w:color="auto"/>
            <w:left w:val="none" w:sz="0" w:space="0" w:color="auto"/>
            <w:bottom w:val="none" w:sz="0" w:space="0" w:color="auto"/>
            <w:right w:val="none" w:sz="0" w:space="0" w:color="auto"/>
          </w:divBdr>
        </w:div>
        <w:div w:id="1443456509">
          <w:marLeft w:val="480"/>
          <w:marRight w:val="0"/>
          <w:marTop w:val="0"/>
          <w:marBottom w:val="0"/>
          <w:divBdr>
            <w:top w:val="none" w:sz="0" w:space="0" w:color="auto"/>
            <w:left w:val="none" w:sz="0" w:space="0" w:color="auto"/>
            <w:bottom w:val="none" w:sz="0" w:space="0" w:color="auto"/>
            <w:right w:val="none" w:sz="0" w:space="0" w:color="auto"/>
          </w:divBdr>
        </w:div>
        <w:div w:id="1450198640">
          <w:marLeft w:val="480"/>
          <w:marRight w:val="0"/>
          <w:marTop w:val="0"/>
          <w:marBottom w:val="0"/>
          <w:divBdr>
            <w:top w:val="none" w:sz="0" w:space="0" w:color="auto"/>
            <w:left w:val="none" w:sz="0" w:space="0" w:color="auto"/>
            <w:bottom w:val="none" w:sz="0" w:space="0" w:color="auto"/>
            <w:right w:val="none" w:sz="0" w:space="0" w:color="auto"/>
          </w:divBdr>
        </w:div>
        <w:div w:id="1455904797">
          <w:marLeft w:val="480"/>
          <w:marRight w:val="0"/>
          <w:marTop w:val="0"/>
          <w:marBottom w:val="0"/>
          <w:divBdr>
            <w:top w:val="none" w:sz="0" w:space="0" w:color="auto"/>
            <w:left w:val="none" w:sz="0" w:space="0" w:color="auto"/>
            <w:bottom w:val="none" w:sz="0" w:space="0" w:color="auto"/>
            <w:right w:val="none" w:sz="0" w:space="0" w:color="auto"/>
          </w:divBdr>
        </w:div>
        <w:div w:id="1461419384">
          <w:marLeft w:val="480"/>
          <w:marRight w:val="0"/>
          <w:marTop w:val="0"/>
          <w:marBottom w:val="0"/>
          <w:divBdr>
            <w:top w:val="none" w:sz="0" w:space="0" w:color="auto"/>
            <w:left w:val="none" w:sz="0" w:space="0" w:color="auto"/>
            <w:bottom w:val="none" w:sz="0" w:space="0" w:color="auto"/>
            <w:right w:val="none" w:sz="0" w:space="0" w:color="auto"/>
          </w:divBdr>
        </w:div>
        <w:div w:id="1503081715">
          <w:marLeft w:val="480"/>
          <w:marRight w:val="0"/>
          <w:marTop w:val="0"/>
          <w:marBottom w:val="0"/>
          <w:divBdr>
            <w:top w:val="none" w:sz="0" w:space="0" w:color="auto"/>
            <w:left w:val="none" w:sz="0" w:space="0" w:color="auto"/>
            <w:bottom w:val="none" w:sz="0" w:space="0" w:color="auto"/>
            <w:right w:val="none" w:sz="0" w:space="0" w:color="auto"/>
          </w:divBdr>
        </w:div>
        <w:div w:id="1531146186">
          <w:marLeft w:val="480"/>
          <w:marRight w:val="0"/>
          <w:marTop w:val="0"/>
          <w:marBottom w:val="0"/>
          <w:divBdr>
            <w:top w:val="none" w:sz="0" w:space="0" w:color="auto"/>
            <w:left w:val="none" w:sz="0" w:space="0" w:color="auto"/>
            <w:bottom w:val="none" w:sz="0" w:space="0" w:color="auto"/>
            <w:right w:val="none" w:sz="0" w:space="0" w:color="auto"/>
          </w:divBdr>
        </w:div>
        <w:div w:id="1638998360">
          <w:marLeft w:val="480"/>
          <w:marRight w:val="0"/>
          <w:marTop w:val="0"/>
          <w:marBottom w:val="0"/>
          <w:divBdr>
            <w:top w:val="none" w:sz="0" w:space="0" w:color="auto"/>
            <w:left w:val="none" w:sz="0" w:space="0" w:color="auto"/>
            <w:bottom w:val="none" w:sz="0" w:space="0" w:color="auto"/>
            <w:right w:val="none" w:sz="0" w:space="0" w:color="auto"/>
          </w:divBdr>
        </w:div>
        <w:div w:id="1643851832">
          <w:marLeft w:val="480"/>
          <w:marRight w:val="0"/>
          <w:marTop w:val="0"/>
          <w:marBottom w:val="0"/>
          <w:divBdr>
            <w:top w:val="none" w:sz="0" w:space="0" w:color="auto"/>
            <w:left w:val="none" w:sz="0" w:space="0" w:color="auto"/>
            <w:bottom w:val="none" w:sz="0" w:space="0" w:color="auto"/>
            <w:right w:val="none" w:sz="0" w:space="0" w:color="auto"/>
          </w:divBdr>
        </w:div>
        <w:div w:id="1672171954">
          <w:marLeft w:val="480"/>
          <w:marRight w:val="0"/>
          <w:marTop w:val="0"/>
          <w:marBottom w:val="0"/>
          <w:divBdr>
            <w:top w:val="none" w:sz="0" w:space="0" w:color="auto"/>
            <w:left w:val="none" w:sz="0" w:space="0" w:color="auto"/>
            <w:bottom w:val="none" w:sz="0" w:space="0" w:color="auto"/>
            <w:right w:val="none" w:sz="0" w:space="0" w:color="auto"/>
          </w:divBdr>
        </w:div>
        <w:div w:id="1804689092">
          <w:marLeft w:val="480"/>
          <w:marRight w:val="0"/>
          <w:marTop w:val="0"/>
          <w:marBottom w:val="0"/>
          <w:divBdr>
            <w:top w:val="none" w:sz="0" w:space="0" w:color="auto"/>
            <w:left w:val="none" w:sz="0" w:space="0" w:color="auto"/>
            <w:bottom w:val="none" w:sz="0" w:space="0" w:color="auto"/>
            <w:right w:val="none" w:sz="0" w:space="0" w:color="auto"/>
          </w:divBdr>
        </w:div>
        <w:div w:id="1827626958">
          <w:marLeft w:val="480"/>
          <w:marRight w:val="0"/>
          <w:marTop w:val="0"/>
          <w:marBottom w:val="0"/>
          <w:divBdr>
            <w:top w:val="none" w:sz="0" w:space="0" w:color="auto"/>
            <w:left w:val="none" w:sz="0" w:space="0" w:color="auto"/>
            <w:bottom w:val="none" w:sz="0" w:space="0" w:color="auto"/>
            <w:right w:val="none" w:sz="0" w:space="0" w:color="auto"/>
          </w:divBdr>
        </w:div>
        <w:div w:id="1879776469">
          <w:marLeft w:val="480"/>
          <w:marRight w:val="0"/>
          <w:marTop w:val="0"/>
          <w:marBottom w:val="0"/>
          <w:divBdr>
            <w:top w:val="none" w:sz="0" w:space="0" w:color="auto"/>
            <w:left w:val="none" w:sz="0" w:space="0" w:color="auto"/>
            <w:bottom w:val="none" w:sz="0" w:space="0" w:color="auto"/>
            <w:right w:val="none" w:sz="0" w:space="0" w:color="auto"/>
          </w:divBdr>
        </w:div>
        <w:div w:id="2003045431">
          <w:marLeft w:val="480"/>
          <w:marRight w:val="0"/>
          <w:marTop w:val="0"/>
          <w:marBottom w:val="0"/>
          <w:divBdr>
            <w:top w:val="none" w:sz="0" w:space="0" w:color="auto"/>
            <w:left w:val="none" w:sz="0" w:space="0" w:color="auto"/>
            <w:bottom w:val="none" w:sz="0" w:space="0" w:color="auto"/>
            <w:right w:val="none" w:sz="0" w:space="0" w:color="auto"/>
          </w:divBdr>
        </w:div>
        <w:div w:id="2059083569">
          <w:marLeft w:val="480"/>
          <w:marRight w:val="0"/>
          <w:marTop w:val="0"/>
          <w:marBottom w:val="0"/>
          <w:divBdr>
            <w:top w:val="none" w:sz="0" w:space="0" w:color="auto"/>
            <w:left w:val="none" w:sz="0" w:space="0" w:color="auto"/>
            <w:bottom w:val="none" w:sz="0" w:space="0" w:color="auto"/>
            <w:right w:val="none" w:sz="0" w:space="0" w:color="auto"/>
          </w:divBdr>
        </w:div>
        <w:div w:id="2134249883">
          <w:marLeft w:val="480"/>
          <w:marRight w:val="0"/>
          <w:marTop w:val="0"/>
          <w:marBottom w:val="0"/>
          <w:divBdr>
            <w:top w:val="none" w:sz="0" w:space="0" w:color="auto"/>
            <w:left w:val="none" w:sz="0" w:space="0" w:color="auto"/>
            <w:bottom w:val="none" w:sz="0" w:space="0" w:color="auto"/>
            <w:right w:val="none" w:sz="0" w:space="0" w:color="auto"/>
          </w:divBdr>
        </w:div>
      </w:divsChild>
    </w:div>
    <w:div w:id="1105155897">
      <w:bodyDiv w:val="1"/>
      <w:marLeft w:val="0"/>
      <w:marRight w:val="0"/>
      <w:marTop w:val="0"/>
      <w:marBottom w:val="0"/>
      <w:divBdr>
        <w:top w:val="none" w:sz="0" w:space="0" w:color="auto"/>
        <w:left w:val="none" w:sz="0" w:space="0" w:color="auto"/>
        <w:bottom w:val="none" w:sz="0" w:space="0" w:color="auto"/>
        <w:right w:val="none" w:sz="0" w:space="0" w:color="auto"/>
      </w:divBdr>
      <w:divsChild>
        <w:div w:id="87359819">
          <w:marLeft w:val="480"/>
          <w:marRight w:val="0"/>
          <w:marTop w:val="0"/>
          <w:marBottom w:val="0"/>
          <w:divBdr>
            <w:top w:val="none" w:sz="0" w:space="0" w:color="auto"/>
            <w:left w:val="none" w:sz="0" w:space="0" w:color="auto"/>
            <w:bottom w:val="none" w:sz="0" w:space="0" w:color="auto"/>
            <w:right w:val="none" w:sz="0" w:space="0" w:color="auto"/>
          </w:divBdr>
        </w:div>
        <w:div w:id="154883085">
          <w:marLeft w:val="480"/>
          <w:marRight w:val="0"/>
          <w:marTop w:val="0"/>
          <w:marBottom w:val="0"/>
          <w:divBdr>
            <w:top w:val="none" w:sz="0" w:space="0" w:color="auto"/>
            <w:left w:val="none" w:sz="0" w:space="0" w:color="auto"/>
            <w:bottom w:val="none" w:sz="0" w:space="0" w:color="auto"/>
            <w:right w:val="none" w:sz="0" w:space="0" w:color="auto"/>
          </w:divBdr>
        </w:div>
        <w:div w:id="206453204">
          <w:marLeft w:val="480"/>
          <w:marRight w:val="0"/>
          <w:marTop w:val="0"/>
          <w:marBottom w:val="0"/>
          <w:divBdr>
            <w:top w:val="none" w:sz="0" w:space="0" w:color="auto"/>
            <w:left w:val="none" w:sz="0" w:space="0" w:color="auto"/>
            <w:bottom w:val="none" w:sz="0" w:space="0" w:color="auto"/>
            <w:right w:val="none" w:sz="0" w:space="0" w:color="auto"/>
          </w:divBdr>
        </w:div>
        <w:div w:id="256714226">
          <w:marLeft w:val="480"/>
          <w:marRight w:val="0"/>
          <w:marTop w:val="0"/>
          <w:marBottom w:val="0"/>
          <w:divBdr>
            <w:top w:val="none" w:sz="0" w:space="0" w:color="auto"/>
            <w:left w:val="none" w:sz="0" w:space="0" w:color="auto"/>
            <w:bottom w:val="none" w:sz="0" w:space="0" w:color="auto"/>
            <w:right w:val="none" w:sz="0" w:space="0" w:color="auto"/>
          </w:divBdr>
        </w:div>
        <w:div w:id="258175727">
          <w:marLeft w:val="480"/>
          <w:marRight w:val="0"/>
          <w:marTop w:val="0"/>
          <w:marBottom w:val="0"/>
          <w:divBdr>
            <w:top w:val="none" w:sz="0" w:space="0" w:color="auto"/>
            <w:left w:val="none" w:sz="0" w:space="0" w:color="auto"/>
            <w:bottom w:val="none" w:sz="0" w:space="0" w:color="auto"/>
            <w:right w:val="none" w:sz="0" w:space="0" w:color="auto"/>
          </w:divBdr>
        </w:div>
        <w:div w:id="331835271">
          <w:marLeft w:val="480"/>
          <w:marRight w:val="0"/>
          <w:marTop w:val="0"/>
          <w:marBottom w:val="0"/>
          <w:divBdr>
            <w:top w:val="none" w:sz="0" w:space="0" w:color="auto"/>
            <w:left w:val="none" w:sz="0" w:space="0" w:color="auto"/>
            <w:bottom w:val="none" w:sz="0" w:space="0" w:color="auto"/>
            <w:right w:val="none" w:sz="0" w:space="0" w:color="auto"/>
          </w:divBdr>
        </w:div>
        <w:div w:id="421999134">
          <w:marLeft w:val="480"/>
          <w:marRight w:val="0"/>
          <w:marTop w:val="0"/>
          <w:marBottom w:val="0"/>
          <w:divBdr>
            <w:top w:val="none" w:sz="0" w:space="0" w:color="auto"/>
            <w:left w:val="none" w:sz="0" w:space="0" w:color="auto"/>
            <w:bottom w:val="none" w:sz="0" w:space="0" w:color="auto"/>
            <w:right w:val="none" w:sz="0" w:space="0" w:color="auto"/>
          </w:divBdr>
        </w:div>
        <w:div w:id="556093581">
          <w:marLeft w:val="480"/>
          <w:marRight w:val="0"/>
          <w:marTop w:val="0"/>
          <w:marBottom w:val="0"/>
          <w:divBdr>
            <w:top w:val="none" w:sz="0" w:space="0" w:color="auto"/>
            <w:left w:val="none" w:sz="0" w:space="0" w:color="auto"/>
            <w:bottom w:val="none" w:sz="0" w:space="0" w:color="auto"/>
            <w:right w:val="none" w:sz="0" w:space="0" w:color="auto"/>
          </w:divBdr>
        </w:div>
        <w:div w:id="631906397">
          <w:marLeft w:val="480"/>
          <w:marRight w:val="0"/>
          <w:marTop w:val="0"/>
          <w:marBottom w:val="0"/>
          <w:divBdr>
            <w:top w:val="none" w:sz="0" w:space="0" w:color="auto"/>
            <w:left w:val="none" w:sz="0" w:space="0" w:color="auto"/>
            <w:bottom w:val="none" w:sz="0" w:space="0" w:color="auto"/>
            <w:right w:val="none" w:sz="0" w:space="0" w:color="auto"/>
          </w:divBdr>
        </w:div>
        <w:div w:id="662004731">
          <w:marLeft w:val="480"/>
          <w:marRight w:val="0"/>
          <w:marTop w:val="0"/>
          <w:marBottom w:val="0"/>
          <w:divBdr>
            <w:top w:val="none" w:sz="0" w:space="0" w:color="auto"/>
            <w:left w:val="none" w:sz="0" w:space="0" w:color="auto"/>
            <w:bottom w:val="none" w:sz="0" w:space="0" w:color="auto"/>
            <w:right w:val="none" w:sz="0" w:space="0" w:color="auto"/>
          </w:divBdr>
        </w:div>
        <w:div w:id="727413576">
          <w:marLeft w:val="480"/>
          <w:marRight w:val="0"/>
          <w:marTop w:val="0"/>
          <w:marBottom w:val="0"/>
          <w:divBdr>
            <w:top w:val="none" w:sz="0" w:space="0" w:color="auto"/>
            <w:left w:val="none" w:sz="0" w:space="0" w:color="auto"/>
            <w:bottom w:val="none" w:sz="0" w:space="0" w:color="auto"/>
            <w:right w:val="none" w:sz="0" w:space="0" w:color="auto"/>
          </w:divBdr>
        </w:div>
        <w:div w:id="816721425">
          <w:marLeft w:val="480"/>
          <w:marRight w:val="0"/>
          <w:marTop w:val="0"/>
          <w:marBottom w:val="0"/>
          <w:divBdr>
            <w:top w:val="none" w:sz="0" w:space="0" w:color="auto"/>
            <w:left w:val="none" w:sz="0" w:space="0" w:color="auto"/>
            <w:bottom w:val="none" w:sz="0" w:space="0" w:color="auto"/>
            <w:right w:val="none" w:sz="0" w:space="0" w:color="auto"/>
          </w:divBdr>
        </w:div>
        <w:div w:id="817302955">
          <w:marLeft w:val="480"/>
          <w:marRight w:val="0"/>
          <w:marTop w:val="0"/>
          <w:marBottom w:val="0"/>
          <w:divBdr>
            <w:top w:val="none" w:sz="0" w:space="0" w:color="auto"/>
            <w:left w:val="none" w:sz="0" w:space="0" w:color="auto"/>
            <w:bottom w:val="none" w:sz="0" w:space="0" w:color="auto"/>
            <w:right w:val="none" w:sz="0" w:space="0" w:color="auto"/>
          </w:divBdr>
        </w:div>
        <w:div w:id="851257149">
          <w:marLeft w:val="480"/>
          <w:marRight w:val="0"/>
          <w:marTop w:val="0"/>
          <w:marBottom w:val="0"/>
          <w:divBdr>
            <w:top w:val="none" w:sz="0" w:space="0" w:color="auto"/>
            <w:left w:val="none" w:sz="0" w:space="0" w:color="auto"/>
            <w:bottom w:val="none" w:sz="0" w:space="0" w:color="auto"/>
            <w:right w:val="none" w:sz="0" w:space="0" w:color="auto"/>
          </w:divBdr>
        </w:div>
        <w:div w:id="870919488">
          <w:marLeft w:val="480"/>
          <w:marRight w:val="0"/>
          <w:marTop w:val="0"/>
          <w:marBottom w:val="0"/>
          <w:divBdr>
            <w:top w:val="none" w:sz="0" w:space="0" w:color="auto"/>
            <w:left w:val="none" w:sz="0" w:space="0" w:color="auto"/>
            <w:bottom w:val="none" w:sz="0" w:space="0" w:color="auto"/>
            <w:right w:val="none" w:sz="0" w:space="0" w:color="auto"/>
          </w:divBdr>
        </w:div>
        <w:div w:id="910312469">
          <w:marLeft w:val="480"/>
          <w:marRight w:val="0"/>
          <w:marTop w:val="0"/>
          <w:marBottom w:val="0"/>
          <w:divBdr>
            <w:top w:val="none" w:sz="0" w:space="0" w:color="auto"/>
            <w:left w:val="none" w:sz="0" w:space="0" w:color="auto"/>
            <w:bottom w:val="none" w:sz="0" w:space="0" w:color="auto"/>
            <w:right w:val="none" w:sz="0" w:space="0" w:color="auto"/>
          </w:divBdr>
        </w:div>
        <w:div w:id="949439285">
          <w:marLeft w:val="480"/>
          <w:marRight w:val="0"/>
          <w:marTop w:val="0"/>
          <w:marBottom w:val="0"/>
          <w:divBdr>
            <w:top w:val="none" w:sz="0" w:space="0" w:color="auto"/>
            <w:left w:val="none" w:sz="0" w:space="0" w:color="auto"/>
            <w:bottom w:val="none" w:sz="0" w:space="0" w:color="auto"/>
            <w:right w:val="none" w:sz="0" w:space="0" w:color="auto"/>
          </w:divBdr>
        </w:div>
        <w:div w:id="993218744">
          <w:marLeft w:val="480"/>
          <w:marRight w:val="0"/>
          <w:marTop w:val="0"/>
          <w:marBottom w:val="0"/>
          <w:divBdr>
            <w:top w:val="none" w:sz="0" w:space="0" w:color="auto"/>
            <w:left w:val="none" w:sz="0" w:space="0" w:color="auto"/>
            <w:bottom w:val="none" w:sz="0" w:space="0" w:color="auto"/>
            <w:right w:val="none" w:sz="0" w:space="0" w:color="auto"/>
          </w:divBdr>
        </w:div>
        <w:div w:id="1081869875">
          <w:marLeft w:val="480"/>
          <w:marRight w:val="0"/>
          <w:marTop w:val="0"/>
          <w:marBottom w:val="0"/>
          <w:divBdr>
            <w:top w:val="none" w:sz="0" w:space="0" w:color="auto"/>
            <w:left w:val="none" w:sz="0" w:space="0" w:color="auto"/>
            <w:bottom w:val="none" w:sz="0" w:space="0" w:color="auto"/>
            <w:right w:val="none" w:sz="0" w:space="0" w:color="auto"/>
          </w:divBdr>
        </w:div>
        <w:div w:id="1097218252">
          <w:marLeft w:val="480"/>
          <w:marRight w:val="0"/>
          <w:marTop w:val="0"/>
          <w:marBottom w:val="0"/>
          <w:divBdr>
            <w:top w:val="none" w:sz="0" w:space="0" w:color="auto"/>
            <w:left w:val="none" w:sz="0" w:space="0" w:color="auto"/>
            <w:bottom w:val="none" w:sz="0" w:space="0" w:color="auto"/>
            <w:right w:val="none" w:sz="0" w:space="0" w:color="auto"/>
          </w:divBdr>
        </w:div>
        <w:div w:id="1196239498">
          <w:marLeft w:val="480"/>
          <w:marRight w:val="0"/>
          <w:marTop w:val="0"/>
          <w:marBottom w:val="0"/>
          <w:divBdr>
            <w:top w:val="none" w:sz="0" w:space="0" w:color="auto"/>
            <w:left w:val="none" w:sz="0" w:space="0" w:color="auto"/>
            <w:bottom w:val="none" w:sz="0" w:space="0" w:color="auto"/>
            <w:right w:val="none" w:sz="0" w:space="0" w:color="auto"/>
          </w:divBdr>
        </w:div>
        <w:div w:id="1225919989">
          <w:marLeft w:val="480"/>
          <w:marRight w:val="0"/>
          <w:marTop w:val="0"/>
          <w:marBottom w:val="0"/>
          <w:divBdr>
            <w:top w:val="none" w:sz="0" w:space="0" w:color="auto"/>
            <w:left w:val="none" w:sz="0" w:space="0" w:color="auto"/>
            <w:bottom w:val="none" w:sz="0" w:space="0" w:color="auto"/>
            <w:right w:val="none" w:sz="0" w:space="0" w:color="auto"/>
          </w:divBdr>
        </w:div>
        <w:div w:id="1325085572">
          <w:marLeft w:val="480"/>
          <w:marRight w:val="0"/>
          <w:marTop w:val="0"/>
          <w:marBottom w:val="0"/>
          <w:divBdr>
            <w:top w:val="none" w:sz="0" w:space="0" w:color="auto"/>
            <w:left w:val="none" w:sz="0" w:space="0" w:color="auto"/>
            <w:bottom w:val="none" w:sz="0" w:space="0" w:color="auto"/>
            <w:right w:val="none" w:sz="0" w:space="0" w:color="auto"/>
          </w:divBdr>
        </w:div>
        <w:div w:id="1351448885">
          <w:marLeft w:val="480"/>
          <w:marRight w:val="0"/>
          <w:marTop w:val="0"/>
          <w:marBottom w:val="0"/>
          <w:divBdr>
            <w:top w:val="none" w:sz="0" w:space="0" w:color="auto"/>
            <w:left w:val="none" w:sz="0" w:space="0" w:color="auto"/>
            <w:bottom w:val="none" w:sz="0" w:space="0" w:color="auto"/>
            <w:right w:val="none" w:sz="0" w:space="0" w:color="auto"/>
          </w:divBdr>
        </w:div>
        <w:div w:id="1384867481">
          <w:marLeft w:val="480"/>
          <w:marRight w:val="0"/>
          <w:marTop w:val="0"/>
          <w:marBottom w:val="0"/>
          <w:divBdr>
            <w:top w:val="none" w:sz="0" w:space="0" w:color="auto"/>
            <w:left w:val="none" w:sz="0" w:space="0" w:color="auto"/>
            <w:bottom w:val="none" w:sz="0" w:space="0" w:color="auto"/>
            <w:right w:val="none" w:sz="0" w:space="0" w:color="auto"/>
          </w:divBdr>
        </w:div>
        <w:div w:id="1431704858">
          <w:marLeft w:val="480"/>
          <w:marRight w:val="0"/>
          <w:marTop w:val="0"/>
          <w:marBottom w:val="0"/>
          <w:divBdr>
            <w:top w:val="none" w:sz="0" w:space="0" w:color="auto"/>
            <w:left w:val="none" w:sz="0" w:space="0" w:color="auto"/>
            <w:bottom w:val="none" w:sz="0" w:space="0" w:color="auto"/>
            <w:right w:val="none" w:sz="0" w:space="0" w:color="auto"/>
          </w:divBdr>
        </w:div>
        <w:div w:id="1437599710">
          <w:marLeft w:val="480"/>
          <w:marRight w:val="0"/>
          <w:marTop w:val="0"/>
          <w:marBottom w:val="0"/>
          <w:divBdr>
            <w:top w:val="none" w:sz="0" w:space="0" w:color="auto"/>
            <w:left w:val="none" w:sz="0" w:space="0" w:color="auto"/>
            <w:bottom w:val="none" w:sz="0" w:space="0" w:color="auto"/>
            <w:right w:val="none" w:sz="0" w:space="0" w:color="auto"/>
          </w:divBdr>
        </w:div>
        <w:div w:id="1443956044">
          <w:marLeft w:val="480"/>
          <w:marRight w:val="0"/>
          <w:marTop w:val="0"/>
          <w:marBottom w:val="0"/>
          <w:divBdr>
            <w:top w:val="none" w:sz="0" w:space="0" w:color="auto"/>
            <w:left w:val="none" w:sz="0" w:space="0" w:color="auto"/>
            <w:bottom w:val="none" w:sz="0" w:space="0" w:color="auto"/>
            <w:right w:val="none" w:sz="0" w:space="0" w:color="auto"/>
          </w:divBdr>
        </w:div>
        <w:div w:id="1541548926">
          <w:marLeft w:val="480"/>
          <w:marRight w:val="0"/>
          <w:marTop w:val="0"/>
          <w:marBottom w:val="0"/>
          <w:divBdr>
            <w:top w:val="none" w:sz="0" w:space="0" w:color="auto"/>
            <w:left w:val="none" w:sz="0" w:space="0" w:color="auto"/>
            <w:bottom w:val="none" w:sz="0" w:space="0" w:color="auto"/>
            <w:right w:val="none" w:sz="0" w:space="0" w:color="auto"/>
          </w:divBdr>
        </w:div>
        <w:div w:id="1542740769">
          <w:marLeft w:val="480"/>
          <w:marRight w:val="0"/>
          <w:marTop w:val="0"/>
          <w:marBottom w:val="0"/>
          <w:divBdr>
            <w:top w:val="none" w:sz="0" w:space="0" w:color="auto"/>
            <w:left w:val="none" w:sz="0" w:space="0" w:color="auto"/>
            <w:bottom w:val="none" w:sz="0" w:space="0" w:color="auto"/>
            <w:right w:val="none" w:sz="0" w:space="0" w:color="auto"/>
          </w:divBdr>
        </w:div>
        <w:div w:id="1547521191">
          <w:marLeft w:val="480"/>
          <w:marRight w:val="0"/>
          <w:marTop w:val="0"/>
          <w:marBottom w:val="0"/>
          <w:divBdr>
            <w:top w:val="none" w:sz="0" w:space="0" w:color="auto"/>
            <w:left w:val="none" w:sz="0" w:space="0" w:color="auto"/>
            <w:bottom w:val="none" w:sz="0" w:space="0" w:color="auto"/>
            <w:right w:val="none" w:sz="0" w:space="0" w:color="auto"/>
          </w:divBdr>
        </w:div>
        <w:div w:id="1608123990">
          <w:marLeft w:val="480"/>
          <w:marRight w:val="0"/>
          <w:marTop w:val="0"/>
          <w:marBottom w:val="0"/>
          <w:divBdr>
            <w:top w:val="none" w:sz="0" w:space="0" w:color="auto"/>
            <w:left w:val="none" w:sz="0" w:space="0" w:color="auto"/>
            <w:bottom w:val="none" w:sz="0" w:space="0" w:color="auto"/>
            <w:right w:val="none" w:sz="0" w:space="0" w:color="auto"/>
          </w:divBdr>
        </w:div>
        <w:div w:id="1614903724">
          <w:marLeft w:val="480"/>
          <w:marRight w:val="0"/>
          <w:marTop w:val="0"/>
          <w:marBottom w:val="0"/>
          <w:divBdr>
            <w:top w:val="none" w:sz="0" w:space="0" w:color="auto"/>
            <w:left w:val="none" w:sz="0" w:space="0" w:color="auto"/>
            <w:bottom w:val="none" w:sz="0" w:space="0" w:color="auto"/>
            <w:right w:val="none" w:sz="0" w:space="0" w:color="auto"/>
          </w:divBdr>
        </w:div>
        <w:div w:id="1641155374">
          <w:marLeft w:val="480"/>
          <w:marRight w:val="0"/>
          <w:marTop w:val="0"/>
          <w:marBottom w:val="0"/>
          <w:divBdr>
            <w:top w:val="none" w:sz="0" w:space="0" w:color="auto"/>
            <w:left w:val="none" w:sz="0" w:space="0" w:color="auto"/>
            <w:bottom w:val="none" w:sz="0" w:space="0" w:color="auto"/>
            <w:right w:val="none" w:sz="0" w:space="0" w:color="auto"/>
          </w:divBdr>
        </w:div>
        <w:div w:id="1662737727">
          <w:marLeft w:val="480"/>
          <w:marRight w:val="0"/>
          <w:marTop w:val="0"/>
          <w:marBottom w:val="0"/>
          <w:divBdr>
            <w:top w:val="none" w:sz="0" w:space="0" w:color="auto"/>
            <w:left w:val="none" w:sz="0" w:space="0" w:color="auto"/>
            <w:bottom w:val="none" w:sz="0" w:space="0" w:color="auto"/>
            <w:right w:val="none" w:sz="0" w:space="0" w:color="auto"/>
          </w:divBdr>
        </w:div>
        <w:div w:id="1665352060">
          <w:marLeft w:val="480"/>
          <w:marRight w:val="0"/>
          <w:marTop w:val="0"/>
          <w:marBottom w:val="0"/>
          <w:divBdr>
            <w:top w:val="none" w:sz="0" w:space="0" w:color="auto"/>
            <w:left w:val="none" w:sz="0" w:space="0" w:color="auto"/>
            <w:bottom w:val="none" w:sz="0" w:space="0" w:color="auto"/>
            <w:right w:val="none" w:sz="0" w:space="0" w:color="auto"/>
          </w:divBdr>
        </w:div>
        <w:div w:id="1843927621">
          <w:marLeft w:val="480"/>
          <w:marRight w:val="0"/>
          <w:marTop w:val="0"/>
          <w:marBottom w:val="0"/>
          <w:divBdr>
            <w:top w:val="none" w:sz="0" w:space="0" w:color="auto"/>
            <w:left w:val="none" w:sz="0" w:space="0" w:color="auto"/>
            <w:bottom w:val="none" w:sz="0" w:space="0" w:color="auto"/>
            <w:right w:val="none" w:sz="0" w:space="0" w:color="auto"/>
          </w:divBdr>
        </w:div>
        <w:div w:id="1861120019">
          <w:marLeft w:val="480"/>
          <w:marRight w:val="0"/>
          <w:marTop w:val="0"/>
          <w:marBottom w:val="0"/>
          <w:divBdr>
            <w:top w:val="none" w:sz="0" w:space="0" w:color="auto"/>
            <w:left w:val="none" w:sz="0" w:space="0" w:color="auto"/>
            <w:bottom w:val="none" w:sz="0" w:space="0" w:color="auto"/>
            <w:right w:val="none" w:sz="0" w:space="0" w:color="auto"/>
          </w:divBdr>
        </w:div>
        <w:div w:id="1949043527">
          <w:marLeft w:val="480"/>
          <w:marRight w:val="0"/>
          <w:marTop w:val="0"/>
          <w:marBottom w:val="0"/>
          <w:divBdr>
            <w:top w:val="none" w:sz="0" w:space="0" w:color="auto"/>
            <w:left w:val="none" w:sz="0" w:space="0" w:color="auto"/>
            <w:bottom w:val="none" w:sz="0" w:space="0" w:color="auto"/>
            <w:right w:val="none" w:sz="0" w:space="0" w:color="auto"/>
          </w:divBdr>
        </w:div>
        <w:div w:id="2064595187">
          <w:marLeft w:val="480"/>
          <w:marRight w:val="0"/>
          <w:marTop w:val="0"/>
          <w:marBottom w:val="0"/>
          <w:divBdr>
            <w:top w:val="none" w:sz="0" w:space="0" w:color="auto"/>
            <w:left w:val="none" w:sz="0" w:space="0" w:color="auto"/>
            <w:bottom w:val="none" w:sz="0" w:space="0" w:color="auto"/>
            <w:right w:val="none" w:sz="0" w:space="0" w:color="auto"/>
          </w:divBdr>
        </w:div>
        <w:div w:id="2066635490">
          <w:marLeft w:val="480"/>
          <w:marRight w:val="0"/>
          <w:marTop w:val="0"/>
          <w:marBottom w:val="0"/>
          <w:divBdr>
            <w:top w:val="none" w:sz="0" w:space="0" w:color="auto"/>
            <w:left w:val="none" w:sz="0" w:space="0" w:color="auto"/>
            <w:bottom w:val="none" w:sz="0" w:space="0" w:color="auto"/>
            <w:right w:val="none" w:sz="0" w:space="0" w:color="auto"/>
          </w:divBdr>
        </w:div>
      </w:divsChild>
    </w:div>
    <w:div w:id="1107775482">
      <w:bodyDiv w:val="1"/>
      <w:marLeft w:val="0"/>
      <w:marRight w:val="0"/>
      <w:marTop w:val="0"/>
      <w:marBottom w:val="0"/>
      <w:divBdr>
        <w:top w:val="none" w:sz="0" w:space="0" w:color="auto"/>
        <w:left w:val="none" w:sz="0" w:space="0" w:color="auto"/>
        <w:bottom w:val="none" w:sz="0" w:space="0" w:color="auto"/>
        <w:right w:val="none" w:sz="0" w:space="0" w:color="auto"/>
      </w:divBdr>
    </w:div>
    <w:div w:id="1108891015">
      <w:bodyDiv w:val="1"/>
      <w:marLeft w:val="0"/>
      <w:marRight w:val="0"/>
      <w:marTop w:val="0"/>
      <w:marBottom w:val="0"/>
      <w:divBdr>
        <w:top w:val="none" w:sz="0" w:space="0" w:color="auto"/>
        <w:left w:val="none" w:sz="0" w:space="0" w:color="auto"/>
        <w:bottom w:val="none" w:sz="0" w:space="0" w:color="auto"/>
        <w:right w:val="none" w:sz="0" w:space="0" w:color="auto"/>
      </w:divBdr>
    </w:div>
    <w:div w:id="1109276736">
      <w:bodyDiv w:val="1"/>
      <w:marLeft w:val="0"/>
      <w:marRight w:val="0"/>
      <w:marTop w:val="0"/>
      <w:marBottom w:val="0"/>
      <w:divBdr>
        <w:top w:val="none" w:sz="0" w:space="0" w:color="auto"/>
        <w:left w:val="none" w:sz="0" w:space="0" w:color="auto"/>
        <w:bottom w:val="none" w:sz="0" w:space="0" w:color="auto"/>
        <w:right w:val="none" w:sz="0" w:space="0" w:color="auto"/>
      </w:divBdr>
    </w:div>
    <w:div w:id="1116754949">
      <w:bodyDiv w:val="1"/>
      <w:marLeft w:val="0"/>
      <w:marRight w:val="0"/>
      <w:marTop w:val="0"/>
      <w:marBottom w:val="0"/>
      <w:divBdr>
        <w:top w:val="none" w:sz="0" w:space="0" w:color="auto"/>
        <w:left w:val="none" w:sz="0" w:space="0" w:color="auto"/>
        <w:bottom w:val="none" w:sz="0" w:space="0" w:color="auto"/>
        <w:right w:val="none" w:sz="0" w:space="0" w:color="auto"/>
      </w:divBdr>
    </w:div>
    <w:div w:id="1117481929">
      <w:bodyDiv w:val="1"/>
      <w:marLeft w:val="0"/>
      <w:marRight w:val="0"/>
      <w:marTop w:val="0"/>
      <w:marBottom w:val="0"/>
      <w:divBdr>
        <w:top w:val="none" w:sz="0" w:space="0" w:color="auto"/>
        <w:left w:val="none" w:sz="0" w:space="0" w:color="auto"/>
        <w:bottom w:val="none" w:sz="0" w:space="0" w:color="auto"/>
        <w:right w:val="none" w:sz="0" w:space="0" w:color="auto"/>
      </w:divBdr>
    </w:div>
    <w:div w:id="1117717089">
      <w:bodyDiv w:val="1"/>
      <w:marLeft w:val="0"/>
      <w:marRight w:val="0"/>
      <w:marTop w:val="0"/>
      <w:marBottom w:val="0"/>
      <w:divBdr>
        <w:top w:val="none" w:sz="0" w:space="0" w:color="auto"/>
        <w:left w:val="none" w:sz="0" w:space="0" w:color="auto"/>
        <w:bottom w:val="none" w:sz="0" w:space="0" w:color="auto"/>
        <w:right w:val="none" w:sz="0" w:space="0" w:color="auto"/>
      </w:divBdr>
    </w:div>
    <w:div w:id="1125272065">
      <w:bodyDiv w:val="1"/>
      <w:marLeft w:val="0"/>
      <w:marRight w:val="0"/>
      <w:marTop w:val="0"/>
      <w:marBottom w:val="0"/>
      <w:divBdr>
        <w:top w:val="none" w:sz="0" w:space="0" w:color="auto"/>
        <w:left w:val="none" w:sz="0" w:space="0" w:color="auto"/>
        <w:bottom w:val="none" w:sz="0" w:space="0" w:color="auto"/>
        <w:right w:val="none" w:sz="0" w:space="0" w:color="auto"/>
      </w:divBdr>
    </w:div>
    <w:div w:id="1128282779">
      <w:bodyDiv w:val="1"/>
      <w:marLeft w:val="0"/>
      <w:marRight w:val="0"/>
      <w:marTop w:val="0"/>
      <w:marBottom w:val="0"/>
      <w:divBdr>
        <w:top w:val="none" w:sz="0" w:space="0" w:color="auto"/>
        <w:left w:val="none" w:sz="0" w:space="0" w:color="auto"/>
        <w:bottom w:val="none" w:sz="0" w:space="0" w:color="auto"/>
        <w:right w:val="none" w:sz="0" w:space="0" w:color="auto"/>
      </w:divBdr>
    </w:div>
    <w:div w:id="1129468902">
      <w:bodyDiv w:val="1"/>
      <w:marLeft w:val="0"/>
      <w:marRight w:val="0"/>
      <w:marTop w:val="0"/>
      <w:marBottom w:val="0"/>
      <w:divBdr>
        <w:top w:val="none" w:sz="0" w:space="0" w:color="auto"/>
        <w:left w:val="none" w:sz="0" w:space="0" w:color="auto"/>
        <w:bottom w:val="none" w:sz="0" w:space="0" w:color="auto"/>
        <w:right w:val="none" w:sz="0" w:space="0" w:color="auto"/>
      </w:divBdr>
    </w:div>
    <w:div w:id="1144463764">
      <w:bodyDiv w:val="1"/>
      <w:marLeft w:val="0"/>
      <w:marRight w:val="0"/>
      <w:marTop w:val="0"/>
      <w:marBottom w:val="0"/>
      <w:divBdr>
        <w:top w:val="none" w:sz="0" w:space="0" w:color="auto"/>
        <w:left w:val="none" w:sz="0" w:space="0" w:color="auto"/>
        <w:bottom w:val="none" w:sz="0" w:space="0" w:color="auto"/>
        <w:right w:val="none" w:sz="0" w:space="0" w:color="auto"/>
      </w:divBdr>
      <w:divsChild>
        <w:div w:id="4405993">
          <w:marLeft w:val="640"/>
          <w:marRight w:val="0"/>
          <w:marTop w:val="0"/>
          <w:marBottom w:val="0"/>
          <w:divBdr>
            <w:top w:val="none" w:sz="0" w:space="0" w:color="auto"/>
            <w:left w:val="none" w:sz="0" w:space="0" w:color="auto"/>
            <w:bottom w:val="none" w:sz="0" w:space="0" w:color="auto"/>
            <w:right w:val="none" w:sz="0" w:space="0" w:color="auto"/>
          </w:divBdr>
        </w:div>
        <w:div w:id="32460987">
          <w:marLeft w:val="640"/>
          <w:marRight w:val="0"/>
          <w:marTop w:val="0"/>
          <w:marBottom w:val="0"/>
          <w:divBdr>
            <w:top w:val="none" w:sz="0" w:space="0" w:color="auto"/>
            <w:left w:val="none" w:sz="0" w:space="0" w:color="auto"/>
            <w:bottom w:val="none" w:sz="0" w:space="0" w:color="auto"/>
            <w:right w:val="none" w:sz="0" w:space="0" w:color="auto"/>
          </w:divBdr>
        </w:div>
        <w:div w:id="83187514">
          <w:marLeft w:val="640"/>
          <w:marRight w:val="0"/>
          <w:marTop w:val="0"/>
          <w:marBottom w:val="0"/>
          <w:divBdr>
            <w:top w:val="none" w:sz="0" w:space="0" w:color="auto"/>
            <w:left w:val="none" w:sz="0" w:space="0" w:color="auto"/>
            <w:bottom w:val="none" w:sz="0" w:space="0" w:color="auto"/>
            <w:right w:val="none" w:sz="0" w:space="0" w:color="auto"/>
          </w:divBdr>
        </w:div>
        <w:div w:id="167719609">
          <w:marLeft w:val="640"/>
          <w:marRight w:val="0"/>
          <w:marTop w:val="0"/>
          <w:marBottom w:val="0"/>
          <w:divBdr>
            <w:top w:val="none" w:sz="0" w:space="0" w:color="auto"/>
            <w:left w:val="none" w:sz="0" w:space="0" w:color="auto"/>
            <w:bottom w:val="none" w:sz="0" w:space="0" w:color="auto"/>
            <w:right w:val="none" w:sz="0" w:space="0" w:color="auto"/>
          </w:divBdr>
        </w:div>
        <w:div w:id="170336531">
          <w:marLeft w:val="640"/>
          <w:marRight w:val="0"/>
          <w:marTop w:val="0"/>
          <w:marBottom w:val="0"/>
          <w:divBdr>
            <w:top w:val="none" w:sz="0" w:space="0" w:color="auto"/>
            <w:left w:val="none" w:sz="0" w:space="0" w:color="auto"/>
            <w:bottom w:val="none" w:sz="0" w:space="0" w:color="auto"/>
            <w:right w:val="none" w:sz="0" w:space="0" w:color="auto"/>
          </w:divBdr>
        </w:div>
        <w:div w:id="244267946">
          <w:marLeft w:val="640"/>
          <w:marRight w:val="0"/>
          <w:marTop w:val="0"/>
          <w:marBottom w:val="0"/>
          <w:divBdr>
            <w:top w:val="none" w:sz="0" w:space="0" w:color="auto"/>
            <w:left w:val="none" w:sz="0" w:space="0" w:color="auto"/>
            <w:bottom w:val="none" w:sz="0" w:space="0" w:color="auto"/>
            <w:right w:val="none" w:sz="0" w:space="0" w:color="auto"/>
          </w:divBdr>
        </w:div>
        <w:div w:id="300694666">
          <w:marLeft w:val="640"/>
          <w:marRight w:val="0"/>
          <w:marTop w:val="0"/>
          <w:marBottom w:val="0"/>
          <w:divBdr>
            <w:top w:val="none" w:sz="0" w:space="0" w:color="auto"/>
            <w:left w:val="none" w:sz="0" w:space="0" w:color="auto"/>
            <w:bottom w:val="none" w:sz="0" w:space="0" w:color="auto"/>
            <w:right w:val="none" w:sz="0" w:space="0" w:color="auto"/>
          </w:divBdr>
        </w:div>
        <w:div w:id="391080981">
          <w:marLeft w:val="640"/>
          <w:marRight w:val="0"/>
          <w:marTop w:val="0"/>
          <w:marBottom w:val="0"/>
          <w:divBdr>
            <w:top w:val="none" w:sz="0" w:space="0" w:color="auto"/>
            <w:left w:val="none" w:sz="0" w:space="0" w:color="auto"/>
            <w:bottom w:val="none" w:sz="0" w:space="0" w:color="auto"/>
            <w:right w:val="none" w:sz="0" w:space="0" w:color="auto"/>
          </w:divBdr>
        </w:div>
        <w:div w:id="424349091">
          <w:marLeft w:val="640"/>
          <w:marRight w:val="0"/>
          <w:marTop w:val="0"/>
          <w:marBottom w:val="0"/>
          <w:divBdr>
            <w:top w:val="none" w:sz="0" w:space="0" w:color="auto"/>
            <w:left w:val="none" w:sz="0" w:space="0" w:color="auto"/>
            <w:bottom w:val="none" w:sz="0" w:space="0" w:color="auto"/>
            <w:right w:val="none" w:sz="0" w:space="0" w:color="auto"/>
          </w:divBdr>
        </w:div>
        <w:div w:id="435947633">
          <w:marLeft w:val="640"/>
          <w:marRight w:val="0"/>
          <w:marTop w:val="0"/>
          <w:marBottom w:val="0"/>
          <w:divBdr>
            <w:top w:val="none" w:sz="0" w:space="0" w:color="auto"/>
            <w:left w:val="none" w:sz="0" w:space="0" w:color="auto"/>
            <w:bottom w:val="none" w:sz="0" w:space="0" w:color="auto"/>
            <w:right w:val="none" w:sz="0" w:space="0" w:color="auto"/>
          </w:divBdr>
        </w:div>
        <w:div w:id="583147210">
          <w:marLeft w:val="640"/>
          <w:marRight w:val="0"/>
          <w:marTop w:val="0"/>
          <w:marBottom w:val="0"/>
          <w:divBdr>
            <w:top w:val="none" w:sz="0" w:space="0" w:color="auto"/>
            <w:left w:val="none" w:sz="0" w:space="0" w:color="auto"/>
            <w:bottom w:val="none" w:sz="0" w:space="0" w:color="auto"/>
            <w:right w:val="none" w:sz="0" w:space="0" w:color="auto"/>
          </w:divBdr>
        </w:div>
        <w:div w:id="635911421">
          <w:marLeft w:val="640"/>
          <w:marRight w:val="0"/>
          <w:marTop w:val="0"/>
          <w:marBottom w:val="0"/>
          <w:divBdr>
            <w:top w:val="none" w:sz="0" w:space="0" w:color="auto"/>
            <w:left w:val="none" w:sz="0" w:space="0" w:color="auto"/>
            <w:bottom w:val="none" w:sz="0" w:space="0" w:color="auto"/>
            <w:right w:val="none" w:sz="0" w:space="0" w:color="auto"/>
          </w:divBdr>
        </w:div>
        <w:div w:id="648636914">
          <w:marLeft w:val="640"/>
          <w:marRight w:val="0"/>
          <w:marTop w:val="0"/>
          <w:marBottom w:val="0"/>
          <w:divBdr>
            <w:top w:val="none" w:sz="0" w:space="0" w:color="auto"/>
            <w:left w:val="none" w:sz="0" w:space="0" w:color="auto"/>
            <w:bottom w:val="none" w:sz="0" w:space="0" w:color="auto"/>
            <w:right w:val="none" w:sz="0" w:space="0" w:color="auto"/>
          </w:divBdr>
        </w:div>
        <w:div w:id="652373563">
          <w:marLeft w:val="640"/>
          <w:marRight w:val="0"/>
          <w:marTop w:val="0"/>
          <w:marBottom w:val="0"/>
          <w:divBdr>
            <w:top w:val="none" w:sz="0" w:space="0" w:color="auto"/>
            <w:left w:val="none" w:sz="0" w:space="0" w:color="auto"/>
            <w:bottom w:val="none" w:sz="0" w:space="0" w:color="auto"/>
            <w:right w:val="none" w:sz="0" w:space="0" w:color="auto"/>
          </w:divBdr>
        </w:div>
        <w:div w:id="712005036">
          <w:marLeft w:val="640"/>
          <w:marRight w:val="0"/>
          <w:marTop w:val="0"/>
          <w:marBottom w:val="0"/>
          <w:divBdr>
            <w:top w:val="none" w:sz="0" w:space="0" w:color="auto"/>
            <w:left w:val="none" w:sz="0" w:space="0" w:color="auto"/>
            <w:bottom w:val="none" w:sz="0" w:space="0" w:color="auto"/>
            <w:right w:val="none" w:sz="0" w:space="0" w:color="auto"/>
          </w:divBdr>
        </w:div>
        <w:div w:id="861361810">
          <w:marLeft w:val="640"/>
          <w:marRight w:val="0"/>
          <w:marTop w:val="0"/>
          <w:marBottom w:val="0"/>
          <w:divBdr>
            <w:top w:val="none" w:sz="0" w:space="0" w:color="auto"/>
            <w:left w:val="none" w:sz="0" w:space="0" w:color="auto"/>
            <w:bottom w:val="none" w:sz="0" w:space="0" w:color="auto"/>
            <w:right w:val="none" w:sz="0" w:space="0" w:color="auto"/>
          </w:divBdr>
        </w:div>
        <w:div w:id="866674375">
          <w:marLeft w:val="640"/>
          <w:marRight w:val="0"/>
          <w:marTop w:val="0"/>
          <w:marBottom w:val="0"/>
          <w:divBdr>
            <w:top w:val="none" w:sz="0" w:space="0" w:color="auto"/>
            <w:left w:val="none" w:sz="0" w:space="0" w:color="auto"/>
            <w:bottom w:val="none" w:sz="0" w:space="0" w:color="auto"/>
            <w:right w:val="none" w:sz="0" w:space="0" w:color="auto"/>
          </w:divBdr>
        </w:div>
        <w:div w:id="871067341">
          <w:marLeft w:val="640"/>
          <w:marRight w:val="0"/>
          <w:marTop w:val="0"/>
          <w:marBottom w:val="0"/>
          <w:divBdr>
            <w:top w:val="none" w:sz="0" w:space="0" w:color="auto"/>
            <w:left w:val="none" w:sz="0" w:space="0" w:color="auto"/>
            <w:bottom w:val="none" w:sz="0" w:space="0" w:color="auto"/>
            <w:right w:val="none" w:sz="0" w:space="0" w:color="auto"/>
          </w:divBdr>
        </w:div>
        <w:div w:id="905261527">
          <w:marLeft w:val="640"/>
          <w:marRight w:val="0"/>
          <w:marTop w:val="0"/>
          <w:marBottom w:val="0"/>
          <w:divBdr>
            <w:top w:val="none" w:sz="0" w:space="0" w:color="auto"/>
            <w:left w:val="none" w:sz="0" w:space="0" w:color="auto"/>
            <w:bottom w:val="none" w:sz="0" w:space="0" w:color="auto"/>
            <w:right w:val="none" w:sz="0" w:space="0" w:color="auto"/>
          </w:divBdr>
        </w:div>
        <w:div w:id="1060176346">
          <w:marLeft w:val="640"/>
          <w:marRight w:val="0"/>
          <w:marTop w:val="0"/>
          <w:marBottom w:val="0"/>
          <w:divBdr>
            <w:top w:val="none" w:sz="0" w:space="0" w:color="auto"/>
            <w:left w:val="none" w:sz="0" w:space="0" w:color="auto"/>
            <w:bottom w:val="none" w:sz="0" w:space="0" w:color="auto"/>
            <w:right w:val="none" w:sz="0" w:space="0" w:color="auto"/>
          </w:divBdr>
        </w:div>
        <w:div w:id="1071856014">
          <w:marLeft w:val="640"/>
          <w:marRight w:val="0"/>
          <w:marTop w:val="0"/>
          <w:marBottom w:val="0"/>
          <w:divBdr>
            <w:top w:val="none" w:sz="0" w:space="0" w:color="auto"/>
            <w:left w:val="none" w:sz="0" w:space="0" w:color="auto"/>
            <w:bottom w:val="none" w:sz="0" w:space="0" w:color="auto"/>
            <w:right w:val="none" w:sz="0" w:space="0" w:color="auto"/>
          </w:divBdr>
        </w:div>
        <w:div w:id="1149439413">
          <w:marLeft w:val="640"/>
          <w:marRight w:val="0"/>
          <w:marTop w:val="0"/>
          <w:marBottom w:val="0"/>
          <w:divBdr>
            <w:top w:val="none" w:sz="0" w:space="0" w:color="auto"/>
            <w:left w:val="none" w:sz="0" w:space="0" w:color="auto"/>
            <w:bottom w:val="none" w:sz="0" w:space="0" w:color="auto"/>
            <w:right w:val="none" w:sz="0" w:space="0" w:color="auto"/>
          </w:divBdr>
        </w:div>
        <w:div w:id="1163662512">
          <w:marLeft w:val="640"/>
          <w:marRight w:val="0"/>
          <w:marTop w:val="0"/>
          <w:marBottom w:val="0"/>
          <w:divBdr>
            <w:top w:val="none" w:sz="0" w:space="0" w:color="auto"/>
            <w:left w:val="none" w:sz="0" w:space="0" w:color="auto"/>
            <w:bottom w:val="none" w:sz="0" w:space="0" w:color="auto"/>
            <w:right w:val="none" w:sz="0" w:space="0" w:color="auto"/>
          </w:divBdr>
        </w:div>
        <w:div w:id="1172067079">
          <w:marLeft w:val="640"/>
          <w:marRight w:val="0"/>
          <w:marTop w:val="0"/>
          <w:marBottom w:val="0"/>
          <w:divBdr>
            <w:top w:val="none" w:sz="0" w:space="0" w:color="auto"/>
            <w:left w:val="none" w:sz="0" w:space="0" w:color="auto"/>
            <w:bottom w:val="none" w:sz="0" w:space="0" w:color="auto"/>
            <w:right w:val="none" w:sz="0" w:space="0" w:color="auto"/>
          </w:divBdr>
        </w:div>
        <w:div w:id="1305234653">
          <w:marLeft w:val="640"/>
          <w:marRight w:val="0"/>
          <w:marTop w:val="0"/>
          <w:marBottom w:val="0"/>
          <w:divBdr>
            <w:top w:val="none" w:sz="0" w:space="0" w:color="auto"/>
            <w:left w:val="none" w:sz="0" w:space="0" w:color="auto"/>
            <w:bottom w:val="none" w:sz="0" w:space="0" w:color="auto"/>
            <w:right w:val="none" w:sz="0" w:space="0" w:color="auto"/>
          </w:divBdr>
        </w:div>
        <w:div w:id="1311859198">
          <w:marLeft w:val="640"/>
          <w:marRight w:val="0"/>
          <w:marTop w:val="0"/>
          <w:marBottom w:val="0"/>
          <w:divBdr>
            <w:top w:val="none" w:sz="0" w:space="0" w:color="auto"/>
            <w:left w:val="none" w:sz="0" w:space="0" w:color="auto"/>
            <w:bottom w:val="none" w:sz="0" w:space="0" w:color="auto"/>
            <w:right w:val="none" w:sz="0" w:space="0" w:color="auto"/>
          </w:divBdr>
        </w:div>
        <w:div w:id="1358651991">
          <w:marLeft w:val="640"/>
          <w:marRight w:val="0"/>
          <w:marTop w:val="0"/>
          <w:marBottom w:val="0"/>
          <w:divBdr>
            <w:top w:val="none" w:sz="0" w:space="0" w:color="auto"/>
            <w:left w:val="none" w:sz="0" w:space="0" w:color="auto"/>
            <w:bottom w:val="none" w:sz="0" w:space="0" w:color="auto"/>
            <w:right w:val="none" w:sz="0" w:space="0" w:color="auto"/>
          </w:divBdr>
        </w:div>
        <w:div w:id="1360744704">
          <w:marLeft w:val="640"/>
          <w:marRight w:val="0"/>
          <w:marTop w:val="0"/>
          <w:marBottom w:val="0"/>
          <w:divBdr>
            <w:top w:val="none" w:sz="0" w:space="0" w:color="auto"/>
            <w:left w:val="none" w:sz="0" w:space="0" w:color="auto"/>
            <w:bottom w:val="none" w:sz="0" w:space="0" w:color="auto"/>
            <w:right w:val="none" w:sz="0" w:space="0" w:color="auto"/>
          </w:divBdr>
        </w:div>
        <w:div w:id="1388411441">
          <w:marLeft w:val="640"/>
          <w:marRight w:val="0"/>
          <w:marTop w:val="0"/>
          <w:marBottom w:val="0"/>
          <w:divBdr>
            <w:top w:val="none" w:sz="0" w:space="0" w:color="auto"/>
            <w:left w:val="none" w:sz="0" w:space="0" w:color="auto"/>
            <w:bottom w:val="none" w:sz="0" w:space="0" w:color="auto"/>
            <w:right w:val="none" w:sz="0" w:space="0" w:color="auto"/>
          </w:divBdr>
        </w:div>
        <w:div w:id="1434669514">
          <w:marLeft w:val="640"/>
          <w:marRight w:val="0"/>
          <w:marTop w:val="0"/>
          <w:marBottom w:val="0"/>
          <w:divBdr>
            <w:top w:val="none" w:sz="0" w:space="0" w:color="auto"/>
            <w:left w:val="none" w:sz="0" w:space="0" w:color="auto"/>
            <w:bottom w:val="none" w:sz="0" w:space="0" w:color="auto"/>
            <w:right w:val="none" w:sz="0" w:space="0" w:color="auto"/>
          </w:divBdr>
        </w:div>
        <w:div w:id="1438059709">
          <w:marLeft w:val="640"/>
          <w:marRight w:val="0"/>
          <w:marTop w:val="0"/>
          <w:marBottom w:val="0"/>
          <w:divBdr>
            <w:top w:val="none" w:sz="0" w:space="0" w:color="auto"/>
            <w:left w:val="none" w:sz="0" w:space="0" w:color="auto"/>
            <w:bottom w:val="none" w:sz="0" w:space="0" w:color="auto"/>
            <w:right w:val="none" w:sz="0" w:space="0" w:color="auto"/>
          </w:divBdr>
        </w:div>
        <w:div w:id="1464730653">
          <w:marLeft w:val="640"/>
          <w:marRight w:val="0"/>
          <w:marTop w:val="0"/>
          <w:marBottom w:val="0"/>
          <w:divBdr>
            <w:top w:val="none" w:sz="0" w:space="0" w:color="auto"/>
            <w:left w:val="none" w:sz="0" w:space="0" w:color="auto"/>
            <w:bottom w:val="none" w:sz="0" w:space="0" w:color="auto"/>
            <w:right w:val="none" w:sz="0" w:space="0" w:color="auto"/>
          </w:divBdr>
        </w:div>
        <w:div w:id="1503013320">
          <w:marLeft w:val="640"/>
          <w:marRight w:val="0"/>
          <w:marTop w:val="0"/>
          <w:marBottom w:val="0"/>
          <w:divBdr>
            <w:top w:val="none" w:sz="0" w:space="0" w:color="auto"/>
            <w:left w:val="none" w:sz="0" w:space="0" w:color="auto"/>
            <w:bottom w:val="none" w:sz="0" w:space="0" w:color="auto"/>
            <w:right w:val="none" w:sz="0" w:space="0" w:color="auto"/>
          </w:divBdr>
        </w:div>
        <w:div w:id="1546061396">
          <w:marLeft w:val="640"/>
          <w:marRight w:val="0"/>
          <w:marTop w:val="0"/>
          <w:marBottom w:val="0"/>
          <w:divBdr>
            <w:top w:val="none" w:sz="0" w:space="0" w:color="auto"/>
            <w:left w:val="none" w:sz="0" w:space="0" w:color="auto"/>
            <w:bottom w:val="none" w:sz="0" w:space="0" w:color="auto"/>
            <w:right w:val="none" w:sz="0" w:space="0" w:color="auto"/>
          </w:divBdr>
        </w:div>
        <w:div w:id="1597790399">
          <w:marLeft w:val="640"/>
          <w:marRight w:val="0"/>
          <w:marTop w:val="0"/>
          <w:marBottom w:val="0"/>
          <w:divBdr>
            <w:top w:val="none" w:sz="0" w:space="0" w:color="auto"/>
            <w:left w:val="none" w:sz="0" w:space="0" w:color="auto"/>
            <w:bottom w:val="none" w:sz="0" w:space="0" w:color="auto"/>
            <w:right w:val="none" w:sz="0" w:space="0" w:color="auto"/>
          </w:divBdr>
        </w:div>
        <w:div w:id="1622302566">
          <w:marLeft w:val="640"/>
          <w:marRight w:val="0"/>
          <w:marTop w:val="0"/>
          <w:marBottom w:val="0"/>
          <w:divBdr>
            <w:top w:val="none" w:sz="0" w:space="0" w:color="auto"/>
            <w:left w:val="none" w:sz="0" w:space="0" w:color="auto"/>
            <w:bottom w:val="none" w:sz="0" w:space="0" w:color="auto"/>
            <w:right w:val="none" w:sz="0" w:space="0" w:color="auto"/>
          </w:divBdr>
        </w:div>
        <w:div w:id="1675453180">
          <w:marLeft w:val="640"/>
          <w:marRight w:val="0"/>
          <w:marTop w:val="0"/>
          <w:marBottom w:val="0"/>
          <w:divBdr>
            <w:top w:val="none" w:sz="0" w:space="0" w:color="auto"/>
            <w:left w:val="none" w:sz="0" w:space="0" w:color="auto"/>
            <w:bottom w:val="none" w:sz="0" w:space="0" w:color="auto"/>
            <w:right w:val="none" w:sz="0" w:space="0" w:color="auto"/>
          </w:divBdr>
        </w:div>
        <w:div w:id="1705910631">
          <w:marLeft w:val="640"/>
          <w:marRight w:val="0"/>
          <w:marTop w:val="0"/>
          <w:marBottom w:val="0"/>
          <w:divBdr>
            <w:top w:val="none" w:sz="0" w:space="0" w:color="auto"/>
            <w:left w:val="none" w:sz="0" w:space="0" w:color="auto"/>
            <w:bottom w:val="none" w:sz="0" w:space="0" w:color="auto"/>
            <w:right w:val="none" w:sz="0" w:space="0" w:color="auto"/>
          </w:divBdr>
        </w:div>
        <w:div w:id="1720979553">
          <w:marLeft w:val="640"/>
          <w:marRight w:val="0"/>
          <w:marTop w:val="0"/>
          <w:marBottom w:val="0"/>
          <w:divBdr>
            <w:top w:val="none" w:sz="0" w:space="0" w:color="auto"/>
            <w:left w:val="none" w:sz="0" w:space="0" w:color="auto"/>
            <w:bottom w:val="none" w:sz="0" w:space="0" w:color="auto"/>
            <w:right w:val="none" w:sz="0" w:space="0" w:color="auto"/>
          </w:divBdr>
        </w:div>
        <w:div w:id="1794442288">
          <w:marLeft w:val="640"/>
          <w:marRight w:val="0"/>
          <w:marTop w:val="0"/>
          <w:marBottom w:val="0"/>
          <w:divBdr>
            <w:top w:val="none" w:sz="0" w:space="0" w:color="auto"/>
            <w:left w:val="none" w:sz="0" w:space="0" w:color="auto"/>
            <w:bottom w:val="none" w:sz="0" w:space="0" w:color="auto"/>
            <w:right w:val="none" w:sz="0" w:space="0" w:color="auto"/>
          </w:divBdr>
        </w:div>
        <w:div w:id="1941065706">
          <w:marLeft w:val="640"/>
          <w:marRight w:val="0"/>
          <w:marTop w:val="0"/>
          <w:marBottom w:val="0"/>
          <w:divBdr>
            <w:top w:val="none" w:sz="0" w:space="0" w:color="auto"/>
            <w:left w:val="none" w:sz="0" w:space="0" w:color="auto"/>
            <w:bottom w:val="none" w:sz="0" w:space="0" w:color="auto"/>
            <w:right w:val="none" w:sz="0" w:space="0" w:color="auto"/>
          </w:divBdr>
        </w:div>
        <w:div w:id="1957323286">
          <w:marLeft w:val="640"/>
          <w:marRight w:val="0"/>
          <w:marTop w:val="0"/>
          <w:marBottom w:val="0"/>
          <w:divBdr>
            <w:top w:val="none" w:sz="0" w:space="0" w:color="auto"/>
            <w:left w:val="none" w:sz="0" w:space="0" w:color="auto"/>
            <w:bottom w:val="none" w:sz="0" w:space="0" w:color="auto"/>
            <w:right w:val="none" w:sz="0" w:space="0" w:color="auto"/>
          </w:divBdr>
        </w:div>
        <w:div w:id="1988626533">
          <w:marLeft w:val="640"/>
          <w:marRight w:val="0"/>
          <w:marTop w:val="0"/>
          <w:marBottom w:val="0"/>
          <w:divBdr>
            <w:top w:val="none" w:sz="0" w:space="0" w:color="auto"/>
            <w:left w:val="none" w:sz="0" w:space="0" w:color="auto"/>
            <w:bottom w:val="none" w:sz="0" w:space="0" w:color="auto"/>
            <w:right w:val="none" w:sz="0" w:space="0" w:color="auto"/>
          </w:divBdr>
        </w:div>
        <w:div w:id="2115393428">
          <w:marLeft w:val="640"/>
          <w:marRight w:val="0"/>
          <w:marTop w:val="0"/>
          <w:marBottom w:val="0"/>
          <w:divBdr>
            <w:top w:val="none" w:sz="0" w:space="0" w:color="auto"/>
            <w:left w:val="none" w:sz="0" w:space="0" w:color="auto"/>
            <w:bottom w:val="none" w:sz="0" w:space="0" w:color="auto"/>
            <w:right w:val="none" w:sz="0" w:space="0" w:color="auto"/>
          </w:divBdr>
        </w:div>
        <w:div w:id="2116824763">
          <w:marLeft w:val="640"/>
          <w:marRight w:val="0"/>
          <w:marTop w:val="0"/>
          <w:marBottom w:val="0"/>
          <w:divBdr>
            <w:top w:val="none" w:sz="0" w:space="0" w:color="auto"/>
            <w:left w:val="none" w:sz="0" w:space="0" w:color="auto"/>
            <w:bottom w:val="none" w:sz="0" w:space="0" w:color="auto"/>
            <w:right w:val="none" w:sz="0" w:space="0" w:color="auto"/>
          </w:divBdr>
        </w:div>
        <w:div w:id="2121027400">
          <w:marLeft w:val="640"/>
          <w:marRight w:val="0"/>
          <w:marTop w:val="0"/>
          <w:marBottom w:val="0"/>
          <w:divBdr>
            <w:top w:val="none" w:sz="0" w:space="0" w:color="auto"/>
            <w:left w:val="none" w:sz="0" w:space="0" w:color="auto"/>
            <w:bottom w:val="none" w:sz="0" w:space="0" w:color="auto"/>
            <w:right w:val="none" w:sz="0" w:space="0" w:color="auto"/>
          </w:divBdr>
        </w:div>
        <w:div w:id="2129660599">
          <w:marLeft w:val="640"/>
          <w:marRight w:val="0"/>
          <w:marTop w:val="0"/>
          <w:marBottom w:val="0"/>
          <w:divBdr>
            <w:top w:val="none" w:sz="0" w:space="0" w:color="auto"/>
            <w:left w:val="none" w:sz="0" w:space="0" w:color="auto"/>
            <w:bottom w:val="none" w:sz="0" w:space="0" w:color="auto"/>
            <w:right w:val="none" w:sz="0" w:space="0" w:color="auto"/>
          </w:divBdr>
        </w:div>
        <w:div w:id="2144883129">
          <w:marLeft w:val="640"/>
          <w:marRight w:val="0"/>
          <w:marTop w:val="0"/>
          <w:marBottom w:val="0"/>
          <w:divBdr>
            <w:top w:val="none" w:sz="0" w:space="0" w:color="auto"/>
            <w:left w:val="none" w:sz="0" w:space="0" w:color="auto"/>
            <w:bottom w:val="none" w:sz="0" w:space="0" w:color="auto"/>
            <w:right w:val="none" w:sz="0" w:space="0" w:color="auto"/>
          </w:divBdr>
        </w:div>
      </w:divsChild>
    </w:div>
    <w:div w:id="1161845017">
      <w:bodyDiv w:val="1"/>
      <w:marLeft w:val="0"/>
      <w:marRight w:val="0"/>
      <w:marTop w:val="0"/>
      <w:marBottom w:val="0"/>
      <w:divBdr>
        <w:top w:val="none" w:sz="0" w:space="0" w:color="auto"/>
        <w:left w:val="none" w:sz="0" w:space="0" w:color="auto"/>
        <w:bottom w:val="none" w:sz="0" w:space="0" w:color="auto"/>
        <w:right w:val="none" w:sz="0" w:space="0" w:color="auto"/>
      </w:divBdr>
    </w:div>
    <w:div w:id="1161850837">
      <w:bodyDiv w:val="1"/>
      <w:marLeft w:val="0"/>
      <w:marRight w:val="0"/>
      <w:marTop w:val="0"/>
      <w:marBottom w:val="0"/>
      <w:divBdr>
        <w:top w:val="none" w:sz="0" w:space="0" w:color="auto"/>
        <w:left w:val="none" w:sz="0" w:space="0" w:color="auto"/>
        <w:bottom w:val="none" w:sz="0" w:space="0" w:color="auto"/>
        <w:right w:val="none" w:sz="0" w:space="0" w:color="auto"/>
      </w:divBdr>
    </w:div>
    <w:div w:id="1163931126">
      <w:bodyDiv w:val="1"/>
      <w:marLeft w:val="0"/>
      <w:marRight w:val="0"/>
      <w:marTop w:val="0"/>
      <w:marBottom w:val="0"/>
      <w:divBdr>
        <w:top w:val="none" w:sz="0" w:space="0" w:color="auto"/>
        <w:left w:val="none" w:sz="0" w:space="0" w:color="auto"/>
        <w:bottom w:val="none" w:sz="0" w:space="0" w:color="auto"/>
        <w:right w:val="none" w:sz="0" w:space="0" w:color="auto"/>
      </w:divBdr>
    </w:div>
    <w:div w:id="1164662147">
      <w:bodyDiv w:val="1"/>
      <w:marLeft w:val="0"/>
      <w:marRight w:val="0"/>
      <w:marTop w:val="0"/>
      <w:marBottom w:val="0"/>
      <w:divBdr>
        <w:top w:val="none" w:sz="0" w:space="0" w:color="auto"/>
        <w:left w:val="none" w:sz="0" w:space="0" w:color="auto"/>
        <w:bottom w:val="none" w:sz="0" w:space="0" w:color="auto"/>
        <w:right w:val="none" w:sz="0" w:space="0" w:color="auto"/>
      </w:divBdr>
    </w:div>
    <w:div w:id="1169712327">
      <w:bodyDiv w:val="1"/>
      <w:marLeft w:val="0"/>
      <w:marRight w:val="0"/>
      <w:marTop w:val="0"/>
      <w:marBottom w:val="0"/>
      <w:divBdr>
        <w:top w:val="none" w:sz="0" w:space="0" w:color="auto"/>
        <w:left w:val="none" w:sz="0" w:space="0" w:color="auto"/>
        <w:bottom w:val="none" w:sz="0" w:space="0" w:color="auto"/>
        <w:right w:val="none" w:sz="0" w:space="0" w:color="auto"/>
      </w:divBdr>
    </w:div>
    <w:div w:id="1171482085">
      <w:bodyDiv w:val="1"/>
      <w:marLeft w:val="0"/>
      <w:marRight w:val="0"/>
      <w:marTop w:val="0"/>
      <w:marBottom w:val="0"/>
      <w:divBdr>
        <w:top w:val="none" w:sz="0" w:space="0" w:color="auto"/>
        <w:left w:val="none" w:sz="0" w:space="0" w:color="auto"/>
        <w:bottom w:val="none" w:sz="0" w:space="0" w:color="auto"/>
        <w:right w:val="none" w:sz="0" w:space="0" w:color="auto"/>
      </w:divBdr>
    </w:div>
    <w:div w:id="1171527003">
      <w:bodyDiv w:val="1"/>
      <w:marLeft w:val="0"/>
      <w:marRight w:val="0"/>
      <w:marTop w:val="0"/>
      <w:marBottom w:val="0"/>
      <w:divBdr>
        <w:top w:val="none" w:sz="0" w:space="0" w:color="auto"/>
        <w:left w:val="none" w:sz="0" w:space="0" w:color="auto"/>
        <w:bottom w:val="none" w:sz="0" w:space="0" w:color="auto"/>
        <w:right w:val="none" w:sz="0" w:space="0" w:color="auto"/>
      </w:divBdr>
    </w:div>
    <w:div w:id="1172139291">
      <w:bodyDiv w:val="1"/>
      <w:marLeft w:val="0"/>
      <w:marRight w:val="0"/>
      <w:marTop w:val="0"/>
      <w:marBottom w:val="0"/>
      <w:divBdr>
        <w:top w:val="none" w:sz="0" w:space="0" w:color="auto"/>
        <w:left w:val="none" w:sz="0" w:space="0" w:color="auto"/>
        <w:bottom w:val="none" w:sz="0" w:space="0" w:color="auto"/>
        <w:right w:val="none" w:sz="0" w:space="0" w:color="auto"/>
      </w:divBdr>
      <w:divsChild>
        <w:div w:id="180097120">
          <w:marLeft w:val="480"/>
          <w:marRight w:val="0"/>
          <w:marTop w:val="0"/>
          <w:marBottom w:val="0"/>
          <w:divBdr>
            <w:top w:val="none" w:sz="0" w:space="0" w:color="auto"/>
            <w:left w:val="none" w:sz="0" w:space="0" w:color="auto"/>
            <w:bottom w:val="none" w:sz="0" w:space="0" w:color="auto"/>
            <w:right w:val="none" w:sz="0" w:space="0" w:color="auto"/>
          </w:divBdr>
        </w:div>
        <w:div w:id="221986242">
          <w:marLeft w:val="480"/>
          <w:marRight w:val="0"/>
          <w:marTop w:val="0"/>
          <w:marBottom w:val="0"/>
          <w:divBdr>
            <w:top w:val="none" w:sz="0" w:space="0" w:color="auto"/>
            <w:left w:val="none" w:sz="0" w:space="0" w:color="auto"/>
            <w:bottom w:val="none" w:sz="0" w:space="0" w:color="auto"/>
            <w:right w:val="none" w:sz="0" w:space="0" w:color="auto"/>
          </w:divBdr>
        </w:div>
        <w:div w:id="234704023">
          <w:marLeft w:val="480"/>
          <w:marRight w:val="0"/>
          <w:marTop w:val="0"/>
          <w:marBottom w:val="0"/>
          <w:divBdr>
            <w:top w:val="none" w:sz="0" w:space="0" w:color="auto"/>
            <w:left w:val="none" w:sz="0" w:space="0" w:color="auto"/>
            <w:bottom w:val="none" w:sz="0" w:space="0" w:color="auto"/>
            <w:right w:val="none" w:sz="0" w:space="0" w:color="auto"/>
          </w:divBdr>
        </w:div>
        <w:div w:id="267659203">
          <w:marLeft w:val="480"/>
          <w:marRight w:val="0"/>
          <w:marTop w:val="0"/>
          <w:marBottom w:val="0"/>
          <w:divBdr>
            <w:top w:val="none" w:sz="0" w:space="0" w:color="auto"/>
            <w:left w:val="none" w:sz="0" w:space="0" w:color="auto"/>
            <w:bottom w:val="none" w:sz="0" w:space="0" w:color="auto"/>
            <w:right w:val="none" w:sz="0" w:space="0" w:color="auto"/>
          </w:divBdr>
        </w:div>
        <w:div w:id="270013698">
          <w:marLeft w:val="480"/>
          <w:marRight w:val="0"/>
          <w:marTop w:val="0"/>
          <w:marBottom w:val="0"/>
          <w:divBdr>
            <w:top w:val="none" w:sz="0" w:space="0" w:color="auto"/>
            <w:left w:val="none" w:sz="0" w:space="0" w:color="auto"/>
            <w:bottom w:val="none" w:sz="0" w:space="0" w:color="auto"/>
            <w:right w:val="none" w:sz="0" w:space="0" w:color="auto"/>
          </w:divBdr>
        </w:div>
        <w:div w:id="306665893">
          <w:marLeft w:val="480"/>
          <w:marRight w:val="0"/>
          <w:marTop w:val="0"/>
          <w:marBottom w:val="0"/>
          <w:divBdr>
            <w:top w:val="none" w:sz="0" w:space="0" w:color="auto"/>
            <w:left w:val="none" w:sz="0" w:space="0" w:color="auto"/>
            <w:bottom w:val="none" w:sz="0" w:space="0" w:color="auto"/>
            <w:right w:val="none" w:sz="0" w:space="0" w:color="auto"/>
          </w:divBdr>
        </w:div>
        <w:div w:id="308827240">
          <w:marLeft w:val="480"/>
          <w:marRight w:val="0"/>
          <w:marTop w:val="0"/>
          <w:marBottom w:val="0"/>
          <w:divBdr>
            <w:top w:val="none" w:sz="0" w:space="0" w:color="auto"/>
            <w:left w:val="none" w:sz="0" w:space="0" w:color="auto"/>
            <w:bottom w:val="none" w:sz="0" w:space="0" w:color="auto"/>
            <w:right w:val="none" w:sz="0" w:space="0" w:color="auto"/>
          </w:divBdr>
        </w:div>
        <w:div w:id="395009209">
          <w:marLeft w:val="480"/>
          <w:marRight w:val="0"/>
          <w:marTop w:val="0"/>
          <w:marBottom w:val="0"/>
          <w:divBdr>
            <w:top w:val="none" w:sz="0" w:space="0" w:color="auto"/>
            <w:left w:val="none" w:sz="0" w:space="0" w:color="auto"/>
            <w:bottom w:val="none" w:sz="0" w:space="0" w:color="auto"/>
            <w:right w:val="none" w:sz="0" w:space="0" w:color="auto"/>
          </w:divBdr>
        </w:div>
        <w:div w:id="429590209">
          <w:marLeft w:val="480"/>
          <w:marRight w:val="0"/>
          <w:marTop w:val="0"/>
          <w:marBottom w:val="0"/>
          <w:divBdr>
            <w:top w:val="none" w:sz="0" w:space="0" w:color="auto"/>
            <w:left w:val="none" w:sz="0" w:space="0" w:color="auto"/>
            <w:bottom w:val="none" w:sz="0" w:space="0" w:color="auto"/>
            <w:right w:val="none" w:sz="0" w:space="0" w:color="auto"/>
          </w:divBdr>
        </w:div>
        <w:div w:id="489561631">
          <w:marLeft w:val="480"/>
          <w:marRight w:val="0"/>
          <w:marTop w:val="0"/>
          <w:marBottom w:val="0"/>
          <w:divBdr>
            <w:top w:val="none" w:sz="0" w:space="0" w:color="auto"/>
            <w:left w:val="none" w:sz="0" w:space="0" w:color="auto"/>
            <w:bottom w:val="none" w:sz="0" w:space="0" w:color="auto"/>
            <w:right w:val="none" w:sz="0" w:space="0" w:color="auto"/>
          </w:divBdr>
        </w:div>
        <w:div w:id="530264125">
          <w:marLeft w:val="480"/>
          <w:marRight w:val="0"/>
          <w:marTop w:val="0"/>
          <w:marBottom w:val="0"/>
          <w:divBdr>
            <w:top w:val="none" w:sz="0" w:space="0" w:color="auto"/>
            <w:left w:val="none" w:sz="0" w:space="0" w:color="auto"/>
            <w:bottom w:val="none" w:sz="0" w:space="0" w:color="auto"/>
            <w:right w:val="none" w:sz="0" w:space="0" w:color="auto"/>
          </w:divBdr>
        </w:div>
        <w:div w:id="582495163">
          <w:marLeft w:val="480"/>
          <w:marRight w:val="0"/>
          <w:marTop w:val="0"/>
          <w:marBottom w:val="0"/>
          <w:divBdr>
            <w:top w:val="none" w:sz="0" w:space="0" w:color="auto"/>
            <w:left w:val="none" w:sz="0" w:space="0" w:color="auto"/>
            <w:bottom w:val="none" w:sz="0" w:space="0" w:color="auto"/>
            <w:right w:val="none" w:sz="0" w:space="0" w:color="auto"/>
          </w:divBdr>
        </w:div>
        <w:div w:id="632757995">
          <w:marLeft w:val="480"/>
          <w:marRight w:val="0"/>
          <w:marTop w:val="0"/>
          <w:marBottom w:val="0"/>
          <w:divBdr>
            <w:top w:val="none" w:sz="0" w:space="0" w:color="auto"/>
            <w:left w:val="none" w:sz="0" w:space="0" w:color="auto"/>
            <w:bottom w:val="none" w:sz="0" w:space="0" w:color="auto"/>
            <w:right w:val="none" w:sz="0" w:space="0" w:color="auto"/>
          </w:divBdr>
        </w:div>
        <w:div w:id="677386741">
          <w:marLeft w:val="480"/>
          <w:marRight w:val="0"/>
          <w:marTop w:val="0"/>
          <w:marBottom w:val="0"/>
          <w:divBdr>
            <w:top w:val="none" w:sz="0" w:space="0" w:color="auto"/>
            <w:left w:val="none" w:sz="0" w:space="0" w:color="auto"/>
            <w:bottom w:val="none" w:sz="0" w:space="0" w:color="auto"/>
            <w:right w:val="none" w:sz="0" w:space="0" w:color="auto"/>
          </w:divBdr>
        </w:div>
        <w:div w:id="694188604">
          <w:marLeft w:val="480"/>
          <w:marRight w:val="0"/>
          <w:marTop w:val="0"/>
          <w:marBottom w:val="0"/>
          <w:divBdr>
            <w:top w:val="none" w:sz="0" w:space="0" w:color="auto"/>
            <w:left w:val="none" w:sz="0" w:space="0" w:color="auto"/>
            <w:bottom w:val="none" w:sz="0" w:space="0" w:color="auto"/>
            <w:right w:val="none" w:sz="0" w:space="0" w:color="auto"/>
          </w:divBdr>
        </w:div>
        <w:div w:id="721364349">
          <w:marLeft w:val="480"/>
          <w:marRight w:val="0"/>
          <w:marTop w:val="0"/>
          <w:marBottom w:val="0"/>
          <w:divBdr>
            <w:top w:val="none" w:sz="0" w:space="0" w:color="auto"/>
            <w:left w:val="none" w:sz="0" w:space="0" w:color="auto"/>
            <w:bottom w:val="none" w:sz="0" w:space="0" w:color="auto"/>
            <w:right w:val="none" w:sz="0" w:space="0" w:color="auto"/>
          </w:divBdr>
        </w:div>
        <w:div w:id="792331425">
          <w:marLeft w:val="480"/>
          <w:marRight w:val="0"/>
          <w:marTop w:val="0"/>
          <w:marBottom w:val="0"/>
          <w:divBdr>
            <w:top w:val="none" w:sz="0" w:space="0" w:color="auto"/>
            <w:left w:val="none" w:sz="0" w:space="0" w:color="auto"/>
            <w:bottom w:val="none" w:sz="0" w:space="0" w:color="auto"/>
            <w:right w:val="none" w:sz="0" w:space="0" w:color="auto"/>
          </w:divBdr>
        </w:div>
        <w:div w:id="798259899">
          <w:marLeft w:val="480"/>
          <w:marRight w:val="0"/>
          <w:marTop w:val="0"/>
          <w:marBottom w:val="0"/>
          <w:divBdr>
            <w:top w:val="none" w:sz="0" w:space="0" w:color="auto"/>
            <w:left w:val="none" w:sz="0" w:space="0" w:color="auto"/>
            <w:bottom w:val="none" w:sz="0" w:space="0" w:color="auto"/>
            <w:right w:val="none" w:sz="0" w:space="0" w:color="auto"/>
          </w:divBdr>
        </w:div>
        <w:div w:id="806363613">
          <w:marLeft w:val="480"/>
          <w:marRight w:val="0"/>
          <w:marTop w:val="0"/>
          <w:marBottom w:val="0"/>
          <w:divBdr>
            <w:top w:val="none" w:sz="0" w:space="0" w:color="auto"/>
            <w:left w:val="none" w:sz="0" w:space="0" w:color="auto"/>
            <w:bottom w:val="none" w:sz="0" w:space="0" w:color="auto"/>
            <w:right w:val="none" w:sz="0" w:space="0" w:color="auto"/>
          </w:divBdr>
        </w:div>
        <w:div w:id="859314048">
          <w:marLeft w:val="480"/>
          <w:marRight w:val="0"/>
          <w:marTop w:val="0"/>
          <w:marBottom w:val="0"/>
          <w:divBdr>
            <w:top w:val="none" w:sz="0" w:space="0" w:color="auto"/>
            <w:left w:val="none" w:sz="0" w:space="0" w:color="auto"/>
            <w:bottom w:val="none" w:sz="0" w:space="0" w:color="auto"/>
            <w:right w:val="none" w:sz="0" w:space="0" w:color="auto"/>
          </w:divBdr>
        </w:div>
        <w:div w:id="884605250">
          <w:marLeft w:val="480"/>
          <w:marRight w:val="0"/>
          <w:marTop w:val="0"/>
          <w:marBottom w:val="0"/>
          <w:divBdr>
            <w:top w:val="none" w:sz="0" w:space="0" w:color="auto"/>
            <w:left w:val="none" w:sz="0" w:space="0" w:color="auto"/>
            <w:bottom w:val="none" w:sz="0" w:space="0" w:color="auto"/>
            <w:right w:val="none" w:sz="0" w:space="0" w:color="auto"/>
          </w:divBdr>
        </w:div>
        <w:div w:id="905726551">
          <w:marLeft w:val="480"/>
          <w:marRight w:val="0"/>
          <w:marTop w:val="0"/>
          <w:marBottom w:val="0"/>
          <w:divBdr>
            <w:top w:val="none" w:sz="0" w:space="0" w:color="auto"/>
            <w:left w:val="none" w:sz="0" w:space="0" w:color="auto"/>
            <w:bottom w:val="none" w:sz="0" w:space="0" w:color="auto"/>
            <w:right w:val="none" w:sz="0" w:space="0" w:color="auto"/>
          </w:divBdr>
        </w:div>
        <w:div w:id="941257320">
          <w:marLeft w:val="480"/>
          <w:marRight w:val="0"/>
          <w:marTop w:val="0"/>
          <w:marBottom w:val="0"/>
          <w:divBdr>
            <w:top w:val="none" w:sz="0" w:space="0" w:color="auto"/>
            <w:left w:val="none" w:sz="0" w:space="0" w:color="auto"/>
            <w:bottom w:val="none" w:sz="0" w:space="0" w:color="auto"/>
            <w:right w:val="none" w:sz="0" w:space="0" w:color="auto"/>
          </w:divBdr>
        </w:div>
        <w:div w:id="959797314">
          <w:marLeft w:val="480"/>
          <w:marRight w:val="0"/>
          <w:marTop w:val="0"/>
          <w:marBottom w:val="0"/>
          <w:divBdr>
            <w:top w:val="none" w:sz="0" w:space="0" w:color="auto"/>
            <w:left w:val="none" w:sz="0" w:space="0" w:color="auto"/>
            <w:bottom w:val="none" w:sz="0" w:space="0" w:color="auto"/>
            <w:right w:val="none" w:sz="0" w:space="0" w:color="auto"/>
          </w:divBdr>
        </w:div>
        <w:div w:id="1027677362">
          <w:marLeft w:val="480"/>
          <w:marRight w:val="0"/>
          <w:marTop w:val="0"/>
          <w:marBottom w:val="0"/>
          <w:divBdr>
            <w:top w:val="none" w:sz="0" w:space="0" w:color="auto"/>
            <w:left w:val="none" w:sz="0" w:space="0" w:color="auto"/>
            <w:bottom w:val="none" w:sz="0" w:space="0" w:color="auto"/>
            <w:right w:val="none" w:sz="0" w:space="0" w:color="auto"/>
          </w:divBdr>
        </w:div>
        <w:div w:id="1027756005">
          <w:marLeft w:val="480"/>
          <w:marRight w:val="0"/>
          <w:marTop w:val="0"/>
          <w:marBottom w:val="0"/>
          <w:divBdr>
            <w:top w:val="none" w:sz="0" w:space="0" w:color="auto"/>
            <w:left w:val="none" w:sz="0" w:space="0" w:color="auto"/>
            <w:bottom w:val="none" w:sz="0" w:space="0" w:color="auto"/>
            <w:right w:val="none" w:sz="0" w:space="0" w:color="auto"/>
          </w:divBdr>
        </w:div>
        <w:div w:id="1122190764">
          <w:marLeft w:val="480"/>
          <w:marRight w:val="0"/>
          <w:marTop w:val="0"/>
          <w:marBottom w:val="0"/>
          <w:divBdr>
            <w:top w:val="none" w:sz="0" w:space="0" w:color="auto"/>
            <w:left w:val="none" w:sz="0" w:space="0" w:color="auto"/>
            <w:bottom w:val="none" w:sz="0" w:space="0" w:color="auto"/>
            <w:right w:val="none" w:sz="0" w:space="0" w:color="auto"/>
          </w:divBdr>
        </w:div>
        <w:div w:id="1194466892">
          <w:marLeft w:val="480"/>
          <w:marRight w:val="0"/>
          <w:marTop w:val="0"/>
          <w:marBottom w:val="0"/>
          <w:divBdr>
            <w:top w:val="none" w:sz="0" w:space="0" w:color="auto"/>
            <w:left w:val="none" w:sz="0" w:space="0" w:color="auto"/>
            <w:bottom w:val="none" w:sz="0" w:space="0" w:color="auto"/>
            <w:right w:val="none" w:sz="0" w:space="0" w:color="auto"/>
          </w:divBdr>
        </w:div>
        <w:div w:id="1201241516">
          <w:marLeft w:val="480"/>
          <w:marRight w:val="0"/>
          <w:marTop w:val="0"/>
          <w:marBottom w:val="0"/>
          <w:divBdr>
            <w:top w:val="none" w:sz="0" w:space="0" w:color="auto"/>
            <w:left w:val="none" w:sz="0" w:space="0" w:color="auto"/>
            <w:bottom w:val="none" w:sz="0" w:space="0" w:color="auto"/>
            <w:right w:val="none" w:sz="0" w:space="0" w:color="auto"/>
          </w:divBdr>
        </w:div>
        <w:div w:id="1202864786">
          <w:marLeft w:val="480"/>
          <w:marRight w:val="0"/>
          <w:marTop w:val="0"/>
          <w:marBottom w:val="0"/>
          <w:divBdr>
            <w:top w:val="none" w:sz="0" w:space="0" w:color="auto"/>
            <w:left w:val="none" w:sz="0" w:space="0" w:color="auto"/>
            <w:bottom w:val="none" w:sz="0" w:space="0" w:color="auto"/>
            <w:right w:val="none" w:sz="0" w:space="0" w:color="auto"/>
          </w:divBdr>
        </w:div>
        <w:div w:id="1394423529">
          <w:marLeft w:val="480"/>
          <w:marRight w:val="0"/>
          <w:marTop w:val="0"/>
          <w:marBottom w:val="0"/>
          <w:divBdr>
            <w:top w:val="none" w:sz="0" w:space="0" w:color="auto"/>
            <w:left w:val="none" w:sz="0" w:space="0" w:color="auto"/>
            <w:bottom w:val="none" w:sz="0" w:space="0" w:color="auto"/>
            <w:right w:val="none" w:sz="0" w:space="0" w:color="auto"/>
          </w:divBdr>
        </w:div>
        <w:div w:id="1429234310">
          <w:marLeft w:val="480"/>
          <w:marRight w:val="0"/>
          <w:marTop w:val="0"/>
          <w:marBottom w:val="0"/>
          <w:divBdr>
            <w:top w:val="none" w:sz="0" w:space="0" w:color="auto"/>
            <w:left w:val="none" w:sz="0" w:space="0" w:color="auto"/>
            <w:bottom w:val="none" w:sz="0" w:space="0" w:color="auto"/>
            <w:right w:val="none" w:sz="0" w:space="0" w:color="auto"/>
          </w:divBdr>
        </w:div>
        <w:div w:id="1429930746">
          <w:marLeft w:val="480"/>
          <w:marRight w:val="0"/>
          <w:marTop w:val="0"/>
          <w:marBottom w:val="0"/>
          <w:divBdr>
            <w:top w:val="none" w:sz="0" w:space="0" w:color="auto"/>
            <w:left w:val="none" w:sz="0" w:space="0" w:color="auto"/>
            <w:bottom w:val="none" w:sz="0" w:space="0" w:color="auto"/>
            <w:right w:val="none" w:sz="0" w:space="0" w:color="auto"/>
          </w:divBdr>
        </w:div>
        <w:div w:id="1471167540">
          <w:marLeft w:val="480"/>
          <w:marRight w:val="0"/>
          <w:marTop w:val="0"/>
          <w:marBottom w:val="0"/>
          <w:divBdr>
            <w:top w:val="none" w:sz="0" w:space="0" w:color="auto"/>
            <w:left w:val="none" w:sz="0" w:space="0" w:color="auto"/>
            <w:bottom w:val="none" w:sz="0" w:space="0" w:color="auto"/>
            <w:right w:val="none" w:sz="0" w:space="0" w:color="auto"/>
          </w:divBdr>
        </w:div>
        <w:div w:id="1553344535">
          <w:marLeft w:val="480"/>
          <w:marRight w:val="0"/>
          <w:marTop w:val="0"/>
          <w:marBottom w:val="0"/>
          <w:divBdr>
            <w:top w:val="none" w:sz="0" w:space="0" w:color="auto"/>
            <w:left w:val="none" w:sz="0" w:space="0" w:color="auto"/>
            <w:bottom w:val="none" w:sz="0" w:space="0" w:color="auto"/>
            <w:right w:val="none" w:sz="0" w:space="0" w:color="auto"/>
          </w:divBdr>
        </w:div>
        <w:div w:id="1624188473">
          <w:marLeft w:val="480"/>
          <w:marRight w:val="0"/>
          <w:marTop w:val="0"/>
          <w:marBottom w:val="0"/>
          <w:divBdr>
            <w:top w:val="none" w:sz="0" w:space="0" w:color="auto"/>
            <w:left w:val="none" w:sz="0" w:space="0" w:color="auto"/>
            <w:bottom w:val="none" w:sz="0" w:space="0" w:color="auto"/>
            <w:right w:val="none" w:sz="0" w:space="0" w:color="auto"/>
          </w:divBdr>
        </w:div>
        <w:div w:id="1634826933">
          <w:marLeft w:val="480"/>
          <w:marRight w:val="0"/>
          <w:marTop w:val="0"/>
          <w:marBottom w:val="0"/>
          <w:divBdr>
            <w:top w:val="none" w:sz="0" w:space="0" w:color="auto"/>
            <w:left w:val="none" w:sz="0" w:space="0" w:color="auto"/>
            <w:bottom w:val="none" w:sz="0" w:space="0" w:color="auto"/>
            <w:right w:val="none" w:sz="0" w:space="0" w:color="auto"/>
          </w:divBdr>
        </w:div>
        <w:div w:id="1651708883">
          <w:marLeft w:val="480"/>
          <w:marRight w:val="0"/>
          <w:marTop w:val="0"/>
          <w:marBottom w:val="0"/>
          <w:divBdr>
            <w:top w:val="none" w:sz="0" w:space="0" w:color="auto"/>
            <w:left w:val="none" w:sz="0" w:space="0" w:color="auto"/>
            <w:bottom w:val="none" w:sz="0" w:space="0" w:color="auto"/>
            <w:right w:val="none" w:sz="0" w:space="0" w:color="auto"/>
          </w:divBdr>
        </w:div>
        <w:div w:id="1734154374">
          <w:marLeft w:val="480"/>
          <w:marRight w:val="0"/>
          <w:marTop w:val="0"/>
          <w:marBottom w:val="0"/>
          <w:divBdr>
            <w:top w:val="none" w:sz="0" w:space="0" w:color="auto"/>
            <w:left w:val="none" w:sz="0" w:space="0" w:color="auto"/>
            <w:bottom w:val="none" w:sz="0" w:space="0" w:color="auto"/>
            <w:right w:val="none" w:sz="0" w:space="0" w:color="auto"/>
          </w:divBdr>
        </w:div>
        <w:div w:id="1775589454">
          <w:marLeft w:val="480"/>
          <w:marRight w:val="0"/>
          <w:marTop w:val="0"/>
          <w:marBottom w:val="0"/>
          <w:divBdr>
            <w:top w:val="none" w:sz="0" w:space="0" w:color="auto"/>
            <w:left w:val="none" w:sz="0" w:space="0" w:color="auto"/>
            <w:bottom w:val="none" w:sz="0" w:space="0" w:color="auto"/>
            <w:right w:val="none" w:sz="0" w:space="0" w:color="auto"/>
          </w:divBdr>
        </w:div>
        <w:div w:id="1828476389">
          <w:marLeft w:val="480"/>
          <w:marRight w:val="0"/>
          <w:marTop w:val="0"/>
          <w:marBottom w:val="0"/>
          <w:divBdr>
            <w:top w:val="none" w:sz="0" w:space="0" w:color="auto"/>
            <w:left w:val="none" w:sz="0" w:space="0" w:color="auto"/>
            <w:bottom w:val="none" w:sz="0" w:space="0" w:color="auto"/>
            <w:right w:val="none" w:sz="0" w:space="0" w:color="auto"/>
          </w:divBdr>
        </w:div>
        <w:div w:id="1875580570">
          <w:marLeft w:val="480"/>
          <w:marRight w:val="0"/>
          <w:marTop w:val="0"/>
          <w:marBottom w:val="0"/>
          <w:divBdr>
            <w:top w:val="none" w:sz="0" w:space="0" w:color="auto"/>
            <w:left w:val="none" w:sz="0" w:space="0" w:color="auto"/>
            <w:bottom w:val="none" w:sz="0" w:space="0" w:color="auto"/>
            <w:right w:val="none" w:sz="0" w:space="0" w:color="auto"/>
          </w:divBdr>
        </w:div>
        <w:div w:id="2012486893">
          <w:marLeft w:val="480"/>
          <w:marRight w:val="0"/>
          <w:marTop w:val="0"/>
          <w:marBottom w:val="0"/>
          <w:divBdr>
            <w:top w:val="none" w:sz="0" w:space="0" w:color="auto"/>
            <w:left w:val="none" w:sz="0" w:space="0" w:color="auto"/>
            <w:bottom w:val="none" w:sz="0" w:space="0" w:color="auto"/>
            <w:right w:val="none" w:sz="0" w:space="0" w:color="auto"/>
          </w:divBdr>
        </w:div>
        <w:div w:id="2039547553">
          <w:marLeft w:val="480"/>
          <w:marRight w:val="0"/>
          <w:marTop w:val="0"/>
          <w:marBottom w:val="0"/>
          <w:divBdr>
            <w:top w:val="none" w:sz="0" w:space="0" w:color="auto"/>
            <w:left w:val="none" w:sz="0" w:space="0" w:color="auto"/>
            <w:bottom w:val="none" w:sz="0" w:space="0" w:color="auto"/>
            <w:right w:val="none" w:sz="0" w:space="0" w:color="auto"/>
          </w:divBdr>
        </w:div>
        <w:div w:id="2131240783">
          <w:marLeft w:val="480"/>
          <w:marRight w:val="0"/>
          <w:marTop w:val="0"/>
          <w:marBottom w:val="0"/>
          <w:divBdr>
            <w:top w:val="none" w:sz="0" w:space="0" w:color="auto"/>
            <w:left w:val="none" w:sz="0" w:space="0" w:color="auto"/>
            <w:bottom w:val="none" w:sz="0" w:space="0" w:color="auto"/>
            <w:right w:val="none" w:sz="0" w:space="0" w:color="auto"/>
          </w:divBdr>
        </w:div>
      </w:divsChild>
    </w:div>
    <w:div w:id="1182553859">
      <w:bodyDiv w:val="1"/>
      <w:marLeft w:val="0"/>
      <w:marRight w:val="0"/>
      <w:marTop w:val="0"/>
      <w:marBottom w:val="0"/>
      <w:divBdr>
        <w:top w:val="none" w:sz="0" w:space="0" w:color="auto"/>
        <w:left w:val="none" w:sz="0" w:space="0" w:color="auto"/>
        <w:bottom w:val="none" w:sz="0" w:space="0" w:color="auto"/>
        <w:right w:val="none" w:sz="0" w:space="0" w:color="auto"/>
      </w:divBdr>
    </w:div>
    <w:div w:id="1200239356">
      <w:bodyDiv w:val="1"/>
      <w:marLeft w:val="0"/>
      <w:marRight w:val="0"/>
      <w:marTop w:val="0"/>
      <w:marBottom w:val="0"/>
      <w:divBdr>
        <w:top w:val="none" w:sz="0" w:space="0" w:color="auto"/>
        <w:left w:val="none" w:sz="0" w:space="0" w:color="auto"/>
        <w:bottom w:val="none" w:sz="0" w:space="0" w:color="auto"/>
        <w:right w:val="none" w:sz="0" w:space="0" w:color="auto"/>
      </w:divBdr>
    </w:div>
    <w:div w:id="1201279744">
      <w:bodyDiv w:val="1"/>
      <w:marLeft w:val="0"/>
      <w:marRight w:val="0"/>
      <w:marTop w:val="0"/>
      <w:marBottom w:val="0"/>
      <w:divBdr>
        <w:top w:val="none" w:sz="0" w:space="0" w:color="auto"/>
        <w:left w:val="none" w:sz="0" w:space="0" w:color="auto"/>
        <w:bottom w:val="none" w:sz="0" w:space="0" w:color="auto"/>
        <w:right w:val="none" w:sz="0" w:space="0" w:color="auto"/>
      </w:divBdr>
    </w:div>
    <w:div w:id="1203136326">
      <w:bodyDiv w:val="1"/>
      <w:marLeft w:val="0"/>
      <w:marRight w:val="0"/>
      <w:marTop w:val="0"/>
      <w:marBottom w:val="0"/>
      <w:divBdr>
        <w:top w:val="none" w:sz="0" w:space="0" w:color="auto"/>
        <w:left w:val="none" w:sz="0" w:space="0" w:color="auto"/>
        <w:bottom w:val="none" w:sz="0" w:space="0" w:color="auto"/>
        <w:right w:val="none" w:sz="0" w:space="0" w:color="auto"/>
      </w:divBdr>
    </w:div>
    <w:div w:id="1205824526">
      <w:bodyDiv w:val="1"/>
      <w:marLeft w:val="0"/>
      <w:marRight w:val="0"/>
      <w:marTop w:val="0"/>
      <w:marBottom w:val="0"/>
      <w:divBdr>
        <w:top w:val="none" w:sz="0" w:space="0" w:color="auto"/>
        <w:left w:val="none" w:sz="0" w:space="0" w:color="auto"/>
        <w:bottom w:val="none" w:sz="0" w:space="0" w:color="auto"/>
        <w:right w:val="none" w:sz="0" w:space="0" w:color="auto"/>
      </w:divBdr>
    </w:div>
    <w:div w:id="1209297037">
      <w:bodyDiv w:val="1"/>
      <w:marLeft w:val="0"/>
      <w:marRight w:val="0"/>
      <w:marTop w:val="0"/>
      <w:marBottom w:val="0"/>
      <w:divBdr>
        <w:top w:val="none" w:sz="0" w:space="0" w:color="auto"/>
        <w:left w:val="none" w:sz="0" w:space="0" w:color="auto"/>
        <w:bottom w:val="none" w:sz="0" w:space="0" w:color="auto"/>
        <w:right w:val="none" w:sz="0" w:space="0" w:color="auto"/>
      </w:divBdr>
      <w:divsChild>
        <w:div w:id="83382426">
          <w:marLeft w:val="480"/>
          <w:marRight w:val="0"/>
          <w:marTop w:val="0"/>
          <w:marBottom w:val="0"/>
          <w:divBdr>
            <w:top w:val="none" w:sz="0" w:space="0" w:color="auto"/>
            <w:left w:val="none" w:sz="0" w:space="0" w:color="auto"/>
            <w:bottom w:val="none" w:sz="0" w:space="0" w:color="auto"/>
            <w:right w:val="none" w:sz="0" w:space="0" w:color="auto"/>
          </w:divBdr>
        </w:div>
        <w:div w:id="116069999">
          <w:marLeft w:val="480"/>
          <w:marRight w:val="0"/>
          <w:marTop w:val="0"/>
          <w:marBottom w:val="0"/>
          <w:divBdr>
            <w:top w:val="none" w:sz="0" w:space="0" w:color="auto"/>
            <w:left w:val="none" w:sz="0" w:space="0" w:color="auto"/>
            <w:bottom w:val="none" w:sz="0" w:space="0" w:color="auto"/>
            <w:right w:val="none" w:sz="0" w:space="0" w:color="auto"/>
          </w:divBdr>
        </w:div>
        <w:div w:id="223566040">
          <w:marLeft w:val="480"/>
          <w:marRight w:val="0"/>
          <w:marTop w:val="0"/>
          <w:marBottom w:val="0"/>
          <w:divBdr>
            <w:top w:val="none" w:sz="0" w:space="0" w:color="auto"/>
            <w:left w:val="none" w:sz="0" w:space="0" w:color="auto"/>
            <w:bottom w:val="none" w:sz="0" w:space="0" w:color="auto"/>
            <w:right w:val="none" w:sz="0" w:space="0" w:color="auto"/>
          </w:divBdr>
        </w:div>
        <w:div w:id="229846922">
          <w:marLeft w:val="480"/>
          <w:marRight w:val="0"/>
          <w:marTop w:val="0"/>
          <w:marBottom w:val="0"/>
          <w:divBdr>
            <w:top w:val="none" w:sz="0" w:space="0" w:color="auto"/>
            <w:left w:val="none" w:sz="0" w:space="0" w:color="auto"/>
            <w:bottom w:val="none" w:sz="0" w:space="0" w:color="auto"/>
            <w:right w:val="none" w:sz="0" w:space="0" w:color="auto"/>
          </w:divBdr>
        </w:div>
        <w:div w:id="252394929">
          <w:marLeft w:val="480"/>
          <w:marRight w:val="0"/>
          <w:marTop w:val="0"/>
          <w:marBottom w:val="0"/>
          <w:divBdr>
            <w:top w:val="none" w:sz="0" w:space="0" w:color="auto"/>
            <w:left w:val="none" w:sz="0" w:space="0" w:color="auto"/>
            <w:bottom w:val="none" w:sz="0" w:space="0" w:color="auto"/>
            <w:right w:val="none" w:sz="0" w:space="0" w:color="auto"/>
          </w:divBdr>
        </w:div>
        <w:div w:id="286276850">
          <w:marLeft w:val="480"/>
          <w:marRight w:val="0"/>
          <w:marTop w:val="0"/>
          <w:marBottom w:val="0"/>
          <w:divBdr>
            <w:top w:val="none" w:sz="0" w:space="0" w:color="auto"/>
            <w:left w:val="none" w:sz="0" w:space="0" w:color="auto"/>
            <w:bottom w:val="none" w:sz="0" w:space="0" w:color="auto"/>
            <w:right w:val="none" w:sz="0" w:space="0" w:color="auto"/>
          </w:divBdr>
        </w:div>
        <w:div w:id="433594958">
          <w:marLeft w:val="480"/>
          <w:marRight w:val="0"/>
          <w:marTop w:val="0"/>
          <w:marBottom w:val="0"/>
          <w:divBdr>
            <w:top w:val="none" w:sz="0" w:space="0" w:color="auto"/>
            <w:left w:val="none" w:sz="0" w:space="0" w:color="auto"/>
            <w:bottom w:val="none" w:sz="0" w:space="0" w:color="auto"/>
            <w:right w:val="none" w:sz="0" w:space="0" w:color="auto"/>
          </w:divBdr>
        </w:div>
        <w:div w:id="642543952">
          <w:marLeft w:val="480"/>
          <w:marRight w:val="0"/>
          <w:marTop w:val="0"/>
          <w:marBottom w:val="0"/>
          <w:divBdr>
            <w:top w:val="none" w:sz="0" w:space="0" w:color="auto"/>
            <w:left w:val="none" w:sz="0" w:space="0" w:color="auto"/>
            <w:bottom w:val="none" w:sz="0" w:space="0" w:color="auto"/>
            <w:right w:val="none" w:sz="0" w:space="0" w:color="auto"/>
          </w:divBdr>
        </w:div>
        <w:div w:id="684937103">
          <w:marLeft w:val="480"/>
          <w:marRight w:val="0"/>
          <w:marTop w:val="0"/>
          <w:marBottom w:val="0"/>
          <w:divBdr>
            <w:top w:val="none" w:sz="0" w:space="0" w:color="auto"/>
            <w:left w:val="none" w:sz="0" w:space="0" w:color="auto"/>
            <w:bottom w:val="none" w:sz="0" w:space="0" w:color="auto"/>
            <w:right w:val="none" w:sz="0" w:space="0" w:color="auto"/>
          </w:divBdr>
        </w:div>
        <w:div w:id="738787364">
          <w:marLeft w:val="480"/>
          <w:marRight w:val="0"/>
          <w:marTop w:val="0"/>
          <w:marBottom w:val="0"/>
          <w:divBdr>
            <w:top w:val="none" w:sz="0" w:space="0" w:color="auto"/>
            <w:left w:val="none" w:sz="0" w:space="0" w:color="auto"/>
            <w:bottom w:val="none" w:sz="0" w:space="0" w:color="auto"/>
            <w:right w:val="none" w:sz="0" w:space="0" w:color="auto"/>
          </w:divBdr>
        </w:div>
        <w:div w:id="768353858">
          <w:marLeft w:val="480"/>
          <w:marRight w:val="0"/>
          <w:marTop w:val="0"/>
          <w:marBottom w:val="0"/>
          <w:divBdr>
            <w:top w:val="none" w:sz="0" w:space="0" w:color="auto"/>
            <w:left w:val="none" w:sz="0" w:space="0" w:color="auto"/>
            <w:bottom w:val="none" w:sz="0" w:space="0" w:color="auto"/>
            <w:right w:val="none" w:sz="0" w:space="0" w:color="auto"/>
          </w:divBdr>
        </w:div>
        <w:div w:id="781459878">
          <w:marLeft w:val="480"/>
          <w:marRight w:val="0"/>
          <w:marTop w:val="0"/>
          <w:marBottom w:val="0"/>
          <w:divBdr>
            <w:top w:val="none" w:sz="0" w:space="0" w:color="auto"/>
            <w:left w:val="none" w:sz="0" w:space="0" w:color="auto"/>
            <w:bottom w:val="none" w:sz="0" w:space="0" w:color="auto"/>
            <w:right w:val="none" w:sz="0" w:space="0" w:color="auto"/>
          </w:divBdr>
        </w:div>
        <w:div w:id="783696714">
          <w:marLeft w:val="480"/>
          <w:marRight w:val="0"/>
          <w:marTop w:val="0"/>
          <w:marBottom w:val="0"/>
          <w:divBdr>
            <w:top w:val="none" w:sz="0" w:space="0" w:color="auto"/>
            <w:left w:val="none" w:sz="0" w:space="0" w:color="auto"/>
            <w:bottom w:val="none" w:sz="0" w:space="0" w:color="auto"/>
            <w:right w:val="none" w:sz="0" w:space="0" w:color="auto"/>
          </w:divBdr>
        </w:div>
        <w:div w:id="874082778">
          <w:marLeft w:val="480"/>
          <w:marRight w:val="0"/>
          <w:marTop w:val="0"/>
          <w:marBottom w:val="0"/>
          <w:divBdr>
            <w:top w:val="none" w:sz="0" w:space="0" w:color="auto"/>
            <w:left w:val="none" w:sz="0" w:space="0" w:color="auto"/>
            <w:bottom w:val="none" w:sz="0" w:space="0" w:color="auto"/>
            <w:right w:val="none" w:sz="0" w:space="0" w:color="auto"/>
          </w:divBdr>
        </w:div>
        <w:div w:id="880090239">
          <w:marLeft w:val="480"/>
          <w:marRight w:val="0"/>
          <w:marTop w:val="0"/>
          <w:marBottom w:val="0"/>
          <w:divBdr>
            <w:top w:val="none" w:sz="0" w:space="0" w:color="auto"/>
            <w:left w:val="none" w:sz="0" w:space="0" w:color="auto"/>
            <w:bottom w:val="none" w:sz="0" w:space="0" w:color="auto"/>
            <w:right w:val="none" w:sz="0" w:space="0" w:color="auto"/>
          </w:divBdr>
        </w:div>
        <w:div w:id="895774328">
          <w:marLeft w:val="480"/>
          <w:marRight w:val="0"/>
          <w:marTop w:val="0"/>
          <w:marBottom w:val="0"/>
          <w:divBdr>
            <w:top w:val="none" w:sz="0" w:space="0" w:color="auto"/>
            <w:left w:val="none" w:sz="0" w:space="0" w:color="auto"/>
            <w:bottom w:val="none" w:sz="0" w:space="0" w:color="auto"/>
            <w:right w:val="none" w:sz="0" w:space="0" w:color="auto"/>
          </w:divBdr>
        </w:div>
        <w:div w:id="940256932">
          <w:marLeft w:val="480"/>
          <w:marRight w:val="0"/>
          <w:marTop w:val="0"/>
          <w:marBottom w:val="0"/>
          <w:divBdr>
            <w:top w:val="none" w:sz="0" w:space="0" w:color="auto"/>
            <w:left w:val="none" w:sz="0" w:space="0" w:color="auto"/>
            <w:bottom w:val="none" w:sz="0" w:space="0" w:color="auto"/>
            <w:right w:val="none" w:sz="0" w:space="0" w:color="auto"/>
          </w:divBdr>
        </w:div>
        <w:div w:id="1064446304">
          <w:marLeft w:val="480"/>
          <w:marRight w:val="0"/>
          <w:marTop w:val="0"/>
          <w:marBottom w:val="0"/>
          <w:divBdr>
            <w:top w:val="none" w:sz="0" w:space="0" w:color="auto"/>
            <w:left w:val="none" w:sz="0" w:space="0" w:color="auto"/>
            <w:bottom w:val="none" w:sz="0" w:space="0" w:color="auto"/>
            <w:right w:val="none" w:sz="0" w:space="0" w:color="auto"/>
          </w:divBdr>
        </w:div>
        <w:div w:id="1092896386">
          <w:marLeft w:val="480"/>
          <w:marRight w:val="0"/>
          <w:marTop w:val="0"/>
          <w:marBottom w:val="0"/>
          <w:divBdr>
            <w:top w:val="none" w:sz="0" w:space="0" w:color="auto"/>
            <w:left w:val="none" w:sz="0" w:space="0" w:color="auto"/>
            <w:bottom w:val="none" w:sz="0" w:space="0" w:color="auto"/>
            <w:right w:val="none" w:sz="0" w:space="0" w:color="auto"/>
          </w:divBdr>
        </w:div>
        <w:div w:id="1106002945">
          <w:marLeft w:val="480"/>
          <w:marRight w:val="0"/>
          <w:marTop w:val="0"/>
          <w:marBottom w:val="0"/>
          <w:divBdr>
            <w:top w:val="none" w:sz="0" w:space="0" w:color="auto"/>
            <w:left w:val="none" w:sz="0" w:space="0" w:color="auto"/>
            <w:bottom w:val="none" w:sz="0" w:space="0" w:color="auto"/>
            <w:right w:val="none" w:sz="0" w:space="0" w:color="auto"/>
          </w:divBdr>
        </w:div>
        <w:div w:id="1113209664">
          <w:marLeft w:val="480"/>
          <w:marRight w:val="0"/>
          <w:marTop w:val="0"/>
          <w:marBottom w:val="0"/>
          <w:divBdr>
            <w:top w:val="none" w:sz="0" w:space="0" w:color="auto"/>
            <w:left w:val="none" w:sz="0" w:space="0" w:color="auto"/>
            <w:bottom w:val="none" w:sz="0" w:space="0" w:color="auto"/>
            <w:right w:val="none" w:sz="0" w:space="0" w:color="auto"/>
          </w:divBdr>
        </w:div>
        <w:div w:id="1147553981">
          <w:marLeft w:val="480"/>
          <w:marRight w:val="0"/>
          <w:marTop w:val="0"/>
          <w:marBottom w:val="0"/>
          <w:divBdr>
            <w:top w:val="none" w:sz="0" w:space="0" w:color="auto"/>
            <w:left w:val="none" w:sz="0" w:space="0" w:color="auto"/>
            <w:bottom w:val="none" w:sz="0" w:space="0" w:color="auto"/>
            <w:right w:val="none" w:sz="0" w:space="0" w:color="auto"/>
          </w:divBdr>
        </w:div>
        <w:div w:id="1173451721">
          <w:marLeft w:val="480"/>
          <w:marRight w:val="0"/>
          <w:marTop w:val="0"/>
          <w:marBottom w:val="0"/>
          <w:divBdr>
            <w:top w:val="none" w:sz="0" w:space="0" w:color="auto"/>
            <w:left w:val="none" w:sz="0" w:space="0" w:color="auto"/>
            <w:bottom w:val="none" w:sz="0" w:space="0" w:color="auto"/>
            <w:right w:val="none" w:sz="0" w:space="0" w:color="auto"/>
          </w:divBdr>
        </w:div>
        <w:div w:id="1181814403">
          <w:marLeft w:val="480"/>
          <w:marRight w:val="0"/>
          <w:marTop w:val="0"/>
          <w:marBottom w:val="0"/>
          <w:divBdr>
            <w:top w:val="none" w:sz="0" w:space="0" w:color="auto"/>
            <w:left w:val="none" w:sz="0" w:space="0" w:color="auto"/>
            <w:bottom w:val="none" w:sz="0" w:space="0" w:color="auto"/>
            <w:right w:val="none" w:sz="0" w:space="0" w:color="auto"/>
          </w:divBdr>
        </w:div>
        <w:div w:id="1267082675">
          <w:marLeft w:val="480"/>
          <w:marRight w:val="0"/>
          <w:marTop w:val="0"/>
          <w:marBottom w:val="0"/>
          <w:divBdr>
            <w:top w:val="none" w:sz="0" w:space="0" w:color="auto"/>
            <w:left w:val="none" w:sz="0" w:space="0" w:color="auto"/>
            <w:bottom w:val="none" w:sz="0" w:space="0" w:color="auto"/>
            <w:right w:val="none" w:sz="0" w:space="0" w:color="auto"/>
          </w:divBdr>
        </w:div>
        <w:div w:id="1323386359">
          <w:marLeft w:val="480"/>
          <w:marRight w:val="0"/>
          <w:marTop w:val="0"/>
          <w:marBottom w:val="0"/>
          <w:divBdr>
            <w:top w:val="none" w:sz="0" w:space="0" w:color="auto"/>
            <w:left w:val="none" w:sz="0" w:space="0" w:color="auto"/>
            <w:bottom w:val="none" w:sz="0" w:space="0" w:color="auto"/>
            <w:right w:val="none" w:sz="0" w:space="0" w:color="auto"/>
          </w:divBdr>
        </w:div>
        <w:div w:id="1351450542">
          <w:marLeft w:val="480"/>
          <w:marRight w:val="0"/>
          <w:marTop w:val="0"/>
          <w:marBottom w:val="0"/>
          <w:divBdr>
            <w:top w:val="none" w:sz="0" w:space="0" w:color="auto"/>
            <w:left w:val="none" w:sz="0" w:space="0" w:color="auto"/>
            <w:bottom w:val="none" w:sz="0" w:space="0" w:color="auto"/>
            <w:right w:val="none" w:sz="0" w:space="0" w:color="auto"/>
          </w:divBdr>
        </w:div>
        <w:div w:id="1373000778">
          <w:marLeft w:val="480"/>
          <w:marRight w:val="0"/>
          <w:marTop w:val="0"/>
          <w:marBottom w:val="0"/>
          <w:divBdr>
            <w:top w:val="none" w:sz="0" w:space="0" w:color="auto"/>
            <w:left w:val="none" w:sz="0" w:space="0" w:color="auto"/>
            <w:bottom w:val="none" w:sz="0" w:space="0" w:color="auto"/>
            <w:right w:val="none" w:sz="0" w:space="0" w:color="auto"/>
          </w:divBdr>
        </w:div>
        <w:div w:id="1393313420">
          <w:marLeft w:val="480"/>
          <w:marRight w:val="0"/>
          <w:marTop w:val="0"/>
          <w:marBottom w:val="0"/>
          <w:divBdr>
            <w:top w:val="none" w:sz="0" w:space="0" w:color="auto"/>
            <w:left w:val="none" w:sz="0" w:space="0" w:color="auto"/>
            <w:bottom w:val="none" w:sz="0" w:space="0" w:color="auto"/>
            <w:right w:val="none" w:sz="0" w:space="0" w:color="auto"/>
          </w:divBdr>
        </w:div>
        <w:div w:id="1435789353">
          <w:marLeft w:val="480"/>
          <w:marRight w:val="0"/>
          <w:marTop w:val="0"/>
          <w:marBottom w:val="0"/>
          <w:divBdr>
            <w:top w:val="none" w:sz="0" w:space="0" w:color="auto"/>
            <w:left w:val="none" w:sz="0" w:space="0" w:color="auto"/>
            <w:bottom w:val="none" w:sz="0" w:space="0" w:color="auto"/>
            <w:right w:val="none" w:sz="0" w:space="0" w:color="auto"/>
          </w:divBdr>
        </w:div>
        <w:div w:id="1453865805">
          <w:marLeft w:val="480"/>
          <w:marRight w:val="0"/>
          <w:marTop w:val="0"/>
          <w:marBottom w:val="0"/>
          <w:divBdr>
            <w:top w:val="none" w:sz="0" w:space="0" w:color="auto"/>
            <w:left w:val="none" w:sz="0" w:space="0" w:color="auto"/>
            <w:bottom w:val="none" w:sz="0" w:space="0" w:color="auto"/>
            <w:right w:val="none" w:sz="0" w:space="0" w:color="auto"/>
          </w:divBdr>
        </w:div>
        <w:div w:id="1461923825">
          <w:marLeft w:val="480"/>
          <w:marRight w:val="0"/>
          <w:marTop w:val="0"/>
          <w:marBottom w:val="0"/>
          <w:divBdr>
            <w:top w:val="none" w:sz="0" w:space="0" w:color="auto"/>
            <w:left w:val="none" w:sz="0" w:space="0" w:color="auto"/>
            <w:bottom w:val="none" w:sz="0" w:space="0" w:color="auto"/>
            <w:right w:val="none" w:sz="0" w:space="0" w:color="auto"/>
          </w:divBdr>
        </w:div>
        <w:div w:id="1476869563">
          <w:marLeft w:val="480"/>
          <w:marRight w:val="0"/>
          <w:marTop w:val="0"/>
          <w:marBottom w:val="0"/>
          <w:divBdr>
            <w:top w:val="none" w:sz="0" w:space="0" w:color="auto"/>
            <w:left w:val="none" w:sz="0" w:space="0" w:color="auto"/>
            <w:bottom w:val="none" w:sz="0" w:space="0" w:color="auto"/>
            <w:right w:val="none" w:sz="0" w:space="0" w:color="auto"/>
          </w:divBdr>
        </w:div>
        <w:div w:id="1478381208">
          <w:marLeft w:val="480"/>
          <w:marRight w:val="0"/>
          <w:marTop w:val="0"/>
          <w:marBottom w:val="0"/>
          <w:divBdr>
            <w:top w:val="none" w:sz="0" w:space="0" w:color="auto"/>
            <w:left w:val="none" w:sz="0" w:space="0" w:color="auto"/>
            <w:bottom w:val="none" w:sz="0" w:space="0" w:color="auto"/>
            <w:right w:val="none" w:sz="0" w:space="0" w:color="auto"/>
          </w:divBdr>
        </w:div>
        <w:div w:id="1482117998">
          <w:marLeft w:val="480"/>
          <w:marRight w:val="0"/>
          <w:marTop w:val="0"/>
          <w:marBottom w:val="0"/>
          <w:divBdr>
            <w:top w:val="none" w:sz="0" w:space="0" w:color="auto"/>
            <w:left w:val="none" w:sz="0" w:space="0" w:color="auto"/>
            <w:bottom w:val="none" w:sz="0" w:space="0" w:color="auto"/>
            <w:right w:val="none" w:sz="0" w:space="0" w:color="auto"/>
          </w:divBdr>
        </w:div>
        <w:div w:id="1497764785">
          <w:marLeft w:val="480"/>
          <w:marRight w:val="0"/>
          <w:marTop w:val="0"/>
          <w:marBottom w:val="0"/>
          <w:divBdr>
            <w:top w:val="none" w:sz="0" w:space="0" w:color="auto"/>
            <w:left w:val="none" w:sz="0" w:space="0" w:color="auto"/>
            <w:bottom w:val="none" w:sz="0" w:space="0" w:color="auto"/>
            <w:right w:val="none" w:sz="0" w:space="0" w:color="auto"/>
          </w:divBdr>
        </w:div>
        <w:div w:id="1711606770">
          <w:marLeft w:val="480"/>
          <w:marRight w:val="0"/>
          <w:marTop w:val="0"/>
          <w:marBottom w:val="0"/>
          <w:divBdr>
            <w:top w:val="none" w:sz="0" w:space="0" w:color="auto"/>
            <w:left w:val="none" w:sz="0" w:space="0" w:color="auto"/>
            <w:bottom w:val="none" w:sz="0" w:space="0" w:color="auto"/>
            <w:right w:val="none" w:sz="0" w:space="0" w:color="auto"/>
          </w:divBdr>
        </w:div>
        <w:div w:id="1738093236">
          <w:marLeft w:val="480"/>
          <w:marRight w:val="0"/>
          <w:marTop w:val="0"/>
          <w:marBottom w:val="0"/>
          <w:divBdr>
            <w:top w:val="none" w:sz="0" w:space="0" w:color="auto"/>
            <w:left w:val="none" w:sz="0" w:space="0" w:color="auto"/>
            <w:bottom w:val="none" w:sz="0" w:space="0" w:color="auto"/>
            <w:right w:val="none" w:sz="0" w:space="0" w:color="auto"/>
          </w:divBdr>
        </w:div>
        <w:div w:id="1836844842">
          <w:marLeft w:val="480"/>
          <w:marRight w:val="0"/>
          <w:marTop w:val="0"/>
          <w:marBottom w:val="0"/>
          <w:divBdr>
            <w:top w:val="none" w:sz="0" w:space="0" w:color="auto"/>
            <w:left w:val="none" w:sz="0" w:space="0" w:color="auto"/>
            <w:bottom w:val="none" w:sz="0" w:space="0" w:color="auto"/>
            <w:right w:val="none" w:sz="0" w:space="0" w:color="auto"/>
          </w:divBdr>
        </w:div>
        <w:div w:id="1876841976">
          <w:marLeft w:val="480"/>
          <w:marRight w:val="0"/>
          <w:marTop w:val="0"/>
          <w:marBottom w:val="0"/>
          <w:divBdr>
            <w:top w:val="none" w:sz="0" w:space="0" w:color="auto"/>
            <w:left w:val="none" w:sz="0" w:space="0" w:color="auto"/>
            <w:bottom w:val="none" w:sz="0" w:space="0" w:color="auto"/>
            <w:right w:val="none" w:sz="0" w:space="0" w:color="auto"/>
          </w:divBdr>
        </w:div>
        <w:div w:id="1948584108">
          <w:marLeft w:val="480"/>
          <w:marRight w:val="0"/>
          <w:marTop w:val="0"/>
          <w:marBottom w:val="0"/>
          <w:divBdr>
            <w:top w:val="none" w:sz="0" w:space="0" w:color="auto"/>
            <w:left w:val="none" w:sz="0" w:space="0" w:color="auto"/>
            <w:bottom w:val="none" w:sz="0" w:space="0" w:color="auto"/>
            <w:right w:val="none" w:sz="0" w:space="0" w:color="auto"/>
          </w:divBdr>
        </w:div>
        <w:div w:id="2028869345">
          <w:marLeft w:val="480"/>
          <w:marRight w:val="0"/>
          <w:marTop w:val="0"/>
          <w:marBottom w:val="0"/>
          <w:divBdr>
            <w:top w:val="none" w:sz="0" w:space="0" w:color="auto"/>
            <w:left w:val="none" w:sz="0" w:space="0" w:color="auto"/>
            <w:bottom w:val="none" w:sz="0" w:space="0" w:color="auto"/>
            <w:right w:val="none" w:sz="0" w:space="0" w:color="auto"/>
          </w:divBdr>
        </w:div>
        <w:div w:id="2030837254">
          <w:marLeft w:val="480"/>
          <w:marRight w:val="0"/>
          <w:marTop w:val="0"/>
          <w:marBottom w:val="0"/>
          <w:divBdr>
            <w:top w:val="none" w:sz="0" w:space="0" w:color="auto"/>
            <w:left w:val="none" w:sz="0" w:space="0" w:color="auto"/>
            <w:bottom w:val="none" w:sz="0" w:space="0" w:color="auto"/>
            <w:right w:val="none" w:sz="0" w:space="0" w:color="auto"/>
          </w:divBdr>
        </w:div>
        <w:div w:id="2137722125">
          <w:marLeft w:val="480"/>
          <w:marRight w:val="0"/>
          <w:marTop w:val="0"/>
          <w:marBottom w:val="0"/>
          <w:divBdr>
            <w:top w:val="none" w:sz="0" w:space="0" w:color="auto"/>
            <w:left w:val="none" w:sz="0" w:space="0" w:color="auto"/>
            <w:bottom w:val="none" w:sz="0" w:space="0" w:color="auto"/>
            <w:right w:val="none" w:sz="0" w:space="0" w:color="auto"/>
          </w:divBdr>
        </w:div>
      </w:divsChild>
    </w:div>
    <w:div w:id="1211649576">
      <w:bodyDiv w:val="1"/>
      <w:marLeft w:val="0"/>
      <w:marRight w:val="0"/>
      <w:marTop w:val="0"/>
      <w:marBottom w:val="0"/>
      <w:divBdr>
        <w:top w:val="none" w:sz="0" w:space="0" w:color="auto"/>
        <w:left w:val="none" w:sz="0" w:space="0" w:color="auto"/>
        <w:bottom w:val="none" w:sz="0" w:space="0" w:color="auto"/>
        <w:right w:val="none" w:sz="0" w:space="0" w:color="auto"/>
      </w:divBdr>
    </w:div>
    <w:div w:id="1213885816">
      <w:bodyDiv w:val="1"/>
      <w:marLeft w:val="0"/>
      <w:marRight w:val="0"/>
      <w:marTop w:val="0"/>
      <w:marBottom w:val="0"/>
      <w:divBdr>
        <w:top w:val="none" w:sz="0" w:space="0" w:color="auto"/>
        <w:left w:val="none" w:sz="0" w:space="0" w:color="auto"/>
        <w:bottom w:val="none" w:sz="0" w:space="0" w:color="auto"/>
        <w:right w:val="none" w:sz="0" w:space="0" w:color="auto"/>
      </w:divBdr>
    </w:div>
    <w:div w:id="1213926914">
      <w:bodyDiv w:val="1"/>
      <w:marLeft w:val="0"/>
      <w:marRight w:val="0"/>
      <w:marTop w:val="0"/>
      <w:marBottom w:val="0"/>
      <w:divBdr>
        <w:top w:val="none" w:sz="0" w:space="0" w:color="auto"/>
        <w:left w:val="none" w:sz="0" w:space="0" w:color="auto"/>
        <w:bottom w:val="none" w:sz="0" w:space="0" w:color="auto"/>
        <w:right w:val="none" w:sz="0" w:space="0" w:color="auto"/>
      </w:divBdr>
    </w:div>
    <w:div w:id="1224873578">
      <w:bodyDiv w:val="1"/>
      <w:marLeft w:val="0"/>
      <w:marRight w:val="0"/>
      <w:marTop w:val="0"/>
      <w:marBottom w:val="0"/>
      <w:divBdr>
        <w:top w:val="none" w:sz="0" w:space="0" w:color="auto"/>
        <w:left w:val="none" w:sz="0" w:space="0" w:color="auto"/>
        <w:bottom w:val="none" w:sz="0" w:space="0" w:color="auto"/>
        <w:right w:val="none" w:sz="0" w:space="0" w:color="auto"/>
      </w:divBdr>
    </w:div>
    <w:div w:id="1225406187">
      <w:bodyDiv w:val="1"/>
      <w:marLeft w:val="0"/>
      <w:marRight w:val="0"/>
      <w:marTop w:val="0"/>
      <w:marBottom w:val="0"/>
      <w:divBdr>
        <w:top w:val="none" w:sz="0" w:space="0" w:color="auto"/>
        <w:left w:val="none" w:sz="0" w:space="0" w:color="auto"/>
        <w:bottom w:val="none" w:sz="0" w:space="0" w:color="auto"/>
        <w:right w:val="none" w:sz="0" w:space="0" w:color="auto"/>
      </w:divBdr>
    </w:div>
    <w:div w:id="1226379292">
      <w:bodyDiv w:val="1"/>
      <w:marLeft w:val="0"/>
      <w:marRight w:val="0"/>
      <w:marTop w:val="0"/>
      <w:marBottom w:val="0"/>
      <w:divBdr>
        <w:top w:val="none" w:sz="0" w:space="0" w:color="auto"/>
        <w:left w:val="none" w:sz="0" w:space="0" w:color="auto"/>
        <w:bottom w:val="none" w:sz="0" w:space="0" w:color="auto"/>
        <w:right w:val="none" w:sz="0" w:space="0" w:color="auto"/>
      </w:divBdr>
    </w:div>
    <w:div w:id="1227259641">
      <w:bodyDiv w:val="1"/>
      <w:marLeft w:val="0"/>
      <w:marRight w:val="0"/>
      <w:marTop w:val="0"/>
      <w:marBottom w:val="0"/>
      <w:divBdr>
        <w:top w:val="none" w:sz="0" w:space="0" w:color="auto"/>
        <w:left w:val="none" w:sz="0" w:space="0" w:color="auto"/>
        <w:bottom w:val="none" w:sz="0" w:space="0" w:color="auto"/>
        <w:right w:val="none" w:sz="0" w:space="0" w:color="auto"/>
      </w:divBdr>
      <w:divsChild>
        <w:div w:id="12810727">
          <w:marLeft w:val="480"/>
          <w:marRight w:val="0"/>
          <w:marTop w:val="0"/>
          <w:marBottom w:val="0"/>
          <w:divBdr>
            <w:top w:val="none" w:sz="0" w:space="0" w:color="auto"/>
            <w:left w:val="none" w:sz="0" w:space="0" w:color="auto"/>
            <w:bottom w:val="none" w:sz="0" w:space="0" w:color="auto"/>
            <w:right w:val="none" w:sz="0" w:space="0" w:color="auto"/>
          </w:divBdr>
        </w:div>
        <w:div w:id="68120622">
          <w:marLeft w:val="480"/>
          <w:marRight w:val="0"/>
          <w:marTop w:val="0"/>
          <w:marBottom w:val="0"/>
          <w:divBdr>
            <w:top w:val="none" w:sz="0" w:space="0" w:color="auto"/>
            <w:left w:val="none" w:sz="0" w:space="0" w:color="auto"/>
            <w:bottom w:val="none" w:sz="0" w:space="0" w:color="auto"/>
            <w:right w:val="none" w:sz="0" w:space="0" w:color="auto"/>
          </w:divBdr>
        </w:div>
        <w:div w:id="139201259">
          <w:marLeft w:val="480"/>
          <w:marRight w:val="0"/>
          <w:marTop w:val="0"/>
          <w:marBottom w:val="0"/>
          <w:divBdr>
            <w:top w:val="none" w:sz="0" w:space="0" w:color="auto"/>
            <w:left w:val="none" w:sz="0" w:space="0" w:color="auto"/>
            <w:bottom w:val="none" w:sz="0" w:space="0" w:color="auto"/>
            <w:right w:val="none" w:sz="0" w:space="0" w:color="auto"/>
          </w:divBdr>
        </w:div>
        <w:div w:id="197936306">
          <w:marLeft w:val="480"/>
          <w:marRight w:val="0"/>
          <w:marTop w:val="0"/>
          <w:marBottom w:val="0"/>
          <w:divBdr>
            <w:top w:val="none" w:sz="0" w:space="0" w:color="auto"/>
            <w:left w:val="none" w:sz="0" w:space="0" w:color="auto"/>
            <w:bottom w:val="none" w:sz="0" w:space="0" w:color="auto"/>
            <w:right w:val="none" w:sz="0" w:space="0" w:color="auto"/>
          </w:divBdr>
        </w:div>
        <w:div w:id="202714626">
          <w:marLeft w:val="480"/>
          <w:marRight w:val="0"/>
          <w:marTop w:val="0"/>
          <w:marBottom w:val="0"/>
          <w:divBdr>
            <w:top w:val="none" w:sz="0" w:space="0" w:color="auto"/>
            <w:left w:val="none" w:sz="0" w:space="0" w:color="auto"/>
            <w:bottom w:val="none" w:sz="0" w:space="0" w:color="auto"/>
            <w:right w:val="none" w:sz="0" w:space="0" w:color="auto"/>
          </w:divBdr>
        </w:div>
        <w:div w:id="233012687">
          <w:marLeft w:val="480"/>
          <w:marRight w:val="0"/>
          <w:marTop w:val="0"/>
          <w:marBottom w:val="0"/>
          <w:divBdr>
            <w:top w:val="none" w:sz="0" w:space="0" w:color="auto"/>
            <w:left w:val="none" w:sz="0" w:space="0" w:color="auto"/>
            <w:bottom w:val="none" w:sz="0" w:space="0" w:color="auto"/>
            <w:right w:val="none" w:sz="0" w:space="0" w:color="auto"/>
          </w:divBdr>
        </w:div>
        <w:div w:id="277183181">
          <w:marLeft w:val="480"/>
          <w:marRight w:val="0"/>
          <w:marTop w:val="0"/>
          <w:marBottom w:val="0"/>
          <w:divBdr>
            <w:top w:val="none" w:sz="0" w:space="0" w:color="auto"/>
            <w:left w:val="none" w:sz="0" w:space="0" w:color="auto"/>
            <w:bottom w:val="none" w:sz="0" w:space="0" w:color="auto"/>
            <w:right w:val="none" w:sz="0" w:space="0" w:color="auto"/>
          </w:divBdr>
        </w:div>
        <w:div w:id="326175649">
          <w:marLeft w:val="480"/>
          <w:marRight w:val="0"/>
          <w:marTop w:val="0"/>
          <w:marBottom w:val="0"/>
          <w:divBdr>
            <w:top w:val="none" w:sz="0" w:space="0" w:color="auto"/>
            <w:left w:val="none" w:sz="0" w:space="0" w:color="auto"/>
            <w:bottom w:val="none" w:sz="0" w:space="0" w:color="auto"/>
            <w:right w:val="none" w:sz="0" w:space="0" w:color="auto"/>
          </w:divBdr>
        </w:div>
        <w:div w:id="395905682">
          <w:marLeft w:val="480"/>
          <w:marRight w:val="0"/>
          <w:marTop w:val="0"/>
          <w:marBottom w:val="0"/>
          <w:divBdr>
            <w:top w:val="none" w:sz="0" w:space="0" w:color="auto"/>
            <w:left w:val="none" w:sz="0" w:space="0" w:color="auto"/>
            <w:bottom w:val="none" w:sz="0" w:space="0" w:color="auto"/>
            <w:right w:val="none" w:sz="0" w:space="0" w:color="auto"/>
          </w:divBdr>
        </w:div>
        <w:div w:id="467821598">
          <w:marLeft w:val="480"/>
          <w:marRight w:val="0"/>
          <w:marTop w:val="0"/>
          <w:marBottom w:val="0"/>
          <w:divBdr>
            <w:top w:val="none" w:sz="0" w:space="0" w:color="auto"/>
            <w:left w:val="none" w:sz="0" w:space="0" w:color="auto"/>
            <w:bottom w:val="none" w:sz="0" w:space="0" w:color="auto"/>
            <w:right w:val="none" w:sz="0" w:space="0" w:color="auto"/>
          </w:divBdr>
        </w:div>
        <w:div w:id="509223194">
          <w:marLeft w:val="480"/>
          <w:marRight w:val="0"/>
          <w:marTop w:val="0"/>
          <w:marBottom w:val="0"/>
          <w:divBdr>
            <w:top w:val="none" w:sz="0" w:space="0" w:color="auto"/>
            <w:left w:val="none" w:sz="0" w:space="0" w:color="auto"/>
            <w:bottom w:val="none" w:sz="0" w:space="0" w:color="auto"/>
            <w:right w:val="none" w:sz="0" w:space="0" w:color="auto"/>
          </w:divBdr>
        </w:div>
        <w:div w:id="529607824">
          <w:marLeft w:val="480"/>
          <w:marRight w:val="0"/>
          <w:marTop w:val="0"/>
          <w:marBottom w:val="0"/>
          <w:divBdr>
            <w:top w:val="none" w:sz="0" w:space="0" w:color="auto"/>
            <w:left w:val="none" w:sz="0" w:space="0" w:color="auto"/>
            <w:bottom w:val="none" w:sz="0" w:space="0" w:color="auto"/>
            <w:right w:val="none" w:sz="0" w:space="0" w:color="auto"/>
          </w:divBdr>
        </w:div>
        <w:div w:id="648562411">
          <w:marLeft w:val="480"/>
          <w:marRight w:val="0"/>
          <w:marTop w:val="0"/>
          <w:marBottom w:val="0"/>
          <w:divBdr>
            <w:top w:val="none" w:sz="0" w:space="0" w:color="auto"/>
            <w:left w:val="none" w:sz="0" w:space="0" w:color="auto"/>
            <w:bottom w:val="none" w:sz="0" w:space="0" w:color="auto"/>
            <w:right w:val="none" w:sz="0" w:space="0" w:color="auto"/>
          </w:divBdr>
        </w:div>
        <w:div w:id="669602931">
          <w:marLeft w:val="480"/>
          <w:marRight w:val="0"/>
          <w:marTop w:val="0"/>
          <w:marBottom w:val="0"/>
          <w:divBdr>
            <w:top w:val="none" w:sz="0" w:space="0" w:color="auto"/>
            <w:left w:val="none" w:sz="0" w:space="0" w:color="auto"/>
            <w:bottom w:val="none" w:sz="0" w:space="0" w:color="auto"/>
            <w:right w:val="none" w:sz="0" w:space="0" w:color="auto"/>
          </w:divBdr>
        </w:div>
        <w:div w:id="710767304">
          <w:marLeft w:val="480"/>
          <w:marRight w:val="0"/>
          <w:marTop w:val="0"/>
          <w:marBottom w:val="0"/>
          <w:divBdr>
            <w:top w:val="none" w:sz="0" w:space="0" w:color="auto"/>
            <w:left w:val="none" w:sz="0" w:space="0" w:color="auto"/>
            <w:bottom w:val="none" w:sz="0" w:space="0" w:color="auto"/>
            <w:right w:val="none" w:sz="0" w:space="0" w:color="auto"/>
          </w:divBdr>
        </w:div>
        <w:div w:id="855316051">
          <w:marLeft w:val="480"/>
          <w:marRight w:val="0"/>
          <w:marTop w:val="0"/>
          <w:marBottom w:val="0"/>
          <w:divBdr>
            <w:top w:val="none" w:sz="0" w:space="0" w:color="auto"/>
            <w:left w:val="none" w:sz="0" w:space="0" w:color="auto"/>
            <w:bottom w:val="none" w:sz="0" w:space="0" w:color="auto"/>
            <w:right w:val="none" w:sz="0" w:space="0" w:color="auto"/>
          </w:divBdr>
        </w:div>
        <w:div w:id="881213317">
          <w:marLeft w:val="480"/>
          <w:marRight w:val="0"/>
          <w:marTop w:val="0"/>
          <w:marBottom w:val="0"/>
          <w:divBdr>
            <w:top w:val="none" w:sz="0" w:space="0" w:color="auto"/>
            <w:left w:val="none" w:sz="0" w:space="0" w:color="auto"/>
            <w:bottom w:val="none" w:sz="0" w:space="0" w:color="auto"/>
            <w:right w:val="none" w:sz="0" w:space="0" w:color="auto"/>
          </w:divBdr>
        </w:div>
        <w:div w:id="938025589">
          <w:marLeft w:val="480"/>
          <w:marRight w:val="0"/>
          <w:marTop w:val="0"/>
          <w:marBottom w:val="0"/>
          <w:divBdr>
            <w:top w:val="none" w:sz="0" w:space="0" w:color="auto"/>
            <w:left w:val="none" w:sz="0" w:space="0" w:color="auto"/>
            <w:bottom w:val="none" w:sz="0" w:space="0" w:color="auto"/>
            <w:right w:val="none" w:sz="0" w:space="0" w:color="auto"/>
          </w:divBdr>
        </w:div>
        <w:div w:id="946037458">
          <w:marLeft w:val="480"/>
          <w:marRight w:val="0"/>
          <w:marTop w:val="0"/>
          <w:marBottom w:val="0"/>
          <w:divBdr>
            <w:top w:val="none" w:sz="0" w:space="0" w:color="auto"/>
            <w:left w:val="none" w:sz="0" w:space="0" w:color="auto"/>
            <w:bottom w:val="none" w:sz="0" w:space="0" w:color="auto"/>
            <w:right w:val="none" w:sz="0" w:space="0" w:color="auto"/>
          </w:divBdr>
        </w:div>
        <w:div w:id="1021199143">
          <w:marLeft w:val="480"/>
          <w:marRight w:val="0"/>
          <w:marTop w:val="0"/>
          <w:marBottom w:val="0"/>
          <w:divBdr>
            <w:top w:val="none" w:sz="0" w:space="0" w:color="auto"/>
            <w:left w:val="none" w:sz="0" w:space="0" w:color="auto"/>
            <w:bottom w:val="none" w:sz="0" w:space="0" w:color="auto"/>
            <w:right w:val="none" w:sz="0" w:space="0" w:color="auto"/>
          </w:divBdr>
        </w:div>
        <w:div w:id="1055662673">
          <w:marLeft w:val="480"/>
          <w:marRight w:val="0"/>
          <w:marTop w:val="0"/>
          <w:marBottom w:val="0"/>
          <w:divBdr>
            <w:top w:val="none" w:sz="0" w:space="0" w:color="auto"/>
            <w:left w:val="none" w:sz="0" w:space="0" w:color="auto"/>
            <w:bottom w:val="none" w:sz="0" w:space="0" w:color="auto"/>
            <w:right w:val="none" w:sz="0" w:space="0" w:color="auto"/>
          </w:divBdr>
        </w:div>
        <w:div w:id="1123112894">
          <w:marLeft w:val="480"/>
          <w:marRight w:val="0"/>
          <w:marTop w:val="0"/>
          <w:marBottom w:val="0"/>
          <w:divBdr>
            <w:top w:val="none" w:sz="0" w:space="0" w:color="auto"/>
            <w:left w:val="none" w:sz="0" w:space="0" w:color="auto"/>
            <w:bottom w:val="none" w:sz="0" w:space="0" w:color="auto"/>
            <w:right w:val="none" w:sz="0" w:space="0" w:color="auto"/>
          </w:divBdr>
        </w:div>
        <w:div w:id="1174304359">
          <w:marLeft w:val="480"/>
          <w:marRight w:val="0"/>
          <w:marTop w:val="0"/>
          <w:marBottom w:val="0"/>
          <w:divBdr>
            <w:top w:val="none" w:sz="0" w:space="0" w:color="auto"/>
            <w:left w:val="none" w:sz="0" w:space="0" w:color="auto"/>
            <w:bottom w:val="none" w:sz="0" w:space="0" w:color="auto"/>
            <w:right w:val="none" w:sz="0" w:space="0" w:color="auto"/>
          </w:divBdr>
        </w:div>
        <w:div w:id="1310404810">
          <w:marLeft w:val="480"/>
          <w:marRight w:val="0"/>
          <w:marTop w:val="0"/>
          <w:marBottom w:val="0"/>
          <w:divBdr>
            <w:top w:val="none" w:sz="0" w:space="0" w:color="auto"/>
            <w:left w:val="none" w:sz="0" w:space="0" w:color="auto"/>
            <w:bottom w:val="none" w:sz="0" w:space="0" w:color="auto"/>
            <w:right w:val="none" w:sz="0" w:space="0" w:color="auto"/>
          </w:divBdr>
        </w:div>
        <w:div w:id="1369522588">
          <w:marLeft w:val="480"/>
          <w:marRight w:val="0"/>
          <w:marTop w:val="0"/>
          <w:marBottom w:val="0"/>
          <w:divBdr>
            <w:top w:val="none" w:sz="0" w:space="0" w:color="auto"/>
            <w:left w:val="none" w:sz="0" w:space="0" w:color="auto"/>
            <w:bottom w:val="none" w:sz="0" w:space="0" w:color="auto"/>
            <w:right w:val="none" w:sz="0" w:space="0" w:color="auto"/>
          </w:divBdr>
        </w:div>
        <w:div w:id="1371145191">
          <w:marLeft w:val="480"/>
          <w:marRight w:val="0"/>
          <w:marTop w:val="0"/>
          <w:marBottom w:val="0"/>
          <w:divBdr>
            <w:top w:val="none" w:sz="0" w:space="0" w:color="auto"/>
            <w:left w:val="none" w:sz="0" w:space="0" w:color="auto"/>
            <w:bottom w:val="none" w:sz="0" w:space="0" w:color="auto"/>
            <w:right w:val="none" w:sz="0" w:space="0" w:color="auto"/>
          </w:divBdr>
        </w:div>
        <w:div w:id="1378623232">
          <w:marLeft w:val="480"/>
          <w:marRight w:val="0"/>
          <w:marTop w:val="0"/>
          <w:marBottom w:val="0"/>
          <w:divBdr>
            <w:top w:val="none" w:sz="0" w:space="0" w:color="auto"/>
            <w:left w:val="none" w:sz="0" w:space="0" w:color="auto"/>
            <w:bottom w:val="none" w:sz="0" w:space="0" w:color="auto"/>
            <w:right w:val="none" w:sz="0" w:space="0" w:color="auto"/>
          </w:divBdr>
        </w:div>
        <w:div w:id="1408915701">
          <w:marLeft w:val="480"/>
          <w:marRight w:val="0"/>
          <w:marTop w:val="0"/>
          <w:marBottom w:val="0"/>
          <w:divBdr>
            <w:top w:val="none" w:sz="0" w:space="0" w:color="auto"/>
            <w:left w:val="none" w:sz="0" w:space="0" w:color="auto"/>
            <w:bottom w:val="none" w:sz="0" w:space="0" w:color="auto"/>
            <w:right w:val="none" w:sz="0" w:space="0" w:color="auto"/>
          </w:divBdr>
        </w:div>
        <w:div w:id="1456094882">
          <w:marLeft w:val="480"/>
          <w:marRight w:val="0"/>
          <w:marTop w:val="0"/>
          <w:marBottom w:val="0"/>
          <w:divBdr>
            <w:top w:val="none" w:sz="0" w:space="0" w:color="auto"/>
            <w:left w:val="none" w:sz="0" w:space="0" w:color="auto"/>
            <w:bottom w:val="none" w:sz="0" w:space="0" w:color="auto"/>
            <w:right w:val="none" w:sz="0" w:space="0" w:color="auto"/>
          </w:divBdr>
        </w:div>
        <w:div w:id="1474520260">
          <w:marLeft w:val="480"/>
          <w:marRight w:val="0"/>
          <w:marTop w:val="0"/>
          <w:marBottom w:val="0"/>
          <w:divBdr>
            <w:top w:val="none" w:sz="0" w:space="0" w:color="auto"/>
            <w:left w:val="none" w:sz="0" w:space="0" w:color="auto"/>
            <w:bottom w:val="none" w:sz="0" w:space="0" w:color="auto"/>
            <w:right w:val="none" w:sz="0" w:space="0" w:color="auto"/>
          </w:divBdr>
        </w:div>
        <w:div w:id="1526868120">
          <w:marLeft w:val="480"/>
          <w:marRight w:val="0"/>
          <w:marTop w:val="0"/>
          <w:marBottom w:val="0"/>
          <w:divBdr>
            <w:top w:val="none" w:sz="0" w:space="0" w:color="auto"/>
            <w:left w:val="none" w:sz="0" w:space="0" w:color="auto"/>
            <w:bottom w:val="none" w:sz="0" w:space="0" w:color="auto"/>
            <w:right w:val="none" w:sz="0" w:space="0" w:color="auto"/>
          </w:divBdr>
        </w:div>
        <w:div w:id="1529178333">
          <w:marLeft w:val="480"/>
          <w:marRight w:val="0"/>
          <w:marTop w:val="0"/>
          <w:marBottom w:val="0"/>
          <w:divBdr>
            <w:top w:val="none" w:sz="0" w:space="0" w:color="auto"/>
            <w:left w:val="none" w:sz="0" w:space="0" w:color="auto"/>
            <w:bottom w:val="none" w:sz="0" w:space="0" w:color="auto"/>
            <w:right w:val="none" w:sz="0" w:space="0" w:color="auto"/>
          </w:divBdr>
        </w:div>
        <w:div w:id="1530416845">
          <w:marLeft w:val="480"/>
          <w:marRight w:val="0"/>
          <w:marTop w:val="0"/>
          <w:marBottom w:val="0"/>
          <w:divBdr>
            <w:top w:val="none" w:sz="0" w:space="0" w:color="auto"/>
            <w:left w:val="none" w:sz="0" w:space="0" w:color="auto"/>
            <w:bottom w:val="none" w:sz="0" w:space="0" w:color="auto"/>
            <w:right w:val="none" w:sz="0" w:space="0" w:color="auto"/>
          </w:divBdr>
        </w:div>
        <w:div w:id="1567643640">
          <w:marLeft w:val="480"/>
          <w:marRight w:val="0"/>
          <w:marTop w:val="0"/>
          <w:marBottom w:val="0"/>
          <w:divBdr>
            <w:top w:val="none" w:sz="0" w:space="0" w:color="auto"/>
            <w:left w:val="none" w:sz="0" w:space="0" w:color="auto"/>
            <w:bottom w:val="none" w:sz="0" w:space="0" w:color="auto"/>
            <w:right w:val="none" w:sz="0" w:space="0" w:color="auto"/>
          </w:divBdr>
        </w:div>
        <w:div w:id="1619986416">
          <w:marLeft w:val="480"/>
          <w:marRight w:val="0"/>
          <w:marTop w:val="0"/>
          <w:marBottom w:val="0"/>
          <w:divBdr>
            <w:top w:val="none" w:sz="0" w:space="0" w:color="auto"/>
            <w:left w:val="none" w:sz="0" w:space="0" w:color="auto"/>
            <w:bottom w:val="none" w:sz="0" w:space="0" w:color="auto"/>
            <w:right w:val="none" w:sz="0" w:space="0" w:color="auto"/>
          </w:divBdr>
        </w:div>
        <w:div w:id="1664045042">
          <w:marLeft w:val="480"/>
          <w:marRight w:val="0"/>
          <w:marTop w:val="0"/>
          <w:marBottom w:val="0"/>
          <w:divBdr>
            <w:top w:val="none" w:sz="0" w:space="0" w:color="auto"/>
            <w:left w:val="none" w:sz="0" w:space="0" w:color="auto"/>
            <w:bottom w:val="none" w:sz="0" w:space="0" w:color="auto"/>
            <w:right w:val="none" w:sz="0" w:space="0" w:color="auto"/>
          </w:divBdr>
        </w:div>
        <w:div w:id="1775901618">
          <w:marLeft w:val="480"/>
          <w:marRight w:val="0"/>
          <w:marTop w:val="0"/>
          <w:marBottom w:val="0"/>
          <w:divBdr>
            <w:top w:val="none" w:sz="0" w:space="0" w:color="auto"/>
            <w:left w:val="none" w:sz="0" w:space="0" w:color="auto"/>
            <w:bottom w:val="none" w:sz="0" w:space="0" w:color="auto"/>
            <w:right w:val="none" w:sz="0" w:space="0" w:color="auto"/>
          </w:divBdr>
        </w:div>
        <w:div w:id="1804080485">
          <w:marLeft w:val="480"/>
          <w:marRight w:val="0"/>
          <w:marTop w:val="0"/>
          <w:marBottom w:val="0"/>
          <w:divBdr>
            <w:top w:val="none" w:sz="0" w:space="0" w:color="auto"/>
            <w:left w:val="none" w:sz="0" w:space="0" w:color="auto"/>
            <w:bottom w:val="none" w:sz="0" w:space="0" w:color="auto"/>
            <w:right w:val="none" w:sz="0" w:space="0" w:color="auto"/>
          </w:divBdr>
        </w:div>
        <w:div w:id="1853179013">
          <w:marLeft w:val="480"/>
          <w:marRight w:val="0"/>
          <w:marTop w:val="0"/>
          <w:marBottom w:val="0"/>
          <w:divBdr>
            <w:top w:val="none" w:sz="0" w:space="0" w:color="auto"/>
            <w:left w:val="none" w:sz="0" w:space="0" w:color="auto"/>
            <w:bottom w:val="none" w:sz="0" w:space="0" w:color="auto"/>
            <w:right w:val="none" w:sz="0" w:space="0" w:color="auto"/>
          </w:divBdr>
        </w:div>
        <w:div w:id="2094279201">
          <w:marLeft w:val="480"/>
          <w:marRight w:val="0"/>
          <w:marTop w:val="0"/>
          <w:marBottom w:val="0"/>
          <w:divBdr>
            <w:top w:val="none" w:sz="0" w:space="0" w:color="auto"/>
            <w:left w:val="none" w:sz="0" w:space="0" w:color="auto"/>
            <w:bottom w:val="none" w:sz="0" w:space="0" w:color="auto"/>
            <w:right w:val="none" w:sz="0" w:space="0" w:color="auto"/>
          </w:divBdr>
        </w:div>
        <w:div w:id="2102873075">
          <w:marLeft w:val="480"/>
          <w:marRight w:val="0"/>
          <w:marTop w:val="0"/>
          <w:marBottom w:val="0"/>
          <w:divBdr>
            <w:top w:val="none" w:sz="0" w:space="0" w:color="auto"/>
            <w:left w:val="none" w:sz="0" w:space="0" w:color="auto"/>
            <w:bottom w:val="none" w:sz="0" w:space="0" w:color="auto"/>
            <w:right w:val="none" w:sz="0" w:space="0" w:color="auto"/>
          </w:divBdr>
        </w:div>
      </w:divsChild>
    </w:div>
    <w:div w:id="1231816743">
      <w:bodyDiv w:val="1"/>
      <w:marLeft w:val="0"/>
      <w:marRight w:val="0"/>
      <w:marTop w:val="0"/>
      <w:marBottom w:val="0"/>
      <w:divBdr>
        <w:top w:val="none" w:sz="0" w:space="0" w:color="auto"/>
        <w:left w:val="none" w:sz="0" w:space="0" w:color="auto"/>
        <w:bottom w:val="none" w:sz="0" w:space="0" w:color="auto"/>
        <w:right w:val="none" w:sz="0" w:space="0" w:color="auto"/>
      </w:divBdr>
    </w:div>
    <w:div w:id="1237279304">
      <w:bodyDiv w:val="1"/>
      <w:marLeft w:val="0"/>
      <w:marRight w:val="0"/>
      <w:marTop w:val="0"/>
      <w:marBottom w:val="0"/>
      <w:divBdr>
        <w:top w:val="none" w:sz="0" w:space="0" w:color="auto"/>
        <w:left w:val="none" w:sz="0" w:space="0" w:color="auto"/>
        <w:bottom w:val="none" w:sz="0" w:space="0" w:color="auto"/>
        <w:right w:val="none" w:sz="0" w:space="0" w:color="auto"/>
      </w:divBdr>
    </w:div>
    <w:div w:id="1241524359">
      <w:bodyDiv w:val="1"/>
      <w:marLeft w:val="0"/>
      <w:marRight w:val="0"/>
      <w:marTop w:val="0"/>
      <w:marBottom w:val="0"/>
      <w:divBdr>
        <w:top w:val="none" w:sz="0" w:space="0" w:color="auto"/>
        <w:left w:val="none" w:sz="0" w:space="0" w:color="auto"/>
        <w:bottom w:val="none" w:sz="0" w:space="0" w:color="auto"/>
        <w:right w:val="none" w:sz="0" w:space="0" w:color="auto"/>
      </w:divBdr>
    </w:div>
    <w:div w:id="1243031931">
      <w:bodyDiv w:val="1"/>
      <w:marLeft w:val="0"/>
      <w:marRight w:val="0"/>
      <w:marTop w:val="0"/>
      <w:marBottom w:val="0"/>
      <w:divBdr>
        <w:top w:val="none" w:sz="0" w:space="0" w:color="auto"/>
        <w:left w:val="none" w:sz="0" w:space="0" w:color="auto"/>
        <w:bottom w:val="none" w:sz="0" w:space="0" w:color="auto"/>
        <w:right w:val="none" w:sz="0" w:space="0" w:color="auto"/>
      </w:divBdr>
    </w:div>
    <w:div w:id="1243879100">
      <w:bodyDiv w:val="1"/>
      <w:marLeft w:val="0"/>
      <w:marRight w:val="0"/>
      <w:marTop w:val="0"/>
      <w:marBottom w:val="0"/>
      <w:divBdr>
        <w:top w:val="none" w:sz="0" w:space="0" w:color="auto"/>
        <w:left w:val="none" w:sz="0" w:space="0" w:color="auto"/>
        <w:bottom w:val="none" w:sz="0" w:space="0" w:color="auto"/>
        <w:right w:val="none" w:sz="0" w:space="0" w:color="auto"/>
      </w:divBdr>
    </w:div>
    <w:div w:id="1244954259">
      <w:bodyDiv w:val="1"/>
      <w:marLeft w:val="0"/>
      <w:marRight w:val="0"/>
      <w:marTop w:val="0"/>
      <w:marBottom w:val="0"/>
      <w:divBdr>
        <w:top w:val="none" w:sz="0" w:space="0" w:color="auto"/>
        <w:left w:val="none" w:sz="0" w:space="0" w:color="auto"/>
        <w:bottom w:val="none" w:sz="0" w:space="0" w:color="auto"/>
        <w:right w:val="none" w:sz="0" w:space="0" w:color="auto"/>
      </w:divBdr>
    </w:div>
    <w:div w:id="1247421297">
      <w:bodyDiv w:val="1"/>
      <w:marLeft w:val="0"/>
      <w:marRight w:val="0"/>
      <w:marTop w:val="0"/>
      <w:marBottom w:val="0"/>
      <w:divBdr>
        <w:top w:val="none" w:sz="0" w:space="0" w:color="auto"/>
        <w:left w:val="none" w:sz="0" w:space="0" w:color="auto"/>
        <w:bottom w:val="none" w:sz="0" w:space="0" w:color="auto"/>
        <w:right w:val="none" w:sz="0" w:space="0" w:color="auto"/>
      </w:divBdr>
    </w:div>
    <w:div w:id="1253008524">
      <w:bodyDiv w:val="1"/>
      <w:marLeft w:val="0"/>
      <w:marRight w:val="0"/>
      <w:marTop w:val="0"/>
      <w:marBottom w:val="0"/>
      <w:divBdr>
        <w:top w:val="none" w:sz="0" w:space="0" w:color="auto"/>
        <w:left w:val="none" w:sz="0" w:space="0" w:color="auto"/>
        <w:bottom w:val="none" w:sz="0" w:space="0" w:color="auto"/>
        <w:right w:val="none" w:sz="0" w:space="0" w:color="auto"/>
      </w:divBdr>
    </w:div>
    <w:div w:id="1254237750">
      <w:bodyDiv w:val="1"/>
      <w:marLeft w:val="0"/>
      <w:marRight w:val="0"/>
      <w:marTop w:val="0"/>
      <w:marBottom w:val="0"/>
      <w:divBdr>
        <w:top w:val="none" w:sz="0" w:space="0" w:color="auto"/>
        <w:left w:val="none" w:sz="0" w:space="0" w:color="auto"/>
        <w:bottom w:val="none" w:sz="0" w:space="0" w:color="auto"/>
        <w:right w:val="none" w:sz="0" w:space="0" w:color="auto"/>
      </w:divBdr>
    </w:div>
    <w:div w:id="1257595391">
      <w:bodyDiv w:val="1"/>
      <w:marLeft w:val="0"/>
      <w:marRight w:val="0"/>
      <w:marTop w:val="0"/>
      <w:marBottom w:val="0"/>
      <w:divBdr>
        <w:top w:val="none" w:sz="0" w:space="0" w:color="auto"/>
        <w:left w:val="none" w:sz="0" w:space="0" w:color="auto"/>
        <w:bottom w:val="none" w:sz="0" w:space="0" w:color="auto"/>
        <w:right w:val="none" w:sz="0" w:space="0" w:color="auto"/>
      </w:divBdr>
    </w:div>
    <w:div w:id="1258712529">
      <w:bodyDiv w:val="1"/>
      <w:marLeft w:val="0"/>
      <w:marRight w:val="0"/>
      <w:marTop w:val="0"/>
      <w:marBottom w:val="0"/>
      <w:divBdr>
        <w:top w:val="none" w:sz="0" w:space="0" w:color="auto"/>
        <w:left w:val="none" w:sz="0" w:space="0" w:color="auto"/>
        <w:bottom w:val="none" w:sz="0" w:space="0" w:color="auto"/>
        <w:right w:val="none" w:sz="0" w:space="0" w:color="auto"/>
      </w:divBdr>
    </w:div>
    <w:div w:id="1263998764">
      <w:bodyDiv w:val="1"/>
      <w:marLeft w:val="0"/>
      <w:marRight w:val="0"/>
      <w:marTop w:val="0"/>
      <w:marBottom w:val="0"/>
      <w:divBdr>
        <w:top w:val="none" w:sz="0" w:space="0" w:color="auto"/>
        <w:left w:val="none" w:sz="0" w:space="0" w:color="auto"/>
        <w:bottom w:val="none" w:sz="0" w:space="0" w:color="auto"/>
        <w:right w:val="none" w:sz="0" w:space="0" w:color="auto"/>
      </w:divBdr>
    </w:div>
    <w:div w:id="1264220748">
      <w:bodyDiv w:val="1"/>
      <w:marLeft w:val="0"/>
      <w:marRight w:val="0"/>
      <w:marTop w:val="0"/>
      <w:marBottom w:val="0"/>
      <w:divBdr>
        <w:top w:val="none" w:sz="0" w:space="0" w:color="auto"/>
        <w:left w:val="none" w:sz="0" w:space="0" w:color="auto"/>
        <w:bottom w:val="none" w:sz="0" w:space="0" w:color="auto"/>
        <w:right w:val="none" w:sz="0" w:space="0" w:color="auto"/>
      </w:divBdr>
    </w:div>
    <w:div w:id="1274364950">
      <w:bodyDiv w:val="1"/>
      <w:marLeft w:val="0"/>
      <w:marRight w:val="0"/>
      <w:marTop w:val="0"/>
      <w:marBottom w:val="0"/>
      <w:divBdr>
        <w:top w:val="none" w:sz="0" w:space="0" w:color="auto"/>
        <w:left w:val="none" w:sz="0" w:space="0" w:color="auto"/>
        <w:bottom w:val="none" w:sz="0" w:space="0" w:color="auto"/>
        <w:right w:val="none" w:sz="0" w:space="0" w:color="auto"/>
      </w:divBdr>
      <w:divsChild>
        <w:div w:id="105807857">
          <w:marLeft w:val="480"/>
          <w:marRight w:val="0"/>
          <w:marTop w:val="0"/>
          <w:marBottom w:val="0"/>
          <w:divBdr>
            <w:top w:val="none" w:sz="0" w:space="0" w:color="auto"/>
            <w:left w:val="none" w:sz="0" w:space="0" w:color="auto"/>
            <w:bottom w:val="none" w:sz="0" w:space="0" w:color="auto"/>
            <w:right w:val="none" w:sz="0" w:space="0" w:color="auto"/>
          </w:divBdr>
        </w:div>
        <w:div w:id="230846085">
          <w:marLeft w:val="480"/>
          <w:marRight w:val="0"/>
          <w:marTop w:val="0"/>
          <w:marBottom w:val="0"/>
          <w:divBdr>
            <w:top w:val="none" w:sz="0" w:space="0" w:color="auto"/>
            <w:left w:val="none" w:sz="0" w:space="0" w:color="auto"/>
            <w:bottom w:val="none" w:sz="0" w:space="0" w:color="auto"/>
            <w:right w:val="none" w:sz="0" w:space="0" w:color="auto"/>
          </w:divBdr>
        </w:div>
        <w:div w:id="330836646">
          <w:marLeft w:val="480"/>
          <w:marRight w:val="0"/>
          <w:marTop w:val="0"/>
          <w:marBottom w:val="0"/>
          <w:divBdr>
            <w:top w:val="none" w:sz="0" w:space="0" w:color="auto"/>
            <w:left w:val="none" w:sz="0" w:space="0" w:color="auto"/>
            <w:bottom w:val="none" w:sz="0" w:space="0" w:color="auto"/>
            <w:right w:val="none" w:sz="0" w:space="0" w:color="auto"/>
          </w:divBdr>
        </w:div>
        <w:div w:id="338000486">
          <w:marLeft w:val="480"/>
          <w:marRight w:val="0"/>
          <w:marTop w:val="0"/>
          <w:marBottom w:val="0"/>
          <w:divBdr>
            <w:top w:val="none" w:sz="0" w:space="0" w:color="auto"/>
            <w:left w:val="none" w:sz="0" w:space="0" w:color="auto"/>
            <w:bottom w:val="none" w:sz="0" w:space="0" w:color="auto"/>
            <w:right w:val="none" w:sz="0" w:space="0" w:color="auto"/>
          </w:divBdr>
        </w:div>
        <w:div w:id="434520134">
          <w:marLeft w:val="480"/>
          <w:marRight w:val="0"/>
          <w:marTop w:val="0"/>
          <w:marBottom w:val="0"/>
          <w:divBdr>
            <w:top w:val="none" w:sz="0" w:space="0" w:color="auto"/>
            <w:left w:val="none" w:sz="0" w:space="0" w:color="auto"/>
            <w:bottom w:val="none" w:sz="0" w:space="0" w:color="auto"/>
            <w:right w:val="none" w:sz="0" w:space="0" w:color="auto"/>
          </w:divBdr>
        </w:div>
        <w:div w:id="436607650">
          <w:marLeft w:val="480"/>
          <w:marRight w:val="0"/>
          <w:marTop w:val="0"/>
          <w:marBottom w:val="0"/>
          <w:divBdr>
            <w:top w:val="none" w:sz="0" w:space="0" w:color="auto"/>
            <w:left w:val="none" w:sz="0" w:space="0" w:color="auto"/>
            <w:bottom w:val="none" w:sz="0" w:space="0" w:color="auto"/>
            <w:right w:val="none" w:sz="0" w:space="0" w:color="auto"/>
          </w:divBdr>
        </w:div>
        <w:div w:id="469788941">
          <w:marLeft w:val="480"/>
          <w:marRight w:val="0"/>
          <w:marTop w:val="0"/>
          <w:marBottom w:val="0"/>
          <w:divBdr>
            <w:top w:val="none" w:sz="0" w:space="0" w:color="auto"/>
            <w:left w:val="none" w:sz="0" w:space="0" w:color="auto"/>
            <w:bottom w:val="none" w:sz="0" w:space="0" w:color="auto"/>
            <w:right w:val="none" w:sz="0" w:space="0" w:color="auto"/>
          </w:divBdr>
        </w:div>
        <w:div w:id="485708848">
          <w:marLeft w:val="480"/>
          <w:marRight w:val="0"/>
          <w:marTop w:val="0"/>
          <w:marBottom w:val="0"/>
          <w:divBdr>
            <w:top w:val="none" w:sz="0" w:space="0" w:color="auto"/>
            <w:left w:val="none" w:sz="0" w:space="0" w:color="auto"/>
            <w:bottom w:val="none" w:sz="0" w:space="0" w:color="auto"/>
            <w:right w:val="none" w:sz="0" w:space="0" w:color="auto"/>
          </w:divBdr>
        </w:div>
        <w:div w:id="545416049">
          <w:marLeft w:val="480"/>
          <w:marRight w:val="0"/>
          <w:marTop w:val="0"/>
          <w:marBottom w:val="0"/>
          <w:divBdr>
            <w:top w:val="none" w:sz="0" w:space="0" w:color="auto"/>
            <w:left w:val="none" w:sz="0" w:space="0" w:color="auto"/>
            <w:bottom w:val="none" w:sz="0" w:space="0" w:color="auto"/>
            <w:right w:val="none" w:sz="0" w:space="0" w:color="auto"/>
          </w:divBdr>
        </w:div>
        <w:div w:id="567115223">
          <w:marLeft w:val="480"/>
          <w:marRight w:val="0"/>
          <w:marTop w:val="0"/>
          <w:marBottom w:val="0"/>
          <w:divBdr>
            <w:top w:val="none" w:sz="0" w:space="0" w:color="auto"/>
            <w:left w:val="none" w:sz="0" w:space="0" w:color="auto"/>
            <w:bottom w:val="none" w:sz="0" w:space="0" w:color="auto"/>
            <w:right w:val="none" w:sz="0" w:space="0" w:color="auto"/>
          </w:divBdr>
        </w:div>
        <w:div w:id="631517685">
          <w:marLeft w:val="480"/>
          <w:marRight w:val="0"/>
          <w:marTop w:val="0"/>
          <w:marBottom w:val="0"/>
          <w:divBdr>
            <w:top w:val="none" w:sz="0" w:space="0" w:color="auto"/>
            <w:left w:val="none" w:sz="0" w:space="0" w:color="auto"/>
            <w:bottom w:val="none" w:sz="0" w:space="0" w:color="auto"/>
            <w:right w:val="none" w:sz="0" w:space="0" w:color="auto"/>
          </w:divBdr>
        </w:div>
        <w:div w:id="642545510">
          <w:marLeft w:val="480"/>
          <w:marRight w:val="0"/>
          <w:marTop w:val="0"/>
          <w:marBottom w:val="0"/>
          <w:divBdr>
            <w:top w:val="none" w:sz="0" w:space="0" w:color="auto"/>
            <w:left w:val="none" w:sz="0" w:space="0" w:color="auto"/>
            <w:bottom w:val="none" w:sz="0" w:space="0" w:color="auto"/>
            <w:right w:val="none" w:sz="0" w:space="0" w:color="auto"/>
          </w:divBdr>
        </w:div>
        <w:div w:id="772164163">
          <w:marLeft w:val="480"/>
          <w:marRight w:val="0"/>
          <w:marTop w:val="0"/>
          <w:marBottom w:val="0"/>
          <w:divBdr>
            <w:top w:val="none" w:sz="0" w:space="0" w:color="auto"/>
            <w:left w:val="none" w:sz="0" w:space="0" w:color="auto"/>
            <w:bottom w:val="none" w:sz="0" w:space="0" w:color="auto"/>
            <w:right w:val="none" w:sz="0" w:space="0" w:color="auto"/>
          </w:divBdr>
        </w:div>
        <w:div w:id="804347685">
          <w:marLeft w:val="480"/>
          <w:marRight w:val="0"/>
          <w:marTop w:val="0"/>
          <w:marBottom w:val="0"/>
          <w:divBdr>
            <w:top w:val="none" w:sz="0" w:space="0" w:color="auto"/>
            <w:left w:val="none" w:sz="0" w:space="0" w:color="auto"/>
            <w:bottom w:val="none" w:sz="0" w:space="0" w:color="auto"/>
            <w:right w:val="none" w:sz="0" w:space="0" w:color="auto"/>
          </w:divBdr>
        </w:div>
        <w:div w:id="821778250">
          <w:marLeft w:val="480"/>
          <w:marRight w:val="0"/>
          <w:marTop w:val="0"/>
          <w:marBottom w:val="0"/>
          <w:divBdr>
            <w:top w:val="none" w:sz="0" w:space="0" w:color="auto"/>
            <w:left w:val="none" w:sz="0" w:space="0" w:color="auto"/>
            <w:bottom w:val="none" w:sz="0" w:space="0" w:color="auto"/>
            <w:right w:val="none" w:sz="0" w:space="0" w:color="auto"/>
          </w:divBdr>
        </w:div>
        <w:div w:id="837693911">
          <w:marLeft w:val="480"/>
          <w:marRight w:val="0"/>
          <w:marTop w:val="0"/>
          <w:marBottom w:val="0"/>
          <w:divBdr>
            <w:top w:val="none" w:sz="0" w:space="0" w:color="auto"/>
            <w:left w:val="none" w:sz="0" w:space="0" w:color="auto"/>
            <w:bottom w:val="none" w:sz="0" w:space="0" w:color="auto"/>
            <w:right w:val="none" w:sz="0" w:space="0" w:color="auto"/>
          </w:divBdr>
        </w:div>
        <w:div w:id="859046063">
          <w:marLeft w:val="480"/>
          <w:marRight w:val="0"/>
          <w:marTop w:val="0"/>
          <w:marBottom w:val="0"/>
          <w:divBdr>
            <w:top w:val="none" w:sz="0" w:space="0" w:color="auto"/>
            <w:left w:val="none" w:sz="0" w:space="0" w:color="auto"/>
            <w:bottom w:val="none" w:sz="0" w:space="0" w:color="auto"/>
            <w:right w:val="none" w:sz="0" w:space="0" w:color="auto"/>
          </w:divBdr>
        </w:div>
        <w:div w:id="881094838">
          <w:marLeft w:val="480"/>
          <w:marRight w:val="0"/>
          <w:marTop w:val="0"/>
          <w:marBottom w:val="0"/>
          <w:divBdr>
            <w:top w:val="none" w:sz="0" w:space="0" w:color="auto"/>
            <w:left w:val="none" w:sz="0" w:space="0" w:color="auto"/>
            <w:bottom w:val="none" w:sz="0" w:space="0" w:color="auto"/>
            <w:right w:val="none" w:sz="0" w:space="0" w:color="auto"/>
          </w:divBdr>
        </w:div>
        <w:div w:id="895094546">
          <w:marLeft w:val="480"/>
          <w:marRight w:val="0"/>
          <w:marTop w:val="0"/>
          <w:marBottom w:val="0"/>
          <w:divBdr>
            <w:top w:val="none" w:sz="0" w:space="0" w:color="auto"/>
            <w:left w:val="none" w:sz="0" w:space="0" w:color="auto"/>
            <w:bottom w:val="none" w:sz="0" w:space="0" w:color="auto"/>
            <w:right w:val="none" w:sz="0" w:space="0" w:color="auto"/>
          </w:divBdr>
        </w:div>
        <w:div w:id="940188338">
          <w:marLeft w:val="480"/>
          <w:marRight w:val="0"/>
          <w:marTop w:val="0"/>
          <w:marBottom w:val="0"/>
          <w:divBdr>
            <w:top w:val="none" w:sz="0" w:space="0" w:color="auto"/>
            <w:left w:val="none" w:sz="0" w:space="0" w:color="auto"/>
            <w:bottom w:val="none" w:sz="0" w:space="0" w:color="auto"/>
            <w:right w:val="none" w:sz="0" w:space="0" w:color="auto"/>
          </w:divBdr>
        </w:div>
        <w:div w:id="961348062">
          <w:marLeft w:val="480"/>
          <w:marRight w:val="0"/>
          <w:marTop w:val="0"/>
          <w:marBottom w:val="0"/>
          <w:divBdr>
            <w:top w:val="none" w:sz="0" w:space="0" w:color="auto"/>
            <w:left w:val="none" w:sz="0" w:space="0" w:color="auto"/>
            <w:bottom w:val="none" w:sz="0" w:space="0" w:color="auto"/>
            <w:right w:val="none" w:sz="0" w:space="0" w:color="auto"/>
          </w:divBdr>
        </w:div>
        <w:div w:id="967247412">
          <w:marLeft w:val="480"/>
          <w:marRight w:val="0"/>
          <w:marTop w:val="0"/>
          <w:marBottom w:val="0"/>
          <w:divBdr>
            <w:top w:val="none" w:sz="0" w:space="0" w:color="auto"/>
            <w:left w:val="none" w:sz="0" w:space="0" w:color="auto"/>
            <w:bottom w:val="none" w:sz="0" w:space="0" w:color="auto"/>
            <w:right w:val="none" w:sz="0" w:space="0" w:color="auto"/>
          </w:divBdr>
        </w:div>
        <w:div w:id="967514119">
          <w:marLeft w:val="480"/>
          <w:marRight w:val="0"/>
          <w:marTop w:val="0"/>
          <w:marBottom w:val="0"/>
          <w:divBdr>
            <w:top w:val="none" w:sz="0" w:space="0" w:color="auto"/>
            <w:left w:val="none" w:sz="0" w:space="0" w:color="auto"/>
            <w:bottom w:val="none" w:sz="0" w:space="0" w:color="auto"/>
            <w:right w:val="none" w:sz="0" w:space="0" w:color="auto"/>
          </w:divBdr>
        </w:div>
        <w:div w:id="988095096">
          <w:marLeft w:val="480"/>
          <w:marRight w:val="0"/>
          <w:marTop w:val="0"/>
          <w:marBottom w:val="0"/>
          <w:divBdr>
            <w:top w:val="none" w:sz="0" w:space="0" w:color="auto"/>
            <w:left w:val="none" w:sz="0" w:space="0" w:color="auto"/>
            <w:bottom w:val="none" w:sz="0" w:space="0" w:color="auto"/>
            <w:right w:val="none" w:sz="0" w:space="0" w:color="auto"/>
          </w:divBdr>
        </w:div>
        <w:div w:id="1060634934">
          <w:marLeft w:val="480"/>
          <w:marRight w:val="0"/>
          <w:marTop w:val="0"/>
          <w:marBottom w:val="0"/>
          <w:divBdr>
            <w:top w:val="none" w:sz="0" w:space="0" w:color="auto"/>
            <w:left w:val="none" w:sz="0" w:space="0" w:color="auto"/>
            <w:bottom w:val="none" w:sz="0" w:space="0" w:color="auto"/>
            <w:right w:val="none" w:sz="0" w:space="0" w:color="auto"/>
          </w:divBdr>
        </w:div>
        <w:div w:id="1075855687">
          <w:marLeft w:val="480"/>
          <w:marRight w:val="0"/>
          <w:marTop w:val="0"/>
          <w:marBottom w:val="0"/>
          <w:divBdr>
            <w:top w:val="none" w:sz="0" w:space="0" w:color="auto"/>
            <w:left w:val="none" w:sz="0" w:space="0" w:color="auto"/>
            <w:bottom w:val="none" w:sz="0" w:space="0" w:color="auto"/>
            <w:right w:val="none" w:sz="0" w:space="0" w:color="auto"/>
          </w:divBdr>
        </w:div>
        <w:div w:id="1097017250">
          <w:marLeft w:val="480"/>
          <w:marRight w:val="0"/>
          <w:marTop w:val="0"/>
          <w:marBottom w:val="0"/>
          <w:divBdr>
            <w:top w:val="none" w:sz="0" w:space="0" w:color="auto"/>
            <w:left w:val="none" w:sz="0" w:space="0" w:color="auto"/>
            <w:bottom w:val="none" w:sz="0" w:space="0" w:color="auto"/>
            <w:right w:val="none" w:sz="0" w:space="0" w:color="auto"/>
          </w:divBdr>
        </w:div>
        <w:div w:id="1104224736">
          <w:marLeft w:val="480"/>
          <w:marRight w:val="0"/>
          <w:marTop w:val="0"/>
          <w:marBottom w:val="0"/>
          <w:divBdr>
            <w:top w:val="none" w:sz="0" w:space="0" w:color="auto"/>
            <w:left w:val="none" w:sz="0" w:space="0" w:color="auto"/>
            <w:bottom w:val="none" w:sz="0" w:space="0" w:color="auto"/>
            <w:right w:val="none" w:sz="0" w:space="0" w:color="auto"/>
          </w:divBdr>
        </w:div>
        <w:div w:id="1107503989">
          <w:marLeft w:val="480"/>
          <w:marRight w:val="0"/>
          <w:marTop w:val="0"/>
          <w:marBottom w:val="0"/>
          <w:divBdr>
            <w:top w:val="none" w:sz="0" w:space="0" w:color="auto"/>
            <w:left w:val="none" w:sz="0" w:space="0" w:color="auto"/>
            <w:bottom w:val="none" w:sz="0" w:space="0" w:color="auto"/>
            <w:right w:val="none" w:sz="0" w:space="0" w:color="auto"/>
          </w:divBdr>
        </w:div>
        <w:div w:id="1125078077">
          <w:marLeft w:val="480"/>
          <w:marRight w:val="0"/>
          <w:marTop w:val="0"/>
          <w:marBottom w:val="0"/>
          <w:divBdr>
            <w:top w:val="none" w:sz="0" w:space="0" w:color="auto"/>
            <w:left w:val="none" w:sz="0" w:space="0" w:color="auto"/>
            <w:bottom w:val="none" w:sz="0" w:space="0" w:color="auto"/>
            <w:right w:val="none" w:sz="0" w:space="0" w:color="auto"/>
          </w:divBdr>
        </w:div>
        <w:div w:id="1177620795">
          <w:marLeft w:val="480"/>
          <w:marRight w:val="0"/>
          <w:marTop w:val="0"/>
          <w:marBottom w:val="0"/>
          <w:divBdr>
            <w:top w:val="none" w:sz="0" w:space="0" w:color="auto"/>
            <w:left w:val="none" w:sz="0" w:space="0" w:color="auto"/>
            <w:bottom w:val="none" w:sz="0" w:space="0" w:color="auto"/>
            <w:right w:val="none" w:sz="0" w:space="0" w:color="auto"/>
          </w:divBdr>
        </w:div>
        <w:div w:id="1185636043">
          <w:marLeft w:val="480"/>
          <w:marRight w:val="0"/>
          <w:marTop w:val="0"/>
          <w:marBottom w:val="0"/>
          <w:divBdr>
            <w:top w:val="none" w:sz="0" w:space="0" w:color="auto"/>
            <w:left w:val="none" w:sz="0" w:space="0" w:color="auto"/>
            <w:bottom w:val="none" w:sz="0" w:space="0" w:color="auto"/>
            <w:right w:val="none" w:sz="0" w:space="0" w:color="auto"/>
          </w:divBdr>
        </w:div>
        <w:div w:id="1204557508">
          <w:marLeft w:val="480"/>
          <w:marRight w:val="0"/>
          <w:marTop w:val="0"/>
          <w:marBottom w:val="0"/>
          <w:divBdr>
            <w:top w:val="none" w:sz="0" w:space="0" w:color="auto"/>
            <w:left w:val="none" w:sz="0" w:space="0" w:color="auto"/>
            <w:bottom w:val="none" w:sz="0" w:space="0" w:color="auto"/>
            <w:right w:val="none" w:sz="0" w:space="0" w:color="auto"/>
          </w:divBdr>
        </w:div>
        <w:div w:id="1242301196">
          <w:marLeft w:val="480"/>
          <w:marRight w:val="0"/>
          <w:marTop w:val="0"/>
          <w:marBottom w:val="0"/>
          <w:divBdr>
            <w:top w:val="none" w:sz="0" w:space="0" w:color="auto"/>
            <w:left w:val="none" w:sz="0" w:space="0" w:color="auto"/>
            <w:bottom w:val="none" w:sz="0" w:space="0" w:color="auto"/>
            <w:right w:val="none" w:sz="0" w:space="0" w:color="auto"/>
          </w:divBdr>
        </w:div>
        <w:div w:id="1266889667">
          <w:marLeft w:val="480"/>
          <w:marRight w:val="0"/>
          <w:marTop w:val="0"/>
          <w:marBottom w:val="0"/>
          <w:divBdr>
            <w:top w:val="none" w:sz="0" w:space="0" w:color="auto"/>
            <w:left w:val="none" w:sz="0" w:space="0" w:color="auto"/>
            <w:bottom w:val="none" w:sz="0" w:space="0" w:color="auto"/>
            <w:right w:val="none" w:sz="0" w:space="0" w:color="auto"/>
          </w:divBdr>
        </w:div>
        <w:div w:id="1293562839">
          <w:marLeft w:val="480"/>
          <w:marRight w:val="0"/>
          <w:marTop w:val="0"/>
          <w:marBottom w:val="0"/>
          <w:divBdr>
            <w:top w:val="none" w:sz="0" w:space="0" w:color="auto"/>
            <w:left w:val="none" w:sz="0" w:space="0" w:color="auto"/>
            <w:bottom w:val="none" w:sz="0" w:space="0" w:color="auto"/>
            <w:right w:val="none" w:sz="0" w:space="0" w:color="auto"/>
          </w:divBdr>
        </w:div>
        <w:div w:id="1399547451">
          <w:marLeft w:val="480"/>
          <w:marRight w:val="0"/>
          <w:marTop w:val="0"/>
          <w:marBottom w:val="0"/>
          <w:divBdr>
            <w:top w:val="none" w:sz="0" w:space="0" w:color="auto"/>
            <w:left w:val="none" w:sz="0" w:space="0" w:color="auto"/>
            <w:bottom w:val="none" w:sz="0" w:space="0" w:color="auto"/>
            <w:right w:val="none" w:sz="0" w:space="0" w:color="auto"/>
          </w:divBdr>
        </w:div>
        <w:div w:id="1422490664">
          <w:marLeft w:val="480"/>
          <w:marRight w:val="0"/>
          <w:marTop w:val="0"/>
          <w:marBottom w:val="0"/>
          <w:divBdr>
            <w:top w:val="none" w:sz="0" w:space="0" w:color="auto"/>
            <w:left w:val="none" w:sz="0" w:space="0" w:color="auto"/>
            <w:bottom w:val="none" w:sz="0" w:space="0" w:color="auto"/>
            <w:right w:val="none" w:sz="0" w:space="0" w:color="auto"/>
          </w:divBdr>
        </w:div>
        <w:div w:id="1444108885">
          <w:marLeft w:val="480"/>
          <w:marRight w:val="0"/>
          <w:marTop w:val="0"/>
          <w:marBottom w:val="0"/>
          <w:divBdr>
            <w:top w:val="none" w:sz="0" w:space="0" w:color="auto"/>
            <w:left w:val="none" w:sz="0" w:space="0" w:color="auto"/>
            <w:bottom w:val="none" w:sz="0" w:space="0" w:color="auto"/>
            <w:right w:val="none" w:sz="0" w:space="0" w:color="auto"/>
          </w:divBdr>
        </w:div>
        <w:div w:id="1496992289">
          <w:marLeft w:val="480"/>
          <w:marRight w:val="0"/>
          <w:marTop w:val="0"/>
          <w:marBottom w:val="0"/>
          <w:divBdr>
            <w:top w:val="none" w:sz="0" w:space="0" w:color="auto"/>
            <w:left w:val="none" w:sz="0" w:space="0" w:color="auto"/>
            <w:bottom w:val="none" w:sz="0" w:space="0" w:color="auto"/>
            <w:right w:val="none" w:sz="0" w:space="0" w:color="auto"/>
          </w:divBdr>
        </w:div>
        <w:div w:id="1506096113">
          <w:marLeft w:val="480"/>
          <w:marRight w:val="0"/>
          <w:marTop w:val="0"/>
          <w:marBottom w:val="0"/>
          <w:divBdr>
            <w:top w:val="none" w:sz="0" w:space="0" w:color="auto"/>
            <w:left w:val="none" w:sz="0" w:space="0" w:color="auto"/>
            <w:bottom w:val="none" w:sz="0" w:space="0" w:color="auto"/>
            <w:right w:val="none" w:sz="0" w:space="0" w:color="auto"/>
          </w:divBdr>
        </w:div>
        <w:div w:id="1564218022">
          <w:marLeft w:val="480"/>
          <w:marRight w:val="0"/>
          <w:marTop w:val="0"/>
          <w:marBottom w:val="0"/>
          <w:divBdr>
            <w:top w:val="none" w:sz="0" w:space="0" w:color="auto"/>
            <w:left w:val="none" w:sz="0" w:space="0" w:color="auto"/>
            <w:bottom w:val="none" w:sz="0" w:space="0" w:color="auto"/>
            <w:right w:val="none" w:sz="0" w:space="0" w:color="auto"/>
          </w:divBdr>
        </w:div>
        <w:div w:id="1583248313">
          <w:marLeft w:val="480"/>
          <w:marRight w:val="0"/>
          <w:marTop w:val="0"/>
          <w:marBottom w:val="0"/>
          <w:divBdr>
            <w:top w:val="none" w:sz="0" w:space="0" w:color="auto"/>
            <w:left w:val="none" w:sz="0" w:space="0" w:color="auto"/>
            <w:bottom w:val="none" w:sz="0" w:space="0" w:color="auto"/>
            <w:right w:val="none" w:sz="0" w:space="0" w:color="auto"/>
          </w:divBdr>
        </w:div>
        <w:div w:id="1632710207">
          <w:marLeft w:val="480"/>
          <w:marRight w:val="0"/>
          <w:marTop w:val="0"/>
          <w:marBottom w:val="0"/>
          <w:divBdr>
            <w:top w:val="none" w:sz="0" w:space="0" w:color="auto"/>
            <w:left w:val="none" w:sz="0" w:space="0" w:color="auto"/>
            <w:bottom w:val="none" w:sz="0" w:space="0" w:color="auto"/>
            <w:right w:val="none" w:sz="0" w:space="0" w:color="auto"/>
          </w:divBdr>
        </w:div>
        <w:div w:id="1675259139">
          <w:marLeft w:val="480"/>
          <w:marRight w:val="0"/>
          <w:marTop w:val="0"/>
          <w:marBottom w:val="0"/>
          <w:divBdr>
            <w:top w:val="none" w:sz="0" w:space="0" w:color="auto"/>
            <w:left w:val="none" w:sz="0" w:space="0" w:color="auto"/>
            <w:bottom w:val="none" w:sz="0" w:space="0" w:color="auto"/>
            <w:right w:val="none" w:sz="0" w:space="0" w:color="auto"/>
          </w:divBdr>
        </w:div>
        <w:div w:id="1811244698">
          <w:marLeft w:val="480"/>
          <w:marRight w:val="0"/>
          <w:marTop w:val="0"/>
          <w:marBottom w:val="0"/>
          <w:divBdr>
            <w:top w:val="none" w:sz="0" w:space="0" w:color="auto"/>
            <w:left w:val="none" w:sz="0" w:space="0" w:color="auto"/>
            <w:bottom w:val="none" w:sz="0" w:space="0" w:color="auto"/>
            <w:right w:val="none" w:sz="0" w:space="0" w:color="auto"/>
          </w:divBdr>
        </w:div>
        <w:div w:id="1862741665">
          <w:marLeft w:val="480"/>
          <w:marRight w:val="0"/>
          <w:marTop w:val="0"/>
          <w:marBottom w:val="0"/>
          <w:divBdr>
            <w:top w:val="none" w:sz="0" w:space="0" w:color="auto"/>
            <w:left w:val="none" w:sz="0" w:space="0" w:color="auto"/>
            <w:bottom w:val="none" w:sz="0" w:space="0" w:color="auto"/>
            <w:right w:val="none" w:sz="0" w:space="0" w:color="auto"/>
          </w:divBdr>
        </w:div>
        <w:div w:id="1891571115">
          <w:marLeft w:val="480"/>
          <w:marRight w:val="0"/>
          <w:marTop w:val="0"/>
          <w:marBottom w:val="0"/>
          <w:divBdr>
            <w:top w:val="none" w:sz="0" w:space="0" w:color="auto"/>
            <w:left w:val="none" w:sz="0" w:space="0" w:color="auto"/>
            <w:bottom w:val="none" w:sz="0" w:space="0" w:color="auto"/>
            <w:right w:val="none" w:sz="0" w:space="0" w:color="auto"/>
          </w:divBdr>
        </w:div>
        <w:div w:id="1966084171">
          <w:marLeft w:val="480"/>
          <w:marRight w:val="0"/>
          <w:marTop w:val="0"/>
          <w:marBottom w:val="0"/>
          <w:divBdr>
            <w:top w:val="none" w:sz="0" w:space="0" w:color="auto"/>
            <w:left w:val="none" w:sz="0" w:space="0" w:color="auto"/>
            <w:bottom w:val="none" w:sz="0" w:space="0" w:color="auto"/>
            <w:right w:val="none" w:sz="0" w:space="0" w:color="auto"/>
          </w:divBdr>
        </w:div>
        <w:div w:id="2033535599">
          <w:marLeft w:val="480"/>
          <w:marRight w:val="0"/>
          <w:marTop w:val="0"/>
          <w:marBottom w:val="0"/>
          <w:divBdr>
            <w:top w:val="none" w:sz="0" w:space="0" w:color="auto"/>
            <w:left w:val="none" w:sz="0" w:space="0" w:color="auto"/>
            <w:bottom w:val="none" w:sz="0" w:space="0" w:color="auto"/>
            <w:right w:val="none" w:sz="0" w:space="0" w:color="auto"/>
          </w:divBdr>
        </w:div>
        <w:div w:id="2043742483">
          <w:marLeft w:val="480"/>
          <w:marRight w:val="0"/>
          <w:marTop w:val="0"/>
          <w:marBottom w:val="0"/>
          <w:divBdr>
            <w:top w:val="none" w:sz="0" w:space="0" w:color="auto"/>
            <w:left w:val="none" w:sz="0" w:space="0" w:color="auto"/>
            <w:bottom w:val="none" w:sz="0" w:space="0" w:color="auto"/>
            <w:right w:val="none" w:sz="0" w:space="0" w:color="auto"/>
          </w:divBdr>
        </w:div>
        <w:div w:id="2052417174">
          <w:marLeft w:val="480"/>
          <w:marRight w:val="0"/>
          <w:marTop w:val="0"/>
          <w:marBottom w:val="0"/>
          <w:divBdr>
            <w:top w:val="none" w:sz="0" w:space="0" w:color="auto"/>
            <w:left w:val="none" w:sz="0" w:space="0" w:color="auto"/>
            <w:bottom w:val="none" w:sz="0" w:space="0" w:color="auto"/>
            <w:right w:val="none" w:sz="0" w:space="0" w:color="auto"/>
          </w:divBdr>
        </w:div>
        <w:div w:id="2059234481">
          <w:marLeft w:val="480"/>
          <w:marRight w:val="0"/>
          <w:marTop w:val="0"/>
          <w:marBottom w:val="0"/>
          <w:divBdr>
            <w:top w:val="none" w:sz="0" w:space="0" w:color="auto"/>
            <w:left w:val="none" w:sz="0" w:space="0" w:color="auto"/>
            <w:bottom w:val="none" w:sz="0" w:space="0" w:color="auto"/>
            <w:right w:val="none" w:sz="0" w:space="0" w:color="auto"/>
          </w:divBdr>
        </w:div>
        <w:div w:id="2123844341">
          <w:marLeft w:val="480"/>
          <w:marRight w:val="0"/>
          <w:marTop w:val="0"/>
          <w:marBottom w:val="0"/>
          <w:divBdr>
            <w:top w:val="none" w:sz="0" w:space="0" w:color="auto"/>
            <w:left w:val="none" w:sz="0" w:space="0" w:color="auto"/>
            <w:bottom w:val="none" w:sz="0" w:space="0" w:color="auto"/>
            <w:right w:val="none" w:sz="0" w:space="0" w:color="auto"/>
          </w:divBdr>
        </w:div>
      </w:divsChild>
    </w:div>
    <w:div w:id="1276055964">
      <w:bodyDiv w:val="1"/>
      <w:marLeft w:val="0"/>
      <w:marRight w:val="0"/>
      <w:marTop w:val="0"/>
      <w:marBottom w:val="0"/>
      <w:divBdr>
        <w:top w:val="none" w:sz="0" w:space="0" w:color="auto"/>
        <w:left w:val="none" w:sz="0" w:space="0" w:color="auto"/>
        <w:bottom w:val="none" w:sz="0" w:space="0" w:color="auto"/>
        <w:right w:val="none" w:sz="0" w:space="0" w:color="auto"/>
      </w:divBdr>
    </w:div>
    <w:div w:id="1277057144">
      <w:bodyDiv w:val="1"/>
      <w:marLeft w:val="0"/>
      <w:marRight w:val="0"/>
      <w:marTop w:val="0"/>
      <w:marBottom w:val="0"/>
      <w:divBdr>
        <w:top w:val="none" w:sz="0" w:space="0" w:color="auto"/>
        <w:left w:val="none" w:sz="0" w:space="0" w:color="auto"/>
        <w:bottom w:val="none" w:sz="0" w:space="0" w:color="auto"/>
        <w:right w:val="none" w:sz="0" w:space="0" w:color="auto"/>
      </w:divBdr>
      <w:divsChild>
        <w:div w:id="84881055">
          <w:marLeft w:val="480"/>
          <w:marRight w:val="0"/>
          <w:marTop w:val="0"/>
          <w:marBottom w:val="0"/>
          <w:divBdr>
            <w:top w:val="none" w:sz="0" w:space="0" w:color="auto"/>
            <w:left w:val="none" w:sz="0" w:space="0" w:color="auto"/>
            <w:bottom w:val="none" w:sz="0" w:space="0" w:color="auto"/>
            <w:right w:val="none" w:sz="0" w:space="0" w:color="auto"/>
          </w:divBdr>
        </w:div>
        <w:div w:id="109011301">
          <w:marLeft w:val="480"/>
          <w:marRight w:val="0"/>
          <w:marTop w:val="0"/>
          <w:marBottom w:val="0"/>
          <w:divBdr>
            <w:top w:val="none" w:sz="0" w:space="0" w:color="auto"/>
            <w:left w:val="none" w:sz="0" w:space="0" w:color="auto"/>
            <w:bottom w:val="none" w:sz="0" w:space="0" w:color="auto"/>
            <w:right w:val="none" w:sz="0" w:space="0" w:color="auto"/>
          </w:divBdr>
        </w:div>
        <w:div w:id="140587389">
          <w:marLeft w:val="480"/>
          <w:marRight w:val="0"/>
          <w:marTop w:val="0"/>
          <w:marBottom w:val="0"/>
          <w:divBdr>
            <w:top w:val="none" w:sz="0" w:space="0" w:color="auto"/>
            <w:left w:val="none" w:sz="0" w:space="0" w:color="auto"/>
            <w:bottom w:val="none" w:sz="0" w:space="0" w:color="auto"/>
            <w:right w:val="none" w:sz="0" w:space="0" w:color="auto"/>
          </w:divBdr>
        </w:div>
        <w:div w:id="154541675">
          <w:marLeft w:val="480"/>
          <w:marRight w:val="0"/>
          <w:marTop w:val="0"/>
          <w:marBottom w:val="0"/>
          <w:divBdr>
            <w:top w:val="none" w:sz="0" w:space="0" w:color="auto"/>
            <w:left w:val="none" w:sz="0" w:space="0" w:color="auto"/>
            <w:bottom w:val="none" w:sz="0" w:space="0" w:color="auto"/>
            <w:right w:val="none" w:sz="0" w:space="0" w:color="auto"/>
          </w:divBdr>
        </w:div>
        <w:div w:id="420759436">
          <w:marLeft w:val="480"/>
          <w:marRight w:val="0"/>
          <w:marTop w:val="0"/>
          <w:marBottom w:val="0"/>
          <w:divBdr>
            <w:top w:val="none" w:sz="0" w:space="0" w:color="auto"/>
            <w:left w:val="none" w:sz="0" w:space="0" w:color="auto"/>
            <w:bottom w:val="none" w:sz="0" w:space="0" w:color="auto"/>
            <w:right w:val="none" w:sz="0" w:space="0" w:color="auto"/>
          </w:divBdr>
        </w:div>
        <w:div w:id="426730886">
          <w:marLeft w:val="480"/>
          <w:marRight w:val="0"/>
          <w:marTop w:val="0"/>
          <w:marBottom w:val="0"/>
          <w:divBdr>
            <w:top w:val="none" w:sz="0" w:space="0" w:color="auto"/>
            <w:left w:val="none" w:sz="0" w:space="0" w:color="auto"/>
            <w:bottom w:val="none" w:sz="0" w:space="0" w:color="auto"/>
            <w:right w:val="none" w:sz="0" w:space="0" w:color="auto"/>
          </w:divBdr>
        </w:div>
        <w:div w:id="427384037">
          <w:marLeft w:val="480"/>
          <w:marRight w:val="0"/>
          <w:marTop w:val="0"/>
          <w:marBottom w:val="0"/>
          <w:divBdr>
            <w:top w:val="none" w:sz="0" w:space="0" w:color="auto"/>
            <w:left w:val="none" w:sz="0" w:space="0" w:color="auto"/>
            <w:bottom w:val="none" w:sz="0" w:space="0" w:color="auto"/>
            <w:right w:val="none" w:sz="0" w:space="0" w:color="auto"/>
          </w:divBdr>
        </w:div>
        <w:div w:id="496652792">
          <w:marLeft w:val="480"/>
          <w:marRight w:val="0"/>
          <w:marTop w:val="0"/>
          <w:marBottom w:val="0"/>
          <w:divBdr>
            <w:top w:val="none" w:sz="0" w:space="0" w:color="auto"/>
            <w:left w:val="none" w:sz="0" w:space="0" w:color="auto"/>
            <w:bottom w:val="none" w:sz="0" w:space="0" w:color="auto"/>
            <w:right w:val="none" w:sz="0" w:space="0" w:color="auto"/>
          </w:divBdr>
        </w:div>
        <w:div w:id="545609283">
          <w:marLeft w:val="480"/>
          <w:marRight w:val="0"/>
          <w:marTop w:val="0"/>
          <w:marBottom w:val="0"/>
          <w:divBdr>
            <w:top w:val="none" w:sz="0" w:space="0" w:color="auto"/>
            <w:left w:val="none" w:sz="0" w:space="0" w:color="auto"/>
            <w:bottom w:val="none" w:sz="0" w:space="0" w:color="auto"/>
            <w:right w:val="none" w:sz="0" w:space="0" w:color="auto"/>
          </w:divBdr>
        </w:div>
        <w:div w:id="575020037">
          <w:marLeft w:val="480"/>
          <w:marRight w:val="0"/>
          <w:marTop w:val="0"/>
          <w:marBottom w:val="0"/>
          <w:divBdr>
            <w:top w:val="none" w:sz="0" w:space="0" w:color="auto"/>
            <w:left w:val="none" w:sz="0" w:space="0" w:color="auto"/>
            <w:bottom w:val="none" w:sz="0" w:space="0" w:color="auto"/>
            <w:right w:val="none" w:sz="0" w:space="0" w:color="auto"/>
          </w:divBdr>
        </w:div>
        <w:div w:id="606931516">
          <w:marLeft w:val="480"/>
          <w:marRight w:val="0"/>
          <w:marTop w:val="0"/>
          <w:marBottom w:val="0"/>
          <w:divBdr>
            <w:top w:val="none" w:sz="0" w:space="0" w:color="auto"/>
            <w:left w:val="none" w:sz="0" w:space="0" w:color="auto"/>
            <w:bottom w:val="none" w:sz="0" w:space="0" w:color="auto"/>
            <w:right w:val="none" w:sz="0" w:space="0" w:color="auto"/>
          </w:divBdr>
        </w:div>
        <w:div w:id="615136737">
          <w:marLeft w:val="480"/>
          <w:marRight w:val="0"/>
          <w:marTop w:val="0"/>
          <w:marBottom w:val="0"/>
          <w:divBdr>
            <w:top w:val="none" w:sz="0" w:space="0" w:color="auto"/>
            <w:left w:val="none" w:sz="0" w:space="0" w:color="auto"/>
            <w:bottom w:val="none" w:sz="0" w:space="0" w:color="auto"/>
            <w:right w:val="none" w:sz="0" w:space="0" w:color="auto"/>
          </w:divBdr>
        </w:div>
        <w:div w:id="630134597">
          <w:marLeft w:val="480"/>
          <w:marRight w:val="0"/>
          <w:marTop w:val="0"/>
          <w:marBottom w:val="0"/>
          <w:divBdr>
            <w:top w:val="none" w:sz="0" w:space="0" w:color="auto"/>
            <w:left w:val="none" w:sz="0" w:space="0" w:color="auto"/>
            <w:bottom w:val="none" w:sz="0" w:space="0" w:color="auto"/>
            <w:right w:val="none" w:sz="0" w:space="0" w:color="auto"/>
          </w:divBdr>
        </w:div>
        <w:div w:id="855734789">
          <w:marLeft w:val="480"/>
          <w:marRight w:val="0"/>
          <w:marTop w:val="0"/>
          <w:marBottom w:val="0"/>
          <w:divBdr>
            <w:top w:val="none" w:sz="0" w:space="0" w:color="auto"/>
            <w:left w:val="none" w:sz="0" w:space="0" w:color="auto"/>
            <w:bottom w:val="none" w:sz="0" w:space="0" w:color="auto"/>
            <w:right w:val="none" w:sz="0" w:space="0" w:color="auto"/>
          </w:divBdr>
        </w:div>
        <w:div w:id="872036625">
          <w:marLeft w:val="480"/>
          <w:marRight w:val="0"/>
          <w:marTop w:val="0"/>
          <w:marBottom w:val="0"/>
          <w:divBdr>
            <w:top w:val="none" w:sz="0" w:space="0" w:color="auto"/>
            <w:left w:val="none" w:sz="0" w:space="0" w:color="auto"/>
            <w:bottom w:val="none" w:sz="0" w:space="0" w:color="auto"/>
            <w:right w:val="none" w:sz="0" w:space="0" w:color="auto"/>
          </w:divBdr>
        </w:div>
        <w:div w:id="951547684">
          <w:marLeft w:val="480"/>
          <w:marRight w:val="0"/>
          <w:marTop w:val="0"/>
          <w:marBottom w:val="0"/>
          <w:divBdr>
            <w:top w:val="none" w:sz="0" w:space="0" w:color="auto"/>
            <w:left w:val="none" w:sz="0" w:space="0" w:color="auto"/>
            <w:bottom w:val="none" w:sz="0" w:space="0" w:color="auto"/>
            <w:right w:val="none" w:sz="0" w:space="0" w:color="auto"/>
          </w:divBdr>
        </w:div>
        <w:div w:id="963191845">
          <w:marLeft w:val="480"/>
          <w:marRight w:val="0"/>
          <w:marTop w:val="0"/>
          <w:marBottom w:val="0"/>
          <w:divBdr>
            <w:top w:val="none" w:sz="0" w:space="0" w:color="auto"/>
            <w:left w:val="none" w:sz="0" w:space="0" w:color="auto"/>
            <w:bottom w:val="none" w:sz="0" w:space="0" w:color="auto"/>
            <w:right w:val="none" w:sz="0" w:space="0" w:color="auto"/>
          </w:divBdr>
        </w:div>
        <w:div w:id="1079057145">
          <w:marLeft w:val="480"/>
          <w:marRight w:val="0"/>
          <w:marTop w:val="0"/>
          <w:marBottom w:val="0"/>
          <w:divBdr>
            <w:top w:val="none" w:sz="0" w:space="0" w:color="auto"/>
            <w:left w:val="none" w:sz="0" w:space="0" w:color="auto"/>
            <w:bottom w:val="none" w:sz="0" w:space="0" w:color="auto"/>
            <w:right w:val="none" w:sz="0" w:space="0" w:color="auto"/>
          </w:divBdr>
        </w:div>
        <w:div w:id="1086264751">
          <w:marLeft w:val="480"/>
          <w:marRight w:val="0"/>
          <w:marTop w:val="0"/>
          <w:marBottom w:val="0"/>
          <w:divBdr>
            <w:top w:val="none" w:sz="0" w:space="0" w:color="auto"/>
            <w:left w:val="none" w:sz="0" w:space="0" w:color="auto"/>
            <w:bottom w:val="none" w:sz="0" w:space="0" w:color="auto"/>
            <w:right w:val="none" w:sz="0" w:space="0" w:color="auto"/>
          </w:divBdr>
        </w:div>
        <w:div w:id="1107232955">
          <w:marLeft w:val="480"/>
          <w:marRight w:val="0"/>
          <w:marTop w:val="0"/>
          <w:marBottom w:val="0"/>
          <w:divBdr>
            <w:top w:val="none" w:sz="0" w:space="0" w:color="auto"/>
            <w:left w:val="none" w:sz="0" w:space="0" w:color="auto"/>
            <w:bottom w:val="none" w:sz="0" w:space="0" w:color="auto"/>
            <w:right w:val="none" w:sz="0" w:space="0" w:color="auto"/>
          </w:divBdr>
        </w:div>
        <w:div w:id="1189484929">
          <w:marLeft w:val="480"/>
          <w:marRight w:val="0"/>
          <w:marTop w:val="0"/>
          <w:marBottom w:val="0"/>
          <w:divBdr>
            <w:top w:val="none" w:sz="0" w:space="0" w:color="auto"/>
            <w:left w:val="none" w:sz="0" w:space="0" w:color="auto"/>
            <w:bottom w:val="none" w:sz="0" w:space="0" w:color="auto"/>
            <w:right w:val="none" w:sz="0" w:space="0" w:color="auto"/>
          </w:divBdr>
        </w:div>
        <w:div w:id="1246260713">
          <w:marLeft w:val="480"/>
          <w:marRight w:val="0"/>
          <w:marTop w:val="0"/>
          <w:marBottom w:val="0"/>
          <w:divBdr>
            <w:top w:val="none" w:sz="0" w:space="0" w:color="auto"/>
            <w:left w:val="none" w:sz="0" w:space="0" w:color="auto"/>
            <w:bottom w:val="none" w:sz="0" w:space="0" w:color="auto"/>
            <w:right w:val="none" w:sz="0" w:space="0" w:color="auto"/>
          </w:divBdr>
        </w:div>
        <w:div w:id="1315993160">
          <w:marLeft w:val="480"/>
          <w:marRight w:val="0"/>
          <w:marTop w:val="0"/>
          <w:marBottom w:val="0"/>
          <w:divBdr>
            <w:top w:val="none" w:sz="0" w:space="0" w:color="auto"/>
            <w:left w:val="none" w:sz="0" w:space="0" w:color="auto"/>
            <w:bottom w:val="none" w:sz="0" w:space="0" w:color="auto"/>
            <w:right w:val="none" w:sz="0" w:space="0" w:color="auto"/>
          </w:divBdr>
        </w:div>
        <w:div w:id="1350984935">
          <w:marLeft w:val="480"/>
          <w:marRight w:val="0"/>
          <w:marTop w:val="0"/>
          <w:marBottom w:val="0"/>
          <w:divBdr>
            <w:top w:val="none" w:sz="0" w:space="0" w:color="auto"/>
            <w:left w:val="none" w:sz="0" w:space="0" w:color="auto"/>
            <w:bottom w:val="none" w:sz="0" w:space="0" w:color="auto"/>
            <w:right w:val="none" w:sz="0" w:space="0" w:color="auto"/>
          </w:divBdr>
        </w:div>
        <w:div w:id="1446264796">
          <w:marLeft w:val="480"/>
          <w:marRight w:val="0"/>
          <w:marTop w:val="0"/>
          <w:marBottom w:val="0"/>
          <w:divBdr>
            <w:top w:val="none" w:sz="0" w:space="0" w:color="auto"/>
            <w:left w:val="none" w:sz="0" w:space="0" w:color="auto"/>
            <w:bottom w:val="none" w:sz="0" w:space="0" w:color="auto"/>
            <w:right w:val="none" w:sz="0" w:space="0" w:color="auto"/>
          </w:divBdr>
        </w:div>
        <w:div w:id="1461221357">
          <w:marLeft w:val="480"/>
          <w:marRight w:val="0"/>
          <w:marTop w:val="0"/>
          <w:marBottom w:val="0"/>
          <w:divBdr>
            <w:top w:val="none" w:sz="0" w:space="0" w:color="auto"/>
            <w:left w:val="none" w:sz="0" w:space="0" w:color="auto"/>
            <w:bottom w:val="none" w:sz="0" w:space="0" w:color="auto"/>
            <w:right w:val="none" w:sz="0" w:space="0" w:color="auto"/>
          </w:divBdr>
        </w:div>
        <w:div w:id="1472213632">
          <w:marLeft w:val="480"/>
          <w:marRight w:val="0"/>
          <w:marTop w:val="0"/>
          <w:marBottom w:val="0"/>
          <w:divBdr>
            <w:top w:val="none" w:sz="0" w:space="0" w:color="auto"/>
            <w:left w:val="none" w:sz="0" w:space="0" w:color="auto"/>
            <w:bottom w:val="none" w:sz="0" w:space="0" w:color="auto"/>
            <w:right w:val="none" w:sz="0" w:space="0" w:color="auto"/>
          </w:divBdr>
        </w:div>
        <w:div w:id="1480077045">
          <w:marLeft w:val="480"/>
          <w:marRight w:val="0"/>
          <w:marTop w:val="0"/>
          <w:marBottom w:val="0"/>
          <w:divBdr>
            <w:top w:val="none" w:sz="0" w:space="0" w:color="auto"/>
            <w:left w:val="none" w:sz="0" w:space="0" w:color="auto"/>
            <w:bottom w:val="none" w:sz="0" w:space="0" w:color="auto"/>
            <w:right w:val="none" w:sz="0" w:space="0" w:color="auto"/>
          </w:divBdr>
        </w:div>
        <w:div w:id="1482690837">
          <w:marLeft w:val="480"/>
          <w:marRight w:val="0"/>
          <w:marTop w:val="0"/>
          <w:marBottom w:val="0"/>
          <w:divBdr>
            <w:top w:val="none" w:sz="0" w:space="0" w:color="auto"/>
            <w:left w:val="none" w:sz="0" w:space="0" w:color="auto"/>
            <w:bottom w:val="none" w:sz="0" w:space="0" w:color="auto"/>
            <w:right w:val="none" w:sz="0" w:space="0" w:color="auto"/>
          </w:divBdr>
        </w:div>
        <w:div w:id="1488013196">
          <w:marLeft w:val="480"/>
          <w:marRight w:val="0"/>
          <w:marTop w:val="0"/>
          <w:marBottom w:val="0"/>
          <w:divBdr>
            <w:top w:val="none" w:sz="0" w:space="0" w:color="auto"/>
            <w:left w:val="none" w:sz="0" w:space="0" w:color="auto"/>
            <w:bottom w:val="none" w:sz="0" w:space="0" w:color="auto"/>
            <w:right w:val="none" w:sz="0" w:space="0" w:color="auto"/>
          </w:divBdr>
        </w:div>
        <w:div w:id="1497652961">
          <w:marLeft w:val="480"/>
          <w:marRight w:val="0"/>
          <w:marTop w:val="0"/>
          <w:marBottom w:val="0"/>
          <w:divBdr>
            <w:top w:val="none" w:sz="0" w:space="0" w:color="auto"/>
            <w:left w:val="none" w:sz="0" w:space="0" w:color="auto"/>
            <w:bottom w:val="none" w:sz="0" w:space="0" w:color="auto"/>
            <w:right w:val="none" w:sz="0" w:space="0" w:color="auto"/>
          </w:divBdr>
        </w:div>
        <w:div w:id="1558122264">
          <w:marLeft w:val="480"/>
          <w:marRight w:val="0"/>
          <w:marTop w:val="0"/>
          <w:marBottom w:val="0"/>
          <w:divBdr>
            <w:top w:val="none" w:sz="0" w:space="0" w:color="auto"/>
            <w:left w:val="none" w:sz="0" w:space="0" w:color="auto"/>
            <w:bottom w:val="none" w:sz="0" w:space="0" w:color="auto"/>
            <w:right w:val="none" w:sz="0" w:space="0" w:color="auto"/>
          </w:divBdr>
        </w:div>
        <w:div w:id="1561014781">
          <w:marLeft w:val="480"/>
          <w:marRight w:val="0"/>
          <w:marTop w:val="0"/>
          <w:marBottom w:val="0"/>
          <w:divBdr>
            <w:top w:val="none" w:sz="0" w:space="0" w:color="auto"/>
            <w:left w:val="none" w:sz="0" w:space="0" w:color="auto"/>
            <w:bottom w:val="none" w:sz="0" w:space="0" w:color="auto"/>
            <w:right w:val="none" w:sz="0" w:space="0" w:color="auto"/>
          </w:divBdr>
        </w:div>
        <w:div w:id="1576934112">
          <w:marLeft w:val="480"/>
          <w:marRight w:val="0"/>
          <w:marTop w:val="0"/>
          <w:marBottom w:val="0"/>
          <w:divBdr>
            <w:top w:val="none" w:sz="0" w:space="0" w:color="auto"/>
            <w:left w:val="none" w:sz="0" w:space="0" w:color="auto"/>
            <w:bottom w:val="none" w:sz="0" w:space="0" w:color="auto"/>
            <w:right w:val="none" w:sz="0" w:space="0" w:color="auto"/>
          </w:divBdr>
        </w:div>
        <w:div w:id="1657110081">
          <w:marLeft w:val="480"/>
          <w:marRight w:val="0"/>
          <w:marTop w:val="0"/>
          <w:marBottom w:val="0"/>
          <w:divBdr>
            <w:top w:val="none" w:sz="0" w:space="0" w:color="auto"/>
            <w:left w:val="none" w:sz="0" w:space="0" w:color="auto"/>
            <w:bottom w:val="none" w:sz="0" w:space="0" w:color="auto"/>
            <w:right w:val="none" w:sz="0" w:space="0" w:color="auto"/>
          </w:divBdr>
        </w:div>
        <w:div w:id="1673146717">
          <w:marLeft w:val="480"/>
          <w:marRight w:val="0"/>
          <w:marTop w:val="0"/>
          <w:marBottom w:val="0"/>
          <w:divBdr>
            <w:top w:val="none" w:sz="0" w:space="0" w:color="auto"/>
            <w:left w:val="none" w:sz="0" w:space="0" w:color="auto"/>
            <w:bottom w:val="none" w:sz="0" w:space="0" w:color="auto"/>
            <w:right w:val="none" w:sz="0" w:space="0" w:color="auto"/>
          </w:divBdr>
        </w:div>
        <w:div w:id="1714957958">
          <w:marLeft w:val="480"/>
          <w:marRight w:val="0"/>
          <w:marTop w:val="0"/>
          <w:marBottom w:val="0"/>
          <w:divBdr>
            <w:top w:val="none" w:sz="0" w:space="0" w:color="auto"/>
            <w:left w:val="none" w:sz="0" w:space="0" w:color="auto"/>
            <w:bottom w:val="none" w:sz="0" w:space="0" w:color="auto"/>
            <w:right w:val="none" w:sz="0" w:space="0" w:color="auto"/>
          </w:divBdr>
        </w:div>
        <w:div w:id="1797749258">
          <w:marLeft w:val="480"/>
          <w:marRight w:val="0"/>
          <w:marTop w:val="0"/>
          <w:marBottom w:val="0"/>
          <w:divBdr>
            <w:top w:val="none" w:sz="0" w:space="0" w:color="auto"/>
            <w:left w:val="none" w:sz="0" w:space="0" w:color="auto"/>
            <w:bottom w:val="none" w:sz="0" w:space="0" w:color="auto"/>
            <w:right w:val="none" w:sz="0" w:space="0" w:color="auto"/>
          </w:divBdr>
        </w:div>
        <w:div w:id="1823307091">
          <w:marLeft w:val="480"/>
          <w:marRight w:val="0"/>
          <w:marTop w:val="0"/>
          <w:marBottom w:val="0"/>
          <w:divBdr>
            <w:top w:val="none" w:sz="0" w:space="0" w:color="auto"/>
            <w:left w:val="none" w:sz="0" w:space="0" w:color="auto"/>
            <w:bottom w:val="none" w:sz="0" w:space="0" w:color="auto"/>
            <w:right w:val="none" w:sz="0" w:space="0" w:color="auto"/>
          </w:divBdr>
        </w:div>
        <w:div w:id="1829201134">
          <w:marLeft w:val="480"/>
          <w:marRight w:val="0"/>
          <w:marTop w:val="0"/>
          <w:marBottom w:val="0"/>
          <w:divBdr>
            <w:top w:val="none" w:sz="0" w:space="0" w:color="auto"/>
            <w:left w:val="none" w:sz="0" w:space="0" w:color="auto"/>
            <w:bottom w:val="none" w:sz="0" w:space="0" w:color="auto"/>
            <w:right w:val="none" w:sz="0" w:space="0" w:color="auto"/>
          </w:divBdr>
        </w:div>
        <w:div w:id="1841384454">
          <w:marLeft w:val="480"/>
          <w:marRight w:val="0"/>
          <w:marTop w:val="0"/>
          <w:marBottom w:val="0"/>
          <w:divBdr>
            <w:top w:val="none" w:sz="0" w:space="0" w:color="auto"/>
            <w:left w:val="none" w:sz="0" w:space="0" w:color="auto"/>
            <w:bottom w:val="none" w:sz="0" w:space="0" w:color="auto"/>
            <w:right w:val="none" w:sz="0" w:space="0" w:color="auto"/>
          </w:divBdr>
        </w:div>
        <w:div w:id="1841849112">
          <w:marLeft w:val="480"/>
          <w:marRight w:val="0"/>
          <w:marTop w:val="0"/>
          <w:marBottom w:val="0"/>
          <w:divBdr>
            <w:top w:val="none" w:sz="0" w:space="0" w:color="auto"/>
            <w:left w:val="none" w:sz="0" w:space="0" w:color="auto"/>
            <w:bottom w:val="none" w:sz="0" w:space="0" w:color="auto"/>
            <w:right w:val="none" w:sz="0" w:space="0" w:color="auto"/>
          </w:divBdr>
        </w:div>
        <w:div w:id="1929532951">
          <w:marLeft w:val="480"/>
          <w:marRight w:val="0"/>
          <w:marTop w:val="0"/>
          <w:marBottom w:val="0"/>
          <w:divBdr>
            <w:top w:val="none" w:sz="0" w:space="0" w:color="auto"/>
            <w:left w:val="none" w:sz="0" w:space="0" w:color="auto"/>
            <w:bottom w:val="none" w:sz="0" w:space="0" w:color="auto"/>
            <w:right w:val="none" w:sz="0" w:space="0" w:color="auto"/>
          </w:divBdr>
        </w:div>
        <w:div w:id="1964185690">
          <w:marLeft w:val="480"/>
          <w:marRight w:val="0"/>
          <w:marTop w:val="0"/>
          <w:marBottom w:val="0"/>
          <w:divBdr>
            <w:top w:val="none" w:sz="0" w:space="0" w:color="auto"/>
            <w:left w:val="none" w:sz="0" w:space="0" w:color="auto"/>
            <w:bottom w:val="none" w:sz="0" w:space="0" w:color="auto"/>
            <w:right w:val="none" w:sz="0" w:space="0" w:color="auto"/>
          </w:divBdr>
        </w:div>
        <w:div w:id="1986083557">
          <w:marLeft w:val="480"/>
          <w:marRight w:val="0"/>
          <w:marTop w:val="0"/>
          <w:marBottom w:val="0"/>
          <w:divBdr>
            <w:top w:val="none" w:sz="0" w:space="0" w:color="auto"/>
            <w:left w:val="none" w:sz="0" w:space="0" w:color="auto"/>
            <w:bottom w:val="none" w:sz="0" w:space="0" w:color="auto"/>
            <w:right w:val="none" w:sz="0" w:space="0" w:color="auto"/>
          </w:divBdr>
        </w:div>
        <w:div w:id="1998072430">
          <w:marLeft w:val="480"/>
          <w:marRight w:val="0"/>
          <w:marTop w:val="0"/>
          <w:marBottom w:val="0"/>
          <w:divBdr>
            <w:top w:val="none" w:sz="0" w:space="0" w:color="auto"/>
            <w:left w:val="none" w:sz="0" w:space="0" w:color="auto"/>
            <w:bottom w:val="none" w:sz="0" w:space="0" w:color="auto"/>
            <w:right w:val="none" w:sz="0" w:space="0" w:color="auto"/>
          </w:divBdr>
        </w:div>
        <w:div w:id="2052068103">
          <w:marLeft w:val="480"/>
          <w:marRight w:val="0"/>
          <w:marTop w:val="0"/>
          <w:marBottom w:val="0"/>
          <w:divBdr>
            <w:top w:val="none" w:sz="0" w:space="0" w:color="auto"/>
            <w:left w:val="none" w:sz="0" w:space="0" w:color="auto"/>
            <w:bottom w:val="none" w:sz="0" w:space="0" w:color="auto"/>
            <w:right w:val="none" w:sz="0" w:space="0" w:color="auto"/>
          </w:divBdr>
        </w:div>
        <w:div w:id="2066565321">
          <w:marLeft w:val="480"/>
          <w:marRight w:val="0"/>
          <w:marTop w:val="0"/>
          <w:marBottom w:val="0"/>
          <w:divBdr>
            <w:top w:val="none" w:sz="0" w:space="0" w:color="auto"/>
            <w:left w:val="none" w:sz="0" w:space="0" w:color="auto"/>
            <w:bottom w:val="none" w:sz="0" w:space="0" w:color="auto"/>
            <w:right w:val="none" w:sz="0" w:space="0" w:color="auto"/>
          </w:divBdr>
        </w:div>
        <w:div w:id="2082485071">
          <w:marLeft w:val="480"/>
          <w:marRight w:val="0"/>
          <w:marTop w:val="0"/>
          <w:marBottom w:val="0"/>
          <w:divBdr>
            <w:top w:val="none" w:sz="0" w:space="0" w:color="auto"/>
            <w:left w:val="none" w:sz="0" w:space="0" w:color="auto"/>
            <w:bottom w:val="none" w:sz="0" w:space="0" w:color="auto"/>
            <w:right w:val="none" w:sz="0" w:space="0" w:color="auto"/>
          </w:divBdr>
        </w:div>
        <w:div w:id="2127847227">
          <w:marLeft w:val="480"/>
          <w:marRight w:val="0"/>
          <w:marTop w:val="0"/>
          <w:marBottom w:val="0"/>
          <w:divBdr>
            <w:top w:val="none" w:sz="0" w:space="0" w:color="auto"/>
            <w:left w:val="none" w:sz="0" w:space="0" w:color="auto"/>
            <w:bottom w:val="none" w:sz="0" w:space="0" w:color="auto"/>
            <w:right w:val="none" w:sz="0" w:space="0" w:color="auto"/>
          </w:divBdr>
        </w:div>
        <w:div w:id="2134443598">
          <w:marLeft w:val="480"/>
          <w:marRight w:val="0"/>
          <w:marTop w:val="0"/>
          <w:marBottom w:val="0"/>
          <w:divBdr>
            <w:top w:val="none" w:sz="0" w:space="0" w:color="auto"/>
            <w:left w:val="none" w:sz="0" w:space="0" w:color="auto"/>
            <w:bottom w:val="none" w:sz="0" w:space="0" w:color="auto"/>
            <w:right w:val="none" w:sz="0" w:space="0" w:color="auto"/>
          </w:divBdr>
        </w:div>
      </w:divsChild>
    </w:div>
    <w:div w:id="1280333604">
      <w:bodyDiv w:val="1"/>
      <w:marLeft w:val="0"/>
      <w:marRight w:val="0"/>
      <w:marTop w:val="0"/>
      <w:marBottom w:val="0"/>
      <w:divBdr>
        <w:top w:val="none" w:sz="0" w:space="0" w:color="auto"/>
        <w:left w:val="none" w:sz="0" w:space="0" w:color="auto"/>
        <w:bottom w:val="none" w:sz="0" w:space="0" w:color="auto"/>
        <w:right w:val="none" w:sz="0" w:space="0" w:color="auto"/>
      </w:divBdr>
      <w:divsChild>
        <w:div w:id="8836">
          <w:marLeft w:val="480"/>
          <w:marRight w:val="0"/>
          <w:marTop w:val="0"/>
          <w:marBottom w:val="0"/>
          <w:divBdr>
            <w:top w:val="none" w:sz="0" w:space="0" w:color="auto"/>
            <w:left w:val="none" w:sz="0" w:space="0" w:color="auto"/>
            <w:bottom w:val="none" w:sz="0" w:space="0" w:color="auto"/>
            <w:right w:val="none" w:sz="0" w:space="0" w:color="auto"/>
          </w:divBdr>
        </w:div>
        <w:div w:id="34014001">
          <w:marLeft w:val="480"/>
          <w:marRight w:val="0"/>
          <w:marTop w:val="0"/>
          <w:marBottom w:val="0"/>
          <w:divBdr>
            <w:top w:val="none" w:sz="0" w:space="0" w:color="auto"/>
            <w:left w:val="none" w:sz="0" w:space="0" w:color="auto"/>
            <w:bottom w:val="none" w:sz="0" w:space="0" w:color="auto"/>
            <w:right w:val="none" w:sz="0" w:space="0" w:color="auto"/>
          </w:divBdr>
        </w:div>
        <w:div w:id="38480868">
          <w:marLeft w:val="480"/>
          <w:marRight w:val="0"/>
          <w:marTop w:val="0"/>
          <w:marBottom w:val="0"/>
          <w:divBdr>
            <w:top w:val="none" w:sz="0" w:space="0" w:color="auto"/>
            <w:left w:val="none" w:sz="0" w:space="0" w:color="auto"/>
            <w:bottom w:val="none" w:sz="0" w:space="0" w:color="auto"/>
            <w:right w:val="none" w:sz="0" w:space="0" w:color="auto"/>
          </w:divBdr>
        </w:div>
        <w:div w:id="51853535">
          <w:marLeft w:val="480"/>
          <w:marRight w:val="0"/>
          <w:marTop w:val="0"/>
          <w:marBottom w:val="0"/>
          <w:divBdr>
            <w:top w:val="none" w:sz="0" w:space="0" w:color="auto"/>
            <w:left w:val="none" w:sz="0" w:space="0" w:color="auto"/>
            <w:bottom w:val="none" w:sz="0" w:space="0" w:color="auto"/>
            <w:right w:val="none" w:sz="0" w:space="0" w:color="auto"/>
          </w:divBdr>
        </w:div>
        <w:div w:id="118497857">
          <w:marLeft w:val="480"/>
          <w:marRight w:val="0"/>
          <w:marTop w:val="0"/>
          <w:marBottom w:val="0"/>
          <w:divBdr>
            <w:top w:val="none" w:sz="0" w:space="0" w:color="auto"/>
            <w:left w:val="none" w:sz="0" w:space="0" w:color="auto"/>
            <w:bottom w:val="none" w:sz="0" w:space="0" w:color="auto"/>
            <w:right w:val="none" w:sz="0" w:space="0" w:color="auto"/>
          </w:divBdr>
        </w:div>
        <w:div w:id="181671042">
          <w:marLeft w:val="480"/>
          <w:marRight w:val="0"/>
          <w:marTop w:val="0"/>
          <w:marBottom w:val="0"/>
          <w:divBdr>
            <w:top w:val="none" w:sz="0" w:space="0" w:color="auto"/>
            <w:left w:val="none" w:sz="0" w:space="0" w:color="auto"/>
            <w:bottom w:val="none" w:sz="0" w:space="0" w:color="auto"/>
            <w:right w:val="none" w:sz="0" w:space="0" w:color="auto"/>
          </w:divBdr>
        </w:div>
        <w:div w:id="456723975">
          <w:marLeft w:val="480"/>
          <w:marRight w:val="0"/>
          <w:marTop w:val="0"/>
          <w:marBottom w:val="0"/>
          <w:divBdr>
            <w:top w:val="none" w:sz="0" w:space="0" w:color="auto"/>
            <w:left w:val="none" w:sz="0" w:space="0" w:color="auto"/>
            <w:bottom w:val="none" w:sz="0" w:space="0" w:color="auto"/>
            <w:right w:val="none" w:sz="0" w:space="0" w:color="auto"/>
          </w:divBdr>
        </w:div>
        <w:div w:id="457532325">
          <w:marLeft w:val="480"/>
          <w:marRight w:val="0"/>
          <w:marTop w:val="0"/>
          <w:marBottom w:val="0"/>
          <w:divBdr>
            <w:top w:val="none" w:sz="0" w:space="0" w:color="auto"/>
            <w:left w:val="none" w:sz="0" w:space="0" w:color="auto"/>
            <w:bottom w:val="none" w:sz="0" w:space="0" w:color="auto"/>
            <w:right w:val="none" w:sz="0" w:space="0" w:color="auto"/>
          </w:divBdr>
        </w:div>
        <w:div w:id="484860246">
          <w:marLeft w:val="480"/>
          <w:marRight w:val="0"/>
          <w:marTop w:val="0"/>
          <w:marBottom w:val="0"/>
          <w:divBdr>
            <w:top w:val="none" w:sz="0" w:space="0" w:color="auto"/>
            <w:left w:val="none" w:sz="0" w:space="0" w:color="auto"/>
            <w:bottom w:val="none" w:sz="0" w:space="0" w:color="auto"/>
            <w:right w:val="none" w:sz="0" w:space="0" w:color="auto"/>
          </w:divBdr>
        </w:div>
        <w:div w:id="497770943">
          <w:marLeft w:val="480"/>
          <w:marRight w:val="0"/>
          <w:marTop w:val="0"/>
          <w:marBottom w:val="0"/>
          <w:divBdr>
            <w:top w:val="none" w:sz="0" w:space="0" w:color="auto"/>
            <w:left w:val="none" w:sz="0" w:space="0" w:color="auto"/>
            <w:bottom w:val="none" w:sz="0" w:space="0" w:color="auto"/>
            <w:right w:val="none" w:sz="0" w:space="0" w:color="auto"/>
          </w:divBdr>
        </w:div>
        <w:div w:id="520557792">
          <w:marLeft w:val="480"/>
          <w:marRight w:val="0"/>
          <w:marTop w:val="0"/>
          <w:marBottom w:val="0"/>
          <w:divBdr>
            <w:top w:val="none" w:sz="0" w:space="0" w:color="auto"/>
            <w:left w:val="none" w:sz="0" w:space="0" w:color="auto"/>
            <w:bottom w:val="none" w:sz="0" w:space="0" w:color="auto"/>
            <w:right w:val="none" w:sz="0" w:space="0" w:color="auto"/>
          </w:divBdr>
        </w:div>
        <w:div w:id="535893729">
          <w:marLeft w:val="480"/>
          <w:marRight w:val="0"/>
          <w:marTop w:val="0"/>
          <w:marBottom w:val="0"/>
          <w:divBdr>
            <w:top w:val="none" w:sz="0" w:space="0" w:color="auto"/>
            <w:left w:val="none" w:sz="0" w:space="0" w:color="auto"/>
            <w:bottom w:val="none" w:sz="0" w:space="0" w:color="auto"/>
            <w:right w:val="none" w:sz="0" w:space="0" w:color="auto"/>
          </w:divBdr>
        </w:div>
        <w:div w:id="638994249">
          <w:marLeft w:val="480"/>
          <w:marRight w:val="0"/>
          <w:marTop w:val="0"/>
          <w:marBottom w:val="0"/>
          <w:divBdr>
            <w:top w:val="none" w:sz="0" w:space="0" w:color="auto"/>
            <w:left w:val="none" w:sz="0" w:space="0" w:color="auto"/>
            <w:bottom w:val="none" w:sz="0" w:space="0" w:color="auto"/>
            <w:right w:val="none" w:sz="0" w:space="0" w:color="auto"/>
          </w:divBdr>
        </w:div>
        <w:div w:id="653529227">
          <w:marLeft w:val="480"/>
          <w:marRight w:val="0"/>
          <w:marTop w:val="0"/>
          <w:marBottom w:val="0"/>
          <w:divBdr>
            <w:top w:val="none" w:sz="0" w:space="0" w:color="auto"/>
            <w:left w:val="none" w:sz="0" w:space="0" w:color="auto"/>
            <w:bottom w:val="none" w:sz="0" w:space="0" w:color="auto"/>
            <w:right w:val="none" w:sz="0" w:space="0" w:color="auto"/>
          </w:divBdr>
        </w:div>
        <w:div w:id="658968268">
          <w:marLeft w:val="480"/>
          <w:marRight w:val="0"/>
          <w:marTop w:val="0"/>
          <w:marBottom w:val="0"/>
          <w:divBdr>
            <w:top w:val="none" w:sz="0" w:space="0" w:color="auto"/>
            <w:left w:val="none" w:sz="0" w:space="0" w:color="auto"/>
            <w:bottom w:val="none" w:sz="0" w:space="0" w:color="auto"/>
            <w:right w:val="none" w:sz="0" w:space="0" w:color="auto"/>
          </w:divBdr>
        </w:div>
        <w:div w:id="708454345">
          <w:marLeft w:val="480"/>
          <w:marRight w:val="0"/>
          <w:marTop w:val="0"/>
          <w:marBottom w:val="0"/>
          <w:divBdr>
            <w:top w:val="none" w:sz="0" w:space="0" w:color="auto"/>
            <w:left w:val="none" w:sz="0" w:space="0" w:color="auto"/>
            <w:bottom w:val="none" w:sz="0" w:space="0" w:color="auto"/>
            <w:right w:val="none" w:sz="0" w:space="0" w:color="auto"/>
          </w:divBdr>
        </w:div>
        <w:div w:id="718171515">
          <w:marLeft w:val="480"/>
          <w:marRight w:val="0"/>
          <w:marTop w:val="0"/>
          <w:marBottom w:val="0"/>
          <w:divBdr>
            <w:top w:val="none" w:sz="0" w:space="0" w:color="auto"/>
            <w:left w:val="none" w:sz="0" w:space="0" w:color="auto"/>
            <w:bottom w:val="none" w:sz="0" w:space="0" w:color="auto"/>
            <w:right w:val="none" w:sz="0" w:space="0" w:color="auto"/>
          </w:divBdr>
        </w:div>
        <w:div w:id="742483366">
          <w:marLeft w:val="480"/>
          <w:marRight w:val="0"/>
          <w:marTop w:val="0"/>
          <w:marBottom w:val="0"/>
          <w:divBdr>
            <w:top w:val="none" w:sz="0" w:space="0" w:color="auto"/>
            <w:left w:val="none" w:sz="0" w:space="0" w:color="auto"/>
            <w:bottom w:val="none" w:sz="0" w:space="0" w:color="auto"/>
            <w:right w:val="none" w:sz="0" w:space="0" w:color="auto"/>
          </w:divBdr>
        </w:div>
        <w:div w:id="827594104">
          <w:marLeft w:val="480"/>
          <w:marRight w:val="0"/>
          <w:marTop w:val="0"/>
          <w:marBottom w:val="0"/>
          <w:divBdr>
            <w:top w:val="none" w:sz="0" w:space="0" w:color="auto"/>
            <w:left w:val="none" w:sz="0" w:space="0" w:color="auto"/>
            <w:bottom w:val="none" w:sz="0" w:space="0" w:color="auto"/>
            <w:right w:val="none" w:sz="0" w:space="0" w:color="auto"/>
          </w:divBdr>
        </w:div>
        <w:div w:id="857085384">
          <w:marLeft w:val="480"/>
          <w:marRight w:val="0"/>
          <w:marTop w:val="0"/>
          <w:marBottom w:val="0"/>
          <w:divBdr>
            <w:top w:val="none" w:sz="0" w:space="0" w:color="auto"/>
            <w:left w:val="none" w:sz="0" w:space="0" w:color="auto"/>
            <w:bottom w:val="none" w:sz="0" w:space="0" w:color="auto"/>
            <w:right w:val="none" w:sz="0" w:space="0" w:color="auto"/>
          </w:divBdr>
        </w:div>
        <w:div w:id="923496754">
          <w:marLeft w:val="480"/>
          <w:marRight w:val="0"/>
          <w:marTop w:val="0"/>
          <w:marBottom w:val="0"/>
          <w:divBdr>
            <w:top w:val="none" w:sz="0" w:space="0" w:color="auto"/>
            <w:left w:val="none" w:sz="0" w:space="0" w:color="auto"/>
            <w:bottom w:val="none" w:sz="0" w:space="0" w:color="auto"/>
            <w:right w:val="none" w:sz="0" w:space="0" w:color="auto"/>
          </w:divBdr>
        </w:div>
        <w:div w:id="949705206">
          <w:marLeft w:val="480"/>
          <w:marRight w:val="0"/>
          <w:marTop w:val="0"/>
          <w:marBottom w:val="0"/>
          <w:divBdr>
            <w:top w:val="none" w:sz="0" w:space="0" w:color="auto"/>
            <w:left w:val="none" w:sz="0" w:space="0" w:color="auto"/>
            <w:bottom w:val="none" w:sz="0" w:space="0" w:color="auto"/>
            <w:right w:val="none" w:sz="0" w:space="0" w:color="auto"/>
          </w:divBdr>
        </w:div>
        <w:div w:id="966206136">
          <w:marLeft w:val="480"/>
          <w:marRight w:val="0"/>
          <w:marTop w:val="0"/>
          <w:marBottom w:val="0"/>
          <w:divBdr>
            <w:top w:val="none" w:sz="0" w:space="0" w:color="auto"/>
            <w:left w:val="none" w:sz="0" w:space="0" w:color="auto"/>
            <w:bottom w:val="none" w:sz="0" w:space="0" w:color="auto"/>
            <w:right w:val="none" w:sz="0" w:space="0" w:color="auto"/>
          </w:divBdr>
        </w:div>
        <w:div w:id="970132814">
          <w:marLeft w:val="480"/>
          <w:marRight w:val="0"/>
          <w:marTop w:val="0"/>
          <w:marBottom w:val="0"/>
          <w:divBdr>
            <w:top w:val="none" w:sz="0" w:space="0" w:color="auto"/>
            <w:left w:val="none" w:sz="0" w:space="0" w:color="auto"/>
            <w:bottom w:val="none" w:sz="0" w:space="0" w:color="auto"/>
            <w:right w:val="none" w:sz="0" w:space="0" w:color="auto"/>
          </w:divBdr>
        </w:div>
        <w:div w:id="1006204252">
          <w:marLeft w:val="480"/>
          <w:marRight w:val="0"/>
          <w:marTop w:val="0"/>
          <w:marBottom w:val="0"/>
          <w:divBdr>
            <w:top w:val="none" w:sz="0" w:space="0" w:color="auto"/>
            <w:left w:val="none" w:sz="0" w:space="0" w:color="auto"/>
            <w:bottom w:val="none" w:sz="0" w:space="0" w:color="auto"/>
            <w:right w:val="none" w:sz="0" w:space="0" w:color="auto"/>
          </w:divBdr>
        </w:div>
        <w:div w:id="1012801123">
          <w:marLeft w:val="480"/>
          <w:marRight w:val="0"/>
          <w:marTop w:val="0"/>
          <w:marBottom w:val="0"/>
          <w:divBdr>
            <w:top w:val="none" w:sz="0" w:space="0" w:color="auto"/>
            <w:left w:val="none" w:sz="0" w:space="0" w:color="auto"/>
            <w:bottom w:val="none" w:sz="0" w:space="0" w:color="auto"/>
            <w:right w:val="none" w:sz="0" w:space="0" w:color="auto"/>
          </w:divBdr>
        </w:div>
        <w:div w:id="1013150916">
          <w:marLeft w:val="480"/>
          <w:marRight w:val="0"/>
          <w:marTop w:val="0"/>
          <w:marBottom w:val="0"/>
          <w:divBdr>
            <w:top w:val="none" w:sz="0" w:space="0" w:color="auto"/>
            <w:left w:val="none" w:sz="0" w:space="0" w:color="auto"/>
            <w:bottom w:val="none" w:sz="0" w:space="0" w:color="auto"/>
            <w:right w:val="none" w:sz="0" w:space="0" w:color="auto"/>
          </w:divBdr>
        </w:div>
        <w:div w:id="1063064838">
          <w:marLeft w:val="480"/>
          <w:marRight w:val="0"/>
          <w:marTop w:val="0"/>
          <w:marBottom w:val="0"/>
          <w:divBdr>
            <w:top w:val="none" w:sz="0" w:space="0" w:color="auto"/>
            <w:left w:val="none" w:sz="0" w:space="0" w:color="auto"/>
            <w:bottom w:val="none" w:sz="0" w:space="0" w:color="auto"/>
            <w:right w:val="none" w:sz="0" w:space="0" w:color="auto"/>
          </w:divBdr>
        </w:div>
        <w:div w:id="1083644812">
          <w:marLeft w:val="480"/>
          <w:marRight w:val="0"/>
          <w:marTop w:val="0"/>
          <w:marBottom w:val="0"/>
          <w:divBdr>
            <w:top w:val="none" w:sz="0" w:space="0" w:color="auto"/>
            <w:left w:val="none" w:sz="0" w:space="0" w:color="auto"/>
            <w:bottom w:val="none" w:sz="0" w:space="0" w:color="auto"/>
            <w:right w:val="none" w:sz="0" w:space="0" w:color="auto"/>
          </w:divBdr>
        </w:div>
        <w:div w:id="1134519706">
          <w:marLeft w:val="480"/>
          <w:marRight w:val="0"/>
          <w:marTop w:val="0"/>
          <w:marBottom w:val="0"/>
          <w:divBdr>
            <w:top w:val="none" w:sz="0" w:space="0" w:color="auto"/>
            <w:left w:val="none" w:sz="0" w:space="0" w:color="auto"/>
            <w:bottom w:val="none" w:sz="0" w:space="0" w:color="auto"/>
            <w:right w:val="none" w:sz="0" w:space="0" w:color="auto"/>
          </w:divBdr>
        </w:div>
        <w:div w:id="1207989733">
          <w:marLeft w:val="480"/>
          <w:marRight w:val="0"/>
          <w:marTop w:val="0"/>
          <w:marBottom w:val="0"/>
          <w:divBdr>
            <w:top w:val="none" w:sz="0" w:space="0" w:color="auto"/>
            <w:left w:val="none" w:sz="0" w:space="0" w:color="auto"/>
            <w:bottom w:val="none" w:sz="0" w:space="0" w:color="auto"/>
            <w:right w:val="none" w:sz="0" w:space="0" w:color="auto"/>
          </w:divBdr>
        </w:div>
        <w:div w:id="1228882255">
          <w:marLeft w:val="480"/>
          <w:marRight w:val="0"/>
          <w:marTop w:val="0"/>
          <w:marBottom w:val="0"/>
          <w:divBdr>
            <w:top w:val="none" w:sz="0" w:space="0" w:color="auto"/>
            <w:left w:val="none" w:sz="0" w:space="0" w:color="auto"/>
            <w:bottom w:val="none" w:sz="0" w:space="0" w:color="auto"/>
            <w:right w:val="none" w:sz="0" w:space="0" w:color="auto"/>
          </w:divBdr>
        </w:div>
        <w:div w:id="1255942755">
          <w:marLeft w:val="480"/>
          <w:marRight w:val="0"/>
          <w:marTop w:val="0"/>
          <w:marBottom w:val="0"/>
          <w:divBdr>
            <w:top w:val="none" w:sz="0" w:space="0" w:color="auto"/>
            <w:left w:val="none" w:sz="0" w:space="0" w:color="auto"/>
            <w:bottom w:val="none" w:sz="0" w:space="0" w:color="auto"/>
            <w:right w:val="none" w:sz="0" w:space="0" w:color="auto"/>
          </w:divBdr>
        </w:div>
        <w:div w:id="1299988740">
          <w:marLeft w:val="480"/>
          <w:marRight w:val="0"/>
          <w:marTop w:val="0"/>
          <w:marBottom w:val="0"/>
          <w:divBdr>
            <w:top w:val="none" w:sz="0" w:space="0" w:color="auto"/>
            <w:left w:val="none" w:sz="0" w:space="0" w:color="auto"/>
            <w:bottom w:val="none" w:sz="0" w:space="0" w:color="auto"/>
            <w:right w:val="none" w:sz="0" w:space="0" w:color="auto"/>
          </w:divBdr>
        </w:div>
        <w:div w:id="1376349323">
          <w:marLeft w:val="480"/>
          <w:marRight w:val="0"/>
          <w:marTop w:val="0"/>
          <w:marBottom w:val="0"/>
          <w:divBdr>
            <w:top w:val="none" w:sz="0" w:space="0" w:color="auto"/>
            <w:left w:val="none" w:sz="0" w:space="0" w:color="auto"/>
            <w:bottom w:val="none" w:sz="0" w:space="0" w:color="auto"/>
            <w:right w:val="none" w:sz="0" w:space="0" w:color="auto"/>
          </w:divBdr>
        </w:div>
        <w:div w:id="1389453809">
          <w:marLeft w:val="480"/>
          <w:marRight w:val="0"/>
          <w:marTop w:val="0"/>
          <w:marBottom w:val="0"/>
          <w:divBdr>
            <w:top w:val="none" w:sz="0" w:space="0" w:color="auto"/>
            <w:left w:val="none" w:sz="0" w:space="0" w:color="auto"/>
            <w:bottom w:val="none" w:sz="0" w:space="0" w:color="auto"/>
            <w:right w:val="none" w:sz="0" w:space="0" w:color="auto"/>
          </w:divBdr>
        </w:div>
        <w:div w:id="1397321505">
          <w:marLeft w:val="480"/>
          <w:marRight w:val="0"/>
          <w:marTop w:val="0"/>
          <w:marBottom w:val="0"/>
          <w:divBdr>
            <w:top w:val="none" w:sz="0" w:space="0" w:color="auto"/>
            <w:left w:val="none" w:sz="0" w:space="0" w:color="auto"/>
            <w:bottom w:val="none" w:sz="0" w:space="0" w:color="auto"/>
            <w:right w:val="none" w:sz="0" w:space="0" w:color="auto"/>
          </w:divBdr>
        </w:div>
        <w:div w:id="1415514566">
          <w:marLeft w:val="480"/>
          <w:marRight w:val="0"/>
          <w:marTop w:val="0"/>
          <w:marBottom w:val="0"/>
          <w:divBdr>
            <w:top w:val="none" w:sz="0" w:space="0" w:color="auto"/>
            <w:left w:val="none" w:sz="0" w:space="0" w:color="auto"/>
            <w:bottom w:val="none" w:sz="0" w:space="0" w:color="auto"/>
            <w:right w:val="none" w:sz="0" w:space="0" w:color="auto"/>
          </w:divBdr>
        </w:div>
        <w:div w:id="1482690764">
          <w:marLeft w:val="480"/>
          <w:marRight w:val="0"/>
          <w:marTop w:val="0"/>
          <w:marBottom w:val="0"/>
          <w:divBdr>
            <w:top w:val="none" w:sz="0" w:space="0" w:color="auto"/>
            <w:left w:val="none" w:sz="0" w:space="0" w:color="auto"/>
            <w:bottom w:val="none" w:sz="0" w:space="0" w:color="auto"/>
            <w:right w:val="none" w:sz="0" w:space="0" w:color="auto"/>
          </w:divBdr>
        </w:div>
        <w:div w:id="1483473582">
          <w:marLeft w:val="480"/>
          <w:marRight w:val="0"/>
          <w:marTop w:val="0"/>
          <w:marBottom w:val="0"/>
          <w:divBdr>
            <w:top w:val="none" w:sz="0" w:space="0" w:color="auto"/>
            <w:left w:val="none" w:sz="0" w:space="0" w:color="auto"/>
            <w:bottom w:val="none" w:sz="0" w:space="0" w:color="auto"/>
            <w:right w:val="none" w:sz="0" w:space="0" w:color="auto"/>
          </w:divBdr>
        </w:div>
        <w:div w:id="1586914957">
          <w:marLeft w:val="480"/>
          <w:marRight w:val="0"/>
          <w:marTop w:val="0"/>
          <w:marBottom w:val="0"/>
          <w:divBdr>
            <w:top w:val="none" w:sz="0" w:space="0" w:color="auto"/>
            <w:left w:val="none" w:sz="0" w:space="0" w:color="auto"/>
            <w:bottom w:val="none" w:sz="0" w:space="0" w:color="auto"/>
            <w:right w:val="none" w:sz="0" w:space="0" w:color="auto"/>
          </w:divBdr>
        </w:div>
        <w:div w:id="1630697478">
          <w:marLeft w:val="480"/>
          <w:marRight w:val="0"/>
          <w:marTop w:val="0"/>
          <w:marBottom w:val="0"/>
          <w:divBdr>
            <w:top w:val="none" w:sz="0" w:space="0" w:color="auto"/>
            <w:left w:val="none" w:sz="0" w:space="0" w:color="auto"/>
            <w:bottom w:val="none" w:sz="0" w:space="0" w:color="auto"/>
            <w:right w:val="none" w:sz="0" w:space="0" w:color="auto"/>
          </w:divBdr>
        </w:div>
        <w:div w:id="1634099878">
          <w:marLeft w:val="480"/>
          <w:marRight w:val="0"/>
          <w:marTop w:val="0"/>
          <w:marBottom w:val="0"/>
          <w:divBdr>
            <w:top w:val="none" w:sz="0" w:space="0" w:color="auto"/>
            <w:left w:val="none" w:sz="0" w:space="0" w:color="auto"/>
            <w:bottom w:val="none" w:sz="0" w:space="0" w:color="auto"/>
            <w:right w:val="none" w:sz="0" w:space="0" w:color="auto"/>
          </w:divBdr>
        </w:div>
        <w:div w:id="1636525415">
          <w:marLeft w:val="480"/>
          <w:marRight w:val="0"/>
          <w:marTop w:val="0"/>
          <w:marBottom w:val="0"/>
          <w:divBdr>
            <w:top w:val="none" w:sz="0" w:space="0" w:color="auto"/>
            <w:left w:val="none" w:sz="0" w:space="0" w:color="auto"/>
            <w:bottom w:val="none" w:sz="0" w:space="0" w:color="auto"/>
            <w:right w:val="none" w:sz="0" w:space="0" w:color="auto"/>
          </w:divBdr>
        </w:div>
        <w:div w:id="1671254466">
          <w:marLeft w:val="480"/>
          <w:marRight w:val="0"/>
          <w:marTop w:val="0"/>
          <w:marBottom w:val="0"/>
          <w:divBdr>
            <w:top w:val="none" w:sz="0" w:space="0" w:color="auto"/>
            <w:left w:val="none" w:sz="0" w:space="0" w:color="auto"/>
            <w:bottom w:val="none" w:sz="0" w:space="0" w:color="auto"/>
            <w:right w:val="none" w:sz="0" w:space="0" w:color="auto"/>
          </w:divBdr>
        </w:div>
        <w:div w:id="1674994609">
          <w:marLeft w:val="480"/>
          <w:marRight w:val="0"/>
          <w:marTop w:val="0"/>
          <w:marBottom w:val="0"/>
          <w:divBdr>
            <w:top w:val="none" w:sz="0" w:space="0" w:color="auto"/>
            <w:left w:val="none" w:sz="0" w:space="0" w:color="auto"/>
            <w:bottom w:val="none" w:sz="0" w:space="0" w:color="auto"/>
            <w:right w:val="none" w:sz="0" w:space="0" w:color="auto"/>
          </w:divBdr>
        </w:div>
        <w:div w:id="1677728322">
          <w:marLeft w:val="480"/>
          <w:marRight w:val="0"/>
          <w:marTop w:val="0"/>
          <w:marBottom w:val="0"/>
          <w:divBdr>
            <w:top w:val="none" w:sz="0" w:space="0" w:color="auto"/>
            <w:left w:val="none" w:sz="0" w:space="0" w:color="auto"/>
            <w:bottom w:val="none" w:sz="0" w:space="0" w:color="auto"/>
            <w:right w:val="none" w:sz="0" w:space="0" w:color="auto"/>
          </w:divBdr>
        </w:div>
        <w:div w:id="1710181776">
          <w:marLeft w:val="480"/>
          <w:marRight w:val="0"/>
          <w:marTop w:val="0"/>
          <w:marBottom w:val="0"/>
          <w:divBdr>
            <w:top w:val="none" w:sz="0" w:space="0" w:color="auto"/>
            <w:left w:val="none" w:sz="0" w:space="0" w:color="auto"/>
            <w:bottom w:val="none" w:sz="0" w:space="0" w:color="auto"/>
            <w:right w:val="none" w:sz="0" w:space="0" w:color="auto"/>
          </w:divBdr>
        </w:div>
        <w:div w:id="1782799068">
          <w:marLeft w:val="480"/>
          <w:marRight w:val="0"/>
          <w:marTop w:val="0"/>
          <w:marBottom w:val="0"/>
          <w:divBdr>
            <w:top w:val="none" w:sz="0" w:space="0" w:color="auto"/>
            <w:left w:val="none" w:sz="0" w:space="0" w:color="auto"/>
            <w:bottom w:val="none" w:sz="0" w:space="0" w:color="auto"/>
            <w:right w:val="none" w:sz="0" w:space="0" w:color="auto"/>
          </w:divBdr>
        </w:div>
        <w:div w:id="1829860546">
          <w:marLeft w:val="480"/>
          <w:marRight w:val="0"/>
          <w:marTop w:val="0"/>
          <w:marBottom w:val="0"/>
          <w:divBdr>
            <w:top w:val="none" w:sz="0" w:space="0" w:color="auto"/>
            <w:left w:val="none" w:sz="0" w:space="0" w:color="auto"/>
            <w:bottom w:val="none" w:sz="0" w:space="0" w:color="auto"/>
            <w:right w:val="none" w:sz="0" w:space="0" w:color="auto"/>
          </w:divBdr>
        </w:div>
        <w:div w:id="1845702346">
          <w:marLeft w:val="480"/>
          <w:marRight w:val="0"/>
          <w:marTop w:val="0"/>
          <w:marBottom w:val="0"/>
          <w:divBdr>
            <w:top w:val="none" w:sz="0" w:space="0" w:color="auto"/>
            <w:left w:val="none" w:sz="0" w:space="0" w:color="auto"/>
            <w:bottom w:val="none" w:sz="0" w:space="0" w:color="auto"/>
            <w:right w:val="none" w:sz="0" w:space="0" w:color="auto"/>
          </w:divBdr>
        </w:div>
        <w:div w:id="1863392200">
          <w:marLeft w:val="480"/>
          <w:marRight w:val="0"/>
          <w:marTop w:val="0"/>
          <w:marBottom w:val="0"/>
          <w:divBdr>
            <w:top w:val="none" w:sz="0" w:space="0" w:color="auto"/>
            <w:left w:val="none" w:sz="0" w:space="0" w:color="auto"/>
            <w:bottom w:val="none" w:sz="0" w:space="0" w:color="auto"/>
            <w:right w:val="none" w:sz="0" w:space="0" w:color="auto"/>
          </w:divBdr>
        </w:div>
        <w:div w:id="1943413674">
          <w:marLeft w:val="480"/>
          <w:marRight w:val="0"/>
          <w:marTop w:val="0"/>
          <w:marBottom w:val="0"/>
          <w:divBdr>
            <w:top w:val="none" w:sz="0" w:space="0" w:color="auto"/>
            <w:left w:val="none" w:sz="0" w:space="0" w:color="auto"/>
            <w:bottom w:val="none" w:sz="0" w:space="0" w:color="auto"/>
            <w:right w:val="none" w:sz="0" w:space="0" w:color="auto"/>
          </w:divBdr>
        </w:div>
        <w:div w:id="2044135189">
          <w:marLeft w:val="480"/>
          <w:marRight w:val="0"/>
          <w:marTop w:val="0"/>
          <w:marBottom w:val="0"/>
          <w:divBdr>
            <w:top w:val="none" w:sz="0" w:space="0" w:color="auto"/>
            <w:left w:val="none" w:sz="0" w:space="0" w:color="auto"/>
            <w:bottom w:val="none" w:sz="0" w:space="0" w:color="auto"/>
            <w:right w:val="none" w:sz="0" w:space="0" w:color="auto"/>
          </w:divBdr>
        </w:div>
        <w:div w:id="2099861782">
          <w:marLeft w:val="480"/>
          <w:marRight w:val="0"/>
          <w:marTop w:val="0"/>
          <w:marBottom w:val="0"/>
          <w:divBdr>
            <w:top w:val="none" w:sz="0" w:space="0" w:color="auto"/>
            <w:left w:val="none" w:sz="0" w:space="0" w:color="auto"/>
            <w:bottom w:val="none" w:sz="0" w:space="0" w:color="auto"/>
            <w:right w:val="none" w:sz="0" w:space="0" w:color="auto"/>
          </w:divBdr>
        </w:div>
        <w:div w:id="2117283241">
          <w:marLeft w:val="480"/>
          <w:marRight w:val="0"/>
          <w:marTop w:val="0"/>
          <w:marBottom w:val="0"/>
          <w:divBdr>
            <w:top w:val="none" w:sz="0" w:space="0" w:color="auto"/>
            <w:left w:val="none" w:sz="0" w:space="0" w:color="auto"/>
            <w:bottom w:val="none" w:sz="0" w:space="0" w:color="auto"/>
            <w:right w:val="none" w:sz="0" w:space="0" w:color="auto"/>
          </w:divBdr>
        </w:div>
      </w:divsChild>
    </w:div>
    <w:div w:id="1283196626">
      <w:bodyDiv w:val="1"/>
      <w:marLeft w:val="0"/>
      <w:marRight w:val="0"/>
      <w:marTop w:val="0"/>
      <w:marBottom w:val="0"/>
      <w:divBdr>
        <w:top w:val="none" w:sz="0" w:space="0" w:color="auto"/>
        <w:left w:val="none" w:sz="0" w:space="0" w:color="auto"/>
        <w:bottom w:val="none" w:sz="0" w:space="0" w:color="auto"/>
        <w:right w:val="none" w:sz="0" w:space="0" w:color="auto"/>
      </w:divBdr>
    </w:div>
    <w:div w:id="1284073129">
      <w:bodyDiv w:val="1"/>
      <w:marLeft w:val="0"/>
      <w:marRight w:val="0"/>
      <w:marTop w:val="0"/>
      <w:marBottom w:val="0"/>
      <w:divBdr>
        <w:top w:val="none" w:sz="0" w:space="0" w:color="auto"/>
        <w:left w:val="none" w:sz="0" w:space="0" w:color="auto"/>
        <w:bottom w:val="none" w:sz="0" w:space="0" w:color="auto"/>
        <w:right w:val="none" w:sz="0" w:space="0" w:color="auto"/>
      </w:divBdr>
    </w:div>
    <w:div w:id="1290091862">
      <w:bodyDiv w:val="1"/>
      <w:marLeft w:val="0"/>
      <w:marRight w:val="0"/>
      <w:marTop w:val="0"/>
      <w:marBottom w:val="0"/>
      <w:divBdr>
        <w:top w:val="none" w:sz="0" w:space="0" w:color="auto"/>
        <w:left w:val="none" w:sz="0" w:space="0" w:color="auto"/>
        <w:bottom w:val="none" w:sz="0" w:space="0" w:color="auto"/>
        <w:right w:val="none" w:sz="0" w:space="0" w:color="auto"/>
      </w:divBdr>
    </w:div>
    <w:div w:id="1295520898">
      <w:bodyDiv w:val="1"/>
      <w:marLeft w:val="0"/>
      <w:marRight w:val="0"/>
      <w:marTop w:val="0"/>
      <w:marBottom w:val="0"/>
      <w:divBdr>
        <w:top w:val="none" w:sz="0" w:space="0" w:color="auto"/>
        <w:left w:val="none" w:sz="0" w:space="0" w:color="auto"/>
        <w:bottom w:val="none" w:sz="0" w:space="0" w:color="auto"/>
        <w:right w:val="none" w:sz="0" w:space="0" w:color="auto"/>
      </w:divBdr>
    </w:div>
    <w:div w:id="1296570390">
      <w:bodyDiv w:val="1"/>
      <w:marLeft w:val="0"/>
      <w:marRight w:val="0"/>
      <w:marTop w:val="0"/>
      <w:marBottom w:val="0"/>
      <w:divBdr>
        <w:top w:val="none" w:sz="0" w:space="0" w:color="auto"/>
        <w:left w:val="none" w:sz="0" w:space="0" w:color="auto"/>
        <w:bottom w:val="none" w:sz="0" w:space="0" w:color="auto"/>
        <w:right w:val="none" w:sz="0" w:space="0" w:color="auto"/>
      </w:divBdr>
    </w:div>
    <w:div w:id="1298727851">
      <w:bodyDiv w:val="1"/>
      <w:marLeft w:val="0"/>
      <w:marRight w:val="0"/>
      <w:marTop w:val="0"/>
      <w:marBottom w:val="0"/>
      <w:divBdr>
        <w:top w:val="none" w:sz="0" w:space="0" w:color="auto"/>
        <w:left w:val="none" w:sz="0" w:space="0" w:color="auto"/>
        <w:bottom w:val="none" w:sz="0" w:space="0" w:color="auto"/>
        <w:right w:val="none" w:sz="0" w:space="0" w:color="auto"/>
      </w:divBdr>
    </w:div>
    <w:div w:id="1301809632">
      <w:bodyDiv w:val="1"/>
      <w:marLeft w:val="0"/>
      <w:marRight w:val="0"/>
      <w:marTop w:val="0"/>
      <w:marBottom w:val="0"/>
      <w:divBdr>
        <w:top w:val="none" w:sz="0" w:space="0" w:color="auto"/>
        <w:left w:val="none" w:sz="0" w:space="0" w:color="auto"/>
        <w:bottom w:val="none" w:sz="0" w:space="0" w:color="auto"/>
        <w:right w:val="none" w:sz="0" w:space="0" w:color="auto"/>
      </w:divBdr>
    </w:div>
    <w:div w:id="1304853776">
      <w:bodyDiv w:val="1"/>
      <w:marLeft w:val="0"/>
      <w:marRight w:val="0"/>
      <w:marTop w:val="0"/>
      <w:marBottom w:val="0"/>
      <w:divBdr>
        <w:top w:val="none" w:sz="0" w:space="0" w:color="auto"/>
        <w:left w:val="none" w:sz="0" w:space="0" w:color="auto"/>
        <w:bottom w:val="none" w:sz="0" w:space="0" w:color="auto"/>
        <w:right w:val="none" w:sz="0" w:space="0" w:color="auto"/>
      </w:divBdr>
    </w:div>
    <w:div w:id="1309167110">
      <w:bodyDiv w:val="1"/>
      <w:marLeft w:val="0"/>
      <w:marRight w:val="0"/>
      <w:marTop w:val="0"/>
      <w:marBottom w:val="0"/>
      <w:divBdr>
        <w:top w:val="none" w:sz="0" w:space="0" w:color="auto"/>
        <w:left w:val="none" w:sz="0" w:space="0" w:color="auto"/>
        <w:bottom w:val="none" w:sz="0" w:space="0" w:color="auto"/>
        <w:right w:val="none" w:sz="0" w:space="0" w:color="auto"/>
      </w:divBdr>
    </w:div>
    <w:div w:id="1310749020">
      <w:bodyDiv w:val="1"/>
      <w:marLeft w:val="0"/>
      <w:marRight w:val="0"/>
      <w:marTop w:val="0"/>
      <w:marBottom w:val="0"/>
      <w:divBdr>
        <w:top w:val="none" w:sz="0" w:space="0" w:color="auto"/>
        <w:left w:val="none" w:sz="0" w:space="0" w:color="auto"/>
        <w:bottom w:val="none" w:sz="0" w:space="0" w:color="auto"/>
        <w:right w:val="none" w:sz="0" w:space="0" w:color="auto"/>
      </w:divBdr>
    </w:div>
    <w:div w:id="1313364838">
      <w:bodyDiv w:val="1"/>
      <w:marLeft w:val="0"/>
      <w:marRight w:val="0"/>
      <w:marTop w:val="0"/>
      <w:marBottom w:val="0"/>
      <w:divBdr>
        <w:top w:val="none" w:sz="0" w:space="0" w:color="auto"/>
        <w:left w:val="none" w:sz="0" w:space="0" w:color="auto"/>
        <w:bottom w:val="none" w:sz="0" w:space="0" w:color="auto"/>
        <w:right w:val="none" w:sz="0" w:space="0" w:color="auto"/>
      </w:divBdr>
    </w:div>
    <w:div w:id="1313564189">
      <w:bodyDiv w:val="1"/>
      <w:marLeft w:val="0"/>
      <w:marRight w:val="0"/>
      <w:marTop w:val="0"/>
      <w:marBottom w:val="0"/>
      <w:divBdr>
        <w:top w:val="none" w:sz="0" w:space="0" w:color="auto"/>
        <w:left w:val="none" w:sz="0" w:space="0" w:color="auto"/>
        <w:bottom w:val="none" w:sz="0" w:space="0" w:color="auto"/>
        <w:right w:val="none" w:sz="0" w:space="0" w:color="auto"/>
      </w:divBdr>
    </w:div>
    <w:div w:id="1314722127">
      <w:bodyDiv w:val="1"/>
      <w:marLeft w:val="0"/>
      <w:marRight w:val="0"/>
      <w:marTop w:val="0"/>
      <w:marBottom w:val="0"/>
      <w:divBdr>
        <w:top w:val="none" w:sz="0" w:space="0" w:color="auto"/>
        <w:left w:val="none" w:sz="0" w:space="0" w:color="auto"/>
        <w:bottom w:val="none" w:sz="0" w:space="0" w:color="auto"/>
        <w:right w:val="none" w:sz="0" w:space="0" w:color="auto"/>
      </w:divBdr>
    </w:div>
    <w:div w:id="1317227110">
      <w:bodyDiv w:val="1"/>
      <w:marLeft w:val="0"/>
      <w:marRight w:val="0"/>
      <w:marTop w:val="0"/>
      <w:marBottom w:val="0"/>
      <w:divBdr>
        <w:top w:val="none" w:sz="0" w:space="0" w:color="auto"/>
        <w:left w:val="none" w:sz="0" w:space="0" w:color="auto"/>
        <w:bottom w:val="none" w:sz="0" w:space="0" w:color="auto"/>
        <w:right w:val="none" w:sz="0" w:space="0" w:color="auto"/>
      </w:divBdr>
    </w:div>
    <w:div w:id="1317420718">
      <w:bodyDiv w:val="1"/>
      <w:marLeft w:val="0"/>
      <w:marRight w:val="0"/>
      <w:marTop w:val="0"/>
      <w:marBottom w:val="0"/>
      <w:divBdr>
        <w:top w:val="none" w:sz="0" w:space="0" w:color="auto"/>
        <w:left w:val="none" w:sz="0" w:space="0" w:color="auto"/>
        <w:bottom w:val="none" w:sz="0" w:space="0" w:color="auto"/>
        <w:right w:val="none" w:sz="0" w:space="0" w:color="auto"/>
      </w:divBdr>
      <w:divsChild>
        <w:div w:id="23793865">
          <w:marLeft w:val="480"/>
          <w:marRight w:val="0"/>
          <w:marTop w:val="0"/>
          <w:marBottom w:val="0"/>
          <w:divBdr>
            <w:top w:val="none" w:sz="0" w:space="0" w:color="auto"/>
            <w:left w:val="none" w:sz="0" w:space="0" w:color="auto"/>
            <w:bottom w:val="none" w:sz="0" w:space="0" w:color="auto"/>
            <w:right w:val="none" w:sz="0" w:space="0" w:color="auto"/>
          </w:divBdr>
        </w:div>
        <w:div w:id="186410176">
          <w:marLeft w:val="480"/>
          <w:marRight w:val="0"/>
          <w:marTop w:val="0"/>
          <w:marBottom w:val="0"/>
          <w:divBdr>
            <w:top w:val="none" w:sz="0" w:space="0" w:color="auto"/>
            <w:left w:val="none" w:sz="0" w:space="0" w:color="auto"/>
            <w:bottom w:val="none" w:sz="0" w:space="0" w:color="auto"/>
            <w:right w:val="none" w:sz="0" w:space="0" w:color="auto"/>
          </w:divBdr>
        </w:div>
        <w:div w:id="200091116">
          <w:marLeft w:val="480"/>
          <w:marRight w:val="0"/>
          <w:marTop w:val="0"/>
          <w:marBottom w:val="0"/>
          <w:divBdr>
            <w:top w:val="none" w:sz="0" w:space="0" w:color="auto"/>
            <w:left w:val="none" w:sz="0" w:space="0" w:color="auto"/>
            <w:bottom w:val="none" w:sz="0" w:space="0" w:color="auto"/>
            <w:right w:val="none" w:sz="0" w:space="0" w:color="auto"/>
          </w:divBdr>
        </w:div>
        <w:div w:id="240797207">
          <w:marLeft w:val="480"/>
          <w:marRight w:val="0"/>
          <w:marTop w:val="0"/>
          <w:marBottom w:val="0"/>
          <w:divBdr>
            <w:top w:val="none" w:sz="0" w:space="0" w:color="auto"/>
            <w:left w:val="none" w:sz="0" w:space="0" w:color="auto"/>
            <w:bottom w:val="none" w:sz="0" w:space="0" w:color="auto"/>
            <w:right w:val="none" w:sz="0" w:space="0" w:color="auto"/>
          </w:divBdr>
        </w:div>
        <w:div w:id="286007503">
          <w:marLeft w:val="480"/>
          <w:marRight w:val="0"/>
          <w:marTop w:val="0"/>
          <w:marBottom w:val="0"/>
          <w:divBdr>
            <w:top w:val="none" w:sz="0" w:space="0" w:color="auto"/>
            <w:left w:val="none" w:sz="0" w:space="0" w:color="auto"/>
            <w:bottom w:val="none" w:sz="0" w:space="0" w:color="auto"/>
            <w:right w:val="none" w:sz="0" w:space="0" w:color="auto"/>
          </w:divBdr>
        </w:div>
        <w:div w:id="422380162">
          <w:marLeft w:val="480"/>
          <w:marRight w:val="0"/>
          <w:marTop w:val="0"/>
          <w:marBottom w:val="0"/>
          <w:divBdr>
            <w:top w:val="none" w:sz="0" w:space="0" w:color="auto"/>
            <w:left w:val="none" w:sz="0" w:space="0" w:color="auto"/>
            <w:bottom w:val="none" w:sz="0" w:space="0" w:color="auto"/>
            <w:right w:val="none" w:sz="0" w:space="0" w:color="auto"/>
          </w:divBdr>
        </w:div>
        <w:div w:id="523520461">
          <w:marLeft w:val="480"/>
          <w:marRight w:val="0"/>
          <w:marTop w:val="0"/>
          <w:marBottom w:val="0"/>
          <w:divBdr>
            <w:top w:val="none" w:sz="0" w:space="0" w:color="auto"/>
            <w:left w:val="none" w:sz="0" w:space="0" w:color="auto"/>
            <w:bottom w:val="none" w:sz="0" w:space="0" w:color="auto"/>
            <w:right w:val="none" w:sz="0" w:space="0" w:color="auto"/>
          </w:divBdr>
        </w:div>
        <w:div w:id="544222029">
          <w:marLeft w:val="480"/>
          <w:marRight w:val="0"/>
          <w:marTop w:val="0"/>
          <w:marBottom w:val="0"/>
          <w:divBdr>
            <w:top w:val="none" w:sz="0" w:space="0" w:color="auto"/>
            <w:left w:val="none" w:sz="0" w:space="0" w:color="auto"/>
            <w:bottom w:val="none" w:sz="0" w:space="0" w:color="auto"/>
            <w:right w:val="none" w:sz="0" w:space="0" w:color="auto"/>
          </w:divBdr>
        </w:div>
        <w:div w:id="558830419">
          <w:marLeft w:val="480"/>
          <w:marRight w:val="0"/>
          <w:marTop w:val="0"/>
          <w:marBottom w:val="0"/>
          <w:divBdr>
            <w:top w:val="none" w:sz="0" w:space="0" w:color="auto"/>
            <w:left w:val="none" w:sz="0" w:space="0" w:color="auto"/>
            <w:bottom w:val="none" w:sz="0" w:space="0" w:color="auto"/>
            <w:right w:val="none" w:sz="0" w:space="0" w:color="auto"/>
          </w:divBdr>
        </w:div>
        <w:div w:id="563806910">
          <w:marLeft w:val="480"/>
          <w:marRight w:val="0"/>
          <w:marTop w:val="0"/>
          <w:marBottom w:val="0"/>
          <w:divBdr>
            <w:top w:val="none" w:sz="0" w:space="0" w:color="auto"/>
            <w:left w:val="none" w:sz="0" w:space="0" w:color="auto"/>
            <w:bottom w:val="none" w:sz="0" w:space="0" w:color="auto"/>
            <w:right w:val="none" w:sz="0" w:space="0" w:color="auto"/>
          </w:divBdr>
        </w:div>
        <w:div w:id="626351827">
          <w:marLeft w:val="480"/>
          <w:marRight w:val="0"/>
          <w:marTop w:val="0"/>
          <w:marBottom w:val="0"/>
          <w:divBdr>
            <w:top w:val="none" w:sz="0" w:space="0" w:color="auto"/>
            <w:left w:val="none" w:sz="0" w:space="0" w:color="auto"/>
            <w:bottom w:val="none" w:sz="0" w:space="0" w:color="auto"/>
            <w:right w:val="none" w:sz="0" w:space="0" w:color="auto"/>
          </w:divBdr>
        </w:div>
        <w:div w:id="630670642">
          <w:marLeft w:val="480"/>
          <w:marRight w:val="0"/>
          <w:marTop w:val="0"/>
          <w:marBottom w:val="0"/>
          <w:divBdr>
            <w:top w:val="none" w:sz="0" w:space="0" w:color="auto"/>
            <w:left w:val="none" w:sz="0" w:space="0" w:color="auto"/>
            <w:bottom w:val="none" w:sz="0" w:space="0" w:color="auto"/>
            <w:right w:val="none" w:sz="0" w:space="0" w:color="auto"/>
          </w:divBdr>
        </w:div>
        <w:div w:id="654260775">
          <w:marLeft w:val="480"/>
          <w:marRight w:val="0"/>
          <w:marTop w:val="0"/>
          <w:marBottom w:val="0"/>
          <w:divBdr>
            <w:top w:val="none" w:sz="0" w:space="0" w:color="auto"/>
            <w:left w:val="none" w:sz="0" w:space="0" w:color="auto"/>
            <w:bottom w:val="none" w:sz="0" w:space="0" w:color="auto"/>
            <w:right w:val="none" w:sz="0" w:space="0" w:color="auto"/>
          </w:divBdr>
        </w:div>
        <w:div w:id="661281215">
          <w:marLeft w:val="480"/>
          <w:marRight w:val="0"/>
          <w:marTop w:val="0"/>
          <w:marBottom w:val="0"/>
          <w:divBdr>
            <w:top w:val="none" w:sz="0" w:space="0" w:color="auto"/>
            <w:left w:val="none" w:sz="0" w:space="0" w:color="auto"/>
            <w:bottom w:val="none" w:sz="0" w:space="0" w:color="auto"/>
            <w:right w:val="none" w:sz="0" w:space="0" w:color="auto"/>
          </w:divBdr>
        </w:div>
        <w:div w:id="672757966">
          <w:marLeft w:val="480"/>
          <w:marRight w:val="0"/>
          <w:marTop w:val="0"/>
          <w:marBottom w:val="0"/>
          <w:divBdr>
            <w:top w:val="none" w:sz="0" w:space="0" w:color="auto"/>
            <w:left w:val="none" w:sz="0" w:space="0" w:color="auto"/>
            <w:bottom w:val="none" w:sz="0" w:space="0" w:color="auto"/>
            <w:right w:val="none" w:sz="0" w:space="0" w:color="auto"/>
          </w:divBdr>
        </w:div>
        <w:div w:id="692343870">
          <w:marLeft w:val="480"/>
          <w:marRight w:val="0"/>
          <w:marTop w:val="0"/>
          <w:marBottom w:val="0"/>
          <w:divBdr>
            <w:top w:val="none" w:sz="0" w:space="0" w:color="auto"/>
            <w:left w:val="none" w:sz="0" w:space="0" w:color="auto"/>
            <w:bottom w:val="none" w:sz="0" w:space="0" w:color="auto"/>
            <w:right w:val="none" w:sz="0" w:space="0" w:color="auto"/>
          </w:divBdr>
        </w:div>
        <w:div w:id="732855433">
          <w:marLeft w:val="480"/>
          <w:marRight w:val="0"/>
          <w:marTop w:val="0"/>
          <w:marBottom w:val="0"/>
          <w:divBdr>
            <w:top w:val="none" w:sz="0" w:space="0" w:color="auto"/>
            <w:left w:val="none" w:sz="0" w:space="0" w:color="auto"/>
            <w:bottom w:val="none" w:sz="0" w:space="0" w:color="auto"/>
            <w:right w:val="none" w:sz="0" w:space="0" w:color="auto"/>
          </w:divBdr>
        </w:div>
        <w:div w:id="770316883">
          <w:marLeft w:val="480"/>
          <w:marRight w:val="0"/>
          <w:marTop w:val="0"/>
          <w:marBottom w:val="0"/>
          <w:divBdr>
            <w:top w:val="none" w:sz="0" w:space="0" w:color="auto"/>
            <w:left w:val="none" w:sz="0" w:space="0" w:color="auto"/>
            <w:bottom w:val="none" w:sz="0" w:space="0" w:color="auto"/>
            <w:right w:val="none" w:sz="0" w:space="0" w:color="auto"/>
          </w:divBdr>
        </w:div>
        <w:div w:id="787625088">
          <w:marLeft w:val="480"/>
          <w:marRight w:val="0"/>
          <w:marTop w:val="0"/>
          <w:marBottom w:val="0"/>
          <w:divBdr>
            <w:top w:val="none" w:sz="0" w:space="0" w:color="auto"/>
            <w:left w:val="none" w:sz="0" w:space="0" w:color="auto"/>
            <w:bottom w:val="none" w:sz="0" w:space="0" w:color="auto"/>
            <w:right w:val="none" w:sz="0" w:space="0" w:color="auto"/>
          </w:divBdr>
        </w:div>
        <w:div w:id="807473310">
          <w:marLeft w:val="480"/>
          <w:marRight w:val="0"/>
          <w:marTop w:val="0"/>
          <w:marBottom w:val="0"/>
          <w:divBdr>
            <w:top w:val="none" w:sz="0" w:space="0" w:color="auto"/>
            <w:left w:val="none" w:sz="0" w:space="0" w:color="auto"/>
            <w:bottom w:val="none" w:sz="0" w:space="0" w:color="auto"/>
            <w:right w:val="none" w:sz="0" w:space="0" w:color="auto"/>
          </w:divBdr>
        </w:div>
        <w:div w:id="847528527">
          <w:marLeft w:val="480"/>
          <w:marRight w:val="0"/>
          <w:marTop w:val="0"/>
          <w:marBottom w:val="0"/>
          <w:divBdr>
            <w:top w:val="none" w:sz="0" w:space="0" w:color="auto"/>
            <w:left w:val="none" w:sz="0" w:space="0" w:color="auto"/>
            <w:bottom w:val="none" w:sz="0" w:space="0" w:color="auto"/>
            <w:right w:val="none" w:sz="0" w:space="0" w:color="auto"/>
          </w:divBdr>
        </w:div>
        <w:div w:id="851451952">
          <w:marLeft w:val="480"/>
          <w:marRight w:val="0"/>
          <w:marTop w:val="0"/>
          <w:marBottom w:val="0"/>
          <w:divBdr>
            <w:top w:val="none" w:sz="0" w:space="0" w:color="auto"/>
            <w:left w:val="none" w:sz="0" w:space="0" w:color="auto"/>
            <w:bottom w:val="none" w:sz="0" w:space="0" w:color="auto"/>
            <w:right w:val="none" w:sz="0" w:space="0" w:color="auto"/>
          </w:divBdr>
        </w:div>
        <w:div w:id="923105348">
          <w:marLeft w:val="480"/>
          <w:marRight w:val="0"/>
          <w:marTop w:val="0"/>
          <w:marBottom w:val="0"/>
          <w:divBdr>
            <w:top w:val="none" w:sz="0" w:space="0" w:color="auto"/>
            <w:left w:val="none" w:sz="0" w:space="0" w:color="auto"/>
            <w:bottom w:val="none" w:sz="0" w:space="0" w:color="auto"/>
            <w:right w:val="none" w:sz="0" w:space="0" w:color="auto"/>
          </w:divBdr>
        </w:div>
        <w:div w:id="941956524">
          <w:marLeft w:val="480"/>
          <w:marRight w:val="0"/>
          <w:marTop w:val="0"/>
          <w:marBottom w:val="0"/>
          <w:divBdr>
            <w:top w:val="none" w:sz="0" w:space="0" w:color="auto"/>
            <w:left w:val="none" w:sz="0" w:space="0" w:color="auto"/>
            <w:bottom w:val="none" w:sz="0" w:space="0" w:color="auto"/>
            <w:right w:val="none" w:sz="0" w:space="0" w:color="auto"/>
          </w:divBdr>
        </w:div>
        <w:div w:id="951133531">
          <w:marLeft w:val="480"/>
          <w:marRight w:val="0"/>
          <w:marTop w:val="0"/>
          <w:marBottom w:val="0"/>
          <w:divBdr>
            <w:top w:val="none" w:sz="0" w:space="0" w:color="auto"/>
            <w:left w:val="none" w:sz="0" w:space="0" w:color="auto"/>
            <w:bottom w:val="none" w:sz="0" w:space="0" w:color="auto"/>
            <w:right w:val="none" w:sz="0" w:space="0" w:color="auto"/>
          </w:divBdr>
        </w:div>
        <w:div w:id="965813005">
          <w:marLeft w:val="480"/>
          <w:marRight w:val="0"/>
          <w:marTop w:val="0"/>
          <w:marBottom w:val="0"/>
          <w:divBdr>
            <w:top w:val="none" w:sz="0" w:space="0" w:color="auto"/>
            <w:left w:val="none" w:sz="0" w:space="0" w:color="auto"/>
            <w:bottom w:val="none" w:sz="0" w:space="0" w:color="auto"/>
            <w:right w:val="none" w:sz="0" w:space="0" w:color="auto"/>
          </w:divBdr>
        </w:div>
        <w:div w:id="1060985276">
          <w:marLeft w:val="480"/>
          <w:marRight w:val="0"/>
          <w:marTop w:val="0"/>
          <w:marBottom w:val="0"/>
          <w:divBdr>
            <w:top w:val="none" w:sz="0" w:space="0" w:color="auto"/>
            <w:left w:val="none" w:sz="0" w:space="0" w:color="auto"/>
            <w:bottom w:val="none" w:sz="0" w:space="0" w:color="auto"/>
            <w:right w:val="none" w:sz="0" w:space="0" w:color="auto"/>
          </w:divBdr>
        </w:div>
        <w:div w:id="1087656242">
          <w:marLeft w:val="480"/>
          <w:marRight w:val="0"/>
          <w:marTop w:val="0"/>
          <w:marBottom w:val="0"/>
          <w:divBdr>
            <w:top w:val="none" w:sz="0" w:space="0" w:color="auto"/>
            <w:left w:val="none" w:sz="0" w:space="0" w:color="auto"/>
            <w:bottom w:val="none" w:sz="0" w:space="0" w:color="auto"/>
            <w:right w:val="none" w:sz="0" w:space="0" w:color="auto"/>
          </w:divBdr>
        </w:div>
        <w:div w:id="1170754653">
          <w:marLeft w:val="480"/>
          <w:marRight w:val="0"/>
          <w:marTop w:val="0"/>
          <w:marBottom w:val="0"/>
          <w:divBdr>
            <w:top w:val="none" w:sz="0" w:space="0" w:color="auto"/>
            <w:left w:val="none" w:sz="0" w:space="0" w:color="auto"/>
            <w:bottom w:val="none" w:sz="0" w:space="0" w:color="auto"/>
            <w:right w:val="none" w:sz="0" w:space="0" w:color="auto"/>
          </w:divBdr>
        </w:div>
        <w:div w:id="1233541187">
          <w:marLeft w:val="480"/>
          <w:marRight w:val="0"/>
          <w:marTop w:val="0"/>
          <w:marBottom w:val="0"/>
          <w:divBdr>
            <w:top w:val="none" w:sz="0" w:space="0" w:color="auto"/>
            <w:left w:val="none" w:sz="0" w:space="0" w:color="auto"/>
            <w:bottom w:val="none" w:sz="0" w:space="0" w:color="auto"/>
            <w:right w:val="none" w:sz="0" w:space="0" w:color="auto"/>
          </w:divBdr>
        </w:div>
        <w:div w:id="1249000141">
          <w:marLeft w:val="480"/>
          <w:marRight w:val="0"/>
          <w:marTop w:val="0"/>
          <w:marBottom w:val="0"/>
          <w:divBdr>
            <w:top w:val="none" w:sz="0" w:space="0" w:color="auto"/>
            <w:left w:val="none" w:sz="0" w:space="0" w:color="auto"/>
            <w:bottom w:val="none" w:sz="0" w:space="0" w:color="auto"/>
            <w:right w:val="none" w:sz="0" w:space="0" w:color="auto"/>
          </w:divBdr>
        </w:div>
        <w:div w:id="1325932734">
          <w:marLeft w:val="480"/>
          <w:marRight w:val="0"/>
          <w:marTop w:val="0"/>
          <w:marBottom w:val="0"/>
          <w:divBdr>
            <w:top w:val="none" w:sz="0" w:space="0" w:color="auto"/>
            <w:left w:val="none" w:sz="0" w:space="0" w:color="auto"/>
            <w:bottom w:val="none" w:sz="0" w:space="0" w:color="auto"/>
            <w:right w:val="none" w:sz="0" w:space="0" w:color="auto"/>
          </w:divBdr>
        </w:div>
        <w:div w:id="1471904328">
          <w:marLeft w:val="480"/>
          <w:marRight w:val="0"/>
          <w:marTop w:val="0"/>
          <w:marBottom w:val="0"/>
          <w:divBdr>
            <w:top w:val="none" w:sz="0" w:space="0" w:color="auto"/>
            <w:left w:val="none" w:sz="0" w:space="0" w:color="auto"/>
            <w:bottom w:val="none" w:sz="0" w:space="0" w:color="auto"/>
            <w:right w:val="none" w:sz="0" w:space="0" w:color="auto"/>
          </w:divBdr>
        </w:div>
        <w:div w:id="1545411177">
          <w:marLeft w:val="480"/>
          <w:marRight w:val="0"/>
          <w:marTop w:val="0"/>
          <w:marBottom w:val="0"/>
          <w:divBdr>
            <w:top w:val="none" w:sz="0" w:space="0" w:color="auto"/>
            <w:left w:val="none" w:sz="0" w:space="0" w:color="auto"/>
            <w:bottom w:val="none" w:sz="0" w:space="0" w:color="auto"/>
            <w:right w:val="none" w:sz="0" w:space="0" w:color="auto"/>
          </w:divBdr>
        </w:div>
        <w:div w:id="1571499209">
          <w:marLeft w:val="480"/>
          <w:marRight w:val="0"/>
          <w:marTop w:val="0"/>
          <w:marBottom w:val="0"/>
          <w:divBdr>
            <w:top w:val="none" w:sz="0" w:space="0" w:color="auto"/>
            <w:left w:val="none" w:sz="0" w:space="0" w:color="auto"/>
            <w:bottom w:val="none" w:sz="0" w:space="0" w:color="auto"/>
            <w:right w:val="none" w:sz="0" w:space="0" w:color="auto"/>
          </w:divBdr>
        </w:div>
        <w:div w:id="1631662809">
          <w:marLeft w:val="480"/>
          <w:marRight w:val="0"/>
          <w:marTop w:val="0"/>
          <w:marBottom w:val="0"/>
          <w:divBdr>
            <w:top w:val="none" w:sz="0" w:space="0" w:color="auto"/>
            <w:left w:val="none" w:sz="0" w:space="0" w:color="auto"/>
            <w:bottom w:val="none" w:sz="0" w:space="0" w:color="auto"/>
            <w:right w:val="none" w:sz="0" w:space="0" w:color="auto"/>
          </w:divBdr>
        </w:div>
        <w:div w:id="1637952234">
          <w:marLeft w:val="480"/>
          <w:marRight w:val="0"/>
          <w:marTop w:val="0"/>
          <w:marBottom w:val="0"/>
          <w:divBdr>
            <w:top w:val="none" w:sz="0" w:space="0" w:color="auto"/>
            <w:left w:val="none" w:sz="0" w:space="0" w:color="auto"/>
            <w:bottom w:val="none" w:sz="0" w:space="0" w:color="auto"/>
            <w:right w:val="none" w:sz="0" w:space="0" w:color="auto"/>
          </w:divBdr>
        </w:div>
        <w:div w:id="1666082133">
          <w:marLeft w:val="480"/>
          <w:marRight w:val="0"/>
          <w:marTop w:val="0"/>
          <w:marBottom w:val="0"/>
          <w:divBdr>
            <w:top w:val="none" w:sz="0" w:space="0" w:color="auto"/>
            <w:left w:val="none" w:sz="0" w:space="0" w:color="auto"/>
            <w:bottom w:val="none" w:sz="0" w:space="0" w:color="auto"/>
            <w:right w:val="none" w:sz="0" w:space="0" w:color="auto"/>
          </w:divBdr>
        </w:div>
        <w:div w:id="1666085844">
          <w:marLeft w:val="480"/>
          <w:marRight w:val="0"/>
          <w:marTop w:val="0"/>
          <w:marBottom w:val="0"/>
          <w:divBdr>
            <w:top w:val="none" w:sz="0" w:space="0" w:color="auto"/>
            <w:left w:val="none" w:sz="0" w:space="0" w:color="auto"/>
            <w:bottom w:val="none" w:sz="0" w:space="0" w:color="auto"/>
            <w:right w:val="none" w:sz="0" w:space="0" w:color="auto"/>
          </w:divBdr>
        </w:div>
        <w:div w:id="1716079672">
          <w:marLeft w:val="480"/>
          <w:marRight w:val="0"/>
          <w:marTop w:val="0"/>
          <w:marBottom w:val="0"/>
          <w:divBdr>
            <w:top w:val="none" w:sz="0" w:space="0" w:color="auto"/>
            <w:left w:val="none" w:sz="0" w:space="0" w:color="auto"/>
            <w:bottom w:val="none" w:sz="0" w:space="0" w:color="auto"/>
            <w:right w:val="none" w:sz="0" w:space="0" w:color="auto"/>
          </w:divBdr>
        </w:div>
        <w:div w:id="1733456883">
          <w:marLeft w:val="480"/>
          <w:marRight w:val="0"/>
          <w:marTop w:val="0"/>
          <w:marBottom w:val="0"/>
          <w:divBdr>
            <w:top w:val="none" w:sz="0" w:space="0" w:color="auto"/>
            <w:left w:val="none" w:sz="0" w:space="0" w:color="auto"/>
            <w:bottom w:val="none" w:sz="0" w:space="0" w:color="auto"/>
            <w:right w:val="none" w:sz="0" w:space="0" w:color="auto"/>
          </w:divBdr>
        </w:div>
        <w:div w:id="1783105859">
          <w:marLeft w:val="480"/>
          <w:marRight w:val="0"/>
          <w:marTop w:val="0"/>
          <w:marBottom w:val="0"/>
          <w:divBdr>
            <w:top w:val="none" w:sz="0" w:space="0" w:color="auto"/>
            <w:left w:val="none" w:sz="0" w:space="0" w:color="auto"/>
            <w:bottom w:val="none" w:sz="0" w:space="0" w:color="auto"/>
            <w:right w:val="none" w:sz="0" w:space="0" w:color="auto"/>
          </w:divBdr>
        </w:div>
        <w:div w:id="1841265687">
          <w:marLeft w:val="480"/>
          <w:marRight w:val="0"/>
          <w:marTop w:val="0"/>
          <w:marBottom w:val="0"/>
          <w:divBdr>
            <w:top w:val="none" w:sz="0" w:space="0" w:color="auto"/>
            <w:left w:val="none" w:sz="0" w:space="0" w:color="auto"/>
            <w:bottom w:val="none" w:sz="0" w:space="0" w:color="auto"/>
            <w:right w:val="none" w:sz="0" w:space="0" w:color="auto"/>
          </w:divBdr>
        </w:div>
        <w:div w:id="1845507908">
          <w:marLeft w:val="480"/>
          <w:marRight w:val="0"/>
          <w:marTop w:val="0"/>
          <w:marBottom w:val="0"/>
          <w:divBdr>
            <w:top w:val="none" w:sz="0" w:space="0" w:color="auto"/>
            <w:left w:val="none" w:sz="0" w:space="0" w:color="auto"/>
            <w:bottom w:val="none" w:sz="0" w:space="0" w:color="auto"/>
            <w:right w:val="none" w:sz="0" w:space="0" w:color="auto"/>
          </w:divBdr>
        </w:div>
        <w:div w:id="1890024162">
          <w:marLeft w:val="480"/>
          <w:marRight w:val="0"/>
          <w:marTop w:val="0"/>
          <w:marBottom w:val="0"/>
          <w:divBdr>
            <w:top w:val="none" w:sz="0" w:space="0" w:color="auto"/>
            <w:left w:val="none" w:sz="0" w:space="0" w:color="auto"/>
            <w:bottom w:val="none" w:sz="0" w:space="0" w:color="auto"/>
            <w:right w:val="none" w:sz="0" w:space="0" w:color="auto"/>
          </w:divBdr>
        </w:div>
        <w:div w:id="1901361716">
          <w:marLeft w:val="480"/>
          <w:marRight w:val="0"/>
          <w:marTop w:val="0"/>
          <w:marBottom w:val="0"/>
          <w:divBdr>
            <w:top w:val="none" w:sz="0" w:space="0" w:color="auto"/>
            <w:left w:val="none" w:sz="0" w:space="0" w:color="auto"/>
            <w:bottom w:val="none" w:sz="0" w:space="0" w:color="auto"/>
            <w:right w:val="none" w:sz="0" w:space="0" w:color="auto"/>
          </w:divBdr>
        </w:div>
        <w:div w:id="2011903111">
          <w:marLeft w:val="480"/>
          <w:marRight w:val="0"/>
          <w:marTop w:val="0"/>
          <w:marBottom w:val="0"/>
          <w:divBdr>
            <w:top w:val="none" w:sz="0" w:space="0" w:color="auto"/>
            <w:left w:val="none" w:sz="0" w:space="0" w:color="auto"/>
            <w:bottom w:val="none" w:sz="0" w:space="0" w:color="auto"/>
            <w:right w:val="none" w:sz="0" w:space="0" w:color="auto"/>
          </w:divBdr>
        </w:div>
        <w:div w:id="2022931885">
          <w:marLeft w:val="480"/>
          <w:marRight w:val="0"/>
          <w:marTop w:val="0"/>
          <w:marBottom w:val="0"/>
          <w:divBdr>
            <w:top w:val="none" w:sz="0" w:space="0" w:color="auto"/>
            <w:left w:val="none" w:sz="0" w:space="0" w:color="auto"/>
            <w:bottom w:val="none" w:sz="0" w:space="0" w:color="auto"/>
            <w:right w:val="none" w:sz="0" w:space="0" w:color="auto"/>
          </w:divBdr>
        </w:div>
        <w:div w:id="2036954678">
          <w:marLeft w:val="480"/>
          <w:marRight w:val="0"/>
          <w:marTop w:val="0"/>
          <w:marBottom w:val="0"/>
          <w:divBdr>
            <w:top w:val="none" w:sz="0" w:space="0" w:color="auto"/>
            <w:left w:val="none" w:sz="0" w:space="0" w:color="auto"/>
            <w:bottom w:val="none" w:sz="0" w:space="0" w:color="auto"/>
            <w:right w:val="none" w:sz="0" w:space="0" w:color="auto"/>
          </w:divBdr>
        </w:div>
        <w:div w:id="2078892605">
          <w:marLeft w:val="480"/>
          <w:marRight w:val="0"/>
          <w:marTop w:val="0"/>
          <w:marBottom w:val="0"/>
          <w:divBdr>
            <w:top w:val="none" w:sz="0" w:space="0" w:color="auto"/>
            <w:left w:val="none" w:sz="0" w:space="0" w:color="auto"/>
            <w:bottom w:val="none" w:sz="0" w:space="0" w:color="auto"/>
            <w:right w:val="none" w:sz="0" w:space="0" w:color="auto"/>
          </w:divBdr>
        </w:div>
        <w:div w:id="2142915904">
          <w:marLeft w:val="480"/>
          <w:marRight w:val="0"/>
          <w:marTop w:val="0"/>
          <w:marBottom w:val="0"/>
          <w:divBdr>
            <w:top w:val="none" w:sz="0" w:space="0" w:color="auto"/>
            <w:left w:val="none" w:sz="0" w:space="0" w:color="auto"/>
            <w:bottom w:val="none" w:sz="0" w:space="0" w:color="auto"/>
            <w:right w:val="none" w:sz="0" w:space="0" w:color="auto"/>
          </w:divBdr>
        </w:div>
      </w:divsChild>
    </w:div>
    <w:div w:id="1319841456">
      <w:bodyDiv w:val="1"/>
      <w:marLeft w:val="0"/>
      <w:marRight w:val="0"/>
      <w:marTop w:val="0"/>
      <w:marBottom w:val="0"/>
      <w:divBdr>
        <w:top w:val="none" w:sz="0" w:space="0" w:color="auto"/>
        <w:left w:val="none" w:sz="0" w:space="0" w:color="auto"/>
        <w:bottom w:val="none" w:sz="0" w:space="0" w:color="auto"/>
        <w:right w:val="none" w:sz="0" w:space="0" w:color="auto"/>
      </w:divBdr>
    </w:div>
    <w:div w:id="1321427282">
      <w:bodyDiv w:val="1"/>
      <w:marLeft w:val="0"/>
      <w:marRight w:val="0"/>
      <w:marTop w:val="0"/>
      <w:marBottom w:val="0"/>
      <w:divBdr>
        <w:top w:val="none" w:sz="0" w:space="0" w:color="auto"/>
        <w:left w:val="none" w:sz="0" w:space="0" w:color="auto"/>
        <w:bottom w:val="none" w:sz="0" w:space="0" w:color="auto"/>
        <w:right w:val="none" w:sz="0" w:space="0" w:color="auto"/>
      </w:divBdr>
    </w:div>
    <w:div w:id="1321496704">
      <w:bodyDiv w:val="1"/>
      <w:marLeft w:val="0"/>
      <w:marRight w:val="0"/>
      <w:marTop w:val="0"/>
      <w:marBottom w:val="0"/>
      <w:divBdr>
        <w:top w:val="none" w:sz="0" w:space="0" w:color="auto"/>
        <w:left w:val="none" w:sz="0" w:space="0" w:color="auto"/>
        <w:bottom w:val="none" w:sz="0" w:space="0" w:color="auto"/>
        <w:right w:val="none" w:sz="0" w:space="0" w:color="auto"/>
      </w:divBdr>
    </w:div>
    <w:div w:id="1322386168">
      <w:bodyDiv w:val="1"/>
      <w:marLeft w:val="0"/>
      <w:marRight w:val="0"/>
      <w:marTop w:val="0"/>
      <w:marBottom w:val="0"/>
      <w:divBdr>
        <w:top w:val="none" w:sz="0" w:space="0" w:color="auto"/>
        <w:left w:val="none" w:sz="0" w:space="0" w:color="auto"/>
        <w:bottom w:val="none" w:sz="0" w:space="0" w:color="auto"/>
        <w:right w:val="none" w:sz="0" w:space="0" w:color="auto"/>
      </w:divBdr>
    </w:div>
    <w:div w:id="1323697186">
      <w:bodyDiv w:val="1"/>
      <w:marLeft w:val="0"/>
      <w:marRight w:val="0"/>
      <w:marTop w:val="0"/>
      <w:marBottom w:val="0"/>
      <w:divBdr>
        <w:top w:val="none" w:sz="0" w:space="0" w:color="auto"/>
        <w:left w:val="none" w:sz="0" w:space="0" w:color="auto"/>
        <w:bottom w:val="none" w:sz="0" w:space="0" w:color="auto"/>
        <w:right w:val="none" w:sz="0" w:space="0" w:color="auto"/>
      </w:divBdr>
    </w:div>
    <w:div w:id="1323854112">
      <w:bodyDiv w:val="1"/>
      <w:marLeft w:val="0"/>
      <w:marRight w:val="0"/>
      <w:marTop w:val="0"/>
      <w:marBottom w:val="0"/>
      <w:divBdr>
        <w:top w:val="none" w:sz="0" w:space="0" w:color="auto"/>
        <w:left w:val="none" w:sz="0" w:space="0" w:color="auto"/>
        <w:bottom w:val="none" w:sz="0" w:space="0" w:color="auto"/>
        <w:right w:val="none" w:sz="0" w:space="0" w:color="auto"/>
      </w:divBdr>
    </w:div>
    <w:div w:id="1325354346">
      <w:bodyDiv w:val="1"/>
      <w:marLeft w:val="0"/>
      <w:marRight w:val="0"/>
      <w:marTop w:val="0"/>
      <w:marBottom w:val="0"/>
      <w:divBdr>
        <w:top w:val="none" w:sz="0" w:space="0" w:color="auto"/>
        <w:left w:val="none" w:sz="0" w:space="0" w:color="auto"/>
        <w:bottom w:val="none" w:sz="0" w:space="0" w:color="auto"/>
        <w:right w:val="none" w:sz="0" w:space="0" w:color="auto"/>
      </w:divBdr>
    </w:div>
    <w:div w:id="1326663162">
      <w:bodyDiv w:val="1"/>
      <w:marLeft w:val="0"/>
      <w:marRight w:val="0"/>
      <w:marTop w:val="0"/>
      <w:marBottom w:val="0"/>
      <w:divBdr>
        <w:top w:val="none" w:sz="0" w:space="0" w:color="auto"/>
        <w:left w:val="none" w:sz="0" w:space="0" w:color="auto"/>
        <w:bottom w:val="none" w:sz="0" w:space="0" w:color="auto"/>
        <w:right w:val="none" w:sz="0" w:space="0" w:color="auto"/>
      </w:divBdr>
    </w:div>
    <w:div w:id="1327442979">
      <w:bodyDiv w:val="1"/>
      <w:marLeft w:val="0"/>
      <w:marRight w:val="0"/>
      <w:marTop w:val="0"/>
      <w:marBottom w:val="0"/>
      <w:divBdr>
        <w:top w:val="none" w:sz="0" w:space="0" w:color="auto"/>
        <w:left w:val="none" w:sz="0" w:space="0" w:color="auto"/>
        <w:bottom w:val="none" w:sz="0" w:space="0" w:color="auto"/>
        <w:right w:val="none" w:sz="0" w:space="0" w:color="auto"/>
      </w:divBdr>
    </w:div>
    <w:div w:id="1328561437">
      <w:bodyDiv w:val="1"/>
      <w:marLeft w:val="0"/>
      <w:marRight w:val="0"/>
      <w:marTop w:val="0"/>
      <w:marBottom w:val="0"/>
      <w:divBdr>
        <w:top w:val="none" w:sz="0" w:space="0" w:color="auto"/>
        <w:left w:val="none" w:sz="0" w:space="0" w:color="auto"/>
        <w:bottom w:val="none" w:sz="0" w:space="0" w:color="auto"/>
        <w:right w:val="none" w:sz="0" w:space="0" w:color="auto"/>
      </w:divBdr>
      <w:divsChild>
        <w:div w:id="112789427">
          <w:marLeft w:val="480"/>
          <w:marRight w:val="0"/>
          <w:marTop w:val="0"/>
          <w:marBottom w:val="0"/>
          <w:divBdr>
            <w:top w:val="none" w:sz="0" w:space="0" w:color="auto"/>
            <w:left w:val="none" w:sz="0" w:space="0" w:color="auto"/>
            <w:bottom w:val="none" w:sz="0" w:space="0" w:color="auto"/>
            <w:right w:val="none" w:sz="0" w:space="0" w:color="auto"/>
          </w:divBdr>
        </w:div>
        <w:div w:id="138309143">
          <w:marLeft w:val="480"/>
          <w:marRight w:val="0"/>
          <w:marTop w:val="0"/>
          <w:marBottom w:val="0"/>
          <w:divBdr>
            <w:top w:val="none" w:sz="0" w:space="0" w:color="auto"/>
            <w:left w:val="none" w:sz="0" w:space="0" w:color="auto"/>
            <w:bottom w:val="none" w:sz="0" w:space="0" w:color="auto"/>
            <w:right w:val="none" w:sz="0" w:space="0" w:color="auto"/>
          </w:divBdr>
        </w:div>
        <w:div w:id="237449924">
          <w:marLeft w:val="480"/>
          <w:marRight w:val="0"/>
          <w:marTop w:val="0"/>
          <w:marBottom w:val="0"/>
          <w:divBdr>
            <w:top w:val="none" w:sz="0" w:space="0" w:color="auto"/>
            <w:left w:val="none" w:sz="0" w:space="0" w:color="auto"/>
            <w:bottom w:val="none" w:sz="0" w:space="0" w:color="auto"/>
            <w:right w:val="none" w:sz="0" w:space="0" w:color="auto"/>
          </w:divBdr>
        </w:div>
        <w:div w:id="284195085">
          <w:marLeft w:val="480"/>
          <w:marRight w:val="0"/>
          <w:marTop w:val="0"/>
          <w:marBottom w:val="0"/>
          <w:divBdr>
            <w:top w:val="none" w:sz="0" w:space="0" w:color="auto"/>
            <w:left w:val="none" w:sz="0" w:space="0" w:color="auto"/>
            <w:bottom w:val="none" w:sz="0" w:space="0" w:color="auto"/>
            <w:right w:val="none" w:sz="0" w:space="0" w:color="auto"/>
          </w:divBdr>
        </w:div>
        <w:div w:id="311519680">
          <w:marLeft w:val="480"/>
          <w:marRight w:val="0"/>
          <w:marTop w:val="0"/>
          <w:marBottom w:val="0"/>
          <w:divBdr>
            <w:top w:val="none" w:sz="0" w:space="0" w:color="auto"/>
            <w:left w:val="none" w:sz="0" w:space="0" w:color="auto"/>
            <w:bottom w:val="none" w:sz="0" w:space="0" w:color="auto"/>
            <w:right w:val="none" w:sz="0" w:space="0" w:color="auto"/>
          </w:divBdr>
        </w:div>
        <w:div w:id="313219075">
          <w:marLeft w:val="480"/>
          <w:marRight w:val="0"/>
          <w:marTop w:val="0"/>
          <w:marBottom w:val="0"/>
          <w:divBdr>
            <w:top w:val="none" w:sz="0" w:space="0" w:color="auto"/>
            <w:left w:val="none" w:sz="0" w:space="0" w:color="auto"/>
            <w:bottom w:val="none" w:sz="0" w:space="0" w:color="auto"/>
            <w:right w:val="none" w:sz="0" w:space="0" w:color="auto"/>
          </w:divBdr>
        </w:div>
        <w:div w:id="347560606">
          <w:marLeft w:val="480"/>
          <w:marRight w:val="0"/>
          <w:marTop w:val="0"/>
          <w:marBottom w:val="0"/>
          <w:divBdr>
            <w:top w:val="none" w:sz="0" w:space="0" w:color="auto"/>
            <w:left w:val="none" w:sz="0" w:space="0" w:color="auto"/>
            <w:bottom w:val="none" w:sz="0" w:space="0" w:color="auto"/>
            <w:right w:val="none" w:sz="0" w:space="0" w:color="auto"/>
          </w:divBdr>
        </w:div>
        <w:div w:id="493103438">
          <w:marLeft w:val="480"/>
          <w:marRight w:val="0"/>
          <w:marTop w:val="0"/>
          <w:marBottom w:val="0"/>
          <w:divBdr>
            <w:top w:val="none" w:sz="0" w:space="0" w:color="auto"/>
            <w:left w:val="none" w:sz="0" w:space="0" w:color="auto"/>
            <w:bottom w:val="none" w:sz="0" w:space="0" w:color="auto"/>
            <w:right w:val="none" w:sz="0" w:space="0" w:color="auto"/>
          </w:divBdr>
        </w:div>
        <w:div w:id="494734947">
          <w:marLeft w:val="480"/>
          <w:marRight w:val="0"/>
          <w:marTop w:val="0"/>
          <w:marBottom w:val="0"/>
          <w:divBdr>
            <w:top w:val="none" w:sz="0" w:space="0" w:color="auto"/>
            <w:left w:val="none" w:sz="0" w:space="0" w:color="auto"/>
            <w:bottom w:val="none" w:sz="0" w:space="0" w:color="auto"/>
            <w:right w:val="none" w:sz="0" w:space="0" w:color="auto"/>
          </w:divBdr>
        </w:div>
        <w:div w:id="526020383">
          <w:marLeft w:val="480"/>
          <w:marRight w:val="0"/>
          <w:marTop w:val="0"/>
          <w:marBottom w:val="0"/>
          <w:divBdr>
            <w:top w:val="none" w:sz="0" w:space="0" w:color="auto"/>
            <w:left w:val="none" w:sz="0" w:space="0" w:color="auto"/>
            <w:bottom w:val="none" w:sz="0" w:space="0" w:color="auto"/>
            <w:right w:val="none" w:sz="0" w:space="0" w:color="auto"/>
          </w:divBdr>
        </w:div>
        <w:div w:id="533925823">
          <w:marLeft w:val="480"/>
          <w:marRight w:val="0"/>
          <w:marTop w:val="0"/>
          <w:marBottom w:val="0"/>
          <w:divBdr>
            <w:top w:val="none" w:sz="0" w:space="0" w:color="auto"/>
            <w:left w:val="none" w:sz="0" w:space="0" w:color="auto"/>
            <w:bottom w:val="none" w:sz="0" w:space="0" w:color="auto"/>
            <w:right w:val="none" w:sz="0" w:space="0" w:color="auto"/>
          </w:divBdr>
        </w:div>
        <w:div w:id="538394479">
          <w:marLeft w:val="480"/>
          <w:marRight w:val="0"/>
          <w:marTop w:val="0"/>
          <w:marBottom w:val="0"/>
          <w:divBdr>
            <w:top w:val="none" w:sz="0" w:space="0" w:color="auto"/>
            <w:left w:val="none" w:sz="0" w:space="0" w:color="auto"/>
            <w:bottom w:val="none" w:sz="0" w:space="0" w:color="auto"/>
            <w:right w:val="none" w:sz="0" w:space="0" w:color="auto"/>
          </w:divBdr>
        </w:div>
        <w:div w:id="541598527">
          <w:marLeft w:val="480"/>
          <w:marRight w:val="0"/>
          <w:marTop w:val="0"/>
          <w:marBottom w:val="0"/>
          <w:divBdr>
            <w:top w:val="none" w:sz="0" w:space="0" w:color="auto"/>
            <w:left w:val="none" w:sz="0" w:space="0" w:color="auto"/>
            <w:bottom w:val="none" w:sz="0" w:space="0" w:color="auto"/>
            <w:right w:val="none" w:sz="0" w:space="0" w:color="auto"/>
          </w:divBdr>
        </w:div>
        <w:div w:id="556624501">
          <w:marLeft w:val="480"/>
          <w:marRight w:val="0"/>
          <w:marTop w:val="0"/>
          <w:marBottom w:val="0"/>
          <w:divBdr>
            <w:top w:val="none" w:sz="0" w:space="0" w:color="auto"/>
            <w:left w:val="none" w:sz="0" w:space="0" w:color="auto"/>
            <w:bottom w:val="none" w:sz="0" w:space="0" w:color="auto"/>
            <w:right w:val="none" w:sz="0" w:space="0" w:color="auto"/>
          </w:divBdr>
        </w:div>
        <w:div w:id="570041131">
          <w:marLeft w:val="480"/>
          <w:marRight w:val="0"/>
          <w:marTop w:val="0"/>
          <w:marBottom w:val="0"/>
          <w:divBdr>
            <w:top w:val="none" w:sz="0" w:space="0" w:color="auto"/>
            <w:left w:val="none" w:sz="0" w:space="0" w:color="auto"/>
            <w:bottom w:val="none" w:sz="0" w:space="0" w:color="auto"/>
            <w:right w:val="none" w:sz="0" w:space="0" w:color="auto"/>
          </w:divBdr>
        </w:div>
        <w:div w:id="570384264">
          <w:marLeft w:val="480"/>
          <w:marRight w:val="0"/>
          <w:marTop w:val="0"/>
          <w:marBottom w:val="0"/>
          <w:divBdr>
            <w:top w:val="none" w:sz="0" w:space="0" w:color="auto"/>
            <w:left w:val="none" w:sz="0" w:space="0" w:color="auto"/>
            <w:bottom w:val="none" w:sz="0" w:space="0" w:color="auto"/>
            <w:right w:val="none" w:sz="0" w:space="0" w:color="auto"/>
          </w:divBdr>
        </w:div>
        <w:div w:id="602881464">
          <w:marLeft w:val="480"/>
          <w:marRight w:val="0"/>
          <w:marTop w:val="0"/>
          <w:marBottom w:val="0"/>
          <w:divBdr>
            <w:top w:val="none" w:sz="0" w:space="0" w:color="auto"/>
            <w:left w:val="none" w:sz="0" w:space="0" w:color="auto"/>
            <w:bottom w:val="none" w:sz="0" w:space="0" w:color="auto"/>
            <w:right w:val="none" w:sz="0" w:space="0" w:color="auto"/>
          </w:divBdr>
        </w:div>
        <w:div w:id="633146098">
          <w:marLeft w:val="480"/>
          <w:marRight w:val="0"/>
          <w:marTop w:val="0"/>
          <w:marBottom w:val="0"/>
          <w:divBdr>
            <w:top w:val="none" w:sz="0" w:space="0" w:color="auto"/>
            <w:left w:val="none" w:sz="0" w:space="0" w:color="auto"/>
            <w:bottom w:val="none" w:sz="0" w:space="0" w:color="auto"/>
            <w:right w:val="none" w:sz="0" w:space="0" w:color="auto"/>
          </w:divBdr>
        </w:div>
        <w:div w:id="671372905">
          <w:marLeft w:val="480"/>
          <w:marRight w:val="0"/>
          <w:marTop w:val="0"/>
          <w:marBottom w:val="0"/>
          <w:divBdr>
            <w:top w:val="none" w:sz="0" w:space="0" w:color="auto"/>
            <w:left w:val="none" w:sz="0" w:space="0" w:color="auto"/>
            <w:bottom w:val="none" w:sz="0" w:space="0" w:color="auto"/>
            <w:right w:val="none" w:sz="0" w:space="0" w:color="auto"/>
          </w:divBdr>
        </w:div>
        <w:div w:id="715277417">
          <w:marLeft w:val="480"/>
          <w:marRight w:val="0"/>
          <w:marTop w:val="0"/>
          <w:marBottom w:val="0"/>
          <w:divBdr>
            <w:top w:val="none" w:sz="0" w:space="0" w:color="auto"/>
            <w:left w:val="none" w:sz="0" w:space="0" w:color="auto"/>
            <w:bottom w:val="none" w:sz="0" w:space="0" w:color="auto"/>
            <w:right w:val="none" w:sz="0" w:space="0" w:color="auto"/>
          </w:divBdr>
        </w:div>
        <w:div w:id="850951697">
          <w:marLeft w:val="480"/>
          <w:marRight w:val="0"/>
          <w:marTop w:val="0"/>
          <w:marBottom w:val="0"/>
          <w:divBdr>
            <w:top w:val="none" w:sz="0" w:space="0" w:color="auto"/>
            <w:left w:val="none" w:sz="0" w:space="0" w:color="auto"/>
            <w:bottom w:val="none" w:sz="0" w:space="0" w:color="auto"/>
            <w:right w:val="none" w:sz="0" w:space="0" w:color="auto"/>
          </w:divBdr>
        </w:div>
        <w:div w:id="860322534">
          <w:marLeft w:val="480"/>
          <w:marRight w:val="0"/>
          <w:marTop w:val="0"/>
          <w:marBottom w:val="0"/>
          <w:divBdr>
            <w:top w:val="none" w:sz="0" w:space="0" w:color="auto"/>
            <w:left w:val="none" w:sz="0" w:space="0" w:color="auto"/>
            <w:bottom w:val="none" w:sz="0" w:space="0" w:color="auto"/>
            <w:right w:val="none" w:sz="0" w:space="0" w:color="auto"/>
          </w:divBdr>
        </w:div>
        <w:div w:id="898979985">
          <w:marLeft w:val="480"/>
          <w:marRight w:val="0"/>
          <w:marTop w:val="0"/>
          <w:marBottom w:val="0"/>
          <w:divBdr>
            <w:top w:val="none" w:sz="0" w:space="0" w:color="auto"/>
            <w:left w:val="none" w:sz="0" w:space="0" w:color="auto"/>
            <w:bottom w:val="none" w:sz="0" w:space="0" w:color="auto"/>
            <w:right w:val="none" w:sz="0" w:space="0" w:color="auto"/>
          </w:divBdr>
        </w:div>
        <w:div w:id="1186753816">
          <w:marLeft w:val="480"/>
          <w:marRight w:val="0"/>
          <w:marTop w:val="0"/>
          <w:marBottom w:val="0"/>
          <w:divBdr>
            <w:top w:val="none" w:sz="0" w:space="0" w:color="auto"/>
            <w:left w:val="none" w:sz="0" w:space="0" w:color="auto"/>
            <w:bottom w:val="none" w:sz="0" w:space="0" w:color="auto"/>
            <w:right w:val="none" w:sz="0" w:space="0" w:color="auto"/>
          </w:divBdr>
        </w:div>
        <w:div w:id="1220938161">
          <w:marLeft w:val="480"/>
          <w:marRight w:val="0"/>
          <w:marTop w:val="0"/>
          <w:marBottom w:val="0"/>
          <w:divBdr>
            <w:top w:val="none" w:sz="0" w:space="0" w:color="auto"/>
            <w:left w:val="none" w:sz="0" w:space="0" w:color="auto"/>
            <w:bottom w:val="none" w:sz="0" w:space="0" w:color="auto"/>
            <w:right w:val="none" w:sz="0" w:space="0" w:color="auto"/>
          </w:divBdr>
        </w:div>
        <w:div w:id="1239941275">
          <w:marLeft w:val="480"/>
          <w:marRight w:val="0"/>
          <w:marTop w:val="0"/>
          <w:marBottom w:val="0"/>
          <w:divBdr>
            <w:top w:val="none" w:sz="0" w:space="0" w:color="auto"/>
            <w:left w:val="none" w:sz="0" w:space="0" w:color="auto"/>
            <w:bottom w:val="none" w:sz="0" w:space="0" w:color="auto"/>
            <w:right w:val="none" w:sz="0" w:space="0" w:color="auto"/>
          </w:divBdr>
        </w:div>
        <w:div w:id="1294019920">
          <w:marLeft w:val="480"/>
          <w:marRight w:val="0"/>
          <w:marTop w:val="0"/>
          <w:marBottom w:val="0"/>
          <w:divBdr>
            <w:top w:val="none" w:sz="0" w:space="0" w:color="auto"/>
            <w:left w:val="none" w:sz="0" w:space="0" w:color="auto"/>
            <w:bottom w:val="none" w:sz="0" w:space="0" w:color="auto"/>
            <w:right w:val="none" w:sz="0" w:space="0" w:color="auto"/>
          </w:divBdr>
        </w:div>
        <w:div w:id="1479953336">
          <w:marLeft w:val="480"/>
          <w:marRight w:val="0"/>
          <w:marTop w:val="0"/>
          <w:marBottom w:val="0"/>
          <w:divBdr>
            <w:top w:val="none" w:sz="0" w:space="0" w:color="auto"/>
            <w:left w:val="none" w:sz="0" w:space="0" w:color="auto"/>
            <w:bottom w:val="none" w:sz="0" w:space="0" w:color="auto"/>
            <w:right w:val="none" w:sz="0" w:space="0" w:color="auto"/>
          </w:divBdr>
        </w:div>
        <w:div w:id="1491361526">
          <w:marLeft w:val="480"/>
          <w:marRight w:val="0"/>
          <w:marTop w:val="0"/>
          <w:marBottom w:val="0"/>
          <w:divBdr>
            <w:top w:val="none" w:sz="0" w:space="0" w:color="auto"/>
            <w:left w:val="none" w:sz="0" w:space="0" w:color="auto"/>
            <w:bottom w:val="none" w:sz="0" w:space="0" w:color="auto"/>
            <w:right w:val="none" w:sz="0" w:space="0" w:color="auto"/>
          </w:divBdr>
        </w:div>
        <w:div w:id="1574927152">
          <w:marLeft w:val="480"/>
          <w:marRight w:val="0"/>
          <w:marTop w:val="0"/>
          <w:marBottom w:val="0"/>
          <w:divBdr>
            <w:top w:val="none" w:sz="0" w:space="0" w:color="auto"/>
            <w:left w:val="none" w:sz="0" w:space="0" w:color="auto"/>
            <w:bottom w:val="none" w:sz="0" w:space="0" w:color="auto"/>
            <w:right w:val="none" w:sz="0" w:space="0" w:color="auto"/>
          </w:divBdr>
        </w:div>
        <w:div w:id="1624384425">
          <w:marLeft w:val="480"/>
          <w:marRight w:val="0"/>
          <w:marTop w:val="0"/>
          <w:marBottom w:val="0"/>
          <w:divBdr>
            <w:top w:val="none" w:sz="0" w:space="0" w:color="auto"/>
            <w:left w:val="none" w:sz="0" w:space="0" w:color="auto"/>
            <w:bottom w:val="none" w:sz="0" w:space="0" w:color="auto"/>
            <w:right w:val="none" w:sz="0" w:space="0" w:color="auto"/>
          </w:divBdr>
        </w:div>
        <w:div w:id="1662545618">
          <w:marLeft w:val="480"/>
          <w:marRight w:val="0"/>
          <w:marTop w:val="0"/>
          <w:marBottom w:val="0"/>
          <w:divBdr>
            <w:top w:val="none" w:sz="0" w:space="0" w:color="auto"/>
            <w:left w:val="none" w:sz="0" w:space="0" w:color="auto"/>
            <w:bottom w:val="none" w:sz="0" w:space="0" w:color="auto"/>
            <w:right w:val="none" w:sz="0" w:space="0" w:color="auto"/>
          </w:divBdr>
        </w:div>
        <w:div w:id="1683124515">
          <w:marLeft w:val="480"/>
          <w:marRight w:val="0"/>
          <w:marTop w:val="0"/>
          <w:marBottom w:val="0"/>
          <w:divBdr>
            <w:top w:val="none" w:sz="0" w:space="0" w:color="auto"/>
            <w:left w:val="none" w:sz="0" w:space="0" w:color="auto"/>
            <w:bottom w:val="none" w:sz="0" w:space="0" w:color="auto"/>
            <w:right w:val="none" w:sz="0" w:space="0" w:color="auto"/>
          </w:divBdr>
        </w:div>
        <w:div w:id="1708261715">
          <w:marLeft w:val="480"/>
          <w:marRight w:val="0"/>
          <w:marTop w:val="0"/>
          <w:marBottom w:val="0"/>
          <w:divBdr>
            <w:top w:val="none" w:sz="0" w:space="0" w:color="auto"/>
            <w:left w:val="none" w:sz="0" w:space="0" w:color="auto"/>
            <w:bottom w:val="none" w:sz="0" w:space="0" w:color="auto"/>
            <w:right w:val="none" w:sz="0" w:space="0" w:color="auto"/>
          </w:divBdr>
        </w:div>
        <w:div w:id="1731028849">
          <w:marLeft w:val="480"/>
          <w:marRight w:val="0"/>
          <w:marTop w:val="0"/>
          <w:marBottom w:val="0"/>
          <w:divBdr>
            <w:top w:val="none" w:sz="0" w:space="0" w:color="auto"/>
            <w:left w:val="none" w:sz="0" w:space="0" w:color="auto"/>
            <w:bottom w:val="none" w:sz="0" w:space="0" w:color="auto"/>
            <w:right w:val="none" w:sz="0" w:space="0" w:color="auto"/>
          </w:divBdr>
        </w:div>
        <w:div w:id="1748385485">
          <w:marLeft w:val="480"/>
          <w:marRight w:val="0"/>
          <w:marTop w:val="0"/>
          <w:marBottom w:val="0"/>
          <w:divBdr>
            <w:top w:val="none" w:sz="0" w:space="0" w:color="auto"/>
            <w:left w:val="none" w:sz="0" w:space="0" w:color="auto"/>
            <w:bottom w:val="none" w:sz="0" w:space="0" w:color="auto"/>
            <w:right w:val="none" w:sz="0" w:space="0" w:color="auto"/>
          </w:divBdr>
        </w:div>
        <w:div w:id="1781219370">
          <w:marLeft w:val="480"/>
          <w:marRight w:val="0"/>
          <w:marTop w:val="0"/>
          <w:marBottom w:val="0"/>
          <w:divBdr>
            <w:top w:val="none" w:sz="0" w:space="0" w:color="auto"/>
            <w:left w:val="none" w:sz="0" w:space="0" w:color="auto"/>
            <w:bottom w:val="none" w:sz="0" w:space="0" w:color="auto"/>
            <w:right w:val="none" w:sz="0" w:space="0" w:color="auto"/>
          </w:divBdr>
        </w:div>
        <w:div w:id="1802383777">
          <w:marLeft w:val="480"/>
          <w:marRight w:val="0"/>
          <w:marTop w:val="0"/>
          <w:marBottom w:val="0"/>
          <w:divBdr>
            <w:top w:val="none" w:sz="0" w:space="0" w:color="auto"/>
            <w:left w:val="none" w:sz="0" w:space="0" w:color="auto"/>
            <w:bottom w:val="none" w:sz="0" w:space="0" w:color="auto"/>
            <w:right w:val="none" w:sz="0" w:space="0" w:color="auto"/>
          </w:divBdr>
        </w:div>
        <w:div w:id="1974552258">
          <w:marLeft w:val="480"/>
          <w:marRight w:val="0"/>
          <w:marTop w:val="0"/>
          <w:marBottom w:val="0"/>
          <w:divBdr>
            <w:top w:val="none" w:sz="0" w:space="0" w:color="auto"/>
            <w:left w:val="none" w:sz="0" w:space="0" w:color="auto"/>
            <w:bottom w:val="none" w:sz="0" w:space="0" w:color="auto"/>
            <w:right w:val="none" w:sz="0" w:space="0" w:color="auto"/>
          </w:divBdr>
        </w:div>
        <w:div w:id="2008048801">
          <w:marLeft w:val="480"/>
          <w:marRight w:val="0"/>
          <w:marTop w:val="0"/>
          <w:marBottom w:val="0"/>
          <w:divBdr>
            <w:top w:val="none" w:sz="0" w:space="0" w:color="auto"/>
            <w:left w:val="none" w:sz="0" w:space="0" w:color="auto"/>
            <w:bottom w:val="none" w:sz="0" w:space="0" w:color="auto"/>
            <w:right w:val="none" w:sz="0" w:space="0" w:color="auto"/>
          </w:divBdr>
        </w:div>
        <w:div w:id="2040157625">
          <w:marLeft w:val="480"/>
          <w:marRight w:val="0"/>
          <w:marTop w:val="0"/>
          <w:marBottom w:val="0"/>
          <w:divBdr>
            <w:top w:val="none" w:sz="0" w:space="0" w:color="auto"/>
            <w:left w:val="none" w:sz="0" w:space="0" w:color="auto"/>
            <w:bottom w:val="none" w:sz="0" w:space="0" w:color="auto"/>
            <w:right w:val="none" w:sz="0" w:space="0" w:color="auto"/>
          </w:divBdr>
        </w:div>
      </w:divsChild>
    </w:div>
    <w:div w:id="1344212412">
      <w:bodyDiv w:val="1"/>
      <w:marLeft w:val="0"/>
      <w:marRight w:val="0"/>
      <w:marTop w:val="0"/>
      <w:marBottom w:val="0"/>
      <w:divBdr>
        <w:top w:val="none" w:sz="0" w:space="0" w:color="auto"/>
        <w:left w:val="none" w:sz="0" w:space="0" w:color="auto"/>
        <w:bottom w:val="none" w:sz="0" w:space="0" w:color="auto"/>
        <w:right w:val="none" w:sz="0" w:space="0" w:color="auto"/>
      </w:divBdr>
    </w:div>
    <w:div w:id="1347712832">
      <w:bodyDiv w:val="1"/>
      <w:marLeft w:val="0"/>
      <w:marRight w:val="0"/>
      <w:marTop w:val="0"/>
      <w:marBottom w:val="0"/>
      <w:divBdr>
        <w:top w:val="none" w:sz="0" w:space="0" w:color="auto"/>
        <w:left w:val="none" w:sz="0" w:space="0" w:color="auto"/>
        <w:bottom w:val="none" w:sz="0" w:space="0" w:color="auto"/>
        <w:right w:val="none" w:sz="0" w:space="0" w:color="auto"/>
      </w:divBdr>
    </w:div>
    <w:div w:id="1350137538">
      <w:bodyDiv w:val="1"/>
      <w:marLeft w:val="0"/>
      <w:marRight w:val="0"/>
      <w:marTop w:val="0"/>
      <w:marBottom w:val="0"/>
      <w:divBdr>
        <w:top w:val="none" w:sz="0" w:space="0" w:color="auto"/>
        <w:left w:val="none" w:sz="0" w:space="0" w:color="auto"/>
        <w:bottom w:val="none" w:sz="0" w:space="0" w:color="auto"/>
        <w:right w:val="none" w:sz="0" w:space="0" w:color="auto"/>
      </w:divBdr>
    </w:div>
    <w:div w:id="1356343564">
      <w:bodyDiv w:val="1"/>
      <w:marLeft w:val="0"/>
      <w:marRight w:val="0"/>
      <w:marTop w:val="0"/>
      <w:marBottom w:val="0"/>
      <w:divBdr>
        <w:top w:val="none" w:sz="0" w:space="0" w:color="auto"/>
        <w:left w:val="none" w:sz="0" w:space="0" w:color="auto"/>
        <w:bottom w:val="none" w:sz="0" w:space="0" w:color="auto"/>
        <w:right w:val="none" w:sz="0" w:space="0" w:color="auto"/>
      </w:divBdr>
    </w:div>
    <w:div w:id="1359618381">
      <w:bodyDiv w:val="1"/>
      <w:marLeft w:val="0"/>
      <w:marRight w:val="0"/>
      <w:marTop w:val="0"/>
      <w:marBottom w:val="0"/>
      <w:divBdr>
        <w:top w:val="none" w:sz="0" w:space="0" w:color="auto"/>
        <w:left w:val="none" w:sz="0" w:space="0" w:color="auto"/>
        <w:bottom w:val="none" w:sz="0" w:space="0" w:color="auto"/>
        <w:right w:val="none" w:sz="0" w:space="0" w:color="auto"/>
      </w:divBdr>
    </w:div>
    <w:div w:id="1361471482">
      <w:bodyDiv w:val="1"/>
      <w:marLeft w:val="0"/>
      <w:marRight w:val="0"/>
      <w:marTop w:val="0"/>
      <w:marBottom w:val="0"/>
      <w:divBdr>
        <w:top w:val="none" w:sz="0" w:space="0" w:color="auto"/>
        <w:left w:val="none" w:sz="0" w:space="0" w:color="auto"/>
        <w:bottom w:val="none" w:sz="0" w:space="0" w:color="auto"/>
        <w:right w:val="none" w:sz="0" w:space="0" w:color="auto"/>
      </w:divBdr>
      <w:divsChild>
        <w:div w:id="29499603">
          <w:marLeft w:val="480"/>
          <w:marRight w:val="0"/>
          <w:marTop w:val="0"/>
          <w:marBottom w:val="0"/>
          <w:divBdr>
            <w:top w:val="none" w:sz="0" w:space="0" w:color="auto"/>
            <w:left w:val="none" w:sz="0" w:space="0" w:color="auto"/>
            <w:bottom w:val="none" w:sz="0" w:space="0" w:color="auto"/>
            <w:right w:val="none" w:sz="0" w:space="0" w:color="auto"/>
          </w:divBdr>
        </w:div>
        <w:div w:id="36897267">
          <w:marLeft w:val="480"/>
          <w:marRight w:val="0"/>
          <w:marTop w:val="0"/>
          <w:marBottom w:val="0"/>
          <w:divBdr>
            <w:top w:val="none" w:sz="0" w:space="0" w:color="auto"/>
            <w:left w:val="none" w:sz="0" w:space="0" w:color="auto"/>
            <w:bottom w:val="none" w:sz="0" w:space="0" w:color="auto"/>
            <w:right w:val="none" w:sz="0" w:space="0" w:color="auto"/>
          </w:divBdr>
        </w:div>
        <w:div w:id="46346019">
          <w:marLeft w:val="480"/>
          <w:marRight w:val="0"/>
          <w:marTop w:val="0"/>
          <w:marBottom w:val="0"/>
          <w:divBdr>
            <w:top w:val="none" w:sz="0" w:space="0" w:color="auto"/>
            <w:left w:val="none" w:sz="0" w:space="0" w:color="auto"/>
            <w:bottom w:val="none" w:sz="0" w:space="0" w:color="auto"/>
            <w:right w:val="none" w:sz="0" w:space="0" w:color="auto"/>
          </w:divBdr>
        </w:div>
        <w:div w:id="156388361">
          <w:marLeft w:val="480"/>
          <w:marRight w:val="0"/>
          <w:marTop w:val="0"/>
          <w:marBottom w:val="0"/>
          <w:divBdr>
            <w:top w:val="none" w:sz="0" w:space="0" w:color="auto"/>
            <w:left w:val="none" w:sz="0" w:space="0" w:color="auto"/>
            <w:bottom w:val="none" w:sz="0" w:space="0" w:color="auto"/>
            <w:right w:val="none" w:sz="0" w:space="0" w:color="auto"/>
          </w:divBdr>
        </w:div>
        <w:div w:id="169293168">
          <w:marLeft w:val="480"/>
          <w:marRight w:val="0"/>
          <w:marTop w:val="0"/>
          <w:marBottom w:val="0"/>
          <w:divBdr>
            <w:top w:val="none" w:sz="0" w:space="0" w:color="auto"/>
            <w:left w:val="none" w:sz="0" w:space="0" w:color="auto"/>
            <w:bottom w:val="none" w:sz="0" w:space="0" w:color="auto"/>
            <w:right w:val="none" w:sz="0" w:space="0" w:color="auto"/>
          </w:divBdr>
        </w:div>
        <w:div w:id="193739241">
          <w:marLeft w:val="480"/>
          <w:marRight w:val="0"/>
          <w:marTop w:val="0"/>
          <w:marBottom w:val="0"/>
          <w:divBdr>
            <w:top w:val="none" w:sz="0" w:space="0" w:color="auto"/>
            <w:left w:val="none" w:sz="0" w:space="0" w:color="auto"/>
            <w:bottom w:val="none" w:sz="0" w:space="0" w:color="auto"/>
            <w:right w:val="none" w:sz="0" w:space="0" w:color="auto"/>
          </w:divBdr>
        </w:div>
        <w:div w:id="194659920">
          <w:marLeft w:val="480"/>
          <w:marRight w:val="0"/>
          <w:marTop w:val="0"/>
          <w:marBottom w:val="0"/>
          <w:divBdr>
            <w:top w:val="none" w:sz="0" w:space="0" w:color="auto"/>
            <w:left w:val="none" w:sz="0" w:space="0" w:color="auto"/>
            <w:bottom w:val="none" w:sz="0" w:space="0" w:color="auto"/>
            <w:right w:val="none" w:sz="0" w:space="0" w:color="auto"/>
          </w:divBdr>
        </w:div>
        <w:div w:id="199632148">
          <w:marLeft w:val="480"/>
          <w:marRight w:val="0"/>
          <w:marTop w:val="0"/>
          <w:marBottom w:val="0"/>
          <w:divBdr>
            <w:top w:val="none" w:sz="0" w:space="0" w:color="auto"/>
            <w:left w:val="none" w:sz="0" w:space="0" w:color="auto"/>
            <w:bottom w:val="none" w:sz="0" w:space="0" w:color="auto"/>
            <w:right w:val="none" w:sz="0" w:space="0" w:color="auto"/>
          </w:divBdr>
        </w:div>
        <w:div w:id="222370887">
          <w:marLeft w:val="480"/>
          <w:marRight w:val="0"/>
          <w:marTop w:val="0"/>
          <w:marBottom w:val="0"/>
          <w:divBdr>
            <w:top w:val="none" w:sz="0" w:space="0" w:color="auto"/>
            <w:left w:val="none" w:sz="0" w:space="0" w:color="auto"/>
            <w:bottom w:val="none" w:sz="0" w:space="0" w:color="auto"/>
            <w:right w:val="none" w:sz="0" w:space="0" w:color="auto"/>
          </w:divBdr>
        </w:div>
        <w:div w:id="235433665">
          <w:marLeft w:val="480"/>
          <w:marRight w:val="0"/>
          <w:marTop w:val="0"/>
          <w:marBottom w:val="0"/>
          <w:divBdr>
            <w:top w:val="none" w:sz="0" w:space="0" w:color="auto"/>
            <w:left w:val="none" w:sz="0" w:space="0" w:color="auto"/>
            <w:bottom w:val="none" w:sz="0" w:space="0" w:color="auto"/>
            <w:right w:val="none" w:sz="0" w:space="0" w:color="auto"/>
          </w:divBdr>
        </w:div>
        <w:div w:id="260915063">
          <w:marLeft w:val="480"/>
          <w:marRight w:val="0"/>
          <w:marTop w:val="0"/>
          <w:marBottom w:val="0"/>
          <w:divBdr>
            <w:top w:val="none" w:sz="0" w:space="0" w:color="auto"/>
            <w:left w:val="none" w:sz="0" w:space="0" w:color="auto"/>
            <w:bottom w:val="none" w:sz="0" w:space="0" w:color="auto"/>
            <w:right w:val="none" w:sz="0" w:space="0" w:color="auto"/>
          </w:divBdr>
        </w:div>
        <w:div w:id="339434369">
          <w:marLeft w:val="480"/>
          <w:marRight w:val="0"/>
          <w:marTop w:val="0"/>
          <w:marBottom w:val="0"/>
          <w:divBdr>
            <w:top w:val="none" w:sz="0" w:space="0" w:color="auto"/>
            <w:left w:val="none" w:sz="0" w:space="0" w:color="auto"/>
            <w:bottom w:val="none" w:sz="0" w:space="0" w:color="auto"/>
            <w:right w:val="none" w:sz="0" w:space="0" w:color="auto"/>
          </w:divBdr>
        </w:div>
        <w:div w:id="406802688">
          <w:marLeft w:val="480"/>
          <w:marRight w:val="0"/>
          <w:marTop w:val="0"/>
          <w:marBottom w:val="0"/>
          <w:divBdr>
            <w:top w:val="none" w:sz="0" w:space="0" w:color="auto"/>
            <w:left w:val="none" w:sz="0" w:space="0" w:color="auto"/>
            <w:bottom w:val="none" w:sz="0" w:space="0" w:color="auto"/>
            <w:right w:val="none" w:sz="0" w:space="0" w:color="auto"/>
          </w:divBdr>
        </w:div>
        <w:div w:id="444619297">
          <w:marLeft w:val="480"/>
          <w:marRight w:val="0"/>
          <w:marTop w:val="0"/>
          <w:marBottom w:val="0"/>
          <w:divBdr>
            <w:top w:val="none" w:sz="0" w:space="0" w:color="auto"/>
            <w:left w:val="none" w:sz="0" w:space="0" w:color="auto"/>
            <w:bottom w:val="none" w:sz="0" w:space="0" w:color="auto"/>
            <w:right w:val="none" w:sz="0" w:space="0" w:color="auto"/>
          </w:divBdr>
        </w:div>
        <w:div w:id="736707375">
          <w:marLeft w:val="480"/>
          <w:marRight w:val="0"/>
          <w:marTop w:val="0"/>
          <w:marBottom w:val="0"/>
          <w:divBdr>
            <w:top w:val="none" w:sz="0" w:space="0" w:color="auto"/>
            <w:left w:val="none" w:sz="0" w:space="0" w:color="auto"/>
            <w:bottom w:val="none" w:sz="0" w:space="0" w:color="auto"/>
            <w:right w:val="none" w:sz="0" w:space="0" w:color="auto"/>
          </w:divBdr>
        </w:div>
        <w:div w:id="769156339">
          <w:marLeft w:val="480"/>
          <w:marRight w:val="0"/>
          <w:marTop w:val="0"/>
          <w:marBottom w:val="0"/>
          <w:divBdr>
            <w:top w:val="none" w:sz="0" w:space="0" w:color="auto"/>
            <w:left w:val="none" w:sz="0" w:space="0" w:color="auto"/>
            <w:bottom w:val="none" w:sz="0" w:space="0" w:color="auto"/>
            <w:right w:val="none" w:sz="0" w:space="0" w:color="auto"/>
          </w:divBdr>
        </w:div>
        <w:div w:id="841744730">
          <w:marLeft w:val="480"/>
          <w:marRight w:val="0"/>
          <w:marTop w:val="0"/>
          <w:marBottom w:val="0"/>
          <w:divBdr>
            <w:top w:val="none" w:sz="0" w:space="0" w:color="auto"/>
            <w:left w:val="none" w:sz="0" w:space="0" w:color="auto"/>
            <w:bottom w:val="none" w:sz="0" w:space="0" w:color="auto"/>
            <w:right w:val="none" w:sz="0" w:space="0" w:color="auto"/>
          </w:divBdr>
        </w:div>
        <w:div w:id="1019502632">
          <w:marLeft w:val="480"/>
          <w:marRight w:val="0"/>
          <w:marTop w:val="0"/>
          <w:marBottom w:val="0"/>
          <w:divBdr>
            <w:top w:val="none" w:sz="0" w:space="0" w:color="auto"/>
            <w:left w:val="none" w:sz="0" w:space="0" w:color="auto"/>
            <w:bottom w:val="none" w:sz="0" w:space="0" w:color="auto"/>
            <w:right w:val="none" w:sz="0" w:space="0" w:color="auto"/>
          </w:divBdr>
        </w:div>
        <w:div w:id="1034503658">
          <w:marLeft w:val="480"/>
          <w:marRight w:val="0"/>
          <w:marTop w:val="0"/>
          <w:marBottom w:val="0"/>
          <w:divBdr>
            <w:top w:val="none" w:sz="0" w:space="0" w:color="auto"/>
            <w:left w:val="none" w:sz="0" w:space="0" w:color="auto"/>
            <w:bottom w:val="none" w:sz="0" w:space="0" w:color="auto"/>
            <w:right w:val="none" w:sz="0" w:space="0" w:color="auto"/>
          </w:divBdr>
        </w:div>
        <w:div w:id="1043792562">
          <w:marLeft w:val="480"/>
          <w:marRight w:val="0"/>
          <w:marTop w:val="0"/>
          <w:marBottom w:val="0"/>
          <w:divBdr>
            <w:top w:val="none" w:sz="0" w:space="0" w:color="auto"/>
            <w:left w:val="none" w:sz="0" w:space="0" w:color="auto"/>
            <w:bottom w:val="none" w:sz="0" w:space="0" w:color="auto"/>
            <w:right w:val="none" w:sz="0" w:space="0" w:color="auto"/>
          </w:divBdr>
        </w:div>
        <w:div w:id="1081759819">
          <w:marLeft w:val="480"/>
          <w:marRight w:val="0"/>
          <w:marTop w:val="0"/>
          <w:marBottom w:val="0"/>
          <w:divBdr>
            <w:top w:val="none" w:sz="0" w:space="0" w:color="auto"/>
            <w:left w:val="none" w:sz="0" w:space="0" w:color="auto"/>
            <w:bottom w:val="none" w:sz="0" w:space="0" w:color="auto"/>
            <w:right w:val="none" w:sz="0" w:space="0" w:color="auto"/>
          </w:divBdr>
        </w:div>
        <w:div w:id="1097216047">
          <w:marLeft w:val="480"/>
          <w:marRight w:val="0"/>
          <w:marTop w:val="0"/>
          <w:marBottom w:val="0"/>
          <w:divBdr>
            <w:top w:val="none" w:sz="0" w:space="0" w:color="auto"/>
            <w:left w:val="none" w:sz="0" w:space="0" w:color="auto"/>
            <w:bottom w:val="none" w:sz="0" w:space="0" w:color="auto"/>
            <w:right w:val="none" w:sz="0" w:space="0" w:color="auto"/>
          </w:divBdr>
        </w:div>
        <w:div w:id="1138837842">
          <w:marLeft w:val="480"/>
          <w:marRight w:val="0"/>
          <w:marTop w:val="0"/>
          <w:marBottom w:val="0"/>
          <w:divBdr>
            <w:top w:val="none" w:sz="0" w:space="0" w:color="auto"/>
            <w:left w:val="none" w:sz="0" w:space="0" w:color="auto"/>
            <w:bottom w:val="none" w:sz="0" w:space="0" w:color="auto"/>
            <w:right w:val="none" w:sz="0" w:space="0" w:color="auto"/>
          </w:divBdr>
        </w:div>
        <w:div w:id="1178931715">
          <w:marLeft w:val="480"/>
          <w:marRight w:val="0"/>
          <w:marTop w:val="0"/>
          <w:marBottom w:val="0"/>
          <w:divBdr>
            <w:top w:val="none" w:sz="0" w:space="0" w:color="auto"/>
            <w:left w:val="none" w:sz="0" w:space="0" w:color="auto"/>
            <w:bottom w:val="none" w:sz="0" w:space="0" w:color="auto"/>
            <w:right w:val="none" w:sz="0" w:space="0" w:color="auto"/>
          </w:divBdr>
        </w:div>
        <w:div w:id="1311131331">
          <w:marLeft w:val="480"/>
          <w:marRight w:val="0"/>
          <w:marTop w:val="0"/>
          <w:marBottom w:val="0"/>
          <w:divBdr>
            <w:top w:val="none" w:sz="0" w:space="0" w:color="auto"/>
            <w:left w:val="none" w:sz="0" w:space="0" w:color="auto"/>
            <w:bottom w:val="none" w:sz="0" w:space="0" w:color="auto"/>
            <w:right w:val="none" w:sz="0" w:space="0" w:color="auto"/>
          </w:divBdr>
        </w:div>
        <w:div w:id="1355695006">
          <w:marLeft w:val="480"/>
          <w:marRight w:val="0"/>
          <w:marTop w:val="0"/>
          <w:marBottom w:val="0"/>
          <w:divBdr>
            <w:top w:val="none" w:sz="0" w:space="0" w:color="auto"/>
            <w:left w:val="none" w:sz="0" w:space="0" w:color="auto"/>
            <w:bottom w:val="none" w:sz="0" w:space="0" w:color="auto"/>
            <w:right w:val="none" w:sz="0" w:space="0" w:color="auto"/>
          </w:divBdr>
        </w:div>
        <w:div w:id="1380008400">
          <w:marLeft w:val="480"/>
          <w:marRight w:val="0"/>
          <w:marTop w:val="0"/>
          <w:marBottom w:val="0"/>
          <w:divBdr>
            <w:top w:val="none" w:sz="0" w:space="0" w:color="auto"/>
            <w:left w:val="none" w:sz="0" w:space="0" w:color="auto"/>
            <w:bottom w:val="none" w:sz="0" w:space="0" w:color="auto"/>
            <w:right w:val="none" w:sz="0" w:space="0" w:color="auto"/>
          </w:divBdr>
        </w:div>
        <w:div w:id="1380085929">
          <w:marLeft w:val="480"/>
          <w:marRight w:val="0"/>
          <w:marTop w:val="0"/>
          <w:marBottom w:val="0"/>
          <w:divBdr>
            <w:top w:val="none" w:sz="0" w:space="0" w:color="auto"/>
            <w:left w:val="none" w:sz="0" w:space="0" w:color="auto"/>
            <w:bottom w:val="none" w:sz="0" w:space="0" w:color="auto"/>
            <w:right w:val="none" w:sz="0" w:space="0" w:color="auto"/>
          </w:divBdr>
        </w:div>
        <w:div w:id="1416587116">
          <w:marLeft w:val="480"/>
          <w:marRight w:val="0"/>
          <w:marTop w:val="0"/>
          <w:marBottom w:val="0"/>
          <w:divBdr>
            <w:top w:val="none" w:sz="0" w:space="0" w:color="auto"/>
            <w:left w:val="none" w:sz="0" w:space="0" w:color="auto"/>
            <w:bottom w:val="none" w:sz="0" w:space="0" w:color="auto"/>
            <w:right w:val="none" w:sz="0" w:space="0" w:color="auto"/>
          </w:divBdr>
        </w:div>
        <w:div w:id="1421412215">
          <w:marLeft w:val="480"/>
          <w:marRight w:val="0"/>
          <w:marTop w:val="0"/>
          <w:marBottom w:val="0"/>
          <w:divBdr>
            <w:top w:val="none" w:sz="0" w:space="0" w:color="auto"/>
            <w:left w:val="none" w:sz="0" w:space="0" w:color="auto"/>
            <w:bottom w:val="none" w:sz="0" w:space="0" w:color="auto"/>
            <w:right w:val="none" w:sz="0" w:space="0" w:color="auto"/>
          </w:divBdr>
        </w:div>
        <w:div w:id="1438453006">
          <w:marLeft w:val="480"/>
          <w:marRight w:val="0"/>
          <w:marTop w:val="0"/>
          <w:marBottom w:val="0"/>
          <w:divBdr>
            <w:top w:val="none" w:sz="0" w:space="0" w:color="auto"/>
            <w:left w:val="none" w:sz="0" w:space="0" w:color="auto"/>
            <w:bottom w:val="none" w:sz="0" w:space="0" w:color="auto"/>
            <w:right w:val="none" w:sz="0" w:space="0" w:color="auto"/>
          </w:divBdr>
        </w:div>
        <w:div w:id="1495991348">
          <w:marLeft w:val="480"/>
          <w:marRight w:val="0"/>
          <w:marTop w:val="0"/>
          <w:marBottom w:val="0"/>
          <w:divBdr>
            <w:top w:val="none" w:sz="0" w:space="0" w:color="auto"/>
            <w:left w:val="none" w:sz="0" w:space="0" w:color="auto"/>
            <w:bottom w:val="none" w:sz="0" w:space="0" w:color="auto"/>
            <w:right w:val="none" w:sz="0" w:space="0" w:color="auto"/>
          </w:divBdr>
        </w:div>
        <w:div w:id="1496796308">
          <w:marLeft w:val="480"/>
          <w:marRight w:val="0"/>
          <w:marTop w:val="0"/>
          <w:marBottom w:val="0"/>
          <w:divBdr>
            <w:top w:val="none" w:sz="0" w:space="0" w:color="auto"/>
            <w:left w:val="none" w:sz="0" w:space="0" w:color="auto"/>
            <w:bottom w:val="none" w:sz="0" w:space="0" w:color="auto"/>
            <w:right w:val="none" w:sz="0" w:space="0" w:color="auto"/>
          </w:divBdr>
        </w:div>
        <w:div w:id="1523325200">
          <w:marLeft w:val="480"/>
          <w:marRight w:val="0"/>
          <w:marTop w:val="0"/>
          <w:marBottom w:val="0"/>
          <w:divBdr>
            <w:top w:val="none" w:sz="0" w:space="0" w:color="auto"/>
            <w:left w:val="none" w:sz="0" w:space="0" w:color="auto"/>
            <w:bottom w:val="none" w:sz="0" w:space="0" w:color="auto"/>
            <w:right w:val="none" w:sz="0" w:space="0" w:color="auto"/>
          </w:divBdr>
        </w:div>
        <w:div w:id="1564758666">
          <w:marLeft w:val="480"/>
          <w:marRight w:val="0"/>
          <w:marTop w:val="0"/>
          <w:marBottom w:val="0"/>
          <w:divBdr>
            <w:top w:val="none" w:sz="0" w:space="0" w:color="auto"/>
            <w:left w:val="none" w:sz="0" w:space="0" w:color="auto"/>
            <w:bottom w:val="none" w:sz="0" w:space="0" w:color="auto"/>
            <w:right w:val="none" w:sz="0" w:space="0" w:color="auto"/>
          </w:divBdr>
        </w:div>
        <w:div w:id="1569073646">
          <w:marLeft w:val="480"/>
          <w:marRight w:val="0"/>
          <w:marTop w:val="0"/>
          <w:marBottom w:val="0"/>
          <w:divBdr>
            <w:top w:val="none" w:sz="0" w:space="0" w:color="auto"/>
            <w:left w:val="none" w:sz="0" w:space="0" w:color="auto"/>
            <w:bottom w:val="none" w:sz="0" w:space="0" w:color="auto"/>
            <w:right w:val="none" w:sz="0" w:space="0" w:color="auto"/>
          </w:divBdr>
        </w:div>
        <w:div w:id="1573270311">
          <w:marLeft w:val="480"/>
          <w:marRight w:val="0"/>
          <w:marTop w:val="0"/>
          <w:marBottom w:val="0"/>
          <w:divBdr>
            <w:top w:val="none" w:sz="0" w:space="0" w:color="auto"/>
            <w:left w:val="none" w:sz="0" w:space="0" w:color="auto"/>
            <w:bottom w:val="none" w:sz="0" w:space="0" w:color="auto"/>
            <w:right w:val="none" w:sz="0" w:space="0" w:color="auto"/>
          </w:divBdr>
        </w:div>
        <w:div w:id="1585383934">
          <w:marLeft w:val="480"/>
          <w:marRight w:val="0"/>
          <w:marTop w:val="0"/>
          <w:marBottom w:val="0"/>
          <w:divBdr>
            <w:top w:val="none" w:sz="0" w:space="0" w:color="auto"/>
            <w:left w:val="none" w:sz="0" w:space="0" w:color="auto"/>
            <w:bottom w:val="none" w:sz="0" w:space="0" w:color="auto"/>
            <w:right w:val="none" w:sz="0" w:space="0" w:color="auto"/>
          </w:divBdr>
        </w:div>
        <w:div w:id="1650549338">
          <w:marLeft w:val="480"/>
          <w:marRight w:val="0"/>
          <w:marTop w:val="0"/>
          <w:marBottom w:val="0"/>
          <w:divBdr>
            <w:top w:val="none" w:sz="0" w:space="0" w:color="auto"/>
            <w:left w:val="none" w:sz="0" w:space="0" w:color="auto"/>
            <w:bottom w:val="none" w:sz="0" w:space="0" w:color="auto"/>
            <w:right w:val="none" w:sz="0" w:space="0" w:color="auto"/>
          </w:divBdr>
        </w:div>
        <w:div w:id="1739980965">
          <w:marLeft w:val="480"/>
          <w:marRight w:val="0"/>
          <w:marTop w:val="0"/>
          <w:marBottom w:val="0"/>
          <w:divBdr>
            <w:top w:val="none" w:sz="0" w:space="0" w:color="auto"/>
            <w:left w:val="none" w:sz="0" w:space="0" w:color="auto"/>
            <w:bottom w:val="none" w:sz="0" w:space="0" w:color="auto"/>
            <w:right w:val="none" w:sz="0" w:space="0" w:color="auto"/>
          </w:divBdr>
        </w:div>
        <w:div w:id="1748309009">
          <w:marLeft w:val="480"/>
          <w:marRight w:val="0"/>
          <w:marTop w:val="0"/>
          <w:marBottom w:val="0"/>
          <w:divBdr>
            <w:top w:val="none" w:sz="0" w:space="0" w:color="auto"/>
            <w:left w:val="none" w:sz="0" w:space="0" w:color="auto"/>
            <w:bottom w:val="none" w:sz="0" w:space="0" w:color="auto"/>
            <w:right w:val="none" w:sz="0" w:space="0" w:color="auto"/>
          </w:divBdr>
        </w:div>
        <w:div w:id="1755323570">
          <w:marLeft w:val="480"/>
          <w:marRight w:val="0"/>
          <w:marTop w:val="0"/>
          <w:marBottom w:val="0"/>
          <w:divBdr>
            <w:top w:val="none" w:sz="0" w:space="0" w:color="auto"/>
            <w:left w:val="none" w:sz="0" w:space="0" w:color="auto"/>
            <w:bottom w:val="none" w:sz="0" w:space="0" w:color="auto"/>
            <w:right w:val="none" w:sz="0" w:space="0" w:color="auto"/>
          </w:divBdr>
        </w:div>
        <w:div w:id="1774587475">
          <w:marLeft w:val="480"/>
          <w:marRight w:val="0"/>
          <w:marTop w:val="0"/>
          <w:marBottom w:val="0"/>
          <w:divBdr>
            <w:top w:val="none" w:sz="0" w:space="0" w:color="auto"/>
            <w:left w:val="none" w:sz="0" w:space="0" w:color="auto"/>
            <w:bottom w:val="none" w:sz="0" w:space="0" w:color="auto"/>
            <w:right w:val="none" w:sz="0" w:space="0" w:color="auto"/>
          </w:divBdr>
        </w:div>
        <w:div w:id="1867133034">
          <w:marLeft w:val="480"/>
          <w:marRight w:val="0"/>
          <w:marTop w:val="0"/>
          <w:marBottom w:val="0"/>
          <w:divBdr>
            <w:top w:val="none" w:sz="0" w:space="0" w:color="auto"/>
            <w:left w:val="none" w:sz="0" w:space="0" w:color="auto"/>
            <w:bottom w:val="none" w:sz="0" w:space="0" w:color="auto"/>
            <w:right w:val="none" w:sz="0" w:space="0" w:color="auto"/>
          </w:divBdr>
        </w:div>
        <w:div w:id="1889949931">
          <w:marLeft w:val="480"/>
          <w:marRight w:val="0"/>
          <w:marTop w:val="0"/>
          <w:marBottom w:val="0"/>
          <w:divBdr>
            <w:top w:val="none" w:sz="0" w:space="0" w:color="auto"/>
            <w:left w:val="none" w:sz="0" w:space="0" w:color="auto"/>
            <w:bottom w:val="none" w:sz="0" w:space="0" w:color="auto"/>
            <w:right w:val="none" w:sz="0" w:space="0" w:color="auto"/>
          </w:divBdr>
        </w:div>
        <w:div w:id="1893148385">
          <w:marLeft w:val="480"/>
          <w:marRight w:val="0"/>
          <w:marTop w:val="0"/>
          <w:marBottom w:val="0"/>
          <w:divBdr>
            <w:top w:val="none" w:sz="0" w:space="0" w:color="auto"/>
            <w:left w:val="none" w:sz="0" w:space="0" w:color="auto"/>
            <w:bottom w:val="none" w:sz="0" w:space="0" w:color="auto"/>
            <w:right w:val="none" w:sz="0" w:space="0" w:color="auto"/>
          </w:divBdr>
        </w:div>
        <w:div w:id="1919824860">
          <w:marLeft w:val="480"/>
          <w:marRight w:val="0"/>
          <w:marTop w:val="0"/>
          <w:marBottom w:val="0"/>
          <w:divBdr>
            <w:top w:val="none" w:sz="0" w:space="0" w:color="auto"/>
            <w:left w:val="none" w:sz="0" w:space="0" w:color="auto"/>
            <w:bottom w:val="none" w:sz="0" w:space="0" w:color="auto"/>
            <w:right w:val="none" w:sz="0" w:space="0" w:color="auto"/>
          </w:divBdr>
        </w:div>
        <w:div w:id="1939285751">
          <w:marLeft w:val="480"/>
          <w:marRight w:val="0"/>
          <w:marTop w:val="0"/>
          <w:marBottom w:val="0"/>
          <w:divBdr>
            <w:top w:val="none" w:sz="0" w:space="0" w:color="auto"/>
            <w:left w:val="none" w:sz="0" w:space="0" w:color="auto"/>
            <w:bottom w:val="none" w:sz="0" w:space="0" w:color="auto"/>
            <w:right w:val="none" w:sz="0" w:space="0" w:color="auto"/>
          </w:divBdr>
        </w:div>
        <w:div w:id="2000186131">
          <w:marLeft w:val="480"/>
          <w:marRight w:val="0"/>
          <w:marTop w:val="0"/>
          <w:marBottom w:val="0"/>
          <w:divBdr>
            <w:top w:val="none" w:sz="0" w:space="0" w:color="auto"/>
            <w:left w:val="none" w:sz="0" w:space="0" w:color="auto"/>
            <w:bottom w:val="none" w:sz="0" w:space="0" w:color="auto"/>
            <w:right w:val="none" w:sz="0" w:space="0" w:color="auto"/>
          </w:divBdr>
        </w:div>
        <w:div w:id="2109082339">
          <w:marLeft w:val="480"/>
          <w:marRight w:val="0"/>
          <w:marTop w:val="0"/>
          <w:marBottom w:val="0"/>
          <w:divBdr>
            <w:top w:val="none" w:sz="0" w:space="0" w:color="auto"/>
            <w:left w:val="none" w:sz="0" w:space="0" w:color="auto"/>
            <w:bottom w:val="none" w:sz="0" w:space="0" w:color="auto"/>
            <w:right w:val="none" w:sz="0" w:space="0" w:color="auto"/>
          </w:divBdr>
        </w:div>
      </w:divsChild>
    </w:div>
    <w:div w:id="1363508409">
      <w:bodyDiv w:val="1"/>
      <w:marLeft w:val="0"/>
      <w:marRight w:val="0"/>
      <w:marTop w:val="0"/>
      <w:marBottom w:val="0"/>
      <w:divBdr>
        <w:top w:val="none" w:sz="0" w:space="0" w:color="auto"/>
        <w:left w:val="none" w:sz="0" w:space="0" w:color="auto"/>
        <w:bottom w:val="none" w:sz="0" w:space="0" w:color="auto"/>
        <w:right w:val="none" w:sz="0" w:space="0" w:color="auto"/>
      </w:divBdr>
    </w:div>
    <w:div w:id="1371491151">
      <w:bodyDiv w:val="1"/>
      <w:marLeft w:val="0"/>
      <w:marRight w:val="0"/>
      <w:marTop w:val="0"/>
      <w:marBottom w:val="0"/>
      <w:divBdr>
        <w:top w:val="none" w:sz="0" w:space="0" w:color="auto"/>
        <w:left w:val="none" w:sz="0" w:space="0" w:color="auto"/>
        <w:bottom w:val="none" w:sz="0" w:space="0" w:color="auto"/>
        <w:right w:val="none" w:sz="0" w:space="0" w:color="auto"/>
      </w:divBdr>
    </w:div>
    <w:div w:id="1371496801">
      <w:bodyDiv w:val="1"/>
      <w:marLeft w:val="0"/>
      <w:marRight w:val="0"/>
      <w:marTop w:val="0"/>
      <w:marBottom w:val="0"/>
      <w:divBdr>
        <w:top w:val="none" w:sz="0" w:space="0" w:color="auto"/>
        <w:left w:val="none" w:sz="0" w:space="0" w:color="auto"/>
        <w:bottom w:val="none" w:sz="0" w:space="0" w:color="auto"/>
        <w:right w:val="none" w:sz="0" w:space="0" w:color="auto"/>
      </w:divBdr>
    </w:div>
    <w:div w:id="1378620984">
      <w:bodyDiv w:val="1"/>
      <w:marLeft w:val="0"/>
      <w:marRight w:val="0"/>
      <w:marTop w:val="0"/>
      <w:marBottom w:val="0"/>
      <w:divBdr>
        <w:top w:val="none" w:sz="0" w:space="0" w:color="auto"/>
        <w:left w:val="none" w:sz="0" w:space="0" w:color="auto"/>
        <w:bottom w:val="none" w:sz="0" w:space="0" w:color="auto"/>
        <w:right w:val="none" w:sz="0" w:space="0" w:color="auto"/>
      </w:divBdr>
    </w:div>
    <w:div w:id="1379278238">
      <w:bodyDiv w:val="1"/>
      <w:marLeft w:val="0"/>
      <w:marRight w:val="0"/>
      <w:marTop w:val="0"/>
      <w:marBottom w:val="0"/>
      <w:divBdr>
        <w:top w:val="none" w:sz="0" w:space="0" w:color="auto"/>
        <w:left w:val="none" w:sz="0" w:space="0" w:color="auto"/>
        <w:bottom w:val="none" w:sz="0" w:space="0" w:color="auto"/>
        <w:right w:val="none" w:sz="0" w:space="0" w:color="auto"/>
      </w:divBdr>
    </w:div>
    <w:div w:id="1382943990">
      <w:bodyDiv w:val="1"/>
      <w:marLeft w:val="0"/>
      <w:marRight w:val="0"/>
      <w:marTop w:val="0"/>
      <w:marBottom w:val="0"/>
      <w:divBdr>
        <w:top w:val="none" w:sz="0" w:space="0" w:color="auto"/>
        <w:left w:val="none" w:sz="0" w:space="0" w:color="auto"/>
        <w:bottom w:val="none" w:sz="0" w:space="0" w:color="auto"/>
        <w:right w:val="none" w:sz="0" w:space="0" w:color="auto"/>
      </w:divBdr>
    </w:div>
    <w:div w:id="1383485950">
      <w:bodyDiv w:val="1"/>
      <w:marLeft w:val="0"/>
      <w:marRight w:val="0"/>
      <w:marTop w:val="0"/>
      <w:marBottom w:val="0"/>
      <w:divBdr>
        <w:top w:val="none" w:sz="0" w:space="0" w:color="auto"/>
        <w:left w:val="none" w:sz="0" w:space="0" w:color="auto"/>
        <w:bottom w:val="none" w:sz="0" w:space="0" w:color="auto"/>
        <w:right w:val="none" w:sz="0" w:space="0" w:color="auto"/>
      </w:divBdr>
    </w:div>
    <w:div w:id="1383597619">
      <w:bodyDiv w:val="1"/>
      <w:marLeft w:val="0"/>
      <w:marRight w:val="0"/>
      <w:marTop w:val="0"/>
      <w:marBottom w:val="0"/>
      <w:divBdr>
        <w:top w:val="none" w:sz="0" w:space="0" w:color="auto"/>
        <w:left w:val="none" w:sz="0" w:space="0" w:color="auto"/>
        <w:bottom w:val="none" w:sz="0" w:space="0" w:color="auto"/>
        <w:right w:val="none" w:sz="0" w:space="0" w:color="auto"/>
      </w:divBdr>
    </w:div>
    <w:div w:id="1386249489">
      <w:bodyDiv w:val="1"/>
      <w:marLeft w:val="0"/>
      <w:marRight w:val="0"/>
      <w:marTop w:val="0"/>
      <w:marBottom w:val="0"/>
      <w:divBdr>
        <w:top w:val="none" w:sz="0" w:space="0" w:color="auto"/>
        <w:left w:val="none" w:sz="0" w:space="0" w:color="auto"/>
        <w:bottom w:val="none" w:sz="0" w:space="0" w:color="auto"/>
        <w:right w:val="none" w:sz="0" w:space="0" w:color="auto"/>
      </w:divBdr>
      <w:divsChild>
        <w:div w:id="1901958">
          <w:marLeft w:val="480"/>
          <w:marRight w:val="0"/>
          <w:marTop w:val="0"/>
          <w:marBottom w:val="0"/>
          <w:divBdr>
            <w:top w:val="none" w:sz="0" w:space="0" w:color="auto"/>
            <w:left w:val="none" w:sz="0" w:space="0" w:color="auto"/>
            <w:bottom w:val="none" w:sz="0" w:space="0" w:color="auto"/>
            <w:right w:val="none" w:sz="0" w:space="0" w:color="auto"/>
          </w:divBdr>
        </w:div>
        <w:div w:id="125515374">
          <w:marLeft w:val="480"/>
          <w:marRight w:val="0"/>
          <w:marTop w:val="0"/>
          <w:marBottom w:val="0"/>
          <w:divBdr>
            <w:top w:val="none" w:sz="0" w:space="0" w:color="auto"/>
            <w:left w:val="none" w:sz="0" w:space="0" w:color="auto"/>
            <w:bottom w:val="none" w:sz="0" w:space="0" w:color="auto"/>
            <w:right w:val="none" w:sz="0" w:space="0" w:color="auto"/>
          </w:divBdr>
        </w:div>
        <w:div w:id="204954541">
          <w:marLeft w:val="480"/>
          <w:marRight w:val="0"/>
          <w:marTop w:val="0"/>
          <w:marBottom w:val="0"/>
          <w:divBdr>
            <w:top w:val="none" w:sz="0" w:space="0" w:color="auto"/>
            <w:left w:val="none" w:sz="0" w:space="0" w:color="auto"/>
            <w:bottom w:val="none" w:sz="0" w:space="0" w:color="auto"/>
            <w:right w:val="none" w:sz="0" w:space="0" w:color="auto"/>
          </w:divBdr>
        </w:div>
        <w:div w:id="275449077">
          <w:marLeft w:val="480"/>
          <w:marRight w:val="0"/>
          <w:marTop w:val="0"/>
          <w:marBottom w:val="0"/>
          <w:divBdr>
            <w:top w:val="none" w:sz="0" w:space="0" w:color="auto"/>
            <w:left w:val="none" w:sz="0" w:space="0" w:color="auto"/>
            <w:bottom w:val="none" w:sz="0" w:space="0" w:color="auto"/>
            <w:right w:val="none" w:sz="0" w:space="0" w:color="auto"/>
          </w:divBdr>
        </w:div>
        <w:div w:id="355615536">
          <w:marLeft w:val="480"/>
          <w:marRight w:val="0"/>
          <w:marTop w:val="0"/>
          <w:marBottom w:val="0"/>
          <w:divBdr>
            <w:top w:val="none" w:sz="0" w:space="0" w:color="auto"/>
            <w:left w:val="none" w:sz="0" w:space="0" w:color="auto"/>
            <w:bottom w:val="none" w:sz="0" w:space="0" w:color="auto"/>
            <w:right w:val="none" w:sz="0" w:space="0" w:color="auto"/>
          </w:divBdr>
        </w:div>
        <w:div w:id="389308590">
          <w:marLeft w:val="480"/>
          <w:marRight w:val="0"/>
          <w:marTop w:val="0"/>
          <w:marBottom w:val="0"/>
          <w:divBdr>
            <w:top w:val="none" w:sz="0" w:space="0" w:color="auto"/>
            <w:left w:val="none" w:sz="0" w:space="0" w:color="auto"/>
            <w:bottom w:val="none" w:sz="0" w:space="0" w:color="auto"/>
            <w:right w:val="none" w:sz="0" w:space="0" w:color="auto"/>
          </w:divBdr>
        </w:div>
        <w:div w:id="391851548">
          <w:marLeft w:val="480"/>
          <w:marRight w:val="0"/>
          <w:marTop w:val="0"/>
          <w:marBottom w:val="0"/>
          <w:divBdr>
            <w:top w:val="none" w:sz="0" w:space="0" w:color="auto"/>
            <w:left w:val="none" w:sz="0" w:space="0" w:color="auto"/>
            <w:bottom w:val="none" w:sz="0" w:space="0" w:color="auto"/>
            <w:right w:val="none" w:sz="0" w:space="0" w:color="auto"/>
          </w:divBdr>
        </w:div>
        <w:div w:id="439682608">
          <w:marLeft w:val="480"/>
          <w:marRight w:val="0"/>
          <w:marTop w:val="0"/>
          <w:marBottom w:val="0"/>
          <w:divBdr>
            <w:top w:val="none" w:sz="0" w:space="0" w:color="auto"/>
            <w:left w:val="none" w:sz="0" w:space="0" w:color="auto"/>
            <w:bottom w:val="none" w:sz="0" w:space="0" w:color="auto"/>
            <w:right w:val="none" w:sz="0" w:space="0" w:color="auto"/>
          </w:divBdr>
        </w:div>
        <w:div w:id="499278437">
          <w:marLeft w:val="480"/>
          <w:marRight w:val="0"/>
          <w:marTop w:val="0"/>
          <w:marBottom w:val="0"/>
          <w:divBdr>
            <w:top w:val="none" w:sz="0" w:space="0" w:color="auto"/>
            <w:left w:val="none" w:sz="0" w:space="0" w:color="auto"/>
            <w:bottom w:val="none" w:sz="0" w:space="0" w:color="auto"/>
            <w:right w:val="none" w:sz="0" w:space="0" w:color="auto"/>
          </w:divBdr>
        </w:div>
        <w:div w:id="591855892">
          <w:marLeft w:val="480"/>
          <w:marRight w:val="0"/>
          <w:marTop w:val="0"/>
          <w:marBottom w:val="0"/>
          <w:divBdr>
            <w:top w:val="none" w:sz="0" w:space="0" w:color="auto"/>
            <w:left w:val="none" w:sz="0" w:space="0" w:color="auto"/>
            <w:bottom w:val="none" w:sz="0" w:space="0" w:color="auto"/>
            <w:right w:val="none" w:sz="0" w:space="0" w:color="auto"/>
          </w:divBdr>
        </w:div>
        <w:div w:id="639043220">
          <w:marLeft w:val="480"/>
          <w:marRight w:val="0"/>
          <w:marTop w:val="0"/>
          <w:marBottom w:val="0"/>
          <w:divBdr>
            <w:top w:val="none" w:sz="0" w:space="0" w:color="auto"/>
            <w:left w:val="none" w:sz="0" w:space="0" w:color="auto"/>
            <w:bottom w:val="none" w:sz="0" w:space="0" w:color="auto"/>
            <w:right w:val="none" w:sz="0" w:space="0" w:color="auto"/>
          </w:divBdr>
        </w:div>
        <w:div w:id="678315099">
          <w:marLeft w:val="480"/>
          <w:marRight w:val="0"/>
          <w:marTop w:val="0"/>
          <w:marBottom w:val="0"/>
          <w:divBdr>
            <w:top w:val="none" w:sz="0" w:space="0" w:color="auto"/>
            <w:left w:val="none" w:sz="0" w:space="0" w:color="auto"/>
            <w:bottom w:val="none" w:sz="0" w:space="0" w:color="auto"/>
            <w:right w:val="none" w:sz="0" w:space="0" w:color="auto"/>
          </w:divBdr>
        </w:div>
        <w:div w:id="695041654">
          <w:marLeft w:val="480"/>
          <w:marRight w:val="0"/>
          <w:marTop w:val="0"/>
          <w:marBottom w:val="0"/>
          <w:divBdr>
            <w:top w:val="none" w:sz="0" w:space="0" w:color="auto"/>
            <w:left w:val="none" w:sz="0" w:space="0" w:color="auto"/>
            <w:bottom w:val="none" w:sz="0" w:space="0" w:color="auto"/>
            <w:right w:val="none" w:sz="0" w:space="0" w:color="auto"/>
          </w:divBdr>
        </w:div>
        <w:div w:id="804585778">
          <w:marLeft w:val="480"/>
          <w:marRight w:val="0"/>
          <w:marTop w:val="0"/>
          <w:marBottom w:val="0"/>
          <w:divBdr>
            <w:top w:val="none" w:sz="0" w:space="0" w:color="auto"/>
            <w:left w:val="none" w:sz="0" w:space="0" w:color="auto"/>
            <w:bottom w:val="none" w:sz="0" w:space="0" w:color="auto"/>
            <w:right w:val="none" w:sz="0" w:space="0" w:color="auto"/>
          </w:divBdr>
        </w:div>
        <w:div w:id="866067938">
          <w:marLeft w:val="480"/>
          <w:marRight w:val="0"/>
          <w:marTop w:val="0"/>
          <w:marBottom w:val="0"/>
          <w:divBdr>
            <w:top w:val="none" w:sz="0" w:space="0" w:color="auto"/>
            <w:left w:val="none" w:sz="0" w:space="0" w:color="auto"/>
            <w:bottom w:val="none" w:sz="0" w:space="0" w:color="auto"/>
            <w:right w:val="none" w:sz="0" w:space="0" w:color="auto"/>
          </w:divBdr>
        </w:div>
        <w:div w:id="988633566">
          <w:marLeft w:val="480"/>
          <w:marRight w:val="0"/>
          <w:marTop w:val="0"/>
          <w:marBottom w:val="0"/>
          <w:divBdr>
            <w:top w:val="none" w:sz="0" w:space="0" w:color="auto"/>
            <w:left w:val="none" w:sz="0" w:space="0" w:color="auto"/>
            <w:bottom w:val="none" w:sz="0" w:space="0" w:color="auto"/>
            <w:right w:val="none" w:sz="0" w:space="0" w:color="auto"/>
          </w:divBdr>
        </w:div>
        <w:div w:id="1052659305">
          <w:marLeft w:val="480"/>
          <w:marRight w:val="0"/>
          <w:marTop w:val="0"/>
          <w:marBottom w:val="0"/>
          <w:divBdr>
            <w:top w:val="none" w:sz="0" w:space="0" w:color="auto"/>
            <w:left w:val="none" w:sz="0" w:space="0" w:color="auto"/>
            <w:bottom w:val="none" w:sz="0" w:space="0" w:color="auto"/>
            <w:right w:val="none" w:sz="0" w:space="0" w:color="auto"/>
          </w:divBdr>
        </w:div>
        <w:div w:id="1114638780">
          <w:marLeft w:val="480"/>
          <w:marRight w:val="0"/>
          <w:marTop w:val="0"/>
          <w:marBottom w:val="0"/>
          <w:divBdr>
            <w:top w:val="none" w:sz="0" w:space="0" w:color="auto"/>
            <w:left w:val="none" w:sz="0" w:space="0" w:color="auto"/>
            <w:bottom w:val="none" w:sz="0" w:space="0" w:color="auto"/>
            <w:right w:val="none" w:sz="0" w:space="0" w:color="auto"/>
          </w:divBdr>
        </w:div>
        <w:div w:id="1140342356">
          <w:marLeft w:val="480"/>
          <w:marRight w:val="0"/>
          <w:marTop w:val="0"/>
          <w:marBottom w:val="0"/>
          <w:divBdr>
            <w:top w:val="none" w:sz="0" w:space="0" w:color="auto"/>
            <w:left w:val="none" w:sz="0" w:space="0" w:color="auto"/>
            <w:bottom w:val="none" w:sz="0" w:space="0" w:color="auto"/>
            <w:right w:val="none" w:sz="0" w:space="0" w:color="auto"/>
          </w:divBdr>
        </w:div>
        <w:div w:id="1150754757">
          <w:marLeft w:val="480"/>
          <w:marRight w:val="0"/>
          <w:marTop w:val="0"/>
          <w:marBottom w:val="0"/>
          <w:divBdr>
            <w:top w:val="none" w:sz="0" w:space="0" w:color="auto"/>
            <w:left w:val="none" w:sz="0" w:space="0" w:color="auto"/>
            <w:bottom w:val="none" w:sz="0" w:space="0" w:color="auto"/>
            <w:right w:val="none" w:sz="0" w:space="0" w:color="auto"/>
          </w:divBdr>
        </w:div>
        <w:div w:id="1259752265">
          <w:marLeft w:val="480"/>
          <w:marRight w:val="0"/>
          <w:marTop w:val="0"/>
          <w:marBottom w:val="0"/>
          <w:divBdr>
            <w:top w:val="none" w:sz="0" w:space="0" w:color="auto"/>
            <w:left w:val="none" w:sz="0" w:space="0" w:color="auto"/>
            <w:bottom w:val="none" w:sz="0" w:space="0" w:color="auto"/>
            <w:right w:val="none" w:sz="0" w:space="0" w:color="auto"/>
          </w:divBdr>
        </w:div>
        <w:div w:id="1365400405">
          <w:marLeft w:val="480"/>
          <w:marRight w:val="0"/>
          <w:marTop w:val="0"/>
          <w:marBottom w:val="0"/>
          <w:divBdr>
            <w:top w:val="none" w:sz="0" w:space="0" w:color="auto"/>
            <w:left w:val="none" w:sz="0" w:space="0" w:color="auto"/>
            <w:bottom w:val="none" w:sz="0" w:space="0" w:color="auto"/>
            <w:right w:val="none" w:sz="0" w:space="0" w:color="auto"/>
          </w:divBdr>
        </w:div>
        <w:div w:id="1371956445">
          <w:marLeft w:val="480"/>
          <w:marRight w:val="0"/>
          <w:marTop w:val="0"/>
          <w:marBottom w:val="0"/>
          <w:divBdr>
            <w:top w:val="none" w:sz="0" w:space="0" w:color="auto"/>
            <w:left w:val="none" w:sz="0" w:space="0" w:color="auto"/>
            <w:bottom w:val="none" w:sz="0" w:space="0" w:color="auto"/>
            <w:right w:val="none" w:sz="0" w:space="0" w:color="auto"/>
          </w:divBdr>
        </w:div>
        <w:div w:id="1446579985">
          <w:marLeft w:val="480"/>
          <w:marRight w:val="0"/>
          <w:marTop w:val="0"/>
          <w:marBottom w:val="0"/>
          <w:divBdr>
            <w:top w:val="none" w:sz="0" w:space="0" w:color="auto"/>
            <w:left w:val="none" w:sz="0" w:space="0" w:color="auto"/>
            <w:bottom w:val="none" w:sz="0" w:space="0" w:color="auto"/>
            <w:right w:val="none" w:sz="0" w:space="0" w:color="auto"/>
          </w:divBdr>
        </w:div>
        <w:div w:id="1507397719">
          <w:marLeft w:val="480"/>
          <w:marRight w:val="0"/>
          <w:marTop w:val="0"/>
          <w:marBottom w:val="0"/>
          <w:divBdr>
            <w:top w:val="none" w:sz="0" w:space="0" w:color="auto"/>
            <w:left w:val="none" w:sz="0" w:space="0" w:color="auto"/>
            <w:bottom w:val="none" w:sz="0" w:space="0" w:color="auto"/>
            <w:right w:val="none" w:sz="0" w:space="0" w:color="auto"/>
          </w:divBdr>
        </w:div>
        <w:div w:id="1509828326">
          <w:marLeft w:val="480"/>
          <w:marRight w:val="0"/>
          <w:marTop w:val="0"/>
          <w:marBottom w:val="0"/>
          <w:divBdr>
            <w:top w:val="none" w:sz="0" w:space="0" w:color="auto"/>
            <w:left w:val="none" w:sz="0" w:space="0" w:color="auto"/>
            <w:bottom w:val="none" w:sz="0" w:space="0" w:color="auto"/>
            <w:right w:val="none" w:sz="0" w:space="0" w:color="auto"/>
          </w:divBdr>
        </w:div>
        <w:div w:id="1516967196">
          <w:marLeft w:val="480"/>
          <w:marRight w:val="0"/>
          <w:marTop w:val="0"/>
          <w:marBottom w:val="0"/>
          <w:divBdr>
            <w:top w:val="none" w:sz="0" w:space="0" w:color="auto"/>
            <w:left w:val="none" w:sz="0" w:space="0" w:color="auto"/>
            <w:bottom w:val="none" w:sz="0" w:space="0" w:color="auto"/>
            <w:right w:val="none" w:sz="0" w:space="0" w:color="auto"/>
          </w:divBdr>
        </w:div>
        <w:div w:id="1586915930">
          <w:marLeft w:val="480"/>
          <w:marRight w:val="0"/>
          <w:marTop w:val="0"/>
          <w:marBottom w:val="0"/>
          <w:divBdr>
            <w:top w:val="none" w:sz="0" w:space="0" w:color="auto"/>
            <w:left w:val="none" w:sz="0" w:space="0" w:color="auto"/>
            <w:bottom w:val="none" w:sz="0" w:space="0" w:color="auto"/>
            <w:right w:val="none" w:sz="0" w:space="0" w:color="auto"/>
          </w:divBdr>
        </w:div>
        <w:div w:id="1647585829">
          <w:marLeft w:val="480"/>
          <w:marRight w:val="0"/>
          <w:marTop w:val="0"/>
          <w:marBottom w:val="0"/>
          <w:divBdr>
            <w:top w:val="none" w:sz="0" w:space="0" w:color="auto"/>
            <w:left w:val="none" w:sz="0" w:space="0" w:color="auto"/>
            <w:bottom w:val="none" w:sz="0" w:space="0" w:color="auto"/>
            <w:right w:val="none" w:sz="0" w:space="0" w:color="auto"/>
          </w:divBdr>
        </w:div>
        <w:div w:id="1652520869">
          <w:marLeft w:val="480"/>
          <w:marRight w:val="0"/>
          <w:marTop w:val="0"/>
          <w:marBottom w:val="0"/>
          <w:divBdr>
            <w:top w:val="none" w:sz="0" w:space="0" w:color="auto"/>
            <w:left w:val="none" w:sz="0" w:space="0" w:color="auto"/>
            <w:bottom w:val="none" w:sz="0" w:space="0" w:color="auto"/>
            <w:right w:val="none" w:sz="0" w:space="0" w:color="auto"/>
          </w:divBdr>
        </w:div>
        <w:div w:id="1662003439">
          <w:marLeft w:val="480"/>
          <w:marRight w:val="0"/>
          <w:marTop w:val="0"/>
          <w:marBottom w:val="0"/>
          <w:divBdr>
            <w:top w:val="none" w:sz="0" w:space="0" w:color="auto"/>
            <w:left w:val="none" w:sz="0" w:space="0" w:color="auto"/>
            <w:bottom w:val="none" w:sz="0" w:space="0" w:color="auto"/>
            <w:right w:val="none" w:sz="0" w:space="0" w:color="auto"/>
          </w:divBdr>
        </w:div>
        <w:div w:id="1716270104">
          <w:marLeft w:val="480"/>
          <w:marRight w:val="0"/>
          <w:marTop w:val="0"/>
          <w:marBottom w:val="0"/>
          <w:divBdr>
            <w:top w:val="none" w:sz="0" w:space="0" w:color="auto"/>
            <w:left w:val="none" w:sz="0" w:space="0" w:color="auto"/>
            <w:bottom w:val="none" w:sz="0" w:space="0" w:color="auto"/>
            <w:right w:val="none" w:sz="0" w:space="0" w:color="auto"/>
          </w:divBdr>
        </w:div>
        <w:div w:id="1821072583">
          <w:marLeft w:val="480"/>
          <w:marRight w:val="0"/>
          <w:marTop w:val="0"/>
          <w:marBottom w:val="0"/>
          <w:divBdr>
            <w:top w:val="none" w:sz="0" w:space="0" w:color="auto"/>
            <w:left w:val="none" w:sz="0" w:space="0" w:color="auto"/>
            <w:bottom w:val="none" w:sz="0" w:space="0" w:color="auto"/>
            <w:right w:val="none" w:sz="0" w:space="0" w:color="auto"/>
          </w:divBdr>
        </w:div>
        <w:div w:id="1870138414">
          <w:marLeft w:val="480"/>
          <w:marRight w:val="0"/>
          <w:marTop w:val="0"/>
          <w:marBottom w:val="0"/>
          <w:divBdr>
            <w:top w:val="none" w:sz="0" w:space="0" w:color="auto"/>
            <w:left w:val="none" w:sz="0" w:space="0" w:color="auto"/>
            <w:bottom w:val="none" w:sz="0" w:space="0" w:color="auto"/>
            <w:right w:val="none" w:sz="0" w:space="0" w:color="auto"/>
          </w:divBdr>
        </w:div>
        <w:div w:id="1918397096">
          <w:marLeft w:val="480"/>
          <w:marRight w:val="0"/>
          <w:marTop w:val="0"/>
          <w:marBottom w:val="0"/>
          <w:divBdr>
            <w:top w:val="none" w:sz="0" w:space="0" w:color="auto"/>
            <w:left w:val="none" w:sz="0" w:space="0" w:color="auto"/>
            <w:bottom w:val="none" w:sz="0" w:space="0" w:color="auto"/>
            <w:right w:val="none" w:sz="0" w:space="0" w:color="auto"/>
          </w:divBdr>
        </w:div>
        <w:div w:id="1943103553">
          <w:marLeft w:val="480"/>
          <w:marRight w:val="0"/>
          <w:marTop w:val="0"/>
          <w:marBottom w:val="0"/>
          <w:divBdr>
            <w:top w:val="none" w:sz="0" w:space="0" w:color="auto"/>
            <w:left w:val="none" w:sz="0" w:space="0" w:color="auto"/>
            <w:bottom w:val="none" w:sz="0" w:space="0" w:color="auto"/>
            <w:right w:val="none" w:sz="0" w:space="0" w:color="auto"/>
          </w:divBdr>
        </w:div>
        <w:div w:id="1950506698">
          <w:marLeft w:val="480"/>
          <w:marRight w:val="0"/>
          <w:marTop w:val="0"/>
          <w:marBottom w:val="0"/>
          <w:divBdr>
            <w:top w:val="none" w:sz="0" w:space="0" w:color="auto"/>
            <w:left w:val="none" w:sz="0" w:space="0" w:color="auto"/>
            <w:bottom w:val="none" w:sz="0" w:space="0" w:color="auto"/>
            <w:right w:val="none" w:sz="0" w:space="0" w:color="auto"/>
          </w:divBdr>
        </w:div>
        <w:div w:id="1990859495">
          <w:marLeft w:val="480"/>
          <w:marRight w:val="0"/>
          <w:marTop w:val="0"/>
          <w:marBottom w:val="0"/>
          <w:divBdr>
            <w:top w:val="none" w:sz="0" w:space="0" w:color="auto"/>
            <w:left w:val="none" w:sz="0" w:space="0" w:color="auto"/>
            <w:bottom w:val="none" w:sz="0" w:space="0" w:color="auto"/>
            <w:right w:val="none" w:sz="0" w:space="0" w:color="auto"/>
          </w:divBdr>
        </w:div>
        <w:div w:id="2033844560">
          <w:marLeft w:val="480"/>
          <w:marRight w:val="0"/>
          <w:marTop w:val="0"/>
          <w:marBottom w:val="0"/>
          <w:divBdr>
            <w:top w:val="none" w:sz="0" w:space="0" w:color="auto"/>
            <w:left w:val="none" w:sz="0" w:space="0" w:color="auto"/>
            <w:bottom w:val="none" w:sz="0" w:space="0" w:color="auto"/>
            <w:right w:val="none" w:sz="0" w:space="0" w:color="auto"/>
          </w:divBdr>
        </w:div>
        <w:div w:id="2046641364">
          <w:marLeft w:val="480"/>
          <w:marRight w:val="0"/>
          <w:marTop w:val="0"/>
          <w:marBottom w:val="0"/>
          <w:divBdr>
            <w:top w:val="none" w:sz="0" w:space="0" w:color="auto"/>
            <w:left w:val="none" w:sz="0" w:space="0" w:color="auto"/>
            <w:bottom w:val="none" w:sz="0" w:space="0" w:color="auto"/>
            <w:right w:val="none" w:sz="0" w:space="0" w:color="auto"/>
          </w:divBdr>
        </w:div>
        <w:div w:id="2137214871">
          <w:marLeft w:val="480"/>
          <w:marRight w:val="0"/>
          <w:marTop w:val="0"/>
          <w:marBottom w:val="0"/>
          <w:divBdr>
            <w:top w:val="none" w:sz="0" w:space="0" w:color="auto"/>
            <w:left w:val="none" w:sz="0" w:space="0" w:color="auto"/>
            <w:bottom w:val="none" w:sz="0" w:space="0" w:color="auto"/>
            <w:right w:val="none" w:sz="0" w:space="0" w:color="auto"/>
          </w:divBdr>
        </w:div>
      </w:divsChild>
    </w:div>
    <w:div w:id="1391540728">
      <w:bodyDiv w:val="1"/>
      <w:marLeft w:val="0"/>
      <w:marRight w:val="0"/>
      <w:marTop w:val="0"/>
      <w:marBottom w:val="0"/>
      <w:divBdr>
        <w:top w:val="none" w:sz="0" w:space="0" w:color="auto"/>
        <w:left w:val="none" w:sz="0" w:space="0" w:color="auto"/>
        <w:bottom w:val="none" w:sz="0" w:space="0" w:color="auto"/>
        <w:right w:val="none" w:sz="0" w:space="0" w:color="auto"/>
      </w:divBdr>
    </w:div>
    <w:div w:id="1395279364">
      <w:bodyDiv w:val="1"/>
      <w:marLeft w:val="0"/>
      <w:marRight w:val="0"/>
      <w:marTop w:val="0"/>
      <w:marBottom w:val="0"/>
      <w:divBdr>
        <w:top w:val="none" w:sz="0" w:space="0" w:color="auto"/>
        <w:left w:val="none" w:sz="0" w:space="0" w:color="auto"/>
        <w:bottom w:val="none" w:sz="0" w:space="0" w:color="auto"/>
        <w:right w:val="none" w:sz="0" w:space="0" w:color="auto"/>
      </w:divBdr>
    </w:div>
    <w:div w:id="1402634017">
      <w:bodyDiv w:val="1"/>
      <w:marLeft w:val="0"/>
      <w:marRight w:val="0"/>
      <w:marTop w:val="0"/>
      <w:marBottom w:val="0"/>
      <w:divBdr>
        <w:top w:val="none" w:sz="0" w:space="0" w:color="auto"/>
        <w:left w:val="none" w:sz="0" w:space="0" w:color="auto"/>
        <w:bottom w:val="none" w:sz="0" w:space="0" w:color="auto"/>
        <w:right w:val="none" w:sz="0" w:space="0" w:color="auto"/>
      </w:divBdr>
    </w:div>
    <w:div w:id="1403717422">
      <w:bodyDiv w:val="1"/>
      <w:marLeft w:val="0"/>
      <w:marRight w:val="0"/>
      <w:marTop w:val="0"/>
      <w:marBottom w:val="0"/>
      <w:divBdr>
        <w:top w:val="none" w:sz="0" w:space="0" w:color="auto"/>
        <w:left w:val="none" w:sz="0" w:space="0" w:color="auto"/>
        <w:bottom w:val="none" w:sz="0" w:space="0" w:color="auto"/>
        <w:right w:val="none" w:sz="0" w:space="0" w:color="auto"/>
      </w:divBdr>
    </w:div>
    <w:div w:id="1408111337">
      <w:bodyDiv w:val="1"/>
      <w:marLeft w:val="0"/>
      <w:marRight w:val="0"/>
      <w:marTop w:val="0"/>
      <w:marBottom w:val="0"/>
      <w:divBdr>
        <w:top w:val="none" w:sz="0" w:space="0" w:color="auto"/>
        <w:left w:val="none" w:sz="0" w:space="0" w:color="auto"/>
        <w:bottom w:val="none" w:sz="0" w:space="0" w:color="auto"/>
        <w:right w:val="none" w:sz="0" w:space="0" w:color="auto"/>
      </w:divBdr>
    </w:div>
    <w:div w:id="1410467828">
      <w:bodyDiv w:val="1"/>
      <w:marLeft w:val="0"/>
      <w:marRight w:val="0"/>
      <w:marTop w:val="0"/>
      <w:marBottom w:val="0"/>
      <w:divBdr>
        <w:top w:val="none" w:sz="0" w:space="0" w:color="auto"/>
        <w:left w:val="none" w:sz="0" w:space="0" w:color="auto"/>
        <w:bottom w:val="none" w:sz="0" w:space="0" w:color="auto"/>
        <w:right w:val="none" w:sz="0" w:space="0" w:color="auto"/>
      </w:divBdr>
      <w:divsChild>
        <w:div w:id="26951021">
          <w:marLeft w:val="480"/>
          <w:marRight w:val="0"/>
          <w:marTop w:val="0"/>
          <w:marBottom w:val="0"/>
          <w:divBdr>
            <w:top w:val="none" w:sz="0" w:space="0" w:color="auto"/>
            <w:left w:val="none" w:sz="0" w:space="0" w:color="auto"/>
            <w:bottom w:val="none" w:sz="0" w:space="0" w:color="auto"/>
            <w:right w:val="none" w:sz="0" w:space="0" w:color="auto"/>
          </w:divBdr>
        </w:div>
        <w:div w:id="163401703">
          <w:marLeft w:val="480"/>
          <w:marRight w:val="0"/>
          <w:marTop w:val="0"/>
          <w:marBottom w:val="0"/>
          <w:divBdr>
            <w:top w:val="none" w:sz="0" w:space="0" w:color="auto"/>
            <w:left w:val="none" w:sz="0" w:space="0" w:color="auto"/>
            <w:bottom w:val="none" w:sz="0" w:space="0" w:color="auto"/>
            <w:right w:val="none" w:sz="0" w:space="0" w:color="auto"/>
          </w:divBdr>
        </w:div>
        <w:div w:id="167142477">
          <w:marLeft w:val="480"/>
          <w:marRight w:val="0"/>
          <w:marTop w:val="0"/>
          <w:marBottom w:val="0"/>
          <w:divBdr>
            <w:top w:val="none" w:sz="0" w:space="0" w:color="auto"/>
            <w:left w:val="none" w:sz="0" w:space="0" w:color="auto"/>
            <w:bottom w:val="none" w:sz="0" w:space="0" w:color="auto"/>
            <w:right w:val="none" w:sz="0" w:space="0" w:color="auto"/>
          </w:divBdr>
        </w:div>
        <w:div w:id="234780233">
          <w:marLeft w:val="480"/>
          <w:marRight w:val="0"/>
          <w:marTop w:val="0"/>
          <w:marBottom w:val="0"/>
          <w:divBdr>
            <w:top w:val="none" w:sz="0" w:space="0" w:color="auto"/>
            <w:left w:val="none" w:sz="0" w:space="0" w:color="auto"/>
            <w:bottom w:val="none" w:sz="0" w:space="0" w:color="auto"/>
            <w:right w:val="none" w:sz="0" w:space="0" w:color="auto"/>
          </w:divBdr>
        </w:div>
        <w:div w:id="260188378">
          <w:marLeft w:val="480"/>
          <w:marRight w:val="0"/>
          <w:marTop w:val="0"/>
          <w:marBottom w:val="0"/>
          <w:divBdr>
            <w:top w:val="none" w:sz="0" w:space="0" w:color="auto"/>
            <w:left w:val="none" w:sz="0" w:space="0" w:color="auto"/>
            <w:bottom w:val="none" w:sz="0" w:space="0" w:color="auto"/>
            <w:right w:val="none" w:sz="0" w:space="0" w:color="auto"/>
          </w:divBdr>
        </w:div>
        <w:div w:id="368726738">
          <w:marLeft w:val="480"/>
          <w:marRight w:val="0"/>
          <w:marTop w:val="0"/>
          <w:marBottom w:val="0"/>
          <w:divBdr>
            <w:top w:val="none" w:sz="0" w:space="0" w:color="auto"/>
            <w:left w:val="none" w:sz="0" w:space="0" w:color="auto"/>
            <w:bottom w:val="none" w:sz="0" w:space="0" w:color="auto"/>
            <w:right w:val="none" w:sz="0" w:space="0" w:color="auto"/>
          </w:divBdr>
        </w:div>
        <w:div w:id="460343650">
          <w:marLeft w:val="480"/>
          <w:marRight w:val="0"/>
          <w:marTop w:val="0"/>
          <w:marBottom w:val="0"/>
          <w:divBdr>
            <w:top w:val="none" w:sz="0" w:space="0" w:color="auto"/>
            <w:left w:val="none" w:sz="0" w:space="0" w:color="auto"/>
            <w:bottom w:val="none" w:sz="0" w:space="0" w:color="auto"/>
            <w:right w:val="none" w:sz="0" w:space="0" w:color="auto"/>
          </w:divBdr>
        </w:div>
        <w:div w:id="472793844">
          <w:marLeft w:val="480"/>
          <w:marRight w:val="0"/>
          <w:marTop w:val="0"/>
          <w:marBottom w:val="0"/>
          <w:divBdr>
            <w:top w:val="none" w:sz="0" w:space="0" w:color="auto"/>
            <w:left w:val="none" w:sz="0" w:space="0" w:color="auto"/>
            <w:bottom w:val="none" w:sz="0" w:space="0" w:color="auto"/>
            <w:right w:val="none" w:sz="0" w:space="0" w:color="auto"/>
          </w:divBdr>
        </w:div>
        <w:div w:id="473135156">
          <w:marLeft w:val="480"/>
          <w:marRight w:val="0"/>
          <w:marTop w:val="0"/>
          <w:marBottom w:val="0"/>
          <w:divBdr>
            <w:top w:val="none" w:sz="0" w:space="0" w:color="auto"/>
            <w:left w:val="none" w:sz="0" w:space="0" w:color="auto"/>
            <w:bottom w:val="none" w:sz="0" w:space="0" w:color="auto"/>
            <w:right w:val="none" w:sz="0" w:space="0" w:color="auto"/>
          </w:divBdr>
        </w:div>
        <w:div w:id="482621161">
          <w:marLeft w:val="480"/>
          <w:marRight w:val="0"/>
          <w:marTop w:val="0"/>
          <w:marBottom w:val="0"/>
          <w:divBdr>
            <w:top w:val="none" w:sz="0" w:space="0" w:color="auto"/>
            <w:left w:val="none" w:sz="0" w:space="0" w:color="auto"/>
            <w:bottom w:val="none" w:sz="0" w:space="0" w:color="auto"/>
            <w:right w:val="none" w:sz="0" w:space="0" w:color="auto"/>
          </w:divBdr>
        </w:div>
        <w:div w:id="547187748">
          <w:marLeft w:val="480"/>
          <w:marRight w:val="0"/>
          <w:marTop w:val="0"/>
          <w:marBottom w:val="0"/>
          <w:divBdr>
            <w:top w:val="none" w:sz="0" w:space="0" w:color="auto"/>
            <w:left w:val="none" w:sz="0" w:space="0" w:color="auto"/>
            <w:bottom w:val="none" w:sz="0" w:space="0" w:color="auto"/>
            <w:right w:val="none" w:sz="0" w:space="0" w:color="auto"/>
          </w:divBdr>
        </w:div>
        <w:div w:id="562565416">
          <w:marLeft w:val="480"/>
          <w:marRight w:val="0"/>
          <w:marTop w:val="0"/>
          <w:marBottom w:val="0"/>
          <w:divBdr>
            <w:top w:val="none" w:sz="0" w:space="0" w:color="auto"/>
            <w:left w:val="none" w:sz="0" w:space="0" w:color="auto"/>
            <w:bottom w:val="none" w:sz="0" w:space="0" w:color="auto"/>
            <w:right w:val="none" w:sz="0" w:space="0" w:color="auto"/>
          </w:divBdr>
        </w:div>
        <w:div w:id="566183391">
          <w:marLeft w:val="480"/>
          <w:marRight w:val="0"/>
          <w:marTop w:val="0"/>
          <w:marBottom w:val="0"/>
          <w:divBdr>
            <w:top w:val="none" w:sz="0" w:space="0" w:color="auto"/>
            <w:left w:val="none" w:sz="0" w:space="0" w:color="auto"/>
            <w:bottom w:val="none" w:sz="0" w:space="0" w:color="auto"/>
            <w:right w:val="none" w:sz="0" w:space="0" w:color="auto"/>
          </w:divBdr>
        </w:div>
        <w:div w:id="717164453">
          <w:marLeft w:val="480"/>
          <w:marRight w:val="0"/>
          <w:marTop w:val="0"/>
          <w:marBottom w:val="0"/>
          <w:divBdr>
            <w:top w:val="none" w:sz="0" w:space="0" w:color="auto"/>
            <w:left w:val="none" w:sz="0" w:space="0" w:color="auto"/>
            <w:bottom w:val="none" w:sz="0" w:space="0" w:color="auto"/>
            <w:right w:val="none" w:sz="0" w:space="0" w:color="auto"/>
          </w:divBdr>
        </w:div>
        <w:div w:id="736394923">
          <w:marLeft w:val="480"/>
          <w:marRight w:val="0"/>
          <w:marTop w:val="0"/>
          <w:marBottom w:val="0"/>
          <w:divBdr>
            <w:top w:val="none" w:sz="0" w:space="0" w:color="auto"/>
            <w:left w:val="none" w:sz="0" w:space="0" w:color="auto"/>
            <w:bottom w:val="none" w:sz="0" w:space="0" w:color="auto"/>
            <w:right w:val="none" w:sz="0" w:space="0" w:color="auto"/>
          </w:divBdr>
        </w:div>
        <w:div w:id="853345865">
          <w:marLeft w:val="480"/>
          <w:marRight w:val="0"/>
          <w:marTop w:val="0"/>
          <w:marBottom w:val="0"/>
          <w:divBdr>
            <w:top w:val="none" w:sz="0" w:space="0" w:color="auto"/>
            <w:left w:val="none" w:sz="0" w:space="0" w:color="auto"/>
            <w:bottom w:val="none" w:sz="0" w:space="0" w:color="auto"/>
            <w:right w:val="none" w:sz="0" w:space="0" w:color="auto"/>
          </w:divBdr>
        </w:div>
        <w:div w:id="889655323">
          <w:marLeft w:val="480"/>
          <w:marRight w:val="0"/>
          <w:marTop w:val="0"/>
          <w:marBottom w:val="0"/>
          <w:divBdr>
            <w:top w:val="none" w:sz="0" w:space="0" w:color="auto"/>
            <w:left w:val="none" w:sz="0" w:space="0" w:color="auto"/>
            <w:bottom w:val="none" w:sz="0" w:space="0" w:color="auto"/>
            <w:right w:val="none" w:sz="0" w:space="0" w:color="auto"/>
          </w:divBdr>
        </w:div>
        <w:div w:id="907038420">
          <w:marLeft w:val="480"/>
          <w:marRight w:val="0"/>
          <w:marTop w:val="0"/>
          <w:marBottom w:val="0"/>
          <w:divBdr>
            <w:top w:val="none" w:sz="0" w:space="0" w:color="auto"/>
            <w:left w:val="none" w:sz="0" w:space="0" w:color="auto"/>
            <w:bottom w:val="none" w:sz="0" w:space="0" w:color="auto"/>
            <w:right w:val="none" w:sz="0" w:space="0" w:color="auto"/>
          </w:divBdr>
        </w:div>
        <w:div w:id="943265388">
          <w:marLeft w:val="480"/>
          <w:marRight w:val="0"/>
          <w:marTop w:val="0"/>
          <w:marBottom w:val="0"/>
          <w:divBdr>
            <w:top w:val="none" w:sz="0" w:space="0" w:color="auto"/>
            <w:left w:val="none" w:sz="0" w:space="0" w:color="auto"/>
            <w:bottom w:val="none" w:sz="0" w:space="0" w:color="auto"/>
            <w:right w:val="none" w:sz="0" w:space="0" w:color="auto"/>
          </w:divBdr>
        </w:div>
        <w:div w:id="1003898029">
          <w:marLeft w:val="480"/>
          <w:marRight w:val="0"/>
          <w:marTop w:val="0"/>
          <w:marBottom w:val="0"/>
          <w:divBdr>
            <w:top w:val="none" w:sz="0" w:space="0" w:color="auto"/>
            <w:left w:val="none" w:sz="0" w:space="0" w:color="auto"/>
            <w:bottom w:val="none" w:sz="0" w:space="0" w:color="auto"/>
            <w:right w:val="none" w:sz="0" w:space="0" w:color="auto"/>
          </w:divBdr>
        </w:div>
        <w:div w:id="1091391816">
          <w:marLeft w:val="480"/>
          <w:marRight w:val="0"/>
          <w:marTop w:val="0"/>
          <w:marBottom w:val="0"/>
          <w:divBdr>
            <w:top w:val="none" w:sz="0" w:space="0" w:color="auto"/>
            <w:left w:val="none" w:sz="0" w:space="0" w:color="auto"/>
            <w:bottom w:val="none" w:sz="0" w:space="0" w:color="auto"/>
            <w:right w:val="none" w:sz="0" w:space="0" w:color="auto"/>
          </w:divBdr>
        </w:div>
        <w:div w:id="1163593579">
          <w:marLeft w:val="480"/>
          <w:marRight w:val="0"/>
          <w:marTop w:val="0"/>
          <w:marBottom w:val="0"/>
          <w:divBdr>
            <w:top w:val="none" w:sz="0" w:space="0" w:color="auto"/>
            <w:left w:val="none" w:sz="0" w:space="0" w:color="auto"/>
            <w:bottom w:val="none" w:sz="0" w:space="0" w:color="auto"/>
            <w:right w:val="none" w:sz="0" w:space="0" w:color="auto"/>
          </w:divBdr>
        </w:div>
        <w:div w:id="1189609853">
          <w:marLeft w:val="480"/>
          <w:marRight w:val="0"/>
          <w:marTop w:val="0"/>
          <w:marBottom w:val="0"/>
          <w:divBdr>
            <w:top w:val="none" w:sz="0" w:space="0" w:color="auto"/>
            <w:left w:val="none" w:sz="0" w:space="0" w:color="auto"/>
            <w:bottom w:val="none" w:sz="0" w:space="0" w:color="auto"/>
            <w:right w:val="none" w:sz="0" w:space="0" w:color="auto"/>
          </w:divBdr>
        </w:div>
        <w:div w:id="1474906684">
          <w:marLeft w:val="480"/>
          <w:marRight w:val="0"/>
          <w:marTop w:val="0"/>
          <w:marBottom w:val="0"/>
          <w:divBdr>
            <w:top w:val="none" w:sz="0" w:space="0" w:color="auto"/>
            <w:left w:val="none" w:sz="0" w:space="0" w:color="auto"/>
            <w:bottom w:val="none" w:sz="0" w:space="0" w:color="auto"/>
            <w:right w:val="none" w:sz="0" w:space="0" w:color="auto"/>
          </w:divBdr>
        </w:div>
        <w:div w:id="1479885554">
          <w:marLeft w:val="480"/>
          <w:marRight w:val="0"/>
          <w:marTop w:val="0"/>
          <w:marBottom w:val="0"/>
          <w:divBdr>
            <w:top w:val="none" w:sz="0" w:space="0" w:color="auto"/>
            <w:left w:val="none" w:sz="0" w:space="0" w:color="auto"/>
            <w:bottom w:val="none" w:sz="0" w:space="0" w:color="auto"/>
            <w:right w:val="none" w:sz="0" w:space="0" w:color="auto"/>
          </w:divBdr>
        </w:div>
        <w:div w:id="1499541153">
          <w:marLeft w:val="480"/>
          <w:marRight w:val="0"/>
          <w:marTop w:val="0"/>
          <w:marBottom w:val="0"/>
          <w:divBdr>
            <w:top w:val="none" w:sz="0" w:space="0" w:color="auto"/>
            <w:left w:val="none" w:sz="0" w:space="0" w:color="auto"/>
            <w:bottom w:val="none" w:sz="0" w:space="0" w:color="auto"/>
            <w:right w:val="none" w:sz="0" w:space="0" w:color="auto"/>
          </w:divBdr>
        </w:div>
        <w:div w:id="1529224160">
          <w:marLeft w:val="480"/>
          <w:marRight w:val="0"/>
          <w:marTop w:val="0"/>
          <w:marBottom w:val="0"/>
          <w:divBdr>
            <w:top w:val="none" w:sz="0" w:space="0" w:color="auto"/>
            <w:left w:val="none" w:sz="0" w:space="0" w:color="auto"/>
            <w:bottom w:val="none" w:sz="0" w:space="0" w:color="auto"/>
            <w:right w:val="none" w:sz="0" w:space="0" w:color="auto"/>
          </w:divBdr>
        </w:div>
        <w:div w:id="1582835367">
          <w:marLeft w:val="480"/>
          <w:marRight w:val="0"/>
          <w:marTop w:val="0"/>
          <w:marBottom w:val="0"/>
          <w:divBdr>
            <w:top w:val="none" w:sz="0" w:space="0" w:color="auto"/>
            <w:left w:val="none" w:sz="0" w:space="0" w:color="auto"/>
            <w:bottom w:val="none" w:sz="0" w:space="0" w:color="auto"/>
            <w:right w:val="none" w:sz="0" w:space="0" w:color="auto"/>
          </w:divBdr>
        </w:div>
        <w:div w:id="1664043498">
          <w:marLeft w:val="480"/>
          <w:marRight w:val="0"/>
          <w:marTop w:val="0"/>
          <w:marBottom w:val="0"/>
          <w:divBdr>
            <w:top w:val="none" w:sz="0" w:space="0" w:color="auto"/>
            <w:left w:val="none" w:sz="0" w:space="0" w:color="auto"/>
            <w:bottom w:val="none" w:sz="0" w:space="0" w:color="auto"/>
            <w:right w:val="none" w:sz="0" w:space="0" w:color="auto"/>
          </w:divBdr>
        </w:div>
        <w:div w:id="1706296299">
          <w:marLeft w:val="480"/>
          <w:marRight w:val="0"/>
          <w:marTop w:val="0"/>
          <w:marBottom w:val="0"/>
          <w:divBdr>
            <w:top w:val="none" w:sz="0" w:space="0" w:color="auto"/>
            <w:left w:val="none" w:sz="0" w:space="0" w:color="auto"/>
            <w:bottom w:val="none" w:sz="0" w:space="0" w:color="auto"/>
            <w:right w:val="none" w:sz="0" w:space="0" w:color="auto"/>
          </w:divBdr>
        </w:div>
        <w:div w:id="1743328287">
          <w:marLeft w:val="480"/>
          <w:marRight w:val="0"/>
          <w:marTop w:val="0"/>
          <w:marBottom w:val="0"/>
          <w:divBdr>
            <w:top w:val="none" w:sz="0" w:space="0" w:color="auto"/>
            <w:left w:val="none" w:sz="0" w:space="0" w:color="auto"/>
            <w:bottom w:val="none" w:sz="0" w:space="0" w:color="auto"/>
            <w:right w:val="none" w:sz="0" w:space="0" w:color="auto"/>
          </w:divBdr>
        </w:div>
        <w:div w:id="1758790913">
          <w:marLeft w:val="480"/>
          <w:marRight w:val="0"/>
          <w:marTop w:val="0"/>
          <w:marBottom w:val="0"/>
          <w:divBdr>
            <w:top w:val="none" w:sz="0" w:space="0" w:color="auto"/>
            <w:left w:val="none" w:sz="0" w:space="0" w:color="auto"/>
            <w:bottom w:val="none" w:sz="0" w:space="0" w:color="auto"/>
            <w:right w:val="none" w:sz="0" w:space="0" w:color="auto"/>
          </w:divBdr>
        </w:div>
        <w:div w:id="1778255803">
          <w:marLeft w:val="480"/>
          <w:marRight w:val="0"/>
          <w:marTop w:val="0"/>
          <w:marBottom w:val="0"/>
          <w:divBdr>
            <w:top w:val="none" w:sz="0" w:space="0" w:color="auto"/>
            <w:left w:val="none" w:sz="0" w:space="0" w:color="auto"/>
            <w:bottom w:val="none" w:sz="0" w:space="0" w:color="auto"/>
            <w:right w:val="none" w:sz="0" w:space="0" w:color="auto"/>
          </w:divBdr>
        </w:div>
        <w:div w:id="1807775662">
          <w:marLeft w:val="480"/>
          <w:marRight w:val="0"/>
          <w:marTop w:val="0"/>
          <w:marBottom w:val="0"/>
          <w:divBdr>
            <w:top w:val="none" w:sz="0" w:space="0" w:color="auto"/>
            <w:left w:val="none" w:sz="0" w:space="0" w:color="auto"/>
            <w:bottom w:val="none" w:sz="0" w:space="0" w:color="auto"/>
            <w:right w:val="none" w:sz="0" w:space="0" w:color="auto"/>
          </w:divBdr>
        </w:div>
        <w:div w:id="1870412670">
          <w:marLeft w:val="480"/>
          <w:marRight w:val="0"/>
          <w:marTop w:val="0"/>
          <w:marBottom w:val="0"/>
          <w:divBdr>
            <w:top w:val="none" w:sz="0" w:space="0" w:color="auto"/>
            <w:left w:val="none" w:sz="0" w:space="0" w:color="auto"/>
            <w:bottom w:val="none" w:sz="0" w:space="0" w:color="auto"/>
            <w:right w:val="none" w:sz="0" w:space="0" w:color="auto"/>
          </w:divBdr>
        </w:div>
        <w:div w:id="1893996716">
          <w:marLeft w:val="480"/>
          <w:marRight w:val="0"/>
          <w:marTop w:val="0"/>
          <w:marBottom w:val="0"/>
          <w:divBdr>
            <w:top w:val="none" w:sz="0" w:space="0" w:color="auto"/>
            <w:left w:val="none" w:sz="0" w:space="0" w:color="auto"/>
            <w:bottom w:val="none" w:sz="0" w:space="0" w:color="auto"/>
            <w:right w:val="none" w:sz="0" w:space="0" w:color="auto"/>
          </w:divBdr>
        </w:div>
        <w:div w:id="1897738299">
          <w:marLeft w:val="480"/>
          <w:marRight w:val="0"/>
          <w:marTop w:val="0"/>
          <w:marBottom w:val="0"/>
          <w:divBdr>
            <w:top w:val="none" w:sz="0" w:space="0" w:color="auto"/>
            <w:left w:val="none" w:sz="0" w:space="0" w:color="auto"/>
            <w:bottom w:val="none" w:sz="0" w:space="0" w:color="auto"/>
            <w:right w:val="none" w:sz="0" w:space="0" w:color="auto"/>
          </w:divBdr>
        </w:div>
        <w:div w:id="1924487425">
          <w:marLeft w:val="480"/>
          <w:marRight w:val="0"/>
          <w:marTop w:val="0"/>
          <w:marBottom w:val="0"/>
          <w:divBdr>
            <w:top w:val="none" w:sz="0" w:space="0" w:color="auto"/>
            <w:left w:val="none" w:sz="0" w:space="0" w:color="auto"/>
            <w:bottom w:val="none" w:sz="0" w:space="0" w:color="auto"/>
            <w:right w:val="none" w:sz="0" w:space="0" w:color="auto"/>
          </w:divBdr>
        </w:div>
        <w:div w:id="1984772853">
          <w:marLeft w:val="480"/>
          <w:marRight w:val="0"/>
          <w:marTop w:val="0"/>
          <w:marBottom w:val="0"/>
          <w:divBdr>
            <w:top w:val="none" w:sz="0" w:space="0" w:color="auto"/>
            <w:left w:val="none" w:sz="0" w:space="0" w:color="auto"/>
            <w:bottom w:val="none" w:sz="0" w:space="0" w:color="auto"/>
            <w:right w:val="none" w:sz="0" w:space="0" w:color="auto"/>
          </w:divBdr>
        </w:div>
        <w:div w:id="1995986591">
          <w:marLeft w:val="480"/>
          <w:marRight w:val="0"/>
          <w:marTop w:val="0"/>
          <w:marBottom w:val="0"/>
          <w:divBdr>
            <w:top w:val="none" w:sz="0" w:space="0" w:color="auto"/>
            <w:left w:val="none" w:sz="0" w:space="0" w:color="auto"/>
            <w:bottom w:val="none" w:sz="0" w:space="0" w:color="auto"/>
            <w:right w:val="none" w:sz="0" w:space="0" w:color="auto"/>
          </w:divBdr>
        </w:div>
        <w:div w:id="2018266825">
          <w:marLeft w:val="480"/>
          <w:marRight w:val="0"/>
          <w:marTop w:val="0"/>
          <w:marBottom w:val="0"/>
          <w:divBdr>
            <w:top w:val="none" w:sz="0" w:space="0" w:color="auto"/>
            <w:left w:val="none" w:sz="0" w:space="0" w:color="auto"/>
            <w:bottom w:val="none" w:sz="0" w:space="0" w:color="auto"/>
            <w:right w:val="none" w:sz="0" w:space="0" w:color="auto"/>
          </w:divBdr>
        </w:div>
        <w:div w:id="2036883493">
          <w:marLeft w:val="480"/>
          <w:marRight w:val="0"/>
          <w:marTop w:val="0"/>
          <w:marBottom w:val="0"/>
          <w:divBdr>
            <w:top w:val="none" w:sz="0" w:space="0" w:color="auto"/>
            <w:left w:val="none" w:sz="0" w:space="0" w:color="auto"/>
            <w:bottom w:val="none" w:sz="0" w:space="0" w:color="auto"/>
            <w:right w:val="none" w:sz="0" w:space="0" w:color="auto"/>
          </w:divBdr>
        </w:div>
        <w:div w:id="2074892547">
          <w:marLeft w:val="480"/>
          <w:marRight w:val="0"/>
          <w:marTop w:val="0"/>
          <w:marBottom w:val="0"/>
          <w:divBdr>
            <w:top w:val="none" w:sz="0" w:space="0" w:color="auto"/>
            <w:left w:val="none" w:sz="0" w:space="0" w:color="auto"/>
            <w:bottom w:val="none" w:sz="0" w:space="0" w:color="auto"/>
            <w:right w:val="none" w:sz="0" w:space="0" w:color="auto"/>
          </w:divBdr>
        </w:div>
      </w:divsChild>
    </w:div>
    <w:div w:id="1414467921">
      <w:bodyDiv w:val="1"/>
      <w:marLeft w:val="0"/>
      <w:marRight w:val="0"/>
      <w:marTop w:val="0"/>
      <w:marBottom w:val="0"/>
      <w:divBdr>
        <w:top w:val="none" w:sz="0" w:space="0" w:color="auto"/>
        <w:left w:val="none" w:sz="0" w:space="0" w:color="auto"/>
        <w:bottom w:val="none" w:sz="0" w:space="0" w:color="auto"/>
        <w:right w:val="none" w:sz="0" w:space="0" w:color="auto"/>
      </w:divBdr>
    </w:div>
    <w:div w:id="1417094694">
      <w:bodyDiv w:val="1"/>
      <w:marLeft w:val="0"/>
      <w:marRight w:val="0"/>
      <w:marTop w:val="0"/>
      <w:marBottom w:val="0"/>
      <w:divBdr>
        <w:top w:val="none" w:sz="0" w:space="0" w:color="auto"/>
        <w:left w:val="none" w:sz="0" w:space="0" w:color="auto"/>
        <w:bottom w:val="none" w:sz="0" w:space="0" w:color="auto"/>
        <w:right w:val="none" w:sz="0" w:space="0" w:color="auto"/>
      </w:divBdr>
    </w:div>
    <w:div w:id="1417287484">
      <w:bodyDiv w:val="1"/>
      <w:marLeft w:val="0"/>
      <w:marRight w:val="0"/>
      <w:marTop w:val="0"/>
      <w:marBottom w:val="0"/>
      <w:divBdr>
        <w:top w:val="none" w:sz="0" w:space="0" w:color="auto"/>
        <w:left w:val="none" w:sz="0" w:space="0" w:color="auto"/>
        <w:bottom w:val="none" w:sz="0" w:space="0" w:color="auto"/>
        <w:right w:val="none" w:sz="0" w:space="0" w:color="auto"/>
      </w:divBdr>
    </w:div>
    <w:div w:id="1421099596">
      <w:bodyDiv w:val="1"/>
      <w:marLeft w:val="0"/>
      <w:marRight w:val="0"/>
      <w:marTop w:val="0"/>
      <w:marBottom w:val="0"/>
      <w:divBdr>
        <w:top w:val="none" w:sz="0" w:space="0" w:color="auto"/>
        <w:left w:val="none" w:sz="0" w:space="0" w:color="auto"/>
        <w:bottom w:val="none" w:sz="0" w:space="0" w:color="auto"/>
        <w:right w:val="none" w:sz="0" w:space="0" w:color="auto"/>
      </w:divBdr>
    </w:div>
    <w:div w:id="1421565245">
      <w:bodyDiv w:val="1"/>
      <w:marLeft w:val="0"/>
      <w:marRight w:val="0"/>
      <w:marTop w:val="0"/>
      <w:marBottom w:val="0"/>
      <w:divBdr>
        <w:top w:val="none" w:sz="0" w:space="0" w:color="auto"/>
        <w:left w:val="none" w:sz="0" w:space="0" w:color="auto"/>
        <w:bottom w:val="none" w:sz="0" w:space="0" w:color="auto"/>
        <w:right w:val="none" w:sz="0" w:space="0" w:color="auto"/>
      </w:divBdr>
    </w:div>
    <w:div w:id="1423255720">
      <w:bodyDiv w:val="1"/>
      <w:marLeft w:val="0"/>
      <w:marRight w:val="0"/>
      <w:marTop w:val="0"/>
      <w:marBottom w:val="0"/>
      <w:divBdr>
        <w:top w:val="none" w:sz="0" w:space="0" w:color="auto"/>
        <w:left w:val="none" w:sz="0" w:space="0" w:color="auto"/>
        <w:bottom w:val="none" w:sz="0" w:space="0" w:color="auto"/>
        <w:right w:val="none" w:sz="0" w:space="0" w:color="auto"/>
      </w:divBdr>
    </w:div>
    <w:div w:id="1423988403">
      <w:bodyDiv w:val="1"/>
      <w:marLeft w:val="0"/>
      <w:marRight w:val="0"/>
      <w:marTop w:val="0"/>
      <w:marBottom w:val="0"/>
      <w:divBdr>
        <w:top w:val="none" w:sz="0" w:space="0" w:color="auto"/>
        <w:left w:val="none" w:sz="0" w:space="0" w:color="auto"/>
        <w:bottom w:val="none" w:sz="0" w:space="0" w:color="auto"/>
        <w:right w:val="none" w:sz="0" w:space="0" w:color="auto"/>
      </w:divBdr>
    </w:div>
    <w:div w:id="1428427837">
      <w:bodyDiv w:val="1"/>
      <w:marLeft w:val="0"/>
      <w:marRight w:val="0"/>
      <w:marTop w:val="0"/>
      <w:marBottom w:val="0"/>
      <w:divBdr>
        <w:top w:val="none" w:sz="0" w:space="0" w:color="auto"/>
        <w:left w:val="none" w:sz="0" w:space="0" w:color="auto"/>
        <w:bottom w:val="none" w:sz="0" w:space="0" w:color="auto"/>
        <w:right w:val="none" w:sz="0" w:space="0" w:color="auto"/>
      </w:divBdr>
    </w:div>
    <w:div w:id="1436364069">
      <w:bodyDiv w:val="1"/>
      <w:marLeft w:val="0"/>
      <w:marRight w:val="0"/>
      <w:marTop w:val="0"/>
      <w:marBottom w:val="0"/>
      <w:divBdr>
        <w:top w:val="none" w:sz="0" w:space="0" w:color="auto"/>
        <w:left w:val="none" w:sz="0" w:space="0" w:color="auto"/>
        <w:bottom w:val="none" w:sz="0" w:space="0" w:color="auto"/>
        <w:right w:val="none" w:sz="0" w:space="0" w:color="auto"/>
      </w:divBdr>
    </w:div>
    <w:div w:id="1437677775">
      <w:bodyDiv w:val="1"/>
      <w:marLeft w:val="0"/>
      <w:marRight w:val="0"/>
      <w:marTop w:val="0"/>
      <w:marBottom w:val="0"/>
      <w:divBdr>
        <w:top w:val="none" w:sz="0" w:space="0" w:color="auto"/>
        <w:left w:val="none" w:sz="0" w:space="0" w:color="auto"/>
        <w:bottom w:val="none" w:sz="0" w:space="0" w:color="auto"/>
        <w:right w:val="none" w:sz="0" w:space="0" w:color="auto"/>
      </w:divBdr>
    </w:div>
    <w:div w:id="1443381989">
      <w:bodyDiv w:val="1"/>
      <w:marLeft w:val="0"/>
      <w:marRight w:val="0"/>
      <w:marTop w:val="0"/>
      <w:marBottom w:val="0"/>
      <w:divBdr>
        <w:top w:val="none" w:sz="0" w:space="0" w:color="auto"/>
        <w:left w:val="none" w:sz="0" w:space="0" w:color="auto"/>
        <w:bottom w:val="none" w:sz="0" w:space="0" w:color="auto"/>
        <w:right w:val="none" w:sz="0" w:space="0" w:color="auto"/>
      </w:divBdr>
    </w:div>
    <w:div w:id="1444838985">
      <w:bodyDiv w:val="1"/>
      <w:marLeft w:val="0"/>
      <w:marRight w:val="0"/>
      <w:marTop w:val="0"/>
      <w:marBottom w:val="0"/>
      <w:divBdr>
        <w:top w:val="none" w:sz="0" w:space="0" w:color="auto"/>
        <w:left w:val="none" w:sz="0" w:space="0" w:color="auto"/>
        <w:bottom w:val="none" w:sz="0" w:space="0" w:color="auto"/>
        <w:right w:val="none" w:sz="0" w:space="0" w:color="auto"/>
      </w:divBdr>
    </w:div>
    <w:div w:id="1452244531">
      <w:bodyDiv w:val="1"/>
      <w:marLeft w:val="0"/>
      <w:marRight w:val="0"/>
      <w:marTop w:val="0"/>
      <w:marBottom w:val="0"/>
      <w:divBdr>
        <w:top w:val="none" w:sz="0" w:space="0" w:color="auto"/>
        <w:left w:val="none" w:sz="0" w:space="0" w:color="auto"/>
        <w:bottom w:val="none" w:sz="0" w:space="0" w:color="auto"/>
        <w:right w:val="none" w:sz="0" w:space="0" w:color="auto"/>
      </w:divBdr>
    </w:div>
    <w:div w:id="1453935106">
      <w:bodyDiv w:val="1"/>
      <w:marLeft w:val="0"/>
      <w:marRight w:val="0"/>
      <w:marTop w:val="0"/>
      <w:marBottom w:val="0"/>
      <w:divBdr>
        <w:top w:val="none" w:sz="0" w:space="0" w:color="auto"/>
        <w:left w:val="none" w:sz="0" w:space="0" w:color="auto"/>
        <w:bottom w:val="none" w:sz="0" w:space="0" w:color="auto"/>
        <w:right w:val="none" w:sz="0" w:space="0" w:color="auto"/>
      </w:divBdr>
    </w:div>
    <w:div w:id="1467358215">
      <w:bodyDiv w:val="1"/>
      <w:marLeft w:val="0"/>
      <w:marRight w:val="0"/>
      <w:marTop w:val="0"/>
      <w:marBottom w:val="0"/>
      <w:divBdr>
        <w:top w:val="none" w:sz="0" w:space="0" w:color="auto"/>
        <w:left w:val="none" w:sz="0" w:space="0" w:color="auto"/>
        <w:bottom w:val="none" w:sz="0" w:space="0" w:color="auto"/>
        <w:right w:val="none" w:sz="0" w:space="0" w:color="auto"/>
      </w:divBdr>
    </w:div>
    <w:div w:id="1468552813">
      <w:bodyDiv w:val="1"/>
      <w:marLeft w:val="0"/>
      <w:marRight w:val="0"/>
      <w:marTop w:val="0"/>
      <w:marBottom w:val="0"/>
      <w:divBdr>
        <w:top w:val="none" w:sz="0" w:space="0" w:color="auto"/>
        <w:left w:val="none" w:sz="0" w:space="0" w:color="auto"/>
        <w:bottom w:val="none" w:sz="0" w:space="0" w:color="auto"/>
        <w:right w:val="none" w:sz="0" w:space="0" w:color="auto"/>
      </w:divBdr>
      <w:divsChild>
        <w:div w:id="27679036">
          <w:marLeft w:val="480"/>
          <w:marRight w:val="0"/>
          <w:marTop w:val="0"/>
          <w:marBottom w:val="0"/>
          <w:divBdr>
            <w:top w:val="none" w:sz="0" w:space="0" w:color="auto"/>
            <w:left w:val="none" w:sz="0" w:space="0" w:color="auto"/>
            <w:bottom w:val="none" w:sz="0" w:space="0" w:color="auto"/>
            <w:right w:val="none" w:sz="0" w:space="0" w:color="auto"/>
          </w:divBdr>
        </w:div>
        <w:div w:id="49691912">
          <w:marLeft w:val="480"/>
          <w:marRight w:val="0"/>
          <w:marTop w:val="0"/>
          <w:marBottom w:val="0"/>
          <w:divBdr>
            <w:top w:val="none" w:sz="0" w:space="0" w:color="auto"/>
            <w:left w:val="none" w:sz="0" w:space="0" w:color="auto"/>
            <w:bottom w:val="none" w:sz="0" w:space="0" w:color="auto"/>
            <w:right w:val="none" w:sz="0" w:space="0" w:color="auto"/>
          </w:divBdr>
        </w:div>
        <w:div w:id="72093589">
          <w:marLeft w:val="480"/>
          <w:marRight w:val="0"/>
          <w:marTop w:val="0"/>
          <w:marBottom w:val="0"/>
          <w:divBdr>
            <w:top w:val="none" w:sz="0" w:space="0" w:color="auto"/>
            <w:left w:val="none" w:sz="0" w:space="0" w:color="auto"/>
            <w:bottom w:val="none" w:sz="0" w:space="0" w:color="auto"/>
            <w:right w:val="none" w:sz="0" w:space="0" w:color="auto"/>
          </w:divBdr>
        </w:div>
        <w:div w:id="75591230">
          <w:marLeft w:val="480"/>
          <w:marRight w:val="0"/>
          <w:marTop w:val="0"/>
          <w:marBottom w:val="0"/>
          <w:divBdr>
            <w:top w:val="none" w:sz="0" w:space="0" w:color="auto"/>
            <w:left w:val="none" w:sz="0" w:space="0" w:color="auto"/>
            <w:bottom w:val="none" w:sz="0" w:space="0" w:color="auto"/>
            <w:right w:val="none" w:sz="0" w:space="0" w:color="auto"/>
          </w:divBdr>
        </w:div>
        <w:div w:id="102696755">
          <w:marLeft w:val="480"/>
          <w:marRight w:val="0"/>
          <w:marTop w:val="0"/>
          <w:marBottom w:val="0"/>
          <w:divBdr>
            <w:top w:val="none" w:sz="0" w:space="0" w:color="auto"/>
            <w:left w:val="none" w:sz="0" w:space="0" w:color="auto"/>
            <w:bottom w:val="none" w:sz="0" w:space="0" w:color="auto"/>
            <w:right w:val="none" w:sz="0" w:space="0" w:color="auto"/>
          </w:divBdr>
        </w:div>
        <w:div w:id="113137898">
          <w:marLeft w:val="480"/>
          <w:marRight w:val="0"/>
          <w:marTop w:val="0"/>
          <w:marBottom w:val="0"/>
          <w:divBdr>
            <w:top w:val="none" w:sz="0" w:space="0" w:color="auto"/>
            <w:left w:val="none" w:sz="0" w:space="0" w:color="auto"/>
            <w:bottom w:val="none" w:sz="0" w:space="0" w:color="auto"/>
            <w:right w:val="none" w:sz="0" w:space="0" w:color="auto"/>
          </w:divBdr>
        </w:div>
        <w:div w:id="153382451">
          <w:marLeft w:val="480"/>
          <w:marRight w:val="0"/>
          <w:marTop w:val="0"/>
          <w:marBottom w:val="0"/>
          <w:divBdr>
            <w:top w:val="none" w:sz="0" w:space="0" w:color="auto"/>
            <w:left w:val="none" w:sz="0" w:space="0" w:color="auto"/>
            <w:bottom w:val="none" w:sz="0" w:space="0" w:color="auto"/>
            <w:right w:val="none" w:sz="0" w:space="0" w:color="auto"/>
          </w:divBdr>
        </w:div>
        <w:div w:id="183521671">
          <w:marLeft w:val="480"/>
          <w:marRight w:val="0"/>
          <w:marTop w:val="0"/>
          <w:marBottom w:val="0"/>
          <w:divBdr>
            <w:top w:val="none" w:sz="0" w:space="0" w:color="auto"/>
            <w:left w:val="none" w:sz="0" w:space="0" w:color="auto"/>
            <w:bottom w:val="none" w:sz="0" w:space="0" w:color="auto"/>
            <w:right w:val="none" w:sz="0" w:space="0" w:color="auto"/>
          </w:divBdr>
        </w:div>
        <w:div w:id="239339903">
          <w:marLeft w:val="480"/>
          <w:marRight w:val="0"/>
          <w:marTop w:val="0"/>
          <w:marBottom w:val="0"/>
          <w:divBdr>
            <w:top w:val="none" w:sz="0" w:space="0" w:color="auto"/>
            <w:left w:val="none" w:sz="0" w:space="0" w:color="auto"/>
            <w:bottom w:val="none" w:sz="0" w:space="0" w:color="auto"/>
            <w:right w:val="none" w:sz="0" w:space="0" w:color="auto"/>
          </w:divBdr>
        </w:div>
        <w:div w:id="291444928">
          <w:marLeft w:val="480"/>
          <w:marRight w:val="0"/>
          <w:marTop w:val="0"/>
          <w:marBottom w:val="0"/>
          <w:divBdr>
            <w:top w:val="none" w:sz="0" w:space="0" w:color="auto"/>
            <w:left w:val="none" w:sz="0" w:space="0" w:color="auto"/>
            <w:bottom w:val="none" w:sz="0" w:space="0" w:color="auto"/>
            <w:right w:val="none" w:sz="0" w:space="0" w:color="auto"/>
          </w:divBdr>
        </w:div>
        <w:div w:id="328945710">
          <w:marLeft w:val="480"/>
          <w:marRight w:val="0"/>
          <w:marTop w:val="0"/>
          <w:marBottom w:val="0"/>
          <w:divBdr>
            <w:top w:val="none" w:sz="0" w:space="0" w:color="auto"/>
            <w:left w:val="none" w:sz="0" w:space="0" w:color="auto"/>
            <w:bottom w:val="none" w:sz="0" w:space="0" w:color="auto"/>
            <w:right w:val="none" w:sz="0" w:space="0" w:color="auto"/>
          </w:divBdr>
        </w:div>
        <w:div w:id="409692671">
          <w:marLeft w:val="480"/>
          <w:marRight w:val="0"/>
          <w:marTop w:val="0"/>
          <w:marBottom w:val="0"/>
          <w:divBdr>
            <w:top w:val="none" w:sz="0" w:space="0" w:color="auto"/>
            <w:left w:val="none" w:sz="0" w:space="0" w:color="auto"/>
            <w:bottom w:val="none" w:sz="0" w:space="0" w:color="auto"/>
            <w:right w:val="none" w:sz="0" w:space="0" w:color="auto"/>
          </w:divBdr>
        </w:div>
        <w:div w:id="446389072">
          <w:marLeft w:val="480"/>
          <w:marRight w:val="0"/>
          <w:marTop w:val="0"/>
          <w:marBottom w:val="0"/>
          <w:divBdr>
            <w:top w:val="none" w:sz="0" w:space="0" w:color="auto"/>
            <w:left w:val="none" w:sz="0" w:space="0" w:color="auto"/>
            <w:bottom w:val="none" w:sz="0" w:space="0" w:color="auto"/>
            <w:right w:val="none" w:sz="0" w:space="0" w:color="auto"/>
          </w:divBdr>
        </w:div>
        <w:div w:id="457378475">
          <w:marLeft w:val="480"/>
          <w:marRight w:val="0"/>
          <w:marTop w:val="0"/>
          <w:marBottom w:val="0"/>
          <w:divBdr>
            <w:top w:val="none" w:sz="0" w:space="0" w:color="auto"/>
            <w:left w:val="none" w:sz="0" w:space="0" w:color="auto"/>
            <w:bottom w:val="none" w:sz="0" w:space="0" w:color="auto"/>
            <w:right w:val="none" w:sz="0" w:space="0" w:color="auto"/>
          </w:divBdr>
        </w:div>
        <w:div w:id="525293890">
          <w:marLeft w:val="480"/>
          <w:marRight w:val="0"/>
          <w:marTop w:val="0"/>
          <w:marBottom w:val="0"/>
          <w:divBdr>
            <w:top w:val="none" w:sz="0" w:space="0" w:color="auto"/>
            <w:left w:val="none" w:sz="0" w:space="0" w:color="auto"/>
            <w:bottom w:val="none" w:sz="0" w:space="0" w:color="auto"/>
            <w:right w:val="none" w:sz="0" w:space="0" w:color="auto"/>
          </w:divBdr>
        </w:div>
        <w:div w:id="526065088">
          <w:marLeft w:val="480"/>
          <w:marRight w:val="0"/>
          <w:marTop w:val="0"/>
          <w:marBottom w:val="0"/>
          <w:divBdr>
            <w:top w:val="none" w:sz="0" w:space="0" w:color="auto"/>
            <w:left w:val="none" w:sz="0" w:space="0" w:color="auto"/>
            <w:bottom w:val="none" w:sz="0" w:space="0" w:color="auto"/>
            <w:right w:val="none" w:sz="0" w:space="0" w:color="auto"/>
          </w:divBdr>
        </w:div>
        <w:div w:id="623000192">
          <w:marLeft w:val="480"/>
          <w:marRight w:val="0"/>
          <w:marTop w:val="0"/>
          <w:marBottom w:val="0"/>
          <w:divBdr>
            <w:top w:val="none" w:sz="0" w:space="0" w:color="auto"/>
            <w:left w:val="none" w:sz="0" w:space="0" w:color="auto"/>
            <w:bottom w:val="none" w:sz="0" w:space="0" w:color="auto"/>
            <w:right w:val="none" w:sz="0" w:space="0" w:color="auto"/>
          </w:divBdr>
        </w:div>
        <w:div w:id="687022169">
          <w:marLeft w:val="480"/>
          <w:marRight w:val="0"/>
          <w:marTop w:val="0"/>
          <w:marBottom w:val="0"/>
          <w:divBdr>
            <w:top w:val="none" w:sz="0" w:space="0" w:color="auto"/>
            <w:left w:val="none" w:sz="0" w:space="0" w:color="auto"/>
            <w:bottom w:val="none" w:sz="0" w:space="0" w:color="auto"/>
            <w:right w:val="none" w:sz="0" w:space="0" w:color="auto"/>
          </w:divBdr>
        </w:div>
        <w:div w:id="787354213">
          <w:marLeft w:val="480"/>
          <w:marRight w:val="0"/>
          <w:marTop w:val="0"/>
          <w:marBottom w:val="0"/>
          <w:divBdr>
            <w:top w:val="none" w:sz="0" w:space="0" w:color="auto"/>
            <w:left w:val="none" w:sz="0" w:space="0" w:color="auto"/>
            <w:bottom w:val="none" w:sz="0" w:space="0" w:color="auto"/>
            <w:right w:val="none" w:sz="0" w:space="0" w:color="auto"/>
          </w:divBdr>
        </w:div>
        <w:div w:id="822702623">
          <w:marLeft w:val="480"/>
          <w:marRight w:val="0"/>
          <w:marTop w:val="0"/>
          <w:marBottom w:val="0"/>
          <w:divBdr>
            <w:top w:val="none" w:sz="0" w:space="0" w:color="auto"/>
            <w:left w:val="none" w:sz="0" w:space="0" w:color="auto"/>
            <w:bottom w:val="none" w:sz="0" w:space="0" w:color="auto"/>
            <w:right w:val="none" w:sz="0" w:space="0" w:color="auto"/>
          </w:divBdr>
        </w:div>
        <w:div w:id="929893636">
          <w:marLeft w:val="480"/>
          <w:marRight w:val="0"/>
          <w:marTop w:val="0"/>
          <w:marBottom w:val="0"/>
          <w:divBdr>
            <w:top w:val="none" w:sz="0" w:space="0" w:color="auto"/>
            <w:left w:val="none" w:sz="0" w:space="0" w:color="auto"/>
            <w:bottom w:val="none" w:sz="0" w:space="0" w:color="auto"/>
            <w:right w:val="none" w:sz="0" w:space="0" w:color="auto"/>
          </w:divBdr>
        </w:div>
        <w:div w:id="951131919">
          <w:marLeft w:val="480"/>
          <w:marRight w:val="0"/>
          <w:marTop w:val="0"/>
          <w:marBottom w:val="0"/>
          <w:divBdr>
            <w:top w:val="none" w:sz="0" w:space="0" w:color="auto"/>
            <w:left w:val="none" w:sz="0" w:space="0" w:color="auto"/>
            <w:bottom w:val="none" w:sz="0" w:space="0" w:color="auto"/>
            <w:right w:val="none" w:sz="0" w:space="0" w:color="auto"/>
          </w:divBdr>
        </w:div>
        <w:div w:id="954486296">
          <w:marLeft w:val="480"/>
          <w:marRight w:val="0"/>
          <w:marTop w:val="0"/>
          <w:marBottom w:val="0"/>
          <w:divBdr>
            <w:top w:val="none" w:sz="0" w:space="0" w:color="auto"/>
            <w:left w:val="none" w:sz="0" w:space="0" w:color="auto"/>
            <w:bottom w:val="none" w:sz="0" w:space="0" w:color="auto"/>
            <w:right w:val="none" w:sz="0" w:space="0" w:color="auto"/>
          </w:divBdr>
        </w:div>
        <w:div w:id="992565032">
          <w:marLeft w:val="480"/>
          <w:marRight w:val="0"/>
          <w:marTop w:val="0"/>
          <w:marBottom w:val="0"/>
          <w:divBdr>
            <w:top w:val="none" w:sz="0" w:space="0" w:color="auto"/>
            <w:left w:val="none" w:sz="0" w:space="0" w:color="auto"/>
            <w:bottom w:val="none" w:sz="0" w:space="0" w:color="auto"/>
            <w:right w:val="none" w:sz="0" w:space="0" w:color="auto"/>
          </w:divBdr>
        </w:div>
        <w:div w:id="996962487">
          <w:marLeft w:val="480"/>
          <w:marRight w:val="0"/>
          <w:marTop w:val="0"/>
          <w:marBottom w:val="0"/>
          <w:divBdr>
            <w:top w:val="none" w:sz="0" w:space="0" w:color="auto"/>
            <w:left w:val="none" w:sz="0" w:space="0" w:color="auto"/>
            <w:bottom w:val="none" w:sz="0" w:space="0" w:color="auto"/>
            <w:right w:val="none" w:sz="0" w:space="0" w:color="auto"/>
          </w:divBdr>
        </w:div>
        <w:div w:id="1013874160">
          <w:marLeft w:val="480"/>
          <w:marRight w:val="0"/>
          <w:marTop w:val="0"/>
          <w:marBottom w:val="0"/>
          <w:divBdr>
            <w:top w:val="none" w:sz="0" w:space="0" w:color="auto"/>
            <w:left w:val="none" w:sz="0" w:space="0" w:color="auto"/>
            <w:bottom w:val="none" w:sz="0" w:space="0" w:color="auto"/>
            <w:right w:val="none" w:sz="0" w:space="0" w:color="auto"/>
          </w:divBdr>
        </w:div>
        <w:div w:id="1014110910">
          <w:marLeft w:val="480"/>
          <w:marRight w:val="0"/>
          <w:marTop w:val="0"/>
          <w:marBottom w:val="0"/>
          <w:divBdr>
            <w:top w:val="none" w:sz="0" w:space="0" w:color="auto"/>
            <w:left w:val="none" w:sz="0" w:space="0" w:color="auto"/>
            <w:bottom w:val="none" w:sz="0" w:space="0" w:color="auto"/>
            <w:right w:val="none" w:sz="0" w:space="0" w:color="auto"/>
          </w:divBdr>
        </w:div>
        <w:div w:id="1029379295">
          <w:marLeft w:val="480"/>
          <w:marRight w:val="0"/>
          <w:marTop w:val="0"/>
          <w:marBottom w:val="0"/>
          <w:divBdr>
            <w:top w:val="none" w:sz="0" w:space="0" w:color="auto"/>
            <w:left w:val="none" w:sz="0" w:space="0" w:color="auto"/>
            <w:bottom w:val="none" w:sz="0" w:space="0" w:color="auto"/>
            <w:right w:val="none" w:sz="0" w:space="0" w:color="auto"/>
          </w:divBdr>
        </w:div>
        <w:div w:id="1049038427">
          <w:marLeft w:val="480"/>
          <w:marRight w:val="0"/>
          <w:marTop w:val="0"/>
          <w:marBottom w:val="0"/>
          <w:divBdr>
            <w:top w:val="none" w:sz="0" w:space="0" w:color="auto"/>
            <w:left w:val="none" w:sz="0" w:space="0" w:color="auto"/>
            <w:bottom w:val="none" w:sz="0" w:space="0" w:color="auto"/>
            <w:right w:val="none" w:sz="0" w:space="0" w:color="auto"/>
          </w:divBdr>
        </w:div>
        <w:div w:id="1062406248">
          <w:marLeft w:val="480"/>
          <w:marRight w:val="0"/>
          <w:marTop w:val="0"/>
          <w:marBottom w:val="0"/>
          <w:divBdr>
            <w:top w:val="none" w:sz="0" w:space="0" w:color="auto"/>
            <w:left w:val="none" w:sz="0" w:space="0" w:color="auto"/>
            <w:bottom w:val="none" w:sz="0" w:space="0" w:color="auto"/>
            <w:right w:val="none" w:sz="0" w:space="0" w:color="auto"/>
          </w:divBdr>
        </w:div>
        <w:div w:id="1123573919">
          <w:marLeft w:val="480"/>
          <w:marRight w:val="0"/>
          <w:marTop w:val="0"/>
          <w:marBottom w:val="0"/>
          <w:divBdr>
            <w:top w:val="none" w:sz="0" w:space="0" w:color="auto"/>
            <w:left w:val="none" w:sz="0" w:space="0" w:color="auto"/>
            <w:bottom w:val="none" w:sz="0" w:space="0" w:color="auto"/>
            <w:right w:val="none" w:sz="0" w:space="0" w:color="auto"/>
          </w:divBdr>
        </w:div>
        <w:div w:id="1155802940">
          <w:marLeft w:val="480"/>
          <w:marRight w:val="0"/>
          <w:marTop w:val="0"/>
          <w:marBottom w:val="0"/>
          <w:divBdr>
            <w:top w:val="none" w:sz="0" w:space="0" w:color="auto"/>
            <w:left w:val="none" w:sz="0" w:space="0" w:color="auto"/>
            <w:bottom w:val="none" w:sz="0" w:space="0" w:color="auto"/>
            <w:right w:val="none" w:sz="0" w:space="0" w:color="auto"/>
          </w:divBdr>
        </w:div>
        <w:div w:id="1185169993">
          <w:marLeft w:val="480"/>
          <w:marRight w:val="0"/>
          <w:marTop w:val="0"/>
          <w:marBottom w:val="0"/>
          <w:divBdr>
            <w:top w:val="none" w:sz="0" w:space="0" w:color="auto"/>
            <w:left w:val="none" w:sz="0" w:space="0" w:color="auto"/>
            <w:bottom w:val="none" w:sz="0" w:space="0" w:color="auto"/>
            <w:right w:val="none" w:sz="0" w:space="0" w:color="auto"/>
          </w:divBdr>
        </w:div>
        <w:div w:id="1211695986">
          <w:marLeft w:val="480"/>
          <w:marRight w:val="0"/>
          <w:marTop w:val="0"/>
          <w:marBottom w:val="0"/>
          <w:divBdr>
            <w:top w:val="none" w:sz="0" w:space="0" w:color="auto"/>
            <w:left w:val="none" w:sz="0" w:space="0" w:color="auto"/>
            <w:bottom w:val="none" w:sz="0" w:space="0" w:color="auto"/>
            <w:right w:val="none" w:sz="0" w:space="0" w:color="auto"/>
          </w:divBdr>
        </w:div>
        <w:div w:id="1230845411">
          <w:marLeft w:val="480"/>
          <w:marRight w:val="0"/>
          <w:marTop w:val="0"/>
          <w:marBottom w:val="0"/>
          <w:divBdr>
            <w:top w:val="none" w:sz="0" w:space="0" w:color="auto"/>
            <w:left w:val="none" w:sz="0" w:space="0" w:color="auto"/>
            <w:bottom w:val="none" w:sz="0" w:space="0" w:color="auto"/>
            <w:right w:val="none" w:sz="0" w:space="0" w:color="auto"/>
          </w:divBdr>
        </w:div>
        <w:div w:id="1243221013">
          <w:marLeft w:val="480"/>
          <w:marRight w:val="0"/>
          <w:marTop w:val="0"/>
          <w:marBottom w:val="0"/>
          <w:divBdr>
            <w:top w:val="none" w:sz="0" w:space="0" w:color="auto"/>
            <w:left w:val="none" w:sz="0" w:space="0" w:color="auto"/>
            <w:bottom w:val="none" w:sz="0" w:space="0" w:color="auto"/>
            <w:right w:val="none" w:sz="0" w:space="0" w:color="auto"/>
          </w:divBdr>
        </w:div>
        <w:div w:id="1274509130">
          <w:marLeft w:val="480"/>
          <w:marRight w:val="0"/>
          <w:marTop w:val="0"/>
          <w:marBottom w:val="0"/>
          <w:divBdr>
            <w:top w:val="none" w:sz="0" w:space="0" w:color="auto"/>
            <w:left w:val="none" w:sz="0" w:space="0" w:color="auto"/>
            <w:bottom w:val="none" w:sz="0" w:space="0" w:color="auto"/>
            <w:right w:val="none" w:sz="0" w:space="0" w:color="auto"/>
          </w:divBdr>
        </w:div>
        <w:div w:id="1281455030">
          <w:marLeft w:val="480"/>
          <w:marRight w:val="0"/>
          <w:marTop w:val="0"/>
          <w:marBottom w:val="0"/>
          <w:divBdr>
            <w:top w:val="none" w:sz="0" w:space="0" w:color="auto"/>
            <w:left w:val="none" w:sz="0" w:space="0" w:color="auto"/>
            <w:bottom w:val="none" w:sz="0" w:space="0" w:color="auto"/>
            <w:right w:val="none" w:sz="0" w:space="0" w:color="auto"/>
          </w:divBdr>
        </w:div>
        <w:div w:id="1316958474">
          <w:marLeft w:val="480"/>
          <w:marRight w:val="0"/>
          <w:marTop w:val="0"/>
          <w:marBottom w:val="0"/>
          <w:divBdr>
            <w:top w:val="none" w:sz="0" w:space="0" w:color="auto"/>
            <w:left w:val="none" w:sz="0" w:space="0" w:color="auto"/>
            <w:bottom w:val="none" w:sz="0" w:space="0" w:color="auto"/>
            <w:right w:val="none" w:sz="0" w:space="0" w:color="auto"/>
          </w:divBdr>
        </w:div>
        <w:div w:id="1325278312">
          <w:marLeft w:val="480"/>
          <w:marRight w:val="0"/>
          <w:marTop w:val="0"/>
          <w:marBottom w:val="0"/>
          <w:divBdr>
            <w:top w:val="none" w:sz="0" w:space="0" w:color="auto"/>
            <w:left w:val="none" w:sz="0" w:space="0" w:color="auto"/>
            <w:bottom w:val="none" w:sz="0" w:space="0" w:color="auto"/>
            <w:right w:val="none" w:sz="0" w:space="0" w:color="auto"/>
          </w:divBdr>
        </w:div>
        <w:div w:id="1357728593">
          <w:marLeft w:val="480"/>
          <w:marRight w:val="0"/>
          <w:marTop w:val="0"/>
          <w:marBottom w:val="0"/>
          <w:divBdr>
            <w:top w:val="none" w:sz="0" w:space="0" w:color="auto"/>
            <w:left w:val="none" w:sz="0" w:space="0" w:color="auto"/>
            <w:bottom w:val="none" w:sz="0" w:space="0" w:color="auto"/>
            <w:right w:val="none" w:sz="0" w:space="0" w:color="auto"/>
          </w:divBdr>
        </w:div>
        <w:div w:id="1360358215">
          <w:marLeft w:val="480"/>
          <w:marRight w:val="0"/>
          <w:marTop w:val="0"/>
          <w:marBottom w:val="0"/>
          <w:divBdr>
            <w:top w:val="none" w:sz="0" w:space="0" w:color="auto"/>
            <w:left w:val="none" w:sz="0" w:space="0" w:color="auto"/>
            <w:bottom w:val="none" w:sz="0" w:space="0" w:color="auto"/>
            <w:right w:val="none" w:sz="0" w:space="0" w:color="auto"/>
          </w:divBdr>
        </w:div>
        <w:div w:id="1365255082">
          <w:marLeft w:val="480"/>
          <w:marRight w:val="0"/>
          <w:marTop w:val="0"/>
          <w:marBottom w:val="0"/>
          <w:divBdr>
            <w:top w:val="none" w:sz="0" w:space="0" w:color="auto"/>
            <w:left w:val="none" w:sz="0" w:space="0" w:color="auto"/>
            <w:bottom w:val="none" w:sz="0" w:space="0" w:color="auto"/>
            <w:right w:val="none" w:sz="0" w:space="0" w:color="auto"/>
          </w:divBdr>
        </w:div>
        <w:div w:id="1382947496">
          <w:marLeft w:val="480"/>
          <w:marRight w:val="0"/>
          <w:marTop w:val="0"/>
          <w:marBottom w:val="0"/>
          <w:divBdr>
            <w:top w:val="none" w:sz="0" w:space="0" w:color="auto"/>
            <w:left w:val="none" w:sz="0" w:space="0" w:color="auto"/>
            <w:bottom w:val="none" w:sz="0" w:space="0" w:color="auto"/>
            <w:right w:val="none" w:sz="0" w:space="0" w:color="auto"/>
          </w:divBdr>
        </w:div>
        <w:div w:id="1527711651">
          <w:marLeft w:val="480"/>
          <w:marRight w:val="0"/>
          <w:marTop w:val="0"/>
          <w:marBottom w:val="0"/>
          <w:divBdr>
            <w:top w:val="none" w:sz="0" w:space="0" w:color="auto"/>
            <w:left w:val="none" w:sz="0" w:space="0" w:color="auto"/>
            <w:bottom w:val="none" w:sz="0" w:space="0" w:color="auto"/>
            <w:right w:val="none" w:sz="0" w:space="0" w:color="auto"/>
          </w:divBdr>
        </w:div>
        <w:div w:id="1713723096">
          <w:marLeft w:val="480"/>
          <w:marRight w:val="0"/>
          <w:marTop w:val="0"/>
          <w:marBottom w:val="0"/>
          <w:divBdr>
            <w:top w:val="none" w:sz="0" w:space="0" w:color="auto"/>
            <w:left w:val="none" w:sz="0" w:space="0" w:color="auto"/>
            <w:bottom w:val="none" w:sz="0" w:space="0" w:color="auto"/>
            <w:right w:val="none" w:sz="0" w:space="0" w:color="auto"/>
          </w:divBdr>
        </w:div>
        <w:div w:id="1743914210">
          <w:marLeft w:val="480"/>
          <w:marRight w:val="0"/>
          <w:marTop w:val="0"/>
          <w:marBottom w:val="0"/>
          <w:divBdr>
            <w:top w:val="none" w:sz="0" w:space="0" w:color="auto"/>
            <w:left w:val="none" w:sz="0" w:space="0" w:color="auto"/>
            <w:bottom w:val="none" w:sz="0" w:space="0" w:color="auto"/>
            <w:right w:val="none" w:sz="0" w:space="0" w:color="auto"/>
          </w:divBdr>
        </w:div>
        <w:div w:id="1776705186">
          <w:marLeft w:val="480"/>
          <w:marRight w:val="0"/>
          <w:marTop w:val="0"/>
          <w:marBottom w:val="0"/>
          <w:divBdr>
            <w:top w:val="none" w:sz="0" w:space="0" w:color="auto"/>
            <w:left w:val="none" w:sz="0" w:space="0" w:color="auto"/>
            <w:bottom w:val="none" w:sz="0" w:space="0" w:color="auto"/>
            <w:right w:val="none" w:sz="0" w:space="0" w:color="auto"/>
          </w:divBdr>
        </w:div>
        <w:div w:id="1824391261">
          <w:marLeft w:val="480"/>
          <w:marRight w:val="0"/>
          <w:marTop w:val="0"/>
          <w:marBottom w:val="0"/>
          <w:divBdr>
            <w:top w:val="none" w:sz="0" w:space="0" w:color="auto"/>
            <w:left w:val="none" w:sz="0" w:space="0" w:color="auto"/>
            <w:bottom w:val="none" w:sz="0" w:space="0" w:color="auto"/>
            <w:right w:val="none" w:sz="0" w:space="0" w:color="auto"/>
          </w:divBdr>
        </w:div>
        <w:div w:id="1872110242">
          <w:marLeft w:val="480"/>
          <w:marRight w:val="0"/>
          <w:marTop w:val="0"/>
          <w:marBottom w:val="0"/>
          <w:divBdr>
            <w:top w:val="none" w:sz="0" w:space="0" w:color="auto"/>
            <w:left w:val="none" w:sz="0" w:space="0" w:color="auto"/>
            <w:bottom w:val="none" w:sz="0" w:space="0" w:color="auto"/>
            <w:right w:val="none" w:sz="0" w:space="0" w:color="auto"/>
          </w:divBdr>
        </w:div>
        <w:div w:id="1929536933">
          <w:marLeft w:val="480"/>
          <w:marRight w:val="0"/>
          <w:marTop w:val="0"/>
          <w:marBottom w:val="0"/>
          <w:divBdr>
            <w:top w:val="none" w:sz="0" w:space="0" w:color="auto"/>
            <w:left w:val="none" w:sz="0" w:space="0" w:color="auto"/>
            <w:bottom w:val="none" w:sz="0" w:space="0" w:color="auto"/>
            <w:right w:val="none" w:sz="0" w:space="0" w:color="auto"/>
          </w:divBdr>
        </w:div>
        <w:div w:id="1935165279">
          <w:marLeft w:val="480"/>
          <w:marRight w:val="0"/>
          <w:marTop w:val="0"/>
          <w:marBottom w:val="0"/>
          <w:divBdr>
            <w:top w:val="none" w:sz="0" w:space="0" w:color="auto"/>
            <w:left w:val="none" w:sz="0" w:space="0" w:color="auto"/>
            <w:bottom w:val="none" w:sz="0" w:space="0" w:color="auto"/>
            <w:right w:val="none" w:sz="0" w:space="0" w:color="auto"/>
          </w:divBdr>
        </w:div>
        <w:div w:id="1947541911">
          <w:marLeft w:val="480"/>
          <w:marRight w:val="0"/>
          <w:marTop w:val="0"/>
          <w:marBottom w:val="0"/>
          <w:divBdr>
            <w:top w:val="none" w:sz="0" w:space="0" w:color="auto"/>
            <w:left w:val="none" w:sz="0" w:space="0" w:color="auto"/>
            <w:bottom w:val="none" w:sz="0" w:space="0" w:color="auto"/>
            <w:right w:val="none" w:sz="0" w:space="0" w:color="auto"/>
          </w:divBdr>
        </w:div>
        <w:div w:id="1963802104">
          <w:marLeft w:val="480"/>
          <w:marRight w:val="0"/>
          <w:marTop w:val="0"/>
          <w:marBottom w:val="0"/>
          <w:divBdr>
            <w:top w:val="none" w:sz="0" w:space="0" w:color="auto"/>
            <w:left w:val="none" w:sz="0" w:space="0" w:color="auto"/>
            <w:bottom w:val="none" w:sz="0" w:space="0" w:color="auto"/>
            <w:right w:val="none" w:sz="0" w:space="0" w:color="auto"/>
          </w:divBdr>
        </w:div>
        <w:div w:id="2014254751">
          <w:marLeft w:val="480"/>
          <w:marRight w:val="0"/>
          <w:marTop w:val="0"/>
          <w:marBottom w:val="0"/>
          <w:divBdr>
            <w:top w:val="none" w:sz="0" w:space="0" w:color="auto"/>
            <w:left w:val="none" w:sz="0" w:space="0" w:color="auto"/>
            <w:bottom w:val="none" w:sz="0" w:space="0" w:color="auto"/>
            <w:right w:val="none" w:sz="0" w:space="0" w:color="auto"/>
          </w:divBdr>
        </w:div>
        <w:div w:id="2019844101">
          <w:marLeft w:val="480"/>
          <w:marRight w:val="0"/>
          <w:marTop w:val="0"/>
          <w:marBottom w:val="0"/>
          <w:divBdr>
            <w:top w:val="none" w:sz="0" w:space="0" w:color="auto"/>
            <w:left w:val="none" w:sz="0" w:space="0" w:color="auto"/>
            <w:bottom w:val="none" w:sz="0" w:space="0" w:color="auto"/>
            <w:right w:val="none" w:sz="0" w:space="0" w:color="auto"/>
          </w:divBdr>
        </w:div>
        <w:div w:id="2055962126">
          <w:marLeft w:val="480"/>
          <w:marRight w:val="0"/>
          <w:marTop w:val="0"/>
          <w:marBottom w:val="0"/>
          <w:divBdr>
            <w:top w:val="none" w:sz="0" w:space="0" w:color="auto"/>
            <w:left w:val="none" w:sz="0" w:space="0" w:color="auto"/>
            <w:bottom w:val="none" w:sz="0" w:space="0" w:color="auto"/>
            <w:right w:val="none" w:sz="0" w:space="0" w:color="auto"/>
          </w:divBdr>
        </w:div>
        <w:div w:id="2078673753">
          <w:marLeft w:val="480"/>
          <w:marRight w:val="0"/>
          <w:marTop w:val="0"/>
          <w:marBottom w:val="0"/>
          <w:divBdr>
            <w:top w:val="none" w:sz="0" w:space="0" w:color="auto"/>
            <w:left w:val="none" w:sz="0" w:space="0" w:color="auto"/>
            <w:bottom w:val="none" w:sz="0" w:space="0" w:color="auto"/>
            <w:right w:val="none" w:sz="0" w:space="0" w:color="auto"/>
          </w:divBdr>
        </w:div>
        <w:div w:id="2090034438">
          <w:marLeft w:val="480"/>
          <w:marRight w:val="0"/>
          <w:marTop w:val="0"/>
          <w:marBottom w:val="0"/>
          <w:divBdr>
            <w:top w:val="none" w:sz="0" w:space="0" w:color="auto"/>
            <w:left w:val="none" w:sz="0" w:space="0" w:color="auto"/>
            <w:bottom w:val="none" w:sz="0" w:space="0" w:color="auto"/>
            <w:right w:val="none" w:sz="0" w:space="0" w:color="auto"/>
          </w:divBdr>
        </w:div>
        <w:div w:id="2117092786">
          <w:marLeft w:val="480"/>
          <w:marRight w:val="0"/>
          <w:marTop w:val="0"/>
          <w:marBottom w:val="0"/>
          <w:divBdr>
            <w:top w:val="none" w:sz="0" w:space="0" w:color="auto"/>
            <w:left w:val="none" w:sz="0" w:space="0" w:color="auto"/>
            <w:bottom w:val="none" w:sz="0" w:space="0" w:color="auto"/>
            <w:right w:val="none" w:sz="0" w:space="0" w:color="auto"/>
          </w:divBdr>
        </w:div>
      </w:divsChild>
    </w:div>
    <w:div w:id="1472863333">
      <w:bodyDiv w:val="1"/>
      <w:marLeft w:val="0"/>
      <w:marRight w:val="0"/>
      <w:marTop w:val="0"/>
      <w:marBottom w:val="0"/>
      <w:divBdr>
        <w:top w:val="none" w:sz="0" w:space="0" w:color="auto"/>
        <w:left w:val="none" w:sz="0" w:space="0" w:color="auto"/>
        <w:bottom w:val="none" w:sz="0" w:space="0" w:color="auto"/>
        <w:right w:val="none" w:sz="0" w:space="0" w:color="auto"/>
      </w:divBdr>
    </w:div>
    <w:div w:id="1477992067">
      <w:bodyDiv w:val="1"/>
      <w:marLeft w:val="0"/>
      <w:marRight w:val="0"/>
      <w:marTop w:val="0"/>
      <w:marBottom w:val="0"/>
      <w:divBdr>
        <w:top w:val="none" w:sz="0" w:space="0" w:color="auto"/>
        <w:left w:val="none" w:sz="0" w:space="0" w:color="auto"/>
        <w:bottom w:val="none" w:sz="0" w:space="0" w:color="auto"/>
        <w:right w:val="none" w:sz="0" w:space="0" w:color="auto"/>
      </w:divBdr>
    </w:div>
    <w:div w:id="1480725838">
      <w:bodyDiv w:val="1"/>
      <w:marLeft w:val="0"/>
      <w:marRight w:val="0"/>
      <w:marTop w:val="0"/>
      <w:marBottom w:val="0"/>
      <w:divBdr>
        <w:top w:val="none" w:sz="0" w:space="0" w:color="auto"/>
        <w:left w:val="none" w:sz="0" w:space="0" w:color="auto"/>
        <w:bottom w:val="none" w:sz="0" w:space="0" w:color="auto"/>
        <w:right w:val="none" w:sz="0" w:space="0" w:color="auto"/>
      </w:divBdr>
    </w:div>
    <w:div w:id="1481731890">
      <w:bodyDiv w:val="1"/>
      <w:marLeft w:val="0"/>
      <w:marRight w:val="0"/>
      <w:marTop w:val="0"/>
      <w:marBottom w:val="0"/>
      <w:divBdr>
        <w:top w:val="none" w:sz="0" w:space="0" w:color="auto"/>
        <w:left w:val="none" w:sz="0" w:space="0" w:color="auto"/>
        <w:bottom w:val="none" w:sz="0" w:space="0" w:color="auto"/>
        <w:right w:val="none" w:sz="0" w:space="0" w:color="auto"/>
      </w:divBdr>
    </w:div>
    <w:div w:id="1481925427">
      <w:bodyDiv w:val="1"/>
      <w:marLeft w:val="0"/>
      <w:marRight w:val="0"/>
      <w:marTop w:val="0"/>
      <w:marBottom w:val="0"/>
      <w:divBdr>
        <w:top w:val="none" w:sz="0" w:space="0" w:color="auto"/>
        <w:left w:val="none" w:sz="0" w:space="0" w:color="auto"/>
        <w:bottom w:val="none" w:sz="0" w:space="0" w:color="auto"/>
        <w:right w:val="none" w:sz="0" w:space="0" w:color="auto"/>
      </w:divBdr>
    </w:div>
    <w:div w:id="1484540615">
      <w:bodyDiv w:val="1"/>
      <w:marLeft w:val="0"/>
      <w:marRight w:val="0"/>
      <w:marTop w:val="0"/>
      <w:marBottom w:val="0"/>
      <w:divBdr>
        <w:top w:val="none" w:sz="0" w:space="0" w:color="auto"/>
        <w:left w:val="none" w:sz="0" w:space="0" w:color="auto"/>
        <w:bottom w:val="none" w:sz="0" w:space="0" w:color="auto"/>
        <w:right w:val="none" w:sz="0" w:space="0" w:color="auto"/>
      </w:divBdr>
    </w:div>
    <w:div w:id="1496336369">
      <w:bodyDiv w:val="1"/>
      <w:marLeft w:val="0"/>
      <w:marRight w:val="0"/>
      <w:marTop w:val="0"/>
      <w:marBottom w:val="0"/>
      <w:divBdr>
        <w:top w:val="none" w:sz="0" w:space="0" w:color="auto"/>
        <w:left w:val="none" w:sz="0" w:space="0" w:color="auto"/>
        <w:bottom w:val="none" w:sz="0" w:space="0" w:color="auto"/>
        <w:right w:val="none" w:sz="0" w:space="0" w:color="auto"/>
      </w:divBdr>
    </w:div>
    <w:div w:id="1496803942">
      <w:bodyDiv w:val="1"/>
      <w:marLeft w:val="0"/>
      <w:marRight w:val="0"/>
      <w:marTop w:val="0"/>
      <w:marBottom w:val="0"/>
      <w:divBdr>
        <w:top w:val="none" w:sz="0" w:space="0" w:color="auto"/>
        <w:left w:val="none" w:sz="0" w:space="0" w:color="auto"/>
        <w:bottom w:val="none" w:sz="0" w:space="0" w:color="auto"/>
        <w:right w:val="none" w:sz="0" w:space="0" w:color="auto"/>
      </w:divBdr>
    </w:div>
    <w:div w:id="1497457623">
      <w:bodyDiv w:val="1"/>
      <w:marLeft w:val="0"/>
      <w:marRight w:val="0"/>
      <w:marTop w:val="0"/>
      <w:marBottom w:val="0"/>
      <w:divBdr>
        <w:top w:val="none" w:sz="0" w:space="0" w:color="auto"/>
        <w:left w:val="none" w:sz="0" w:space="0" w:color="auto"/>
        <w:bottom w:val="none" w:sz="0" w:space="0" w:color="auto"/>
        <w:right w:val="none" w:sz="0" w:space="0" w:color="auto"/>
      </w:divBdr>
      <w:divsChild>
        <w:div w:id="36010836">
          <w:marLeft w:val="640"/>
          <w:marRight w:val="0"/>
          <w:marTop w:val="0"/>
          <w:marBottom w:val="0"/>
          <w:divBdr>
            <w:top w:val="none" w:sz="0" w:space="0" w:color="auto"/>
            <w:left w:val="none" w:sz="0" w:space="0" w:color="auto"/>
            <w:bottom w:val="none" w:sz="0" w:space="0" w:color="auto"/>
            <w:right w:val="none" w:sz="0" w:space="0" w:color="auto"/>
          </w:divBdr>
        </w:div>
        <w:div w:id="66996190">
          <w:marLeft w:val="640"/>
          <w:marRight w:val="0"/>
          <w:marTop w:val="0"/>
          <w:marBottom w:val="0"/>
          <w:divBdr>
            <w:top w:val="none" w:sz="0" w:space="0" w:color="auto"/>
            <w:left w:val="none" w:sz="0" w:space="0" w:color="auto"/>
            <w:bottom w:val="none" w:sz="0" w:space="0" w:color="auto"/>
            <w:right w:val="none" w:sz="0" w:space="0" w:color="auto"/>
          </w:divBdr>
        </w:div>
        <w:div w:id="128132329">
          <w:marLeft w:val="640"/>
          <w:marRight w:val="0"/>
          <w:marTop w:val="0"/>
          <w:marBottom w:val="0"/>
          <w:divBdr>
            <w:top w:val="none" w:sz="0" w:space="0" w:color="auto"/>
            <w:left w:val="none" w:sz="0" w:space="0" w:color="auto"/>
            <w:bottom w:val="none" w:sz="0" w:space="0" w:color="auto"/>
            <w:right w:val="none" w:sz="0" w:space="0" w:color="auto"/>
          </w:divBdr>
        </w:div>
        <w:div w:id="151259202">
          <w:marLeft w:val="640"/>
          <w:marRight w:val="0"/>
          <w:marTop w:val="0"/>
          <w:marBottom w:val="0"/>
          <w:divBdr>
            <w:top w:val="none" w:sz="0" w:space="0" w:color="auto"/>
            <w:left w:val="none" w:sz="0" w:space="0" w:color="auto"/>
            <w:bottom w:val="none" w:sz="0" w:space="0" w:color="auto"/>
            <w:right w:val="none" w:sz="0" w:space="0" w:color="auto"/>
          </w:divBdr>
        </w:div>
        <w:div w:id="161093604">
          <w:marLeft w:val="640"/>
          <w:marRight w:val="0"/>
          <w:marTop w:val="0"/>
          <w:marBottom w:val="0"/>
          <w:divBdr>
            <w:top w:val="none" w:sz="0" w:space="0" w:color="auto"/>
            <w:left w:val="none" w:sz="0" w:space="0" w:color="auto"/>
            <w:bottom w:val="none" w:sz="0" w:space="0" w:color="auto"/>
            <w:right w:val="none" w:sz="0" w:space="0" w:color="auto"/>
          </w:divBdr>
        </w:div>
        <w:div w:id="219025969">
          <w:marLeft w:val="640"/>
          <w:marRight w:val="0"/>
          <w:marTop w:val="0"/>
          <w:marBottom w:val="0"/>
          <w:divBdr>
            <w:top w:val="none" w:sz="0" w:space="0" w:color="auto"/>
            <w:left w:val="none" w:sz="0" w:space="0" w:color="auto"/>
            <w:bottom w:val="none" w:sz="0" w:space="0" w:color="auto"/>
            <w:right w:val="none" w:sz="0" w:space="0" w:color="auto"/>
          </w:divBdr>
        </w:div>
        <w:div w:id="233929250">
          <w:marLeft w:val="640"/>
          <w:marRight w:val="0"/>
          <w:marTop w:val="0"/>
          <w:marBottom w:val="0"/>
          <w:divBdr>
            <w:top w:val="none" w:sz="0" w:space="0" w:color="auto"/>
            <w:left w:val="none" w:sz="0" w:space="0" w:color="auto"/>
            <w:bottom w:val="none" w:sz="0" w:space="0" w:color="auto"/>
            <w:right w:val="none" w:sz="0" w:space="0" w:color="auto"/>
          </w:divBdr>
        </w:div>
        <w:div w:id="242878784">
          <w:marLeft w:val="640"/>
          <w:marRight w:val="0"/>
          <w:marTop w:val="0"/>
          <w:marBottom w:val="0"/>
          <w:divBdr>
            <w:top w:val="none" w:sz="0" w:space="0" w:color="auto"/>
            <w:left w:val="none" w:sz="0" w:space="0" w:color="auto"/>
            <w:bottom w:val="none" w:sz="0" w:space="0" w:color="auto"/>
            <w:right w:val="none" w:sz="0" w:space="0" w:color="auto"/>
          </w:divBdr>
        </w:div>
        <w:div w:id="287006059">
          <w:marLeft w:val="640"/>
          <w:marRight w:val="0"/>
          <w:marTop w:val="0"/>
          <w:marBottom w:val="0"/>
          <w:divBdr>
            <w:top w:val="none" w:sz="0" w:space="0" w:color="auto"/>
            <w:left w:val="none" w:sz="0" w:space="0" w:color="auto"/>
            <w:bottom w:val="none" w:sz="0" w:space="0" w:color="auto"/>
            <w:right w:val="none" w:sz="0" w:space="0" w:color="auto"/>
          </w:divBdr>
        </w:div>
        <w:div w:id="311520274">
          <w:marLeft w:val="640"/>
          <w:marRight w:val="0"/>
          <w:marTop w:val="0"/>
          <w:marBottom w:val="0"/>
          <w:divBdr>
            <w:top w:val="none" w:sz="0" w:space="0" w:color="auto"/>
            <w:left w:val="none" w:sz="0" w:space="0" w:color="auto"/>
            <w:bottom w:val="none" w:sz="0" w:space="0" w:color="auto"/>
            <w:right w:val="none" w:sz="0" w:space="0" w:color="auto"/>
          </w:divBdr>
        </w:div>
        <w:div w:id="320039628">
          <w:marLeft w:val="640"/>
          <w:marRight w:val="0"/>
          <w:marTop w:val="0"/>
          <w:marBottom w:val="0"/>
          <w:divBdr>
            <w:top w:val="none" w:sz="0" w:space="0" w:color="auto"/>
            <w:left w:val="none" w:sz="0" w:space="0" w:color="auto"/>
            <w:bottom w:val="none" w:sz="0" w:space="0" w:color="auto"/>
            <w:right w:val="none" w:sz="0" w:space="0" w:color="auto"/>
          </w:divBdr>
        </w:div>
        <w:div w:id="348920718">
          <w:marLeft w:val="640"/>
          <w:marRight w:val="0"/>
          <w:marTop w:val="0"/>
          <w:marBottom w:val="0"/>
          <w:divBdr>
            <w:top w:val="none" w:sz="0" w:space="0" w:color="auto"/>
            <w:left w:val="none" w:sz="0" w:space="0" w:color="auto"/>
            <w:bottom w:val="none" w:sz="0" w:space="0" w:color="auto"/>
            <w:right w:val="none" w:sz="0" w:space="0" w:color="auto"/>
          </w:divBdr>
        </w:div>
        <w:div w:id="442504889">
          <w:marLeft w:val="640"/>
          <w:marRight w:val="0"/>
          <w:marTop w:val="0"/>
          <w:marBottom w:val="0"/>
          <w:divBdr>
            <w:top w:val="none" w:sz="0" w:space="0" w:color="auto"/>
            <w:left w:val="none" w:sz="0" w:space="0" w:color="auto"/>
            <w:bottom w:val="none" w:sz="0" w:space="0" w:color="auto"/>
            <w:right w:val="none" w:sz="0" w:space="0" w:color="auto"/>
          </w:divBdr>
        </w:div>
        <w:div w:id="447511024">
          <w:marLeft w:val="640"/>
          <w:marRight w:val="0"/>
          <w:marTop w:val="0"/>
          <w:marBottom w:val="0"/>
          <w:divBdr>
            <w:top w:val="none" w:sz="0" w:space="0" w:color="auto"/>
            <w:left w:val="none" w:sz="0" w:space="0" w:color="auto"/>
            <w:bottom w:val="none" w:sz="0" w:space="0" w:color="auto"/>
            <w:right w:val="none" w:sz="0" w:space="0" w:color="auto"/>
          </w:divBdr>
        </w:div>
        <w:div w:id="452754957">
          <w:marLeft w:val="640"/>
          <w:marRight w:val="0"/>
          <w:marTop w:val="0"/>
          <w:marBottom w:val="0"/>
          <w:divBdr>
            <w:top w:val="none" w:sz="0" w:space="0" w:color="auto"/>
            <w:left w:val="none" w:sz="0" w:space="0" w:color="auto"/>
            <w:bottom w:val="none" w:sz="0" w:space="0" w:color="auto"/>
            <w:right w:val="none" w:sz="0" w:space="0" w:color="auto"/>
          </w:divBdr>
        </w:div>
        <w:div w:id="472910919">
          <w:marLeft w:val="640"/>
          <w:marRight w:val="0"/>
          <w:marTop w:val="0"/>
          <w:marBottom w:val="0"/>
          <w:divBdr>
            <w:top w:val="none" w:sz="0" w:space="0" w:color="auto"/>
            <w:left w:val="none" w:sz="0" w:space="0" w:color="auto"/>
            <w:bottom w:val="none" w:sz="0" w:space="0" w:color="auto"/>
            <w:right w:val="none" w:sz="0" w:space="0" w:color="auto"/>
          </w:divBdr>
        </w:div>
        <w:div w:id="557011745">
          <w:marLeft w:val="640"/>
          <w:marRight w:val="0"/>
          <w:marTop w:val="0"/>
          <w:marBottom w:val="0"/>
          <w:divBdr>
            <w:top w:val="none" w:sz="0" w:space="0" w:color="auto"/>
            <w:left w:val="none" w:sz="0" w:space="0" w:color="auto"/>
            <w:bottom w:val="none" w:sz="0" w:space="0" w:color="auto"/>
            <w:right w:val="none" w:sz="0" w:space="0" w:color="auto"/>
          </w:divBdr>
        </w:div>
        <w:div w:id="599219698">
          <w:marLeft w:val="640"/>
          <w:marRight w:val="0"/>
          <w:marTop w:val="0"/>
          <w:marBottom w:val="0"/>
          <w:divBdr>
            <w:top w:val="none" w:sz="0" w:space="0" w:color="auto"/>
            <w:left w:val="none" w:sz="0" w:space="0" w:color="auto"/>
            <w:bottom w:val="none" w:sz="0" w:space="0" w:color="auto"/>
            <w:right w:val="none" w:sz="0" w:space="0" w:color="auto"/>
          </w:divBdr>
        </w:div>
        <w:div w:id="732317145">
          <w:marLeft w:val="640"/>
          <w:marRight w:val="0"/>
          <w:marTop w:val="0"/>
          <w:marBottom w:val="0"/>
          <w:divBdr>
            <w:top w:val="none" w:sz="0" w:space="0" w:color="auto"/>
            <w:left w:val="none" w:sz="0" w:space="0" w:color="auto"/>
            <w:bottom w:val="none" w:sz="0" w:space="0" w:color="auto"/>
            <w:right w:val="none" w:sz="0" w:space="0" w:color="auto"/>
          </w:divBdr>
        </w:div>
        <w:div w:id="753285298">
          <w:marLeft w:val="640"/>
          <w:marRight w:val="0"/>
          <w:marTop w:val="0"/>
          <w:marBottom w:val="0"/>
          <w:divBdr>
            <w:top w:val="none" w:sz="0" w:space="0" w:color="auto"/>
            <w:left w:val="none" w:sz="0" w:space="0" w:color="auto"/>
            <w:bottom w:val="none" w:sz="0" w:space="0" w:color="auto"/>
            <w:right w:val="none" w:sz="0" w:space="0" w:color="auto"/>
          </w:divBdr>
        </w:div>
        <w:div w:id="756948194">
          <w:marLeft w:val="640"/>
          <w:marRight w:val="0"/>
          <w:marTop w:val="0"/>
          <w:marBottom w:val="0"/>
          <w:divBdr>
            <w:top w:val="none" w:sz="0" w:space="0" w:color="auto"/>
            <w:left w:val="none" w:sz="0" w:space="0" w:color="auto"/>
            <w:bottom w:val="none" w:sz="0" w:space="0" w:color="auto"/>
            <w:right w:val="none" w:sz="0" w:space="0" w:color="auto"/>
          </w:divBdr>
        </w:div>
        <w:div w:id="788861665">
          <w:marLeft w:val="640"/>
          <w:marRight w:val="0"/>
          <w:marTop w:val="0"/>
          <w:marBottom w:val="0"/>
          <w:divBdr>
            <w:top w:val="none" w:sz="0" w:space="0" w:color="auto"/>
            <w:left w:val="none" w:sz="0" w:space="0" w:color="auto"/>
            <w:bottom w:val="none" w:sz="0" w:space="0" w:color="auto"/>
            <w:right w:val="none" w:sz="0" w:space="0" w:color="auto"/>
          </w:divBdr>
        </w:div>
        <w:div w:id="826676855">
          <w:marLeft w:val="640"/>
          <w:marRight w:val="0"/>
          <w:marTop w:val="0"/>
          <w:marBottom w:val="0"/>
          <w:divBdr>
            <w:top w:val="none" w:sz="0" w:space="0" w:color="auto"/>
            <w:left w:val="none" w:sz="0" w:space="0" w:color="auto"/>
            <w:bottom w:val="none" w:sz="0" w:space="0" w:color="auto"/>
            <w:right w:val="none" w:sz="0" w:space="0" w:color="auto"/>
          </w:divBdr>
        </w:div>
        <w:div w:id="881793371">
          <w:marLeft w:val="640"/>
          <w:marRight w:val="0"/>
          <w:marTop w:val="0"/>
          <w:marBottom w:val="0"/>
          <w:divBdr>
            <w:top w:val="none" w:sz="0" w:space="0" w:color="auto"/>
            <w:left w:val="none" w:sz="0" w:space="0" w:color="auto"/>
            <w:bottom w:val="none" w:sz="0" w:space="0" w:color="auto"/>
            <w:right w:val="none" w:sz="0" w:space="0" w:color="auto"/>
          </w:divBdr>
        </w:div>
        <w:div w:id="934825687">
          <w:marLeft w:val="640"/>
          <w:marRight w:val="0"/>
          <w:marTop w:val="0"/>
          <w:marBottom w:val="0"/>
          <w:divBdr>
            <w:top w:val="none" w:sz="0" w:space="0" w:color="auto"/>
            <w:left w:val="none" w:sz="0" w:space="0" w:color="auto"/>
            <w:bottom w:val="none" w:sz="0" w:space="0" w:color="auto"/>
            <w:right w:val="none" w:sz="0" w:space="0" w:color="auto"/>
          </w:divBdr>
        </w:div>
        <w:div w:id="963076497">
          <w:marLeft w:val="640"/>
          <w:marRight w:val="0"/>
          <w:marTop w:val="0"/>
          <w:marBottom w:val="0"/>
          <w:divBdr>
            <w:top w:val="none" w:sz="0" w:space="0" w:color="auto"/>
            <w:left w:val="none" w:sz="0" w:space="0" w:color="auto"/>
            <w:bottom w:val="none" w:sz="0" w:space="0" w:color="auto"/>
            <w:right w:val="none" w:sz="0" w:space="0" w:color="auto"/>
          </w:divBdr>
        </w:div>
        <w:div w:id="1048185312">
          <w:marLeft w:val="640"/>
          <w:marRight w:val="0"/>
          <w:marTop w:val="0"/>
          <w:marBottom w:val="0"/>
          <w:divBdr>
            <w:top w:val="none" w:sz="0" w:space="0" w:color="auto"/>
            <w:left w:val="none" w:sz="0" w:space="0" w:color="auto"/>
            <w:bottom w:val="none" w:sz="0" w:space="0" w:color="auto"/>
            <w:right w:val="none" w:sz="0" w:space="0" w:color="auto"/>
          </w:divBdr>
        </w:div>
        <w:div w:id="1088311227">
          <w:marLeft w:val="640"/>
          <w:marRight w:val="0"/>
          <w:marTop w:val="0"/>
          <w:marBottom w:val="0"/>
          <w:divBdr>
            <w:top w:val="none" w:sz="0" w:space="0" w:color="auto"/>
            <w:left w:val="none" w:sz="0" w:space="0" w:color="auto"/>
            <w:bottom w:val="none" w:sz="0" w:space="0" w:color="auto"/>
            <w:right w:val="none" w:sz="0" w:space="0" w:color="auto"/>
          </w:divBdr>
        </w:div>
        <w:div w:id="1152870214">
          <w:marLeft w:val="640"/>
          <w:marRight w:val="0"/>
          <w:marTop w:val="0"/>
          <w:marBottom w:val="0"/>
          <w:divBdr>
            <w:top w:val="none" w:sz="0" w:space="0" w:color="auto"/>
            <w:left w:val="none" w:sz="0" w:space="0" w:color="auto"/>
            <w:bottom w:val="none" w:sz="0" w:space="0" w:color="auto"/>
            <w:right w:val="none" w:sz="0" w:space="0" w:color="auto"/>
          </w:divBdr>
        </w:div>
        <w:div w:id="1198734207">
          <w:marLeft w:val="640"/>
          <w:marRight w:val="0"/>
          <w:marTop w:val="0"/>
          <w:marBottom w:val="0"/>
          <w:divBdr>
            <w:top w:val="none" w:sz="0" w:space="0" w:color="auto"/>
            <w:left w:val="none" w:sz="0" w:space="0" w:color="auto"/>
            <w:bottom w:val="none" w:sz="0" w:space="0" w:color="auto"/>
            <w:right w:val="none" w:sz="0" w:space="0" w:color="auto"/>
          </w:divBdr>
        </w:div>
        <w:div w:id="1279725286">
          <w:marLeft w:val="640"/>
          <w:marRight w:val="0"/>
          <w:marTop w:val="0"/>
          <w:marBottom w:val="0"/>
          <w:divBdr>
            <w:top w:val="none" w:sz="0" w:space="0" w:color="auto"/>
            <w:left w:val="none" w:sz="0" w:space="0" w:color="auto"/>
            <w:bottom w:val="none" w:sz="0" w:space="0" w:color="auto"/>
            <w:right w:val="none" w:sz="0" w:space="0" w:color="auto"/>
          </w:divBdr>
        </w:div>
        <w:div w:id="1328047658">
          <w:marLeft w:val="640"/>
          <w:marRight w:val="0"/>
          <w:marTop w:val="0"/>
          <w:marBottom w:val="0"/>
          <w:divBdr>
            <w:top w:val="none" w:sz="0" w:space="0" w:color="auto"/>
            <w:left w:val="none" w:sz="0" w:space="0" w:color="auto"/>
            <w:bottom w:val="none" w:sz="0" w:space="0" w:color="auto"/>
            <w:right w:val="none" w:sz="0" w:space="0" w:color="auto"/>
          </w:divBdr>
        </w:div>
        <w:div w:id="1336491863">
          <w:marLeft w:val="640"/>
          <w:marRight w:val="0"/>
          <w:marTop w:val="0"/>
          <w:marBottom w:val="0"/>
          <w:divBdr>
            <w:top w:val="none" w:sz="0" w:space="0" w:color="auto"/>
            <w:left w:val="none" w:sz="0" w:space="0" w:color="auto"/>
            <w:bottom w:val="none" w:sz="0" w:space="0" w:color="auto"/>
            <w:right w:val="none" w:sz="0" w:space="0" w:color="auto"/>
          </w:divBdr>
        </w:div>
        <w:div w:id="1353725918">
          <w:marLeft w:val="640"/>
          <w:marRight w:val="0"/>
          <w:marTop w:val="0"/>
          <w:marBottom w:val="0"/>
          <w:divBdr>
            <w:top w:val="none" w:sz="0" w:space="0" w:color="auto"/>
            <w:left w:val="none" w:sz="0" w:space="0" w:color="auto"/>
            <w:bottom w:val="none" w:sz="0" w:space="0" w:color="auto"/>
            <w:right w:val="none" w:sz="0" w:space="0" w:color="auto"/>
          </w:divBdr>
        </w:div>
        <w:div w:id="1389721809">
          <w:marLeft w:val="640"/>
          <w:marRight w:val="0"/>
          <w:marTop w:val="0"/>
          <w:marBottom w:val="0"/>
          <w:divBdr>
            <w:top w:val="none" w:sz="0" w:space="0" w:color="auto"/>
            <w:left w:val="none" w:sz="0" w:space="0" w:color="auto"/>
            <w:bottom w:val="none" w:sz="0" w:space="0" w:color="auto"/>
            <w:right w:val="none" w:sz="0" w:space="0" w:color="auto"/>
          </w:divBdr>
        </w:div>
        <w:div w:id="1446658538">
          <w:marLeft w:val="640"/>
          <w:marRight w:val="0"/>
          <w:marTop w:val="0"/>
          <w:marBottom w:val="0"/>
          <w:divBdr>
            <w:top w:val="none" w:sz="0" w:space="0" w:color="auto"/>
            <w:left w:val="none" w:sz="0" w:space="0" w:color="auto"/>
            <w:bottom w:val="none" w:sz="0" w:space="0" w:color="auto"/>
            <w:right w:val="none" w:sz="0" w:space="0" w:color="auto"/>
          </w:divBdr>
        </w:div>
        <w:div w:id="1459181923">
          <w:marLeft w:val="640"/>
          <w:marRight w:val="0"/>
          <w:marTop w:val="0"/>
          <w:marBottom w:val="0"/>
          <w:divBdr>
            <w:top w:val="none" w:sz="0" w:space="0" w:color="auto"/>
            <w:left w:val="none" w:sz="0" w:space="0" w:color="auto"/>
            <w:bottom w:val="none" w:sz="0" w:space="0" w:color="auto"/>
            <w:right w:val="none" w:sz="0" w:space="0" w:color="auto"/>
          </w:divBdr>
        </w:div>
        <w:div w:id="1496384782">
          <w:marLeft w:val="640"/>
          <w:marRight w:val="0"/>
          <w:marTop w:val="0"/>
          <w:marBottom w:val="0"/>
          <w:divBdr>
            <w:top w:val="none" w:sz="0" w:space="0" w:color="auto"/>
            <w:left w:val="none" w:sz="0" w:space="0" w:color="auto"/>
            <w:bottom w:val="none" w:sz="0" w:space="0" w:color="auto"/>
            <w:right w:val="none" w:sz="0" w:space="0" w:color="auto"/>
          </w:divBdr>
        </w:div>
        <w:div w:id="1577083801">
          <w:marLeft w:val="640"/>
          <w:marRight w:val="0"/>
          <w:marTop w:val="0"/>
          <w:marBottom w:val="0"/>
          <w:divBdr>
            <w:top w:val="none" w:sz="0" w:space="0" w:color="auto"/>
            <w:left w:val="none" w:sz="0" w:space="0" w:color="auto"/>
            <w:bottom w:val="none" w:sz="0" w:space="0" w:color="auto"/>
            <w:right w:val="none" w:sz="0" w:space="0" w:color="auto"/>
          </w:divBdr>
        </w:div>
        <w:div w:id="1643345950">
          <w:marLeft w:val="640"/>
          <w:marRight w:val="0"/>
          <w:marTop w:val="0"/>
          <w:marBottom w:val="0"/>
          <w:divBdr>
            <w:top w:val="none" w:sz="0" w:space="0" w:color="auto"/>
            <w:left w:val="none" w:sz="0" w:space="0" w:color="auto"/>
            <w:bottom w:val="none" w:sz="0" w:space="0" w:color="auto"/>
            <w:right w:val="none" w:sz="0" w:space="0" w:color="auto"/>
          </w:divBdr>
        </w:div>
        <w:div w:id="1650280360">
          <w:marLeft w:val="640"/>
          <w:marRight w:val="0"/>
          <w:marTop w:val="0"/>
          <w:marBottom w:val="0"/>
          <w:divBdr>
            <w:top w:val="none" w:sz="0" w:space="0" w:color="auto"/>
            <w:left w:val="none" w:sz="0" w:space="0" w:color="auto"/>
            <w:bottom w:val="none" w:sz="0" w:space="0" w:color="auto"/>
            <w:right w:val="none" w:sz="0" w:space="0" w:color="auto"/>
          </w:divBdr>
        </w:div>
        <w:div w:id="1657689751">
          <w:marLeft w:val="640"/>
          <w:marRight w:val="0"/>
          <w:marTop w:val="0"/>
          <w:marBottom w:val="0"/>
          <w:divBdr>
            <w:top w:val="none" w:sz="0" w:space="0" w:color="auto"/>
            <w:left w:val="none" w:sz="0" w:space="0" w:color="auto"/>
            <w:bottom w:val="none" w:sz="0" w:space="0" w:color="auto"/>
            <w:right w:val="none" w:sz="0" w:space="0" w:color="auto"/>
          </w:divBdr>
        </w:div>
        <w:div w:id="1746606641">
          <w:marLeft w:val="640"/>
          <w:marRight w:val="0"/>
          <w:marTop w:val="0"/>
          <w:marBottom w:val="0"/>
          <w:divBdr>
            <w:top w:val="none" w:sz="0" w:space="0" w:color="auto"/>
            <w:left w:val="none" w:sz="0" w:space="0" w:color="auto"/>
            <w:bottom w:val="none" w:sz="0" w:space="0" w:color="auto"/>
            <w:right w:val="none" w:sz="0" w:space="0" w:color="auto"/>
          </w:divBdr>
        </w:div>
        <w:div w:id="1769424682">
          <w:marLeft w:val="640"/>
          <w:marRight w:val="0"/>
          <w:marTop w:val="0"/>
          <w:marBottom w:val="0"/>
          <w:divBdr>
            <w:top w:val="none" w:sz="0" w:space="0" w:color="auto"/>
            <w:left w:val="none" w:sz="0" w:space="0" w:color="auto"/>
            <w:bottom w:val="none" w:sz="0" w:space="0" w:color="auto"/>
            <w:right w:val="none" w:sz="0" w:space="0" w:color="auto"/>
          </w:divBdr>
        </w:div>
        <w:div w:id="1802919420">
          <w:marLeft w:val="640"/>
          <w:marRight w:val="0"/>
          <w:marTop w:val="0"/>
          <w:marBottom w:val="0"/>
          <w:divBdr>
            <w:top w:val="none" w:sz="0" w:space="0" w:color="auto"/>
            <w:left w:val="none" w:sz="0" w:space="0" w:color="auto"/>
            <w:bottom w:val="none" w:sz="0" w:space="0" w:color="auto"/>
            <w:right w:val="none" w:sz="0" w:space="0" w:color="auto"/>
          </w:divBdr>
        </w:div>
        <w:div w:id="1863274317">
          <w:marLeft w:val="640"/>
          <w:marRight w:val="0"/>
          <w:marTop w:val="0"/>
          <w:marBottom w:val="0"/>
          <w:divBdr>
            <w:top w:val="none" w:sz="0" w:space="0" w:color="auto"/>
            <w:left w:val="none" w:sz="0" w:space="0" w:color="auto"/>
            <w:bottom w:val="none" w:sz="0" w:space="0" w:color="auto"/>
            <w:right w:val="none" w:sz="0" w:space="0" w:color="auto"/>
          </w:divBdr>
        </w:div>
        <w:div w:id="1943609337">
          <w:marLeft w:val="640"/>
          <w:marRight w:val="0"/>
          <w:marTop w:val="0"/>
          <w:marBottom w:val="0"/>
          <w:divBdr>
            <w:top w:val="none" w:sz="0" w:space="0" w:color="auto"/>
            <w:left w:val="none" w:sz="0" w:space="0" w:color="auto"/>
            <w:bottom w:val="none" w:sz="0" w:space="0" w:color="auto"/>
            <w:right w:val="none" w:sz="0" w:space="0" w:color="auto"/>
          </w:divBdr>
        </w:div>
        <w:div w:id="1965386145">
          <w:marLeft w:val="640"/>
          <w:marRight w:val="0"/>
          <w:marTop w:val="0"/>
          <w:marBottom w:val="0"/>
          <w:divBdr>
            <w:top w:val="none" w:sz="0" w:space="0" w:color="auto"/>
            <w:left w:val="none" w:sz="0" w:space="0" w:color="auto"/>
            <w:bottom w:val="none" w:sz="0" w:space="0" w:color="auto"/>
            <w:right w:val="none" w:sz="0" w:space="0" w:color="auto"/>
          </w:divBdr>
        </w:div>
        <w:div w:id="1968775988">
          <w:marLeft w:val="640"/>
          <w:marRight w:val="0"/>
          <w:marTop w:val="0"/>
          <w:marBottom w:val="0"/>
          <w:divBdr>
            <w:top w:val="none" w:sz="0" w:space="0" w:color="auto"/>
            <w:left w:val="none" w:sz="0" w:space="0" w:color="auto"/>
            <w:bottom w:val="none" w:sz="0" w:space="0" w:color="auto"/>
            <w:right w:val="none" w:sz="0" w:space="0" w:color="auto"/>
          </w:divBdr>
        </w:div>
        <w:div w:id="2095779055">
          <w:marLeft w:val="640"/>
          <w:marRight w:val="0"/>
          <w:marTop w:val="0"/>
          <w:marBottom w:val="0"/>
          <w:divBdr>
            <w:top w:val="none" w:sz="0" w:space="0" w:color="auto"/>
            <w:left w:val="none" w:sz="0" w:space="0" w:color="auto"/>
            <w:bottom w:val="none" w:sz="0" w:space="0" w:color="auto"/>
            <w:right w:val="none" w:sz="0" w:space="0" w:color="auto"/>
          </w:divBdr>
        </w:div>
      </w:divsChild>
    </w:div>
    <w:div w:id="1499032261">
      <w:bodyDiv w:val="1"/>
      <w:marLeft w:val="0"/>
      <w:marRight w:val="0"/>
      <w:marTop w:val="0"/>
      <w:marBottom w:val="0"/>
      <w:divBdr>
        <w:top w:val="none" w:sz="0" w:space="0" w:color="auto"/>
        <w:left w:val="none" w:sz="0" w:space="0" w:color="auto"/>
        <w:bottom w:val="none" w:sz="0" w:space="0" w:color="auto"/>
        <w:right w:val="none" w:sz="0" w:space="0" w:color="auto"/>
      </w:divBdr>
    </w:div>
    <w:div w:id="1508786582">
      <w:bodyDiv w:val="1"/>
      <w:marLeft w:val="0"/>
      <w:marRight w:val="0"/>
      <w:marTop w:val="0"/>
      <w:marBottom w:val="0"/>
      <w:divBdr>
        <w:top w:val="none" w:sz="0" w:space="0" w:color="auto"/>
        <w:left w:val="none" w:sz="0" w:space="0" w:color="auto"/>
        <w:bottom w:val="none" w:sz="0" w:space="0" w:color="auto"/>
        <w:right w:val="none" w:sz="0" w:space="0" w:color="auto"/>
      </w:divBdr>
    </w:div>
    <w:div w:id="1512069021">
      <w:bodyDiv w:val="1"/>
      <w:marLeft w:val="0"/>
      <w:marRight w:val="0"/>
      <w:marTop w:val="0"/>
      <w:marBottom w:val="0"/>
      <w:divBdr>
        <w:top w:val="none" w:sz="0" w:space="0" w:color="auto"/>
        <w:left w:val="none" w:sz="0" w:space="0" w:color="auto"/>
        <w:bottom w:val="none" w:sz="0" w:space="0" w:color="auto"/>
        <w:right w:val="none" w:sz="0" w:space="0" w:color="auto"/>
      </w:divBdr>
    </w:div>
    <w:div w:id="1515414337">
      <w:bodyDiv w:val="1"/>
      <w:marLeft w:val="0"/>
      <w:marRight w:val="0"/>
      <w:marTop w:val="0"/>
      <w:marBottom w:val="0"/>
      <w:divBdr>
        <w:top w:val="none" w:sz="0" w:space="0" w:color="auto"/>
        <w:left w:val="none" w:sz="0" w:space="0" w:color="auto"/>
        <w:bottom w:val="none" w:sz="0" w:space="0" w:color="auto"/>
        <w:right w:val="none" w:sz="0" w:space="0" w:color="auto"/>
      </w:divBdr>
    </w:div>
    <w:div w:id="1515608692">
      <w:bodyDiv w:val="1"/>
      <w:marLeft w:val="0"/>
      <w:marRight w:val="0"/>
      <w:marTop w:val="0"/>
      <w:marBottom w:val="0"/>
      <w:divBdr>
        <w:top w:val="none" w:sz="0" w:space="0" w:color="auto"/>
        <w:left w:val="none" w:sz="0" w:space="0" w:color="auto"/>
        <w:bottom w:val="none" w:sz="0" w:space="0" w:color="auto"/>
        <w:right w:val="none" w:sz="0" w:space="0" w:color="auto"/>
      </w:divBdr>
    </w:div>
    <w:div w:id="1518273968">
      <w:bodyDiv w:val="1"/>
      <w:marLeft w:val="0"/>
      <w:marRight w:val="0"/>
      <w:marTop w:val="0"/>
      <w:marBottom w:val="0"/>
      <w:divBdr>
        <w:top w:val="none" w:sz="0" w:space="0" w:color="auto"/>
        <w:left w:val="none" w:sz="0" w:space="0" w:color="auto"/>
        <w:bottom w:val="none" w:sz="0" w:space="0" w:color="auto"/>
        <w:right w:val="none" w:sz="0" w:space="0" w:color="auto"/>
      </w:divBdr>
    </w:div>
    <w:div w:id="1518887068">
      <w:bodyDiv w:val="1"/>
      <w:marLeft w:val="0"/>
      <w:marRight w:val="0"/>
      <w:marTop w:val="0"/>
      <w:marBottom w:val="0"/>
      <w:divBdr>
        <w:top w:val="none" w:sz="0" w:space="0" w:color="auto"/>
        <w:left w:val="none" w:sz="0" w:space="0" w:color="auto"/>
        <w:bottom w:val="none" w:sz="0" w:space="0" w:color="auto"/>
        <w:right w:val="none" w:sz="0" w:space="0" w:color="auto"/>
      </w:divBdr>
    </w:div>
    <w:div w:id="1521116322">
      <w:bodyDiv w:val="1"/>
      <w:marLeft w:val="0"/>
      <w:marRight w:val="0"/>
      <w:marTop w:val="0"/>
      <w:marBottom w:val="0"/>
      <w:divBdr>
        <w:top w:val="none" w:sz="0" w:space="0" w:color="auto"/>
        <w:left w:val="none" w:sz="0" w:space="0" w:color="auto"/>
        <w:bottom w:val="none" w:sz="0" w:space="0" w:color="auto"/>
        <w:right w:val="none" w:sz="0" w:space="0" w:color="auto"/>
      </w:divBdr>
    </w:div>
    <w:div w:id="1522011239">
      <w:bodyDiv w:val="1"/>
      <w:marLeft w:val="0"/>
      <w:marRight w:val="0"/>
      <w:marTop w:val="0"/>
      <w:marBottom w:val="0"/>
      <w:divBdr>
        <w:top w:val="none" w:sz="0" w:space="0" w:color="auto"/>
        <w:left w:val="none" w:sz="0" w:space="0" w:color="auto"/>
        <w:bottom w:val="none" w:sz="0" w:space="0" w:color="auto"/>
        <w:right w:val="none" w:sz="0" w:space="0" w:color="auto"/>
      </w:divBdr>
      <w:divsChild>
        <w:div w:id="20788640">
          <w:marLeft w:val="480"/>
          <w:marRight w:val="0"/>
          <w:marTop w:val="0"/>
          <w:marBottom w:val="0"/>
          <w:divBdr>
            <w:top w:val="none" w:sz="0" w:space="0" w:color="auto"/>
            <w:left w:val="none" w:sz="0" w:space="0" w:color="auto"/>
            <w:bottom w:val="none" w:sz="0" w:space="0" w:color="auto"/>
            <w:right w:val="none" w:sz="0" w:space="0" w:color="auto"/>
          </w:divBdr>
        </w:div>
        <w:div w:id="22479541">
          <w:marLeft w:val="480"/>
          <w:marRight w:val="0"/>
          <w:marTop w:val="0"/>
          <w:marBottom w:val="0"/>
          <w:divBdr>
            <w:top w:val="none" w:sz="0" w:space="0" w:color="auto"/>
            <w:left w:val="none" w:sz="0" w:space="0" w:color="auto"/>
            <w:bottom w:val="none" w:sz="0" w:space="0" w:color="auto"/>
            <w:right w:val="none" w:sz="0" w:space="0" w:color="auto"/>
          </w:divBdr>
        </w:div>
        <w:div w:id="132526956">
          <w:marLeft w:val="480"/>
          <w:marRight w:val="0"/>
          <w:marTop w:val="0"/>
          <w:marBottom w:val="0"/>
          <w:divBdr>
            <w:top w:val="none" w:sz="0" w:space="0" w:color="auto"/>
            <w:left w:val="none" w:sz="0" w:space="0" w:color="auto"/>
            <w:bottom w:val="none" w:sz="0" w:space="0" w:color="auto"/>
            <w:right w:val="none" w:sz="0" w:space="0" w:color="auto"/>
          </w:divBdr>
        </w:div>
        <w:div w:id="148405441">
          <w:marLeft w:val="480"/>
          <w:marRight w:val="0"/>
          <w:marTop w:val="0"/>
          <w:marBottom w:val="0"/>
          <w:divBdr>
            <w:top w:val="none" w:sz="0" w:space="0" w:color="auto"/>
            <w:left w:val="none" w:sz="0" w:space="0" w:color="auto"/>
            <w:bottom w:val="none" w:sz="0" w:space="0" w:color="auto"/>
            <w:right w:val="none" w:sz="0" w:space="0" w:color="auto"/>
          </w:divBdr>
        </w:div>
        <w:div w:id="154686000">
          <w:marLeft w:val="480"/>
          <w:marRight w:val="0"/>
          <w:marTop w:val="0"/>
          <w:marBottom w:val="0"/>
          <w:divBdr>
            <w:top w:val="none" w:sz="0" w:space="0" w:color="auto"/>
            <w:left w:val="none" w:sz="0" w:space="0" w:color="auto"/>
            <w:bottom w:val="none" w:sz="0" w:space="0" w:color="auto"/>
            <w:right w:val="none" w:sz="0" w:space="0" w:color="auto"/>
          </w:divBdr>
        </w:div>
        <w:div w:id="174737499">
          <w:marLeft w:val="480"/>
          <w:marRight w:val="0"/>
          <w:marTop w:val="0"/>
          <w:marBottom w:val="0"/>
          <w:divBdr>
            <w:top w:val="none" w:sz="0" w:space="0" w:color="auto"/>
            <w:left w:val="none" w:sz="0" w:space="0" w:color="auto"/>
            <w:bottom w:val="none" w:sz="0" w:space="0" w:color="auto"/>
            <w:right w:val="none" w:sz="0" w:space="0" w:color="auto"/>
          </w:divBdr>
        </w:div>
        <w:div w:id="276841646">
          <w:marLeft w:val="480"/>
          <w:marRight w:val="0"/>
          <w:marTop w:val="0"/>
          <w:marBottom w:val="0"/>
          <w:divBdr>
            <w:top w:val="none" w:sz="0" w:space="0" w:color="auto"/>
            <w:left w:val="none" w:sz="0" w:space="0" w:color="auto"/>
            <w:bottom w:val="none" w:sz="0" w:space="0" w:color="auto"/>
            <w:right w:val="none" w:sz="0" w:space="0" w:color="auto"/>
          </w:divBdr>
        </w:div>
        <w:div w:id="289479713">
          <w:marLeft w:val="480"/>
          <w:marRight w:val="0"/>
          <w:marTop w:val="0"/>
          <w:marBottom w:val="0"/>
          <w:divBdr>
            <w:top w:val="none" w:sz="0" w:space="0" w:color="auto"/>
            <w:left w:val="none" w:sz="0" w:space="0" w:color="auto"/>
            <w:bottom w:val="none" w:sz="0" w:space="0" w:color="auto"/>
            <w:right w:val="none" w:sz="0" w:space="0" w:color="auto"/>
          </w:divBdr>
        </w:div>
        <w:div w:id="352733015">
          <w:marLeft w:val="480"/>
          <w:marRight w:val="0"/>
          <w:marTop w:val="0"/>
          <w:marBottom w:val="0"/>
          <w:divBdr>
            <w:top w:val="none" w:sz="0" w:space="0" w:color="auto"/>
            <w:left w:val="none" w:sz="0" w:space="0" w:color="auto"/>
            <w:bottom w:val="none" w:sz="0" w:space="0" w:color="auto"/>
            <w:right w:val="none" w:sz="0" w:space="0" w:color="auto"/>
          </w:divBdr>
        </w:div>
        <w:div w:id="431361050">
          <w:marLeft w:val="480"/>
          <w:marRight w:val="0"/>
          <w:marTop w:val="0"/>
          <w:marBottom w:val="0"/>
          <w:divBdr>
            <w:top w:val="none" w:sz="0" w:space="0" w:color="auto"/>
            <w:left w:val="none" w:sz="0" w:space="0" w:color="auto"/>
            <w:bottom w:val="none" w:sz="0" w:space="0" w:color="auto"/>
            <w:right w:val="none" w:sz="0" w:space="0" w:color="auto"/>
          </w:divBdr>
        </w:div>
        <w:div w:id="452947923">
          <w:marLeft w:val="480"/>
          <w:marRight w:val="0"/>
          <w:marTop w:val="0"/>
          <w:marBottom w:val="0"/>
          <w:divBdr>
            <w:top w:val="none" w:sz="0" w:space="0" w:color="auto"/>
            <w:left w:val="none" w:sz="0" w:space="0" w:color="auto"/>
            <w:bottom w:val="none" w:sz="0" w:space="0" w:color="auto"/>
            <w:right w:val="none" w:sz="0" w:space="0" w:color="auto"/>
          </w:divBdr>
        </w:div>
        <w:div w:id="505167356">
          <w:marLeft w:val="480"/>
          <w:marRight w:val="0"/>
          <w:marTop w:val="0"/>
          <w:marBottom w:val="0"/>
          <w:divBdr>
            <w:top w:val="none" w:sz="0" w:space="0" w:color="auto"/>
            <w:left w:val="none" w:sz="0" w:space="0" w:color="auto"/>
            <w:bottom w:val="none" w:sz="0" w:space="0" w:color="auto"/>
            <w:right w:val="none" w:sz="0" w:space="0" w:color="auto"/>
          </w:divBdr>
        </w:div>
        <w:div w:id="526069484">
          <w:marLeft w:val="480"/>
          <w:marRight w:val="0"/>
          <w:marTop w:val="0"/>
          <w:marBottom w:val="0"/>
          <w:divBdr>
            <w:top w:val="none" w:sz="0" w:space="0" w:color="auto"/>
            <w:left w:val="none" w:sz="0" w:space="0" w:color="auto"/>
            <w:bottom w:val="none" w:sz="0" w:space="0" w:color="auto"/>
            <w:right w:val="none" w:sz="0" w:space="0" w:color="auto"/>
          </w:divBdr>
        </w:div>
        <w:div w:id="605312138">
          <w:marLeft w:val="480"/>
          <w:marRight w:val="0"/>
          <w:marTop w:val="0"/>
          <w:marBottom w:val="0"/>
          <w:divBdr>
            <w:top w:val="none" w:sz="0" w:space="0" w:color="auto"/>
            <w:left w:val="none" w:sz="0" w:space="0" w:color="auto"/>
            <w:bottom w:val="none" w:sz="0" w:space="0" w:color="auto"/>
            <w:right w:val="none" w:sz="0" w:space="0" w:color="auto"/>
          </w:divBdr>
        </w:div>
        <w:div w:id="605501189">
          <w:marLeft w:val="480"/>
          <w:marRight w:val="0"/>
          <w:marTop w:val="0"/>
          <w:marBottom w:val="0"/>
          <w:divBdr>
            <w:top w:val="none" w:sz="0" w:space="0" w:color="auto"/>
            <w:left w:val="none" w:sz="0" w:space="0" w:color="auto"/>
            <w:bottom w:val="none" w:sz="0" w:space="0" w:color="auto"/>
            <w:right w:val="none" w:sz="0" w:space="0" w:color="auto"/>
          </w:divBdr>
        </w:div>
        <w:div w:id="780535997">
          <w:marLeft w:val="480"/>
          <w:marRight w:val="0"/>
          <w:marTop w:val="0"/>
          <w:marBottom w:val="0"/>
          <w:divBdr>
            <w:top w:val="none" w:sz="0" w:space="0" w:color="auto"/>
            <w:left w:val="none" w:sz="0" w:space="0" w:color="auto"/>
            <w:bottom w:val="none" w:sz="0" w:space="0" w:color="auto"/>
            <w:right w:val="none" w:sz="0" w:space="0" w:color="auto"/>
          </w:divBdr>
        </w:div>
        <w:div w:id="797651337">
          <w:marLeft w:val="480"/>
          <w:marRight w:val="0"/>
          <w:marTop w:val="0"/>
          <w:marBottom w:val="0"/>
          <w:divBdr>
            <w:top w:val="none" w:sz="0" w:space="0" w:color="auto"/>
            <w:left w:val="none" w:sz="0" w:space="0" w:color="auto"/>
            <w:bottom w:val="none" w:sz="0" w:space="0" w:color="auto"/>
            <w:right w:val="none" w:sz="0" w:space="0" w:color="auto"/>
          </w:divBdr>
        </w:div>
        <w:div w:id="812217242">
          <w:marLeft w:val="480"/>
          <w:marRight w:val="0"/>
          <w:marTop w:val="0"/>
          <w:marBottom w:val="0"/>
          <w:divBdr>
            <w:top w:val="none" w:sz="0" w:space="0" w:color="auto"/>
            <w:left w:val="none" w:sz="0" w:space="0" w:color="auto"/>
            <w:bottom w:val="none" w:sz="0" w:space="0" w:color="auto"/>
            <w:right w:val="none" w:sz="0" w:space="0" w:color="auto"/>
          </w:divBdr>
        </w:div>
        <w:div w:id="908155032">
          <w:marLeft w:val="480"/>
          <w:marRight w:val="0"/>
          <w:marTop w:val="0"/>
          <w:marBottom w:val="0"/>
          <w:divBdr>
            <w:top w:val="none" w:sz="0" w:space="0" w:color="auto"/>
            <w:left w:val="none" w:sz="0" w:space="0" w:color="auto"/>
            <w:bottom w:val="none" w:sz="0" w:space="0" w:color="auto"/>
            <w:right w:val="none" w:sz="0" w:space="0" w:color="auto"/>
          </w:divBdr>
        </w:div>
        <w:div w:id="938636856">
          <w:marLeft w:val="480"/>
          <w:marRight w:val="0"/>
          <w:marTop w:val="0"/>
          <w:marBottom w:val="0"/>
          <w:divBdr>
            <w:top w:val="none" w:sz="0" w:space="0" w:color="auto"/>
            <w:left w:val="none" w:sz="0" w:space="0" w:color="auto"/>
            <w:bottom w:val="none" w:sz="0" w:space="0" w:color="auto"/>
            <w:right w:val="none" w:sz="0" w:space="0" w:color="auto"/>
          </w:divBdr>
        </w:div>
        <w:div w:id="952128213">
          <w:marLeft w:val="480"/>
          <w:marRight w:val="0"/>
          <w:marTop w:val="0"/>
          <w:marBottom w:val="0"/>
          <w:divBdr>
            <w:top w:val="none" w:sz="0" w:space="0" w:color="auto"/>
            <w:left w:val="none" w:sz="0" w:space="0" w:color="auto"/>
            <w:bottom w:val="none" w:sz="0" w:space="0" w:color="auto"/>
            <w:right w:val="none" w:sz="0" w:space="0" w:color="auto"/>
          </w:divBdr>
        </w:div>
        <w:div w:id="988554170">
          <w:marLeft w:val="480"/>
          <w:marRight w:val="0"/>
          <w:marTop w:val="0"/>
          <w:marBottom w:val="0"/>
          <w:divBdr>
            <w:top w:val="none" w:sz="0" w:space="0" w:color="auto"/>
            <w:left w:val="none" w:sz="0" w:space="0" w:color="auto"/>
            <w:bottom w:val="none" w:sz="0" w:space="0" w:color="auto"/>
            <w:right w:val="none" w:sz="0" w:space="0" w:color="auto"/>
          </w:divBdr>
        </w:div>
        <w:div w:id="1090735818">
          <w:marLeft w:val="480"/>
          <w:marRight w:val="0"/>
          <w:marTop w:val="0"/>
          <w:marBottom w:val="0"/>
          <w:divBdr>
            <w:top w:val="none" w:sz="0" w:space="0" w:color="auto"/>
            <w:left w:val="none" w:sz="0" w:space="0" w:color="auto"/>
            <w:bottom w:val="none" w:sz="0" w:space="0" w:color="auto"/>
            <w:right w:val="none" w:sz="0" w:space="0" w:color="auto"/>
          </w:divBdr>
        </w:div>
        <w:div w:id="1159464672">
          <w:marLeft w:val="480"/>
          <w:marRight w:val="0"/>
          <w:marTop w:val="0"/>
          <w:marBottom w:val="0"/>
          <w:divBdr>
            <w:top w:val="none" w:sz="0" w:space="0" w:color="auto"/>
            <w:left w:val="none" w:sz="0" w:space="0" w:color="auto"/>
            <w:bottom w:val="none" w:sz="0" w:space="0" w:color="auto"/>
            <w:right w:val="none" w:sz="0" w:space="0" w:color="auto"/>
          </w:divBdr>
        </w:div>
        <w:div w:id="1196890486">
          <w:marLeft w:val="480"/>
          <w:marRight w:val="0"/>
          <w:marTop w:val="0"/>
          <w:marBottom w:val="0"/>
          <w:divBdr>
            <w:top w:val="none" w:sz="0" w:space="0" w:color="auto"/>
            <w:left w:val="none" w:sz="0" w:space="0" w:color="auto"/>
            <w:bottom w:val="none" w:sz="0" w:space="0" w:color="auto"/>
            <w:right w:val="none" w:sz="0" w:space="0" w:color="auto"/>
          </w:divBdr>
        </w:div>
        <w:div w:id="1228296265">
          <w:marLeft w:val="480"/>
          <w:marRight w:val="0"/>
          <w:marTop w:val="0"/>
          <w:marBottom w:val="0"/>
          <w:divBdr>
            <w:top w:val="none" w:sz="0" w:space="0" w:color="auto"/>
            <w:left w:val="none" w:sz="0" w:space="0" w:color="auto"/>
            <w:bottom w:val="none" w:sz="0" w:space="0" w:color="auto"/>
            <w:right w:val="none" w:sz="0" w:space="0" w:color="auto"/>
          </w:divBdr>
        </w:div>
        <w:div w:id="1399480486">
          <w:marLeft w:val="480"/>
          <w:marRight w:val="0"/>
          <w:marTop w:val="0"/>
          <w:marBottom w:val="0"/>
          <w:divBdr>
            <w:top w:val="none" w:sz="0" w:space="0" w:color="auto"/>
            <w:left w:val="none" w:sz="0" w:space="0" w:color="auto"/>
            <w:bottom w:val="none" w:sz="0" w:space="0" w:color="auto"/>
            <w:right w:val="none" w:sz="0" w:space="0" w:color="auto"/>
          </w:divBdr>
        </w:div>
        <w:div w:id="1421632885">
          <w:marLeft w:val="480"/>
          <w:marRight w:val="0"/>
          <w:marTop w:val="0"/>
          <w:marBottom w:val="0"/>
          <w:divBdr>
            <w:top w:val="none" w:sz="0" w:space="0" w:color="auto"/>
            <w:left w:val="none" w:sz="0" w:space="0" w:color="auto"/>
            <w:bottom w:val="none" w:sz="0" w:space="0" w:color="auto"/>
            <w:right w:val="none" w:sz="0" w:space="0" w:color="auto"/>
          </w:divBdr>
        </w:div>
        <w:div w:id="1443456570">
          <w:marLeft w:val="480"/>
          <w:marRight w:val="0"/>
          <w:marTop w:val="0"/>
          <w:marBottom w:val="0"/>
          <w:divBdr>
            <w:top w:val="none" w:sz="0" w:space="0" w:color="auto"/>
            <w:left w:val="none" w:sz="0" w:space="0" w:color="auto"/>
            <w:bottom w:val="none" w:sz="0" w:space="0" w:color="auto"/>
            <w:right w:val="none" w:sz="0" w:space="0" w:color="auto"/>
          </w:divBdr>
        </w:div>
        <w:div w:id="1451126438">
          <w:marLeft w:val="480"/>
          <w:marRight w:val="0"/>
          <w:marTop w:val="0"/>
          <w:marBottom w:val="0"/>
          <w:divBdr>
            <w:top w:val="none" w:sz="0" w:space="0" w:color="auto"/>
            <w:left w:val="none" w:sz="0" w:space="0" w:color="auto"/>
            <w:bottom w:val="none" w:sz="0" w:space="0" w:color="auto"/>
            <w:right w:val="none" w:sz="0" w:space="0" w:color="auto"/>
          </w:divBdr>
        </w:div>
        <w:div w:id="1480616696">
          <w:marLeft w:val="480"/>
          <w:marRight w:val="0"/>
          <w:marTop w:val="0"/>
          <w:marBottom w:val="0"/>
          <w:divBdr>
            <w:top w:val="none" w:sz="0" w:space="0" w:color="auto"/>
            <w:left w:val="none" w:sz="0" w:space="0" w:color="auto"/>
            <w:bottom w:val="none" w:sz="0" w:space="0" w:color="auto"/>
            <w:right w:val="none" w:sz="0" w:space="0" w:color="auto"/>
          </w:divBdr>
        </w:div>
        <w:div w:id="1500805866">
          <w:marLeft w:val="480"/>
          <w:marRight w:val="0"/>
          <w:marTop w:val="0"/>
          <w:marBottom w:val="0"/>
          <w:divBdr>
            <w:top w:val="none" w:sz="0" w:space="0" w:color="auto"/>
            <w:left w:val="none" w:sz="0" w:space="0" w:color="auto"/>
            <w:bottom w:val="none" w:sz="0" w:space="0" w:color="auto"/>
            <w:right w:val="none" w:sz="0" w:space="0" w:color="auto"/>
          </w:divBdr>
        </w:div>
        <w:div w:id="1517769531">
          <w:marLeft w:val="480"/>
          <w:marRight w:val="0"/>
          <w:marTop w:val="0"/>
          <w:marBottom w:val="0"/>
          <w:divBdr>
            <w:top w:val="none" w:sz="0" w:space="0" w:color="auto"/>
            <w:left w:val="none" w:sz="0" w:space="0" w:color="auto"/>
            <w:bottom w:val="none" w:sz="0" w:space="0" w:color="auto"/>
            <w:right w:val="none" w:sz="0" w:space="0" w:color="auto"/>
          </w:divBdr>
        </w:div>
        <w:div w:id="1548639023">
          <w:marLeft w:val="480"/>
          <w:marRight w:val="0"/>
          <w:marTop w:val="0"/>
          <w:marBottom w:val="0"/>
          <w:divBdr>
            <w:top w:val="none" w:sz="0" w:space="0" w:color="auto"/>
            <w:left w:val="none" w:sz="0" w:space="0" w:color="auto"/>
            <w:bottom w:val="none" w:sz="0" w:space="0" w:color="auto"/>
            <w:right w:val="none" w:sz="0" w:space="0" w:color="auto"/>
          </w:divBdr>
        </w:div>
        <w:div w:id="1560050842">
          <w:marLeft w:val="480"/>
          <w:marRight w:val="0"/>
          <w:marTop w:val="0"/>
          <w:marBottom w:val="0"/>
          <w:divBdr>
            <w:top w:val="none" w:sz="0" w:space="0" w:color="auto"/>
            <w:left w:val="none" w:sz="0" w:space="0" w:color="auto"/>
            <w:bottom w:val="none" w:sz="0" w:space="0" w:color="auto"/>
            <w:right w:val="none" w:sz="0" w:space="0" w:color="auto"/>
          </w:divBdr>
        </w:div>
        <w:div w:id="1628272932">
          <w:marLeft w:val="480"/>
          <w:marRight w:val="0"/>
          <w:marTop w:val="0"/>
          <w:marBottom w:val="0"/>
          <w:divBdr>
            <w:top w:val="none" w:sz="0" w:space="0" w:color="auto"/>
            <w:left w:val="none" w:sz="0" w:space="0" w:color="auto"/>
            <w:bottom w:val="none" w:sz="0" w:space="0" w:color="auto"/>
            <w:right w:val="none" w:sz="0" w:space="0" w:color="auto"/>
          </w:divBdr>
        </w:div>
        <w:div w:id="1651447339">
          <w:marLeft w:val="480"/>
          <w:marRight w:val="0"/>
          <w:marTop w:val="0"/>
          <w:marBottom w:val="0"/>
          <w:divBdr>
            <w:top w:val="none" w:sz="0" w:space="0" w:color="auto"/>
            <w:left w:val="none" w:sz="0" w:space="0" w:color="auto"/>
            <w:bottom w:val="none" w:sz="0" w:space="0" w:color="auto"/>
            <w:right w:val="none" w:sz="0" w:space="0" w:color="auto"/>
          </w:divBdr>
        </w:div>
        <w:div w:id="1685665594">
          <w:marLeft w:val="480"/>
          <w:marRight w:val="0"/>
          <w:marTop w:val="0"/>
          <w:marBottom w:val="0"/>
          <w:divBdr>
            <w:top w:val="none" w:sz="0" w:space="0" w:color="auto"/>
            <w:left w:val="none" w:sz="0" w:space="0" w:color="auto"/>
            <w:bottom w:val="none" w:sz="0" w:space="0" w:color="auto"/>
            <w:right w:val="none" w:sz="0" w:space="0" w:color="auto"/>
          </w:divBdr>
        </w:div>
        <w:div w:id="1685862797">
          <w:marLeft w:val="480"/>
          <w:marRight w:val="0"/>
          <w:marTop w:val="0"/>
          <w:marBottom w:val="0"/>
          <w:divBdr>
            <w:top w:val="none" w:sz="0" w:space="0" w:color="auto"/>
            <w:left w:val="none" w:sz="0" w:space="0" w:color="auto"/>
            <w:bottom w:val="none" w:sz="0" w:space="0" w:color="auto"/>
            <w:right w:val="none" w:sz="0" w:space="0" w:color="auto"/>
          </w:divBdr>
        </w:div>
        <w:div w:id="1730959809">
          <w:marLeft w:val="480"/>
          <w:marRight w:val="0"/>
          <w:marTop w:val="0"/>
          <w:marBottom w:val="0"/>
          <w:divBdr>
            <w:top w:val="none" w:sz="0" w:space="0" w:color="auto"/>
            <w:left w:val="none" w:sz="0" w:space="0" w:color="auto"/>
            <w:bottom w:val="none" w:sz="0" w:space="0" w:color="auto"/>
            <w:right w:val="none" w:sz="0" w:space="0" w:color="auto"/>
          </w:divBdr>
        </w:div>
        <w:div w:id="1764060982">
          <w:marLeft w:val="480"/>
          <w:marRight w:val="0"/>
          <w:marTop w:val="0"/>
          <w:marBottom w:val="0"/>
          <w:divBdr>
            <w:top w:val="none" w:sz="0" w:space="0" w:color="auto"/>
            <w:left w:val="none" w:sz="0" w:space="0" w:color="auto"/>
            <w:bottom w:val="none" w:sz="0" w:space="0" w:color="auto"/>
            <w:right w:val="none" w:sz="0" w:space="0" w:color="auto"/>
          </w:divBdr>
        </w:div>
        <w:div w:id="1832136904">
          <w:marLeft w:val="480"/>
          <w:marRight w:val="0"/>
          <w:marTop w:val="0"/>
          <w:marBottom w:val="0"/>
          <w:divBdr>
            <w:top w:val="none" w:sz="0" w:space="0" w:color="auto"/>
            <w:left w:val="none" w:sz="0" w:space="0" w:color="auto"/>
            <w:bottom w:val="none" w:sz="0" w:space="0" w:color="auto"/>
            <w:right w:val="none" w:sz="0" w:space="0" w:color="auto"/>
          </w:divBdr>
        </w:div>
        <w:div w:id="1839924224">
          <w:marLeft w:val="480"/>
          <w:marRight w:val="0"/>
          <w:marTop w:val="0"/>
          <w:marBottom w:val="0"/>
          <w:divBdr>
            <w:top w:val="none" w:sz="0" w:space="0" w:color="auto"/>
            <w:left w:val="none" w:sz="0" w:space="0" w:color="auto"/>
            <w:bottom w:val="none" w:sz="0" w:space="0" w:color="auto"/>
            <w:right w:val="none" w:sz="0" w:space="0" w:color="auto"/>
          </w:divBdr>
        </w:div>
        <w:div w:id="1840191308">
          <w:marLeft w:val="480"/>
          <w:marRight w:val="0"/>
          <w:marTop w:val="0"/>
          <w:marBottom w:val="0"/>
          <w:divBdr>
            <w:top w:val="none" w:sz="0" w:space="0" w:color="auto"/>
            <w:left w:val="none" w:sz="0" w:space="0" w:color="auto"/>
            <w:bottom w:val="none" w:sz="0" w:space="0" w:color="auto"/>
            <w:right w:val="none" w:sz="0" w:space="0" w:color="auto"/>
          </w:divBdr>
        </w:div>
        <w:div w:id="1840849927">
          <w:marLeft w:val="480"/>
          <w:marRight w:val="0"/>
          <w:marTop w:val="0"/>
          <w:marBottom w:val="0"/>
          <w:divBdr>
            <w:top w:val="none" w:sz="0" w:space="0" w:color="auto"/>
            <w:left w:val="none" w:sz="0" w:space="0" w:color="auto"/>
            <w:bottom w:val="none" w:sz="0" w:space="0" w:color="auto"/>
            <w:right w:val="none" w:sz="0" w:space="0" w:color="auto"/>
          </w:divBdr>
        </w:div>
        <w:div w:id="2097827339">
          <w:marLeft w:val="480"/>
          <w:marRight w:val="0"/>
          <w:marTop w:val="0"/>
          <w:marBottom w:val="0"/>
          <w:divBdr>
            <w:top w:val="none" w:sz="0" w:space="0" w:color="auto"/>
            <w:left w:val="none" w:sz="0" w:space="0" w:color="auto"/>
            <w:bottom w:val="none" w:sz="0" w:space="0" w:color="auto"/>
            <w:right w:val="none" w:sz="0" w:space="0" w:color="auto"/>
          </w:divBdr>
        </w:div>
        <w:div w:id="2117090769">
          <w:marLeft w:val="480"/>
          <w:marRight w:val="0"/>
          <w:marTop w:val="0"/>
          <w:marBottom w:val="0"/>
          <w:divBdr>
            <w:top w:val="none" w:sz="0" w:space="0" w:color="auto"/>
            <w:left w:val="none" w:sz="0" w:space="0" w:color="auto"/>
            <w:bottom w:val="none" w:sz="0" w:space="0" w:color="auto"/>
            <w:right w:val="none" w:sz="0" w:space="0" w:color="auto"/>
          </w:divBdr>
        </w:div>
        <w:div w:id="2125954310">
          <w:marLeft w:val="480"/>
          <w:marRight w:val="0"/>
          <w:marTop w:val="0"/>
          <w:marBottom w:val="0"/>
          <w:divBdr>
            <w:top w:val="none" w:sz="0" w:space="0" w:color="auto"/>
            <w:left w:val="none" w:sz="0" w:space="0" w:color="auto"/>
            <w:bottom w:val="none" w:sz="0" w:space="0" w:color="auto"/>
            <w:right w:val="none" w:sz="0" w:space="0" w:color="auto"/>
          </w:divBdr>
        </w:div>
      </w:divsChild>
    </w:div>
    <w:div w:id="1522477808">
      <w:bodyDiv w:val="1"/>
      <w:marLeft w:val="0"/>
      <w:marRight w:val="0"/>
      <w:marTop w:val="0"/>
      <w:marBottom w:val="0"/>
      <w:divBdr>
        <w:top w:val="none" w:sz="0" w:space="0" w:color="auto"/>
        <w:left w:val="none" w:sz="0" w:space="0" w:color="auto"/>
        <w:bottom w:val="none" w:sz="0" w:space="0" w:color="auto"/>
        <w:right w:val="none" w:sz="0" w:space="0" w:color="auto"/>
      </w:divBdr>
    </w:div>
    <w:div w:id="1522544464">
      <w:bodyDiv w:val="1"/>
      <w:marLeft w:val="0"/>
      <w:marRight w:val="0"/>
      <w:marTop w:val="0"/>
      <w:marBottom w:val="0"/>
      <w:divBdr>
        <w:top w:val="none" w:sz="0" w:space="0" w:color="auto"/>
        <w:left w:val="none" w:sz="0" w:space="0" w:color="auto"/>
        <w:bottom w:val="none" w:sz="0" w:space="0" w:color="auto"/>
        <w:right w:val="none" w:sz="0" w:space="0" w:color="auto"/>
      </w:divBdr>
    </w:div>
    <w:div w:id="1527788918">
      <w:bodyDiv w:val="1"/>
      <w:marLeft w:val="0"/>
      <w:marRight w:val="0"/>
      <w:marTop w:val="0"/>
      <w:marBottom w:val="0"/>
      <w:divBdr>
        <w:top w:val="none" w:sz="0" w:space="0" w:color="auto"/>
        <w:left w:val="none" w:sz="0" w:space="0" w:color="auto"/>
        <w:bottom w:val="none" w:sz="0" w:space="0" w:color="auto"/>
        <w:right w:val="none" w:sz="0" w:space="0" w:color="auto"/>
      </w:divBdr>
    </w:div>
    <w:div w:id="1531721580">
      <w:bodyDiv w:val="1"/>
      <w:marLeft w:val="0"/>
      <w:marRight w:val="0"/>
      <w:marTop w:val="0"/>
      <w:marBottom w:val="0"/>
      <w:divBdr>
        <w:top w:val="none" w:sz="0" w:space="0" w:color="auto"/>
        <w:left w:val="none" w:sz="0" w:space="0" w:color="auto"/>
        <w:bottom w:val="none" w:sz="0" w:space="0" w:color="auto"/>
        <w:right w:val="none" w:sz="0" w:space="0" w:color="auto"/>
      </w:divBdr>
    </w:div>
    <w:div w:id="1532452003">
      <w:bodyDiv w:val="1"/>
      <w:marLeft w:val="0"/>
      <w:marRight w:val="0"/>
      <w:marTop w:val="0"/>
      <w:marBottom w:val="0"/>
      <w:divBdr>
        <w:top w:val="none" w:sz="0" w:space="0" w:color="auto"/>
        <w:left w:val="none" w:sz="0" w:space="0" w:color="auto"/>
        <w:bottom w:val="none" w:sz="0" w:space="0" w:color="auto"/>
        <w:right w:val="none" w:sz="0" w:space="0" w:color="auto"/>
      </w:divBdr>
    </w:div>
    <w:div w:id="1536231628">
      <w:bodyDiv w:val="1"/>
      <w:marLeft w:val="0"/>
      <w:marRight w:val="0"/>
      <w:marTop w:val="0"/>
      <w:marBottom w:val="0"/>
      <w:divBdr>
        <w:top w:val="none" w:sz="0" w:space="0" w:color="auto"/>
        <w:left w:val="none" w:sz="0" w:space="0" w:color="auto"/>
        <w:bottom w:val="none" w:sz="0" w:space="0" w:color="auto"/>
        <w:right w:val="none" w:sz="0" w:space="0" w:color="auto"/>
      </w:divBdr>
    </w:div>
    <w:div w:id="1548100920">
      <w:bodyDiv w:val="1"/>
      <w:marLeft w:val="0"/>
      <w:marRight w:val="0"/>
      <w:marTop w:val="0"/>
      <w:marBottom w:val="0"/>
      <w:divBdr>
        <w:top w:val="none" w:sz="0" w:space="0" w:color="auto"/>
        <w:left w:val="none" w:sz="0" w:space="0" w:color="auto"/>
        <w:bottom w:val="none" w:sz="0" w:space="0" w:color="auto"/>
        <w:right w:val="none" w:sz="0" w:space="0" w:color="auto"/>
      </w:divBdr>
      <w:divsChild>
        <w:div w:id="28992352">
          <w:marLeft w:val="480"/>
          <w:marRight w:val="0"/>
          <w:marTop w:val="0"/>
          <w:marBottom w:val="0"/>
          <w:divBdr>
            <w:top w:val="none" w:sz="0" w:space="0" w:color="auto"/>
            <w:left w:val="none" w:sz="0" w:space="0" w:color="auto"/>
            <w:bottom w:val="none" w:sz="0" w:space="0" w:color="auto"/>
            <w:right w:val="none" w:sz="0" w:space="0" w:color="auto"/>
          </w:divBdr>
        </w:div>
        <w:div w:id="43868790">
          <w:marLeft w:val="480"/>
          <w:marRight w:val="0"/>
          <w:marTop w:val="0"/>
          <w:marBottom w:val="0"/>
          <w:divBdr>
            <w:top w:val="none" w:sz="0" w:space="0" w:color="auto"/>
            <w:left w:val="none" w:sz="0" w:space="0" w:color="auto"/>
            <w:bottom w:val="none" w:sz="0" w:space="0" w:color="auto"/>
            <w:right w:val="none" w:sz="0" w:space="0" w:color="auto"/>
          </w:divBdr>
        </w:div>
        <w:div w:id="48070048">
          <w:marLeft w:val="480"/>
          <w:marRight w:val="0"/>
          <w:marTop w:val="0"/>
          <w:marBottom w:val="0"/>
          <w:divBdr>
            <w:top w:val="none" w:sz="0" w:space="0" w:color="auto"/>
            <w:left w:val="none" w:sz="0" w:space="0" w:color="auto"/>
            <w:bottom w:val="none" w:sz="0" w:space="0" w:color="auto"/>
            <w:right w:val="none" w:sz="0" w:space="0" w:color="auto"/>
          </w:divBdr>
        </w:div>
        <w:div w:id="51389290">
          <w:marLeft w:val="480"/>
          <w:marRight w:val="0"/>
          <w:marTop w:val="0"/>
          <w:marBottom w:val="0"/>
          <w:divBdr>
            <w:top w:val="none" w:sz="0" w:space="0" w:color="auto"/>
            <w:left w:val="none" w:sz="0" w:space="0" w:color="auto"/>
            <w:bottom w:val="none" w:sz="0" w:space="0" w:color="auto"/>
            <w:right w:val="none" w:sz="0" w:space="0" w:color="auto"/>
          </w:divBdr>
        </w:div>
        <w:div w:id="62992115">
          <w:marLeft w:val="480"/>
          <w:marRight w:val="0"/>
          <w:marTop w:val="0"/>
          <w:marBottom w:val="0"/>
          <w:divBdr>
            <w:top w:val="none" w:sz="0" w:space="0" w:color="auto"/>
            <w:left w:val="none" w:sz="0" w:space="0" w:color="auto"/>
            <w:bottom w:val="none" w:sz="0" w:space="0" w:color="auto"/>
            <w:right w:val="none" w:sz="0" w:space="0" w:color="auto"/>
          </w:divBdr>
        </w:div>
        <w:div w:id="112292779">
          <w:marLeft w:val="480"/>
          <w:marRight w:val="0"/>
          <w:marTop w:val="0"/>
          <w:marBottom w:val="0"/>
          <w:divBdr>
            <w:top w:val="none" w:sz="0" w:space="0" w:color="auto"/>
            <w:left w:val="none" w:sz="0" w:space="0" w:color="auto"/>
            <w:bottom w:val="none" w:sz="0" w:space="0" w:color="auto"/>
            <w:right w:val="none" w:sz="0" w:space="0" w:color="auto"/>
          </w:divBdr>
        </w:div>
        <w:div w:id="132217391">
          <w:marLeft w:val="480"/>
          <w:marRight w:val="0"/>
          <w:marTop w:val="0"/>
          <w:marBottom w:val="0"/>
          <w:divBdr>
            <w:top w:val="none" w:sz="0" w:space="0" w:color="auto"/>
            <w:left w:val="none" w:sz="0" w:space="0" w:color="auto"/>
            <w:bottom w:val="none" w:sz="0" w:space="0" w:color="auto"/>
            <w:right w:val="none" w:sz="0" w:space="0" w:color="auto"/>
          </w:divBdr>
        </w:div>
        <w:div w:id="227351730">
          <w:marLeft w:val="480"/>
          <w:marRight w:val="0"/>
          <w:marTop w:val="0"/>
          <w:marBottom w:val="0"/>
          <w:divBdr>
            <w:top w:val="none" w:sz="0" w:space="0" w:color="auto"/>
            <w:left w:val="none" w:sz="0" w:space="0" w:color="auto"/>
            <w:bottom w:val="none" w:sz="0" w:space="0" w:color="auto"/>
            <w:right w:val="none" w:sz="0" w:space="0" w:color="auto"/>
          </w:divBdr>
        </w:div>
        <w:div w:id="260572834">
          <w:marLeft w:val="480"/>
          <w:marRight w:val="0"/>
          <w:marTop w:val="0"/>
          <w:marBottom w:val="0"/>
          <w:divBdr>
            <w:top w:val="none" w:sz="0" w:space="0" w:color="auto"/>
            <w:left w:val="none" w:sz="0" w:space="0" w:color="auto"/>
            <w:bottom w:val="none" w:sz="0" w:space="0" w:color="auto"/>
            <w:right w:val="none" w:sz="0" w:space="0" w:color="auto"/>
          </w:divBdr>
        </w:div>
        <w:div w:id="270287994">
          <w:marLeft w:val="480"/>
          <w:marRight w:val="0"/>
          <w:marTop w:val="0"/>
          <w:marBottom w:val="0"/>
          <w:divBdr>
            <w:top w:val="none" w:sz="0" w:space="0" w:color="auto"/>
            <w:left w:val="none" w:sz="0" w:space="0" w:color="auto"/>
            <w:bottom w:val="none" w:sz="0" w:space="0" w:color="auto"/>
            <w:right w:val="none" w:sz="0" w:space="0" w:color="auto"/>
          </w:divBdr>
        </w:div>
        <w:div w:id="289014544">
          <w:marLeft w:val="480"/>
          <w:marRight w:val="0"/>
          <w:marTop w:val="0"/>
          <w:marBottom w:val="0"/>
          <w:divBdr>
            <w:top w:val="none" w:sz="0" w:space="0" w:color="auto"/>
            <w:left w:val="none" w:sz="0" w:space="0" w:color="auto"/>
            <w:bottom w:val="none" w:sz="0" w:space="0" w:color="auto"/>
            <w:right w:val="none" w:sz="0" w:space="0" w:color="auto"/>
          </w:divBdr>
        </w:div>
        <w:div w:id="336731437">
          <w:marLeft w:val="480"/>
          <w:marRight w:val="0"/>
          <w:marTop w:val="0"/>
          <w:marBottom w:val="0"/>
          <w:divBdr>
            <w:top w:val="none" w:sz="0" w:space="0" w:color="auto"/>
            <w:left w:val="none" w:sz="0" w:space="0" w:color="auto"/>
            <w:bottom w:val="none" w:sz="0" w:space="0" w:color="auto"/>
            <w:right w:val="none" w:sz="0" w:space="0" w:color="auto"/>
          </w:divBdr>
        </w:div>
        <w:div w:id="392899323">
          <w:marLeft w:val="480"/>
          <w:marRight w:val="0"/>
          <w:marTop w:val="0"/>
          <w:marBottom w:val="0"/>
          <w:divBdr>
            <w:top w:val="none" w:sz="0" w:space="0" w:color="auto"/>
            <w:left w:val="none" w:sz="0" w:space="0" w:color="auto"/>
            <w:bottom w:val="none" w:sz="0" w:space="0" w:color="auto"/>
            <w:right w:val="none" w:sz="0" w:space="0" w:color="auto"/>
          </w:divBdr>
        </w:div>
        <w:div w:id="395513493">
          <w:marLeft w:val="480"/>
          <w:marRight w:val="0"/>
          <w:marTop w:val="0"/>
          <w:marBottom w:val="0"/>
          <w:divBdr>
            <w:top w:val="none" w:sz="0" w:space="0" w:color="auto"/>
            <w:left w:val="none" w:sz="0" w:space="0" w:color="auto"/>
            <w:bottom w:val="none" w:sz="0" w:space="0" w:color="auto"/>
            <w:right w:val="none" w:sz="0" w:space="0" w:color="auto"/>
          </w:divBdr>
        </w:div>
        <w:div w:id="424309160">
          <w:marLeft w:val="480"/>
          <w:marRight w:val="0"/>
          <w:marTop w:val="0"/>
          <w:marBottom w:val="0"/>
          <w:divBdr>
            <w:top w:val="none" w:sz="0" w:space="0" w:color="auto"/>
            <w:left w:val="none" w:sz="0" w:space="0" w:color="auto"/>
            <w:bottom w:val="none" w:sz="0" w:space="0" w:color="auto"/>
            <w:right w:val="none" w:sz="0" w:space="0" w:color="auto"/>
          </w:divBdr>
        </w:div>
        <w:div w:id="606011600">
          <w:marLeft w:val="480"/>
          <w:marRight w:val="0"/>
          <w:marTop w:val="0"/>
          <w:marBottom w:val="0"/>
          <w:divBdr>
            <w:top w:val="none" w:sz="0" w:space="0" w:color="auto"/>
            <w:left w:val="none" w:sz="0" w:space="0" w:color="auto"/>
            <w:bottom w:val="none" w:sz="0" w:space="0" w:color="auto"/>
            <w:right w:val="none" w:sz="0" w:space="0" w:color="auto"/>
          </w:divBdr>
        </w:div>
        <w:div w:id="666716689">
          <w:marLeft w:val="480"/>
          <w:marRight w:val="0"/>
          <w:marTop w:val="0"/>
          <w:marBottom w:val="0"/>
          <w:divBdr>
            <w:top w:val="none" w:sz="0" w:space="0" w:color="auto"/>
            <w:left w:val="none" w:sz="0" w:space="0" w:color="auto"/>
            <w:bottom w:val="none" w:sz="0" w:space="0" w:color="auto"/>
            <w:right w:val="none" w:sz="0" w:space="0" w:color="auto"/>
          </w:divBdr>
        </w:div>
        <w:div w:id="691802717">
          <w:marLeft w:val="480"/>
          <w:marRight w:val="0"/>
          <w:marTop w:val="0"/>
          <w:marBottom w:val="0"/>
          <w:divBdr>
            <w:top w:val="none" w:sz="0" w:space="0" w:color="auto"/>
            <w:left w:val="none" w:sz="0" w:space="0" w:color="auto"/>
            <w:bottom w:val="none" w:sz="0" w:space="0" w:color="auto"/>
            <w:right w:val="none" w:sz="0" w:space="0" w:color="auto"/>
          </w:divBdr>
        </w:div>
        <w:div w:id="901326462">
          <w:marLeft w:val="480"/>
          <w:marRight w:val="0"/>
          <w:marTop w:val="0"/>
          <w:marBottom w:val="0"/>
          <w:divBdr>
            <w:top w:val="none" w:sz="0" w:space="0" w:color="auto"/>
            <w:left w:val="none" w:sz="0" w:space="0" w:color="auto"/>
            <w:bottom w:val="none" w:sz="0" w:space="0" w:color="auto"/>
            <w:right w:val="none" w:sz="0" w:space="0" w:color="auto"/>
          </w:divBdr>
        </w:div>
        <w:div w:id="916062681">
          <w:marLeft w:val="480"/>
          <w:marRight w:val="0"/>
          <w:marTop w:val="0"/>
          <w:marBottom w:val="0"/>
          <w:divBdr>
            <w:top w:val="none" w:sz="0" w:space="0" w:color="auto"/>
            <w:left w:val="none" w:sz="0" w:space="0" w:color="auto"/>
            <w:bottom w:val="none" w:sz="0" w:space="0" w:color="auto"/>
            <w:right w:val="none" w:sz="0" w:space="0" w:color="auto"/>
          </w:divBdr>
        </w:div>
        <w:div w:id="928927271">
          <w:marLeft w:val="480"/>
          <w:marRight w:val="0"/>
          <w:marTop w:val="0"/>
          <w:marBottom w:val="0"/>
          <w:divBdr>
            <w:top w:val="none" w:sz="0" w:space="0" w:color="auto"/>
            <w:left w:val="none" w:sz="0" w:space="0" w:color="auto"/>
            <w:bottom w:val="none" w:sz="0" w:space="0" w:color="auto"/>
            <w:right w:val="none" w:sz="0" w:space="0" w:color="auto"/>
          </w:divBdr>
        </w:div>
        <w:div w:id="1043797835">
          <w:marLeft w:val="480"/>
          <w:marRight w:val="0"/>
          <w:marTop w:val="0"/>
          <w:marBottom w:val="0"/>
          <w:divBdr>
            <w:top w:val="none" w:sz="0" w:space="0" w:color="auto"/>
            <w:left w:val="none" w:sz="0" w:space="0" w:color="auto"/>
            <w:bottom w:val="none" w:sz="0" w:space="0" w:color="auto"/>
            <w:right w:val="none" w:sz="0" w:space="0" w:color="auto"/>
          </w:divBdr>
        </w:div>
        <w:div w:id="1053313257">
          <w:marLeft w:val="480"/>
          <w:marRight w:val="0"/>
          <w:marTop w:val="0"/>
          <w:marBottom w:val="0"/>
          <w:divBdr>
            <w:top w:val="none" w:sz="0" w:space="0" w:color="auto"/>
            <w:left w:val="none" w:sz="0" w:space="0" w:color="auto"/>
            <w:bottom w:val="none" w:sz="0" w:space="0" w:color="auto"/>
            <w:right w:val="none" w:sz="0" w:space="0" w:color="auto"/>
          </w:divBdr>
        </w:div>
        <w:div w:id="1087458033">
          <w:marLeft w:val="480"/>
          <w:marRight w:val="0"/>
          <w:marTop w:val="0"/>
          <w:marBottom w:val="0"/>
          <w:divBdr>
            <w:top w:val="none" w:sz="0" w:space="0" w:color="auto"/>
            <w:left w:val="none" w:sz="0" w:space="0" w:color="auto"/>
            <w:bottom w:val="none" w:sz="0" w:space="0" w:color="auto"/>
            <w:right w:val="none" w:sz="0" w:space="0" w:color="auto"/>
          </w:divBdr>
        </w:div>
        <w:div w:id="1102720030">
          <w:marLeft w:val="480"/>
          <w:marRight w:val="0"/>
          <w:marTop w:val="0"/>
          <w:marBottom w:val="0"/>
          <w:divBdr>
            <w:top w:val="none" w:sz="0" w:space="0" w:color="auto"/>
            <w:left w:val="none" w:sz="0" w:space="0" w:color="auto"/>
            <w:bottom w:val="none" w:sz="0" w:space="0" w:color="auto"/>
            <w:right w:val="none" w:sz="0" w:space="0" w:color="auto"/>
          </w:divBdr>
        </w:div>
        <w:div w:id="1160778179">
          <w:marLeft w:val="480"/>
          <w:marRight w:val="0"/>
          <w:marTop w:val="0"/>
          <w:marBottom w:val="0"/>
          <w:divBdr>
            <w:top w:val="none" w:sz="0" w:space="0" w:color="auto"/>
            <w:left w:val="none" w:sz="0" w:space="0" w:color="auto"/>
            <w:bottom w:val="none" w:sz="0" w:space="0" w:color="auto"/>
            <w:right w:val="none" w:sz="0" w:space="0" w:color="auto"/>
          </w:divBdr>
        </w:div>
        <w:div w:id="1343125419">
          <w:marLeft w:val="480"/>
          <w:marRight w:val="0"/>
          <w:marTop w:val="0"/>
          <w:marBottom w:val="0"/>
          <w:divBdr>
            <w:top w:val="none" w:sz="0" w:space="0" w:color="auto"/>
            <w:left w:val="none" w:sz="0" w:space="0" w:color="auto"/>
            <w:bottom w:val="none" w:sz="0" w:space="0" w:color="auto"/>
            <w:right w:val="none" w:sz="0" w:space="0" w:color="auto"/>
          </w:divBdr>
        </w:div>
        <w:div w:id="1362823679">
          <w:marLeft w:val="480"/>
          <w:marRight w:val="0"/>
          <w:marTop w:val="0"/>
          <w:marBottom w:val="0"/>
          <w:divBdr>
            <w:top w:val="none" w:sz="0" w:space="0" w:color="auto"/>
            <w:left w:val="none" w:sz="0" w:space="0" w:color="auto"/>
            <w:bottom w:val="none" w:sz="0" w:space="0" w:color="auto"/>
            <w:right w:val="none" w:sz="0" w:space="0" w:color="auto"/>
          </w:divBdr>
        </w:div>
        <w:div w:id="1380975796">
          <w:marLeft w:val="480"/>
          <w:marRight w:val="0"/>
          <w:marTop w:val="0"/>
          <w:marBottom w:val="0"/>
          <w:divBdr>
            <w:top w:val="none" w:sz="0" w:space="0" w:color="auto"/>
            <w:left w:val="none" w:sz="0" w:space="0" w:color="auto"/>
            <w:bottom w:val="none" w:sz="0" w:space="0" w:color="auto"/>
            <w:right w:val="none" w:sz="0" w:space="0" w:color="auto"/>
          </w:divBdr>
        </w:div>
        <w:div w:id="1543979643">
          <w:marLeft w:val="480"/>
          <w:marRight w:val="0"/>
          <w:marTop w:val="0"/>
          <w:marBottom w:val="0"/>
          <w:divBdr>
            <w:top w:val="none" w:sz="0" w:space="0" w:color="auto"/>
            <w:left w:val="none" w:sz="0" w:space="0" w:color="auto"/>
            <w:bottom w:val="none" w:sz="0" w:space="0" w:color="auto"/>
            <w:right w:val="none" w:sz="0" w:space="0" w:color="auto"/>
          </w:divBdr>
        </w:div>
        <w:div w:id="1567032678">
          <w:marLeft w:val="480"/>
          <w:marRight w:val="0"/>
          <w:marTop w:val="0"/>
          <w:marBottom w:val="0"/>
          <w:divBdr>
            <w:top w:val="none" w:sz="0" w:space="0" w:color="auto"/>
            <w:left w:val="none" w:sz="0" w:space="0" w:color="auto"/>
            <w:bottom w:val="none" w:sz="0" w:space="0" w:color="auto"/>
            <w:right w:val="none" w:sz="0" w:space="0" w:color="auto"/>
          </w:divBdr>
        </w:div>
        <w:div w:id="1625769005">
          <w:marLeft w:val="480"/>
          <w:marRight w:val="0"/>
          <w:marTop w:val="0"/>
          <w:marBottom w:val="0"/>
          <w:divBdr>
            <w:top w:val="none" w:sz="0" w:space="0" w:color="auto"/>
            <w:left w:val="none" w:sz="0" w:space="0" w:color="auto"/>
            <w:bottom w:val="none" w:sz="0" w:space="0" w:color="auto"/>
            <w:right w:val="none" w:sz="0" w:space="0" w:color="auto"/>
          </w:divBdr>
        </w:div>
        <w:div w:id="1650481454">
          <w:marLeft w:val="480"/>
          <w:marRight w:val="0"/>
          <w:marTop w:val="0"/>
          <w:marBottom w:val="0"/>
          <w:divBdr>
            <w:top w:val="none" w:sz="0" w:space="0" w:color="auto"/>
            <w:left w:val="none" w:sz="0" w:space="0" w:color="auto"/>
            <w:bottom w:val="none" w:sz="0" w:space="0" w:color="auto"/>
            <w:right w:val="none" w:sz="0" w:space="0" w:color="auto"/>
          </w:divBdr>
        </w:div>
        <w:div w:id="1656296285">
          <w:marLeft w:val="480"/>
          <w:marRight w:val="0"/>
          <w:marTop w:val="0"/>
          <w:marBottom w:val="0"/>
          <w:divBdr>
            <w:top w:val="none" w:sz="0" w:space="0" w:color="auto"/>
            <w:left w:val="none" w:sz="0" w:space="0" w:color="auto"/>
            <w:bottom w:val="none" w:sz="0" w:space="0" w:color="auto"/>
            <w:right w:val="none" w:sz="0" w:space="0" w:color="auto"/>
          </w:divBdr>
        </w:div>
        <w:div w:id="1695762959">
          <w:marLeft w:val="480"/>
          <w:marRight w:val="0"/>
          <w:marTop w:val="0"/>
          <w:marBottom w:val="0"/>
          <w:divBdr>
            <w:top w:val="none" w:sz="0" w:space="0" w:color="auto"/>
            <w:left w:val="none" w:sz="0" w:space="0" w:color="auto"/>
            <w:bottom w:val="none" w:sz="0" w:space="0" w:color="auto"/>
            <w:right w:val="none" w:sz="0" w:space="0" w:color="auto"/>
          </w:divBdr>
        </w:div>
        <w:div w:id="1744837739">
          <w:marLeft w:val="480"/>
          <w:marRight w:val="0"/>
          <w:marTop w:val="0"/>
          <w:marBottom w:val="0"/>
          <w:divBdr>
            <w:top w:val="none" w:sz="0" w:space="0" w:color="auto"/>
            <w:left w:val="none" w:sz="0" w:space="0" w:color="auto"/>
            <w:bottom w:val="none" w:sz="0" w:space="0" w:color="auto"/>
            <w:right w:val="none" w:sz="0" w:space="0" w:color="auto"/>
          </w:divBdr>
        </w:div>
        <w:div w:id="1752582465">
          <w:marLeft w:val="480"/>
          <w:marRight w:val="0"/>
          <w:marTop w:val="0"/>
          <w:marBottom w:val="0"/>
          <w:divBdr>
            <w:top w:val="none" w:sz="0" w:space="0" w:color="auto"/>
            <w:left w:val="none" w:sz="0" w:space="0" w:color="auto"/>
            <w:bottom w:val="none" w:sz="0" w:space="0" w:color="auto"/>
            <w:right w:val="none" w:sz="0" w:space="0" w:color="auto"/>
          </w:divBdr>
        </w:div>
        <w:div w:id="1763918209">
          <w:marLeft w:val="480"/>
          <w:marRight w:val="0"/>
          <w:marTop w:val="0"/>
          <w:marBottom w:val="0"/>
          <w:divBdr>
            <w:top w:val="none" w:sz="0" w:space="0" w:color="auto"/>
            <w:left w:val="none" w:sz="0" w:space="0" w:color="auto"/>
            <w:bottom w:val="none" w:sz="0" w:space="0" w:color="auto"/>
            <w:right w:val="none" w:sz="0" w:space="0" w:color="auto"/>
          </w:divBdr>
        </w:div>
        <w:div w:id="1830631640">
          <w:marLeft w:val="480"/>
          <w:marRight w:val="0"/>
          <w:marTop w:val="0"/>
          <w:marBottom w:val="0"/>
          <w:divBdr>
            <w:top w:val="none" w:sz="0" w:space="0" w:color="auto"/>
            <w:left w:val="none" w:sz="0" w:space="0" w:color="auto"/>
            <w:bottom w:val="none" w:sz="0" w:space="0" w:color="auto"/>
            <w:right w:val="none" w:sz="0" w:space="0" w:color="auto"/>
          </w:divBdr>
        </w:div>
        <w:div w:id="1932931090">
          <w:marLeft w:val="480"/>
          <w:marRight w:val="0"/>
          <w:marTop w:val="0"/>
          <w:marBottom w:val="0"/>
          <w:divBdr>
            <w:top w:val="none" w:sz="0" w:space="0" w:color="auto"/>
            <w:left w:val="none" w:sz="0" w:space="0" w:color="auto"/>
            <w:bottom w:val="none" w:sz="0" w:space="0" w:color="auto"/>
            <w:right w:val="none" w:sz="0" w:space="0" w:color="auto"/>
          </w:divBdr>
        </w:div>
        <w:div w:id="1954288695">
          <w:marLeft w:val="480"/>
          <w:marRight w:val="0"/>
          <w:marTop w:val="0"/>
          <w:marBottom w:val="0"/>
          <w:divBdr>
            <w:top w:val="none" w:sz="0" w:space="0" w:color="auto"/>
            <w:left w:val="none" w:sz="0" w:space="0" w:color="auto"/>
            <w:bottom w:val="none" w:sz="0" w:space="0" w:color="auto"/>
            <w:right w:val="none" w:sz="0" w:space="0" w:color="auto"/>
          </w:divBdr>
        </w:div>
        <w:div w:id="1954554829">
          <w:marLeft w:val="480"/>
          <w:marRight w:val="0"/>
          <w:marTop w:val="0"/>
          <w:marBottom w:val="0"/>
          <w:divBdr>
            <w:top w:val="none" w:sz="0" w:space="0" w:color="auto"/>
            <w:left w:val="none" w:sz="0" w:space="0" w:color="auto"/>
            <w:bottom w:val="none" w:sz="0" w:space="0" w:color="auto"/>
            <w:right w:val="none" w:sz="0" w:space="0" w:color="auto"/>
          </w:divBdr>
        </w:div>
        <w:div w:id="1958020134">
          <w:marLeft w:val="480"/>
          <w:marRight w:val="0"/>
          <w:marTop w:val="0"/>
          <w:marBottom w:val="0"/>
          <w:divBdr>
            <w:top w:val="none" w:sz="0" w:space="0" w:color="auto"/>
            <w:left w:val="none" w:sz="0" w:space="0" w:color="auto"/>
            <w:bottom w:val="none" w:sz="0" w:space="0" w:color="auto"/>
            <w:right w:val="none" w:sz="0" w:space="0" w:color="auto"/>
          </w:divBdr>
        </w:div>
        <w:div w:id="1986011281">
          <w:marLeft w:val="480"/>
          <w:marRight w:val="0"/>
          <w:marTop w:val="0"/>
          <w:marBottom w:val="0"/>
          <w:divBdr>
            <w:top w:val="none" w:sz="0" w:space="0" w:color="auto"/>
            <w:left w:val="none" w:sz="0" w:space="0" w:color="auto"/>
            <w:bottom w:val="none" w:sz="0" w:space="0" w:color="auto"/>
            <w:right w:val="none" w:sz="0" w:space="0" w:color="auto"/>
          </w:divBdr>
        </w:div>
        <w:div w:id="2016230130">
          <w:marLeft w:val="480"/>
          <w:marRight w:val="0"/>
          <w:marTop w:val="0"/>
          <w:marBottom w:val="0"/>
          <w:divBdr>
            <w:top w:val="none" w:sz="0" w:space="0" w:color="auto"/>
            <w:left w:val="none" w:sz="0" w:space="0" w:color="auto"/>
            <w:bottom w:val="none" w:sz="0" w:space="0" w:color="auto"/>
            <w:right w:val="none" w:sz="0" w:space="0" w:color="auto"/>
          </w:divBdr>
        </w:div>
        <w:div w:id="2028823773">
          <w:marLeft w:val="480"/>
          <w:marRight w:val="0"/>
          <w:marTop w:val="0"/>
          <w:marBottom w:val="0"/>
          <w:divBdr>
            <w:top w:val="none" w:sz="0" w:space="0" w:color="auto"/>
            <w:left w:val="none" w:sz="0" w:space="0" w:color="auto"/>
            <w:bottom w:val="none" w:sz="0" w:space="0" w:color="auto"/>
            <w:right w:val="none" w:sz="0" w:space="0" w:color="auto"/>
          </w:divBdr>
        </w:div>
        <w:div w:id="2096396773">
          <w:marLeft w:val="480"/>
          <w:marRight w:val="0"/>
          <w:marTop w:val="0"/>
          <w:marBottom w:val="0"/>
          <w:divBdr>
            <w:top w:val="none" w:sz="0" w:space="0" w:color="auto"/>
            <w:left w:val="none" w:sz="0" w:space="0" w:color="auto"/>
            <w:bottom w:val="none" w:sz="0" w:space="0" w:color="auto"/>
            <w:right w:val="none" w:sz="0" w:space="0" w:color="auto"/>
          </w:divBdr>
        </w:div>
        <w:div w:id="2108890040">
          <w:marLeft w:val="480"/>
          <w:marRight w:val="0"/>
          <w:marTop w:val="0"/>
          <w:marBottom w:val="0"/>
          <w:divBdr>
            <w:top w:val="none" w:sz="0" w:space="0" w:color="auto"/>
            <w:left w:val="none" w:sz="0" w:space="0" w:color="auto"/>
            <w:bottom w:val="none" w:sz="0" w:space="0" w:color="auto"/>
            <w:right w:val="none" w:sz="0" w:space="0" w:color="auto"/>
          </w:divBdr>
        </w:div>
      </w:divsChild>
    </w:div>
    <w:div w:id="1555462413">
      <w:bodyDiv w:val="1"/>
      <w:marLeft w:val="0"/>
      <w:marRight w:val="0"/>
      <w:marTop w:val="0"/>
      <w:marBottom w:val="0"/>
      <w:divBdr>
        <w:top w:val="none" w:sz="0" w:space="0" w:color="auto"/>
        <w:left w:val="none" w:sz="0" w:space="0" w:color="auto"/>
        <w:bottom w:val="none" w:sz="0" w:space="0" w:color="auto"/>
        <w:right w:val="none" w:sz="0" w:space="0" w:color="auto"/>
      </w:divBdr>
      <w:divsChild>
        <w:div w:id="93130986">
          <w:marLeft w:val="480"/>
          <w:marRight w:val="0"/>
          <w:marTop w:val="0"/>
          <w:marBottom w:val="0"/>
          <w:divBdr>
            <w:top w:val="none" w:sz="0" w:space="0" w:color="auto"/>
            <w:left w:val="none" w:sz="0" w:space="0" w:color="auto"/>
            <w:bottom w:val="none" w:sz="0" w:space="0" w:color="auto"/>
            <w:right w:val="none" w:sz="0" w:space="0" w:color="auto"/>
          </w:divBdr>
        </w:div>
        <w:div w:id="117341994">
          <w:marLeft w:val="480"/>
          <w:marRight w:val="0"/>
          <w:marTop w:val="0"/>
          <w:marBottom w:val="0"/>
          <w:divBdr>
            <w:top w:val="none" w:sz="0" w:space="0" w:color="auto"/>
            <w:left w:val="none" w:sz="0" w:space="0" w:color="auto"/>
            <w:bottom w:val="none" w:sz="0" w:space="0" w:color="auto"/>
            <w:right w:val="none" w:sz="0" w:space="0" w:color="auto"/>
          </w:divBdr>
        </w:div>
        <w:div w:id="140928900">
          <w:marLeft w:val="480"/>
          <w:marRight w:val="0"/>
          <w:marTop w:val="0"/>
          <w:marBottom w:val="0"/>
          <w:divBdr>
            <w:top w:val="none" w:sz="0" w:space="0" w:color="auto"/>
            <w:left w:val="none" w:sz="0" w:space="0" w:color="auto"/>
            <w:bottom w:val="none" w:sz="0" w:space="0" w:color="auto"/>
            <w:right w:val="none" w:sz="0" w:space="0" w:color="auto"/>
          </w:divBdr>
        </w:div>
        <w:div w:id="205945284">
          <w:marLeft w:val="480"/>
          <w:marRight w:val="0"/>
          <w:marTop w:val="0"/>
          <w:marBottom w:val="0"/>
          <w:divBdr>
            <w:top w:val="none" w:sz="0" w:space="0" w:color="auto"/>
            <w:left w:val="none" w:sz="0" w:space="0" w:color="auto"/>
            <w:bottom w:val="none" w:sz="0" w:space="0" w:color="auto"/>
            <w:right w:val="none" w:sz="0" w:space="0" w:color="auto"/>
          </w:divBdr>
        </w:div>
        <w:div w:id="245652822">
          <w:marLeft w:val="480"/>
          <w:marRight w:val="0"/>
          <w:marTop w:val="0"/>
          <w:marBottom w:val="0"/>
          <w:divBdr>
            <w:top w:val="none" w:sz="0" w:space="0" w:color="auto"/>
            <w:left w:val="none" w:sz="0" w:space="0" w:color="auto"/>
            <w:bottom w:val="none" w:sz="0" w:space="0" w:color="auto"/>
            <w:right w:val="none" w:sz="0" w:space="0" w:color="auto"/>
          </w:divBdr>
        </w:div>
        <w:div w:id="262734675">
          <w:marLeft w:val="480"/>
          <w:marRight w:val="0"/>
          <w:marTop w:val="0"/>
          <w:marBottom w:val="0"/>
          <w:divBdr>
            <w:top w:val="none" w:sz="0" w:space="0" w:color="auto"/>
            <w:left w:val="none" w:sz="0" w:space="0" w:color="auto"/>
            <w:bottom w:val="none" w:sz="0" w:space="0" w:color="auto"/>
            <w:right w:val="none" w:sz="0" w:space="0" w:color="auto"/>
          </w:divBdr>
        </w:div>
        <w:div w:id="275645585">
          <w:marLeft w:val="480"/>
          <w:marRight w:val="0"/>
          <w:marTop w:val="0"/>
          <w:marBottom w:val="0"/>
          <w:divBdr>
            <w:top w:val="none" w:sz="0" w:space="0" w:color="auto"/>
            <w:left w:val="none" w:sz="0" w:space="0" w:color="auto"/>
            <w:bottom w:val="none" w:sz="0" w:space="0" w:color="auto"/>
            <w:right w:val="none" w:sz="0" w:space="0" w:color="auto"/>
          </w:divBdr>
        </w:div>
        <w:div w:id="295532277">
          <w:marLeft w:val="480"/>
          <w:marRight w:val="0"/>
          <w:marTop w:val="0"/>
          <w:marBottom w:val="0"/>
          <w:divBdr>
            <w:top w:val="none" w:sz="0" w:space="0" w:color="auto"/>
            <w:left w:val="none" w:sz="0" w:space="0" w:color="auto"/>
            <w:bottom w:val="none" w:sz="0" w:space="0" w:color="auto"/>
            <w:right w:val="none" w:sz="0" w:space="0" w:color="auto"/>
          </w:divBdr>
        </w:div>
        <w:div w:id="396322670">
          <w:marLeft w:val="480"/>
          <w:marRight w:val="0"/>
          <w:marTop w:val="0"/>
          <w:marBottom w:val="0"/>
          <w:divBdr>
            <w:top w:val="none" w:sz="0" w:space="0" w:color="auto"/>
            <w:left w:val="none" w:sz="0" w:space="0" w:color="auto"/>
            <w:bottom w:val="none" w:sz="0" w:space="0" w:color="auto"/>
            <w:right w:val="none" w:sz="0" w:space="0" w:color="auto"/>
          </w:divBdr>
        </w:div>
        <w:div w:id="456605629">
          <w:marLeft w:val="480"/>
          <w:marRight w:val="0"/>
          <w:marTop w:val="0"/>
          <w:marBottom w:val="0"/>
          <w:divBdr>
            <w:top w:val="none" w:sz="0" w:space="0" w:color="auto"/>
            <w:left w:val="none" w:sz="0" w:space="0" w:color="auto"/>
            <w:bottom w:val="none" w:sz="0" w:space="0" w:color="auto"/>
            <w:right w:val="none" w:sz="0" w:space="0" w:color="auto"/>
          </w:divBdr>
        </w:div>
        <w:div w:id="481851562">
          <w:marLeft w:val="480"/>
          <w:marRight w:val="0"/>
          <w:marTop w:val="0"/>
          <w:marBottom w:val="0"/>
          <w:divBdr>
            <w:top w:val="none" w:sz="0" w:space="0" w:color="auto"/>
            <w:left w:val="none" w:sz="0" w:space="0" w:color="auto"/>
            <w:bottom w:val="none" w:sz="0" w:space="0" w:color="auto"/>
            <w:right w:val="none" w:sz="0" w:space="0" w:color="auto"/>
          </w:divBdr>
        </w:div>
        <w:div w:id="504246275">
          <w:marLeft w:val="480"/>
          <w:marRight w:val="0"/>
          <w:marTop w:val="0"/>
          <w:marBottom w:val="0"/>
          <w:divBdr>
            <w:top w:val="none" w:sz="0" w:space="0" w:color="auto"/>
            <w:left w:val="none" w:sz="0" w:space="0" w:color="auto"/>
            <w:bottom w:val="none" w:sz="0" w:space="0" w:color="auto"/>
            <w:right w:val="none" w:sz="0" w:space="0" w:color="auto"/>
          </w:divBdr>
        </w:div>
        <w:div w:id="521020284">
          <w:marLeft w:val="480"/>
          <w:marRight w:val="0"/>
          <w:marTop w:val="0"/>
          <w:marBottom w:val="0"/>
          <w:divBdr>
            <w:top w:val="none" w:sz="0" w:space="0" w:color="auto"/>
            <w:left w:val="none" w:sz="0" w:space="0" w:color="auto"/>
            <w:bottom w:val="none" w:sz="0" w:space="0" w:color="auto"/>
            <w:right w:val="none" w:sz="0" w:space="0" w:color="auto"/>
          </w:divBdr>
        </w:div>
        <w:div w:id="523598125">
          <w:marLeft w:val="480"/>
          <w:marRight w:val="0"/>
          <w:marTop w:val="0"/>
          <w:marBottom w:val="0"/>
          <w:divBdr>
            <w:top w:val="none" w:sz="0" w:space="0" w:color="auto"/>
            <w:left w:val="none" w:sz="0" w:space="0" w:color="auto"/>
            <w:bottom w:val="none" w:sz="0" w:space="0" w:color="auto"/>
            <w:right w:val="none" w:sz="0" w:space="0" w:color="auto"/>
          </w:divBdr>
        </w:div>
        <w:div w:id="542406302">
          <w:marLeft w:val="480"/>
          <w:marRight w:val="0"/>
          <w:marTop w:val="0"/>
          <w:marBottom w:val="0"/>
          <w:divBdr>
            <w:top w:val="none" w:sz="0" w:space="0" w:color="auto"/>
            <w:left w:val="none" w:sz="0" w:space="0" w:color="auto"/>
            <w:bottom w:val="none" w:sz="0" w:space="0" w:color="auto"/>
            <w:right w:val="none" w:sz="0" w:space="0" w:color="auto"/>
          </w:divBdr>
        </w:div>
        <w:div w:id="567614700">
          <w:marLeft w:val="480"/>
          <w:marRight w:val="0"/>
          <w:marTop w:val="0"/>
          <w:marBottom w:val="0"/>
          <w:divBdr>
            <w:top w:val="none" w:sz="0" w:space="0" w:color="auto"/>
            <w:left w:val="none" w:sz="0" w:space="0" w:color="auto"/>
            <w:bottom w:val="none" w:sz="0" w:space="0" w:color="auto"/>
            <w:right w:val="none" w:sz="0" w:space="0" w:color="auto"/>
          </w:divBdr>
        </w:div>
        <w:div w:id="665519235">
          <w:marLeft w:val="480"/>
          <w:marRight w:val="0"/>
          <w:marTop w:val="0"/>
          <w:marBottom w:val="0"/>
          <w:divBdr>
            <w:top w:val="none" w:sz="0" w:space="0" w:color="auto"/>
            <w:left w:val="none" w:sz="0" w:space="0" w:color="auto"/>
            <w:bottom w:val="none" w:sz="0" w:space="0" w:color="auto"/>
            <w:right w:val="none" w:sz="0" w:space="0" w:color="auto"/>
          </w:divBdr>
        </w:div>
        <w:div w:id="754324020">
          <w:marLeft w:val="480"/>
          <w:marRight w:val="0"/>
          <w:marTop w:val="0"/>
          <w:marBottom w:val="0"/>
          <w:divBdr>
            <w:top w:val="none" w:sz="0" w:space="0" w:color="auto"/>
            <w:left w:val="none" w:sz="0" w:space="0" w:color="auto"/>
            <w:bottom w:val="none" w:sz="0" w:space="0" w:color="auto"/>
            <w:right w:val="none" w:sz="0" w:space="0" w:color="auto"/>
          </w:divBdr>
        </w:div>
        <w:div w:id="770008545">
          <w:marLeft w:val="480"/>
          <w:marRight w:val="0"/>
          <w:marTop w:val="0"/>
          <w:marBottom w:val="0"/>
          <w:divBdr>
            <w:top w:val="none" w:sz="0" w:space="0" w:color="auto"/>
            <w:left w:val="none" w:sz="0" w:space="0" w:color="auto"/>
            <w:bottom w:val="none" w:sz="0" w:space="0" w:color="auto"/>
            <w:right w:val="none" w:sz="0" w:space="0" w:color="auto"/>
          </w:divBdr>
        </w:div>
        <w:div w:id="845680623">
          <w:marLeft w:val="480"/>
          <w:marRight w:val="0"/>
          <w:marTop w:val="0"/>
          <w:marBottom w:val="0"/>
          <w:divBdr>
            <w:top w:val="none" w:sz="0" w:space="0" w:color="auto"/>
            <w:left w:val="none" w:sz="0" w:space="0" w:color="auto"/>
            <w:bottom w:val="none" w:sz="0" w:space="0" w:color="auto"/>
            <w:right w:val="none" w:sz="0" w:space="0" w:color="auto"/>
          </w:divBdr>
        </w:div>
        <w:div w:id="878668047">
          <w:marLeft w:val="480"/>
          <w:marRight w:val="0"/>
          <w:marTop w:val="0"/>
          <w:marBottom w:val="0"/>
          <w:divBdr>
            <w:top w:val="none" w:sz="0" w:space="0" w:color="auto"/>
            <w:left w:val="none" w:sz="0" w:space="0" w:color="auto"/>
            <w:bottom w:val="none" w:sz="0" w:space="0" w:color="auto"/>
            <w:right w:val="none" w:sz="0" w:space="0" w:color="auto"/>
          </w:divBdr>
        </w:div>
        <w:div w:id="1011298738">
          <w:marLeft w:val="480"/>
          <w:marRight w:val="0"/>
          <w:marTop w:val="0"/>
          <w:marBottom w:val="0"/>
          <w:divBdr>
            <w:top w:val="none" w:sz="0" w:space="0" w:color="auto"/>
            <w:left w:val="none" w:sz="0" w:space="0" w:color="auto"/>
            <w:bottom w:val="none" w:sz="0" w:space="0" w:color="auto"/>
            <w:right w:val="none" w:sz="0" w:space="0" w:color="auto"/>
          </w:divBdr>
        </w:div>
        <w:div w:id="1111821664">
          <w:marLeft w:val="480"/>
          <w:marRight w:val="0"/>
          <w:marTop w:val="0"/>
          <w:marBottom w:val="0"/>
          <w:divBdr>
            <w:top w:val="none" w:sz="0" w:space="0" w:color="auto"/>
            <w:left w:val="none" w:sz="0" w:space="0" w:color="auto"/>
            <w:bottom w:val="none" w:sz="0" w:space="0" w:color="auto"/>
            <w:right w:val="none" w:sz="0" w:space="0" w:color="auto"/>
          </w:divBdr>
        </w:div>
        <w:div w:id="1134524899">
          <w:marLeft w:val="480"/>
          <w:marRight w:val="0"/>
          <w:marTop w:val="0"/>
          <w:marBottom w:val="0"/>
          <w:divBdr>
            <w:top w:val="none" w:sz="0" w:space="0" w:color="auto"/>
            <w:left w:val="none" w:sz="0" w:space="0" w:color="auto"/>
            <w:bottom w:val="none" w:sz="0" w:space="0" w:color="auto"/>
            <w:right w:val="none" w:sz="0" w:space="0" w:color="auto"/>
          </w:divBdr>
        </w:div>
        <w:div w:id="1170605222">
          <w:marLeft w:val="480"/>
          <w:marRight w:val="0"/>
          <w:marTop w:val="0"/>
          <w:marBottom w:val="0"/>
          <w:divBdr>
            <w:top w:val="none" w:sz="0" w:space="0" w:color="auto"/>
            <w:left w:val="none" w:sz="0" w:space="0" w:color="auto"/>
            <w:bottom w:val="none" w:sz="0" w:space="0" w:color="auto"/>
            <w:right w:val="none" w:sz="0" w:space="0" w:color="auto"/>
          </w:divBdr>
        </w:div>
        <w:div w:id="1239292300">
          <w:marLeft w:val="480"/>
          <w:marRight w:val="0"/>
          <w:marTop w:val="0"/>
          <w:marBottom w:val="0"/>
          <w:divBdr>
            <w:top w:val="none" w:sz="0" w:space="0" w:color="auto"/>
            <w:left w:val="none" w:sz="0" w:space="0" w:color="auto"/>
            <w:bottom w:val="none" w:sz="0" w:space="0" w:color="auto"/>
            <w:right w:val="none" w:sz="0" w:space="0" w:color="auto"/>
          </w:divBdr>
        </w:div>
        <w:div w:id="1296715802">
          <w:marLeft w:val="480"/>
          <w:marRight w:val="0"/>
          <w:marTop w:val="0"/>
          <w:marBottom w:val="0"/>
          <w:divBdr>
            <w:top w:val="none" w:sz="0" w:space="0" w:color="auto"/>
            <w:left w:val="none" w:sz="0" w:space="0" w:color="auto"/>
            <w:bottom w:val="none" w:sz="0" w:space="0" w:color="auto"/>
            <w:right w:val="none" w:sz="0" w:space="0" w:color="auto"/>
          </w:divBdr>
        </w:div>
        <w:div w:id="1323696365">
          <w:marLeft w:val="480"/>
          <w:marRight w:val="0"/>
          <w:marTop w:val="0"/>
          <w:marBottom w:val="0"/>
          <w:divBdr>
            <w:top w:val="none" w:sz="0" w:space="0" w:color="auto"/>
            <w:left w:val="none" w:sz="0" w:space="0" w:color="auto"/>
            <w:bottom w:val="none" w:sz="0" w:space="0" w:color="auto"/>
            <w:right w:val="none" w:sz="0" w:space="0" w:color="auto"/>
          </w:divBdr>
        </w:div>
        <w:div w:id="1349138998">
          <w:marLeft w:val="480"/>
          <w:marRight w:val="0"/>
          <w:marTop w:val="0"/>
          <w:marBottom w:val="0"/>
          <w:divBdr>
            <w:top w:val="none" w:sz="0" w:space="0" w:color="auto"/>
            <w:left w:val="none" w:sz="0" w:space="0" w:color="auto"/>
            <w:bottom w:val="none" w:sz="0" w:space="0" w:color="auto"/>
            <w:right w:val="none" w:sz="0" w:space="0" w:color="auto"/>
          </w:divBdr>
        </w:div>
        <w:div w:id="1395077970">
          <w:marLeft w:val="480"/>
          <w:marRight w:val="0"/>
          <w:marTop w:val="0"/>
          <w:marBottom w:val="0"/>
          <w:divBdr>
            <w:top w:val="none" w:sz="0" w:space="0" w:color="auto"/>
            <w:left w:val="none" w:sz="0" w:space="0" w:color="auto"/>
            <w:bottom w:val="none" w:sz="0" w:space="0" w:color="auto"/>
            <w:right w:val="none" w:sz="0" w:space="0" w:color="auto"/>
          </w:divBdr>
        </w:div>
        <w:div w:id="1396779687">
          <w:marLeft w:val="480"/>
          <w:marRight w:val="0"/>
          <w:marTop w:val="0"/>
          <w:marBottom w:val="0"/>
          <w:divBdr>
            <w:top w:val="none" w:sz="0" w:space="0" w:color="auto"/>
            <w:left w:val="none" w:sz="0" w:space="0" w:color="auto"/>
            <w:bottom w:val="none" w:sz="0" w:space="0" w:color="auto"/>
            <w:right w:val="none" w:sz="0" w:space="0" w:color="auto"/>
          </w:divBdr>
        </w:div>
        <w:div w:id="1435008136">
          <w:marLeft w:val="480"/>
          <w:marRight w:val="0"/>
          <w:marTop w:val="0"/>
          <w:marBottom w:val="0"/>
          <w:divBdr>
            <w:top w:val="none" w:sz="0" w:space="0" w:color="auto"/>
            <w:left w:val="none" w:sz="0" w:space="0" w:color="auto"/>
            <w:bottom w:val="none" w:sz="0" w:space="0" w:color="auto"/>
            <w:right w:val="none" w:sz="0" w:space="0" w:color="auto"/>
          </w:divBdr>
        </w:div>
        <w:div w:id="1476414048">
          <w:marLeft w:val="480"/>
          <w:marRight w:val="0"/>
          <w:marTop w:val="0"/>
          <w:marBottom w:val="0"/>
          <w:divBdr>
            <w:top w:val="none" w:sz="0" w:space="0" w:color="auto"/>
            <w:left w:val="none" w:sz="0" w:space="0" w:color="auto"/>
            <w:bottom w:val="none" w:sz="0" w:space="0" w:color="auto"/>
            <w:right w:val="none" w:sz="0" w:space="0" w:color="auto"/>
          </w:divBdr>
        </w:div>
        <w:div w:id="1489636399">
          <w:marLeft w:val="480"/>
          <w:marRight w:val="0"/>
          <w:marTop w:val="0"/>
          <w:marBottom w:val="0"/>
          <w:divBdr>
            <w:top w:val="none" w:sz="0" w:space="0" w:color="auto"/>
            <w:left w:val="none" w:sz="0" w:space="0" w:color="auto"/>
            <w:bottom w:val="none" w:sz="0" w:space="0" w:color="auto"/>
            <w:right w:val="none" w:sz="0" w:space="0" w:color="auto"/>
          </w:divBdr>
        </w:div>
        <w:div w:id="1521123260">
          <w:marLeft w:val="480"/>
          <w:marRight w:val="0"/>
          <w:marTop w:val="0"/>
          <w:marBottom w:val="0"/>
          <w:divBdr>
            <w:top w:val="none" w:sz="0" w:space="0" w:color="auto"/>
            <w:left w:val="none" w:sz="0" w:space="0" w:color="auto"/>
            <w:bottom w:val="none" w:sz="0" w:space="0" w:color="auto"/>
            <w:right w:val="none" w:sz="0" w:space="0" w:color="auto"/>
          </w:divBdr>
        </w:div>
        <w:div w:id="1544174348">
          <w:marLeft w:val="480"/>
          <w:marRight w:val="0"/>
          <w:marTop w:val="0"/>
          <w:marBottom w:val="0"/>
          <w:divBdr>
            <w:top w:val="none" w:sz="0" w:space="0" w:color="auto"/>
            <w:left w:val="none" w:sz="0" w:space="0" w:color="auto"/>
            <w:bottom w:val="none" w:sz="0" w:space="0" w:color="auto"/>
            <w:right w:val="none" w:sz="0" w:space="0" w:color="auto"/>
          </w:divBdr>
        </w:div>
        <w:div w:id="1677145786">
          <w:marLeft w:val="480"/>
          <w:marRight w:val="0"/>
          <w:marTop w:val="0"/>
          <w:marBottom w:val="0"/>
          <w:divBdr>
            <w:top w:val="none" w:sz="0" w:space="0" w:color="auto"/>
            <w:left w:val="none" w:sz="0" w:space="0" w:color="auto"/>
            <w:bottom w:val="none" w:sz="0" w:space="0" w:color="auto"/>
            <w:right w:val="none" w:sz="0" w:space="0" w:color="auto"/>
          </w:divBdr>
        </w:div>
        <w:div w:id="1746342479">
          <w:marLeft w:val="480"/>
          <w:marRight w:val="0"/>
          <w:marTop w:val="0"/>
          <w:marBottom w:val="0"/>
          <w:divBdr>
            <w:top w:val="none" w:sz="0" w:space="0" w:color="auto"/>
            <w:left w:val="none" w:sz="0" w:space="0" w:color="auto"/>
            <w:bottom w:val="none" w:sz="0" w:space="0" w:color="auto"/>
            <w:right w:val="none" w:sz="0" w:space="0" w:color="auto"/>
          </w:divBdr>
        </w:div>
        <w:div w:id="1762527251">
          <w:marLeft w:val="480"/>
          <w:marRight w:val="0"/>
          <w:marTop w:val="0"/>
          <w:marBottom w:val="0"/>
          <w:divBdr>
            <w:top w:val="none" w:sz="0" w:space="0" w:color="auto"/>
            <w:left w:val="none" w:sz="0" w:space="0" w:color="auto"/>
            <w:bottom w:val="none" w:sz="0" w:space="0" w:color="auto"/>
            <w:right w:val="none" w:sz="0" w:space="0" w:color="auto"/>
          </w:divBdr>
        </w:div>
        <w:div w:id="1799032643">
          <w:marLeft w:val="480"/>
          <w:marRight w:val="0"/>
          <w:marTop w:val="0"/>
          <w:marBottom w:val="0"/>
          <w:divBdr>
            <w:top w:val="none" w:sz="0" w:space="0" w:color="auto"/>
            <w:left w:val="none" w:sz="0" w:space="0" w:color="auto"/>
            <w:bottom w:val="none" w:sz="0" w:space="0" w:color="auto"/>
            <w:right w:val="none" w:sz="0" w:space="0" w:color="auto"/>
          </w:divBdr>
        </w:div>
        <w:div w:id="1871868533">
          <w:marLeft w:val="480"/>
          <w:marRight w:val="0"/>
          <w:marTop w:val="0"/>
          <w:marBottom w:val="0"/>
          <w:divBdr>
            <w:top w:val="none" w:sz="0" w:space="0" w:color="auto"/>
            <w:left w:val="none" w:sz="0" w:space="0" w:color="auto"/>
            <w:bottom w:val="none" w:sz="0" w:space="0" w:color="auto"/>
            <w:right w:val="none" w:sz="0" w:space="0" w:color="auto"/>
          </w:divBdr>
        </w:div>
        <w:div w:id="1885361570">
          <w:marLeft w:val="480"/>
          <w:marRight w:val="0"/>
          <w:marTop w:val="0"/>
          <w:marBottom w:val="0"/>
          <w:divBdr>
            <w:top w:val="none" w:sz="0" w:space="0" w:color="auto"/>
            <w:left w:val="none" w:sz="0" w:space="0" w:color="auto"/>
            <w:bottom w:val="none" w:sz="0" w:space="0" w:color="auto"/>
            <w:right w:val="none" w:sz="0" w:space="0" w:color="auto"/>
          </w:divBdr>
        </w:div>
        <w:div w:id="1886939476">
          <w:marLeft w:val="480"/>
          <w:marRight w:val="0"/>
          <w:marTop w:val="0"/>
          <w:marBottom w:val="0"/>
          <w:divBdr>
            <w:top w:val="none" w:sz="0" w:space="0" w:color="auto"/>
            <w:left w:val="none" w:sz="0" w:space="0" w:color="auto"/>
            <w:bottom w:val="none" w:sz="0" w:space="0" w:color="auto"/>
            <w:right w:val="none" w:sz="0" w:space="0" w:color="auto"/>
          </w:divBdr>
        </w:div>
        <w:div w:id="1985427187">
          <w:marLeft w:val="480"/>
          <w:marRight w:val="0"/>
          <w:marTop w:val="0"/>
          <w:marBottom w:val="0"/>
          <w:divBdr>
            <w:top w:val="none" w:sz="0" w:space="0" w:color="auto"/>
            <w:left w:val="none" w:sz="0" w:space="0" w:color="auto"/>
            <w:bottom w:val="none" w:sz="0" w:space="0" w:color="auto"/>
            <w:right w:val="none" w:sz="0" w:space="0" w:color="auto"/>
          </w:divBdr>
        </w:div>
        <w:div w:id="2090420448">
          <w:marLeft w:val="480"/>
          <w:marRight w:val="0"/>
          <w:marTop w:val="0"/>
          <w:marBottom w:val="0"/>
          <w:divBdr>
            <w:top w:val="none" w:sz="0" w:space="0" w:color="auto"/>
            <w:left w:val="none" w:sz="0" w:space="0" w:color="auto"/>
            <w:bottom w:val="none" w:sz="0" w:space="0" w:color="auto"/>
            <w:right w:val="none" w:sz="0" w:space="0" w:color="auto"/>
          </w:divBdr>
        </w:div>
        <w:div w:id="2106336908">
          <w:marLeft w:val="480"/>
          <w:marRight w:val="0"/>
          <w:marTop w:val="0"/>
          <w:marBottom w:val="0"/>
          <w:divBdr>
            <w:top w:val="none" w:sz="0" w:space="0" w:color="auto"/>
            <w:left w:val="none" w:sz="0" w:space="0" w:color="auto"/>
            <w:bottom w:val="none" w:sz="0" w:space="0" w:color="auto"/>
            <w:right w:val="none" w:sz="0" w:space="0" w:color="auto"/>
          </w:divBdr>
        </w:div>
      </w:divsChild>
    </w:div>
    <w:div w:id="1557737489">
      <w:bodyDiv w:val="1"/>
      <w:marLeft w:val="0"/>
      <w:marRight w:val="0"/>
      <w:marTop w:val="0"/>
      <w:marBottom w:val="0"/>
      <w:divBdr>
        <w:top w:val="none" w:sz="0" w:space="0" w:color="auto"/>
        <w:left w:val="none" w:sz="0" w:space="0" w:color="auto"/>
        <w:bottom w:val="none" w:sz="0" w:space="0" w:color="auto"/>
        <w:right w:val="none" w:sz="0" w:space="0" w:color="auto"/>
      </w:divBdr>
    </w:div>
    <w:div w:id="1563177018">
      <w:bodyDiv w:val="1"/>
      <w:marLeft w:val="0"/>
      <w:marRight w:val="0"/>
      <w:marTop w:val="0"/>
      <w:marBottom w:val="0"/>
      <w:divBdr>
        <w:top w:val="none" w:sz="0" w:space="0" w:color="auto"/>
        <w:left w:val="none" w:sz="0" w:space="0" w:color="auto"/>
        <w:bottom w:val="none" w:sz="0" w:space="0" w:color="auto"/>
        <w:right w:val="none" w:sz="0" w:space="0" w:color="auto"/>
      </w:divBdr>
    </w:div>
    <w:div w:id="1564368076">
      <w:bodyDiv w:val="1"/>
      <w:marLeft w:val="0"/>
      <w:marRight w:val="0"/>
      <w:marTop w:val="0"/>
      <w:marBottom w:val="0"/>
      <w:divBdr>
        <w:top w:val="none" w:sz="0" w:space="0" w:color="auto"/>
        <w:left w:val="none" w:sz="0" w:space="0" w:color="auto"/>
        <w:bottom w:val="none" w:sz="0" w:space="0" w:color="auto"/>
        <w:right w:val="none" w:sz="0" w:space="0" w:color="auto"/>
      </w:divBdr>
    </w:div>
    <w:div w:id="1567910066">
      <w:bodyDiv w:val="1"/>
      <w:marLeft w:val="0"/>
      <w:marRight w:val="0"/>
      <w:marTop w:val="0"/>
      <w:marBottom w:val="0"/>
      <w:divBdr>
        <w:top w:val="none" w:sz="0" w:space="0" w:color="auto"/>
        <w:left w:val="none" w:sz="0" w:space="0" w:color="auto"/>
        <w:bottom w:val="none" w:sz="0" w:space="0" w:color="auto"/>
        <w:right w:val="none" w:sz="0" w:space="0" w:color="auto"/>
      </w:divBdr>
    </w:div>
    <w:div w:id="1572081273">
      <w:bodyDiv w:val="1"/>
      <w:marLeft w:val="0"/>
      <w:marRight w:val="0"/>
      <w:marTop w:val="0"/>
      <w:marBottom w:val="0"/>
      <w:divBdr>
        <w:top w:val="none" w:sz="0" w:space="0" w:color="auto"/>
        <w:left w:val="none" w:sz="0" w:space="0" w:color="auto"/>
        <w:bottom w:val="none" w:sz="0" w:space="0" w:color="auto"/>
        <w:right w:val="none" w:sz="0" w:space="0" w:color="auto"/>
      </w:divBdr>
    </w:div>
    <w:div w:id="1574925357">
      <w:bodyDiv w:val="1"/>
      <w:marLeft w:val="0"/>
      <w:marRight w:val="0"/>
      <w:marTop w:val="0"/>
      <w:marBottom w:val="0"/>
      <w:divBdr>
        <w:top w:val="none" w:sz="0" w:space="0" w:color="auto"/>
        <w:left w:val="none" w:sz="0" w:space="0" w:color="auto"/>
        <w:bottom w:val="none" w:sz="0" w:space="0" w:color="auto"/>
        <w:right w:val="none" w:sz="0" w:space="0" w:color="auto"/>
      </w:divBdr>
      <w:divsChild>
        <w:div w:id="10300324">
          <w:marLeft w:val="480"/>
          <w:marRight w:val="0"/>
          <w:marTop w:val="0"/>
          <w:marBottom w:val="0"/>
          <w:divBdr>
            <w:top w:val="none" w:sz="0" w:space="0" w:color="auto"/>
            <w:left w:val="none" w:sz="0" w:space="0" w:color="auto"/>
            <w:bottom w:val="none" w:sz="0" w:space="0" w:color="auto"/>
            <w:right w:val="none" w:sz="0" w:space="0" w:color="auto"/>
          </w:divBdr>
        </w:div>
        <w:div w:id="16515400">
          <w:marLeft w:val="480"/>
          <w:marRight w:val="0"/>
          <w:marTop w:val="0"/>
          <w:marBottom w:val="0"/>
          <w:divBdr>
            <w:top w:val="none" w:sz="0" w:space="0" w:color="auto"/>
            <w:left w:val="none" w:sz="0" w:space="0" w:color="auto"/>
            <w:bottom w:val="none" w:sz="0" w:space="0" w:color="auto"/>
            <w:right w:val="none" w:sz="0" w:space="0" w:color="auto"/>
          </w:divBdr>
        </w:div>
        <w:div w:id="49378977">
          <w:marLeft w:val="480"/>
          <w:marRight w:val="0"/>
          <w:marTop w:val="0"/>
          <w:marBottom w:val="0"/>
          <w:divBdr>
            <w:top w:val="none" w:sz="0" w:space="0" w:color="auto"/>
            <w:left w:val="none" w:sz="0" w:space="0" w:color="auto"/>
            <w:bottom w:val="none" w:sz="0" w:space="0" w:color="auto"/>
            <w:right w:val="none" w:sz="0" w:space="0" w:color="auto"/>
          </w:divBdr>
        </w:div>
        <w:div w:id="145442287">
          <w:marLeft w:val="480"/>
          <w:marRight w:val="0"/>
          <w:marTop w:val="0"/>
          <w:marBottom w:val="0"/>
          <w:divBdr>
            <w:top w:val="none" w:sz="0" w:space="0" w:color="auto"/>
            <w:left w:val="none" w:sz="0" w:space="0" w:color="auto"/>
            <w:bottom w:val="none" w:sz="0" w:space="0" w:color="auto"/>
            <w:right w:val="none" w:sz="0" w:space="0" w:color="auto"/>
          </w:divBdr>
        </w:div>
        <w:div w:id="160195143">
          <w:marLeft w:val="480"/>
          <w:marRight w:val="0"/>
          <w:marTop w:val="0"/>
          <w:marBottom w:val="0"/>
          <w:divBdr>
            <w:top w:val="none" w:sz="0" w:space="0" w:color="auto"/>
            <w:left w:val="none" w:sz="0" w:space="0" w:color="auto"/>
            <w:bottom w:val="none" w:sz="0" w:space="0" w:color="auto"/>
            <w:right w:val="none" w:sz="0" w:space="0" w:color="auto"/>
          </w:divBdr>
        </w:div>
        <w:div w:id="168450788">
          <w:marLeft w:val="480"/>
          <w:marRight w:val="0"/>
          <w:marTop w:val="0"/>
          <w:marBottom w:val="0"/>
          <w:divBdr>
            <w:top w:val="none" w:sz="0" w:space="0" w:color="auto"/>
            <w:left w:val="none" w:sz="0" w:space="0" w:color="auto"/>
            <w:bottom w:val="none" w:sz="0" w:space="0" w:color="auto"/>
            <w:right w:val="none" w:sz="0" w:space="0" w:color="auto"/>
          </w:divBdr>
        </w:div>
        <w:div w:id="197552602">
          <w:marLeft w:val="480"/>
          <w:marRight w:val="0"/>
          <w:marTop w:val="0"/>
          <w:marBottom w:val="0"/>
          <w:divBdr>
            <w:top w:val="none" w:sz="0" w:space="0" w:color="auto"/>
            <w:left w:val="none" w:sz="0" w:space="0" w:color="auto"/>
            <w:bottom w:val="none" w:sz="0" w:space="0" w:color="auto"/>
            <w:right w:val="none" w:sz="0" w:space="0" w:color="auto"/>
          </w:divBdr>
        </w:div>
        <w:div w:id="249702162">
          <w:marLeft w:val="480"/>
          <w:marRight w:val="0"/>
          <w:marTop w:val="0"/>
          <w:marBottom w:val="0"/>
          <w:divBdr>
            <w:top w:val="none" w:sz="0" w:space="0" w:color="auto"/>
            <w:left w:val="none" w:sz="0" w:space="0" w:color="auto"/>
            <w:bottom w:val="none" w:sz="0" w:space="0" w:color="auto"/>
            <w:right w:val="none" w:sz="0" w:space="0" w:color="auto"/>
          </w:divBdr>
        </w:div>
        <w:div w:id="339280576">
          <w:marLeft w:val="480"/>
          <w:marRight w:val="0"/>
          <w:marTop w:val="0"/>
          <w:marBottom w:val="0"/>
          <w:divBdr>
            <w:top w:val="none" w:sz="0" w:space="0" w:color="auto"/>
            <w:left w:val="none" w:sz="0" w:space="0" w:color="auto"/>
            <w:bottom w:val="none" w:sz="0" w:space="0" w:color="auto"/>
            <w:right w:val="none" w:sz="0" w:space="0" w:color="auto"/>
          </w:divBdr>
        </w:div>
        <w:div w:id="343212309">
          <w:marLeft w:val="480"/>
          <w:marRight w:val="0"/>
          <w:marTop w:val="0"/>
          <w:marBottom w:val="0"/>
          <w:divBdr>
            <w:top w:val="none" w:sz="0" w:space="0" w:color="auto"/>
            <w:left w:val="none" w:sz="0" w:space="0" w:color="auto"/>
            <w:bottom w:val="none" w:sz="0" w:space="0" w:color="auto"/>
            <w:right w:val="none" w:sz="0" w:space="0" w:color="auto"/>
          </w:divBdr>
        </w:div>
        <w:div w:id="652950265">
          <w:marLeft w:val="480"/>
          <w:marRight w:val="0"/>
          <w:marTop w:val="0"/>
          <w:marBottom w:val="0"/>
          <w:divBdr>
            <w:top w:val="none" w:sz="0" w:space="0" w:color="auto"/>
            <w:left w:val="none" w:sz="0" w:space="0" w:color="auto"/>
            <w:bottom w:val="none" w:sz="0" w:space="0" w:color="auto"/>
            <w:right w:val="none" w:sz="0" w:space="0" w:color="auto"/>
          </w:divBdr>
        </w:div>
        <w:div w:id="788352034">
          <w:marLeft w:val="480"/>
          <w:marRight w:val="0"/>
          <w:marTop w:val="0"/>
          <w:marBottom w:val="0"/>
          <w:divBdr>
            <w:top w:val="none" w:sz="0" w:space="0" w:color="auto"/>
            <w:left w:val="none" w:sz="0" w:space="0" w:color="auto"/>
            <w:bottom w:val="none" w:sz="0" w:space="0" w:color="auto"/>
            <w:right w:val="none" w:sz="0" w:space="0" w:color="auto"/>
          </w:divBdr>
        </w:div>
        <w:div w:id="809905214">
          <w:marLeft w:val="480"/>
          <w:marRight w:val="0"/>
          <w:marTop w:val="0"/>
          <w:marBottom w:val="0"/>
          <w:divBdr>
            <w:top w:val="none" w:sz="0" w:space="0" w:color="auto"/>
            <w:left w:val="none" w:sz="0" w:space="0" w:color="auto"/>
            <w:bottom w:val="none" w:sz="0" w:space="0" w:color="auto"/>
            <w:right w:val="none" w:sz="0" w:space="0" w:color="auto"/>
          </w:divBdr>
        </w:div>
        <w:div w:id="882905759">
          <w:marLeft w:val="480"/>
          <w:marRight w:val="0"/>
          <w:marTop w:val="0"/>
          <w:marBottom w:val="0"/>
          <w:divBdr>
            <w:top w:val="none" w:sz="0" w:space="0" w:color="auto"/>
            <w:left w:val="none" w:sz="0" w:space="0" w:color="auto"/>
            <w:bottom w:val="none" w:sz="0" w:space="0" w:color="auto"/>
            <w:right w:val="none" w:sz="0" w:space="0" w:color="auto"/>
          </w:divBdr>
        </w:div>
        <w:div w:id="907614169">
          <w:marLeft w:val="480"/>
          <w:marRight w:val="0"/>
          <w:marTop w:val="0"/>
          <w:marBottom w:val="0"/>
          <w:divBdr>
            <w:top w:val="none" w:sz="0" w:space="0" w:color="auto"/>
            <w:left w:val="none" w:sz="0" w:space="0" w:color="auto"/>
            <w:bottom w:val="none" w:sz="0" w:space="0" w:color="auto"/>
            <w:right w:val="none" w:sz="0" w:space="0" w:color="auto"/>
          </w:divBdr>
        </w:div>
        <w:div w:id="916745430">
          <w:marLeft w:val="480"/>
          <w:marRight w:val="0"/>
          <w:marTop w:val="0"/>
          <w:marBottom w:val="0"/>
          <w:divBdr>
            <w:top w:val="none" w:sz="0" w:space="0" w:color="auto"/>
            <w:left w:val="none" w:sz="0" w:space="0" w:color="auto"/>
            <w:bottom w:val="none" w:sz="0" w:space="0" w:color="auto"/>
            <w:right w:val="none" w:sz="0" w:space="0" w:color="auto"/>
          </w:divBdr>
        </w:div>
        <w:div w:id="953633976">
          <w:marLeft w:val="480"/>
          <w:marRight w:val="0"/>
          <w:marTop w:val="0"/>
          <w:marBottom w:val="0"/>
          <w:divBdr>
            <w:top w:val="none" w:sz="0" w:space="0" w:color="auto"/>
            <w:left w:val="none" w:sz="0" w:space="0" w:color="auto"/>
            <w:bottom w:val="none" w:sz="0" w:space="0" w:color="auto"/>
            <w:right w:val="none" w:sz="0" w:space="0" w:color="auto"/>
          </w:divBdr>
        </w:div>
        <w:div w:id="981622680">
          <w:marLeft w:val="480"/>
          <w:marRight w:val="0"/>
          <w:marTop w:val="0"/>
          <w:marBottom w:val="0"/>
          <w:divBdr>
            <w:top w:val="none" w:sz="0" w:space="0" w:color="auto"/>
            <w:left w:val="none" w:sz="0" w:space="0" w:color="auto"/>
            <w:bottom w:val="none" w:sz="0" w:space="0" w:color="auto"/>
            <w:right w:val="none" w:sz="0" w:space="0" w:color="auto"/>
          </w:divBdr>
        </w:div>
        <w:div w:id="1177616775">
          <w:marLeft w:val="480"/>
          <w:marRight w:val="0"/>
          <w:marTop w:val="0"/>
          <w:marBottom w:val="0"/>
          <w:divBdr>
            <w:top w:val="none" w:sz="0" w:space="0" w:color="auto"/>
            <w:left w:val="none" w:sz="0" w:space="0" w:color="auto"/>
            <w:bottom w:val="none" w:sz="0" w:space="0" w:color="auto"/>
            <w:right w:val="none" w:sz="0" w:space="0" w:color="auto"/>
          </w:divBdr>
        </w:div>
        <w:div w:id="1195263495">
          <w:marLeft w:val="480"/>
          <w:marRight w:val="0"/>
          <w:marTop w:val="0"/>
          <w:marBottom w:val="0"/>
          <w:divBdr>
            <w:top w:val="none" w:sz="0" w:space="0" w:color="auto"/>
            <w:left w:val="none" w:sz="0" w:space="0" w:color="auto"/>
            <w:bottom w:val="none" w:sz="0" w:space="0" w:color="auto"/>
            <w:right w:val="none" w:sz="0" w:space="0" w:color="auto"/>
          </w:divBdr>
        </w:div>
        <w:div w:id="1208222651">
          <w:marLeft w:val="480"/>
          <w:marRight w:val="0"/>
          <w:marTop w:val="0"/>
          <w:marBottom w:val="0"/>
          <w:divBdr>
            <w:top w:val="none" w:sz="0" w:space="0" w:color="auto"/>
            <w:left w:val="none" w:sz="0" w:space="0" w:color="auto"/>
            <w:bottom w:val="none" w:sz="0" w:space="0" w:color="auto"/>
            <w:right w:val="none" w:sz="0" w:space="0" w:color="auto"/>
          </w:divBdr>
        </w:div>
        <w:div w:id="1208223360">
          <w:marLeft w:val="480"/>
          <w:marRight w:val="0"/>
          <w:marTop w:val="0"/>
          <w:marBottom w:val="0"/>
          <w:divBdr>
            <w:top w:val="none" w:sz="0" w:space="0" w:color="auto"/>
            <w:left w:val="none" w:sz="0" w:space="0" w:color="auto"/>
            <w:bottom w:val="none" w:sz="0" w:space="0" w:color="auto"/>
            <w:right w:val="none" w:sz="0" w:space="0" w:color="auto"/>
          </w:divBdr>
        </w:div>
        <w:div w:id="1302346074">
          <w:marLeft w:val="480"/>
          <w:marRight w:val="0"/>
          <w:marTop w:val="0"/>
          <w:marBottom w:val="0"/>
          <w:divBdr>
            <w:top w:val="none" w:sz="0" w:space="0" w:color="auto"/>
            <w:left w:val="none" w:sz="0" w:space="0" w:color="auto"/>
            <w:bottom w:val="none" w:sz="0" w:space="0" w:color="auto"/>
            <w:right w:val="none" w:sz="0" w:space="0" w:color="auto"/>
          </w:divBdr>
        </w:div>
        <w:div w:id="1317102637">
          <w:marLeft w:val="480"/>
          <w:marRight w:val="0"/>
          <w:marTop w:val="0"/>
          <w:marBottom w:val="0"/>
          <w:divBdr>
            <w:top w:val="none" w:sz="0" w:space="0" w:color="auto"/>
            <w:left w:val="none" w:sz="0" w:space="0" w:color="auto"/>
            <w:bottom w:val="none" w:sz="0" w:space="0" w:color="auto"/>
            <w:right w:val="none" w:sz="0" w:space="0" w:color="auto"/>
          </w:divBdr>
        </w:div>
        <w:div w:id="1484085093">
          <w:marLeft w:val="480"/>
          <w:marRight w:val="0"/>
          <w:marTop w:val="0"/>
          <w:marBottom w:val="0"/>
          <w:divBdr>
            <w:top w:val="none" w:sz="0" w:space="0" w:color="auto"/>
            <w:left w:val="none" w:sz="0" w:space="0" w:color="auto"/>
            <w:bottom w:val="none" w:sz="0" w:space="0" w:color="auto"/>
            <w:right w:val="none" w:sz="0" w:space="0" w:color="auto"/>
          </w:divBdr>
        </w:div>
        <w:div w:id="1536189564">
          <w:marLeft w:val="480"/>
          <w:marRight w:val="0"/>
          <w:marTop w:val="0"/>
          <w:marBottom w:val="0"/>
          <w:divBdr>
            <w:top w:val="none" w:sz="0" w:space="0" w:color="auto"/>
            <w:left w:val="none" w:sz="0" w:space="0" w:color="auto"/>
            <w:bottom w:val="none" w:sz="0" w:space="0" w:color="auto"/>
            <w:right w:val="none" w:sz="0" w:space="0" w:color="auto"/>
          </w:divBdr>
        </w:div>
        <w:div w:id="1546601575">
          <w:marLeft w:val="480"/>
          <w:marRight w:val="0"/>
          <w:marTop w:val="0"/>
          <w:marBottom w:val="0"/>
          <w:divBdr>
            <w:top w:val="none" w:sz="0" w:space="0" w:color="auto"/>
            <w:left w:val="none" w:sz="0" w:space="0" w:color="auto"/>
            <w:bottom w:val="none" w:sz="0" w:space="0" w:color="auto"/>
            <w:right w:val="none" w:sz="0" w:space="0" w:color="auto"/>
          </w:divBdr>
        </w:div>
        <w:div w:id="1582519119">
          <w:marLeft w:val="480"/>
          <w:marRight w:val="0"/>
          <w:marTop w:val="0"/>
          <w:marBottom w:val="0"/>
          <w:divBdr>
            <w:top w:val="none" w:sz="0" w:space="0" w:color="auto"/>
            <w:left w:val="none" w:sz="0" w:space="0" w:color="auto"/>
            <w:bottom w:val="none" w:sz="0" w:space="0" w:color="auto"/>
            <w:right w:val="none" w:sz="0" w:space="0" w:color="auto"/>
          </w:divBdr>
        </w:div>
        <w:div w:id="1585645171">
          <w:marLeft w:val="480"/>
          <w:marRight w:val="0"/>
          <w:marTop w:val="0"/>
          <w:marBottom w:val="0"/>
          <w:divBdr>
            <w:top w:val="none" w:sz="0" w:space="0" w:color="auto"/>
            <w:left w:val="none" w:sz="0" w:space="0" w:color="auto"/>
            <w:bottom w:val="none" w:sz="0" w:space="0" w:color="auto"/>
            <w:right w:val="none" w:sz="0" w:space="0" w:color="auto"/>
          </w:divBdr>
        </w:div>
        <w:div w:id="1630430986">
          <w:marLeft w:val="480"/>
          <w:marRight w:val="0"/>
          <w:marTop w:val="0"/>
          <w:marBottom w:val="0"/>
          <w:divBdr>
            <w:top w:val="none" w:sz="0" w:space="0" w:color="auto"/>
            <w:left w:val="none" w:sz="0" w:space="0" w:color="auto"/>
            <w:bottom w:val="none" w:sz="0" w:space="0" w:color="auto"/>
            <w:right w:val="none" w:sz="0" w:space="0" w:color="auto"/>
          </w:divBdr>
        </w:div>
        <w:div w:id="1792552818">
          <w:marLeft w:val="480"/>
          <w:marRight w:val="0"/>
          <w:marTop w:val="0"/>
          <w:marBottom w:val="0"/>
          <w:divBdr>
            <w:top w:val="none" w:sz="0" w:space="0" w:color="auto"/>
            <w:left w:val="none" w:sz="0" w:space="0" w:color="auto"/>
            <w:bottom w:val="none" w:sz="0" w:space="0" w:color="auto"/>
            <w:right w:val="none" w:sz="0" w:space="0" w:color="auto"/>
          </w:divBdr>
        </w:div>
        <w:div w:id="1839224705">
          <w:marLeft w:val="480"/>
          <w:marRight w:val="0"/>
          <w:marTop w:val="0"/>
          <w:marBottom w:val="0"/>
          <w:divBdr>
            <w:top w:val="none" w:sz="0" w:space="0" w:color="auto"/>
            <w:left w:val="none" w:sz="0" w:space="0" w:color="auto"/>
            <w:bottom w:val="none" w:sz="0" w:space="0" w:color="auto"/>
            <w:right w:val="none" w:sz="0" w:space="0" w:color="auto"/>
          </w:divBdr>
        </w:div>
        <w:div w:id="1855803343">
          <w:marLeft w:val="480"/>
          <w:marRight w:val="0"/>
          <w:marTop w:val="0"/>
          <w:marBottom w:val="0"/>
          <w:divBdr>
            <w:top w:val="none" w:sz="0" w:space="0" w:color="auto"/>
            <w:left w:val="none" w:sz="0" w:space="0" w:color="auto"/>
            <w:bottom w:val="none" w:sz="0" w:space="0" w:color="auto"/>
            <w:right w:val="none" w:sz="0" w:space="0" w:color="auto"/>
          </w:divBdr>
        </w:div>
        <w:div w:id="1892303628">
          <w:marLeft w:val="480"/>
          <w:marRight w:val="0"/>
          <w:marTop w:val="0"/>
          <w:marBottom w:val="0"/>
          <w:divBdr>
            <w:top w:val="none" w:sz="0" w:space="0" w:color="auto"/>
            <w:left w:val="none" w:sz="0" w:space="0" w:color="auto"/>
            <w:bottom w:val="none" w:sz="0" w:space="0" w:color="auto"/>
            <w:right w:val="none" w:sz="0" w:space="0" w:color="auto"/>
          </w:divBdr>
        </w:div>
        <w:div w:id="1980573972">
          <w:marLeft w:val="480"/>
          <w:marRight w:val="0"/>
          <w:marTop w:val="0"/>
          <w:marBottom w:val="0"/>
          <w:divBdr>
            <w:top w:val="none" w:sz="0" w:space="0" w:color="auto"/>
            <w:left w:val="none" w:sz="0" w:space="0" w:color="auto"/>
            <w:bottom w:val="none" w:sz="0" w:space="0" w:color="auto"/>
            <w:right w:val="none" w:sz="0" w:space="0" w:color="auto"/>
          </w:divBdr>
        </w:div>
        <w:div w:id="1992051170">
          <w:marLeft w:val="480"/>
          <w:marRight w:val="0"/>
          <w:marTop w:val="0"/>
          <w:marBottom w:val="0"/>
          <w:divBdr>
            <w:top w:val="none" w:sz="0" w:space="0" w:color="auto"/>
            <w:left w:val="none" w:sz="0" w:space="0" w:color="auto"/>
            <w:bottom w:val="none" w:sz="0" w:space="0" w:color="auto"/>
            <w:right w:val="none" w:sz="0" w:space="0" w:color="auto"/>
          </w:divBdr>
        </w:div>
        <w:div w:id="2067559078">
          <w:marLeft w:val="480"/>
          <w:marRight w:val="0"/>
          <w:marTop w:val="0"/>
          <w:marBottom w:val="0"/>
          <w:divBdr>
            <w:top w:val="none" w:sz="0" w:space="0" w:color="auto"/>
            <w:left w:val="none" w:sz="0" w:space="0" w:color="auto"/>
            <w:bottom w:val="none" w:sz="0" w:space="0" w:color="auto"/>
            <w:right w:val="none" w:sz="0" w:space="0" w:color="auto"/>
          </w:divBdr>
        </w:div>
        <w:div w:id="2087996183">
          <w:marLeft w:val="480"/>
          <w:marRight w:val="0"/>
          <w:marTop w:val="0"/>
          <w:marBottom w:val="0"/>
          <w:divBdr>
            <w:top w:val="none" w:sz="0" w:space="0" w:color="auto"/>
            <w:left w:val="none" w:sz="0" w:space="0" w:color="auto"/>
            <w:bottom w:val="none" w:sz="0" w:space="0" w:color="auto"/>
            <w:right w:val="none" w:sz="0" w:space="0" w:color="auto"/>
          </w:divBdr>
        </w:div>
        <w:div w:id="2101103376">
          <w:marLeft w:val="480"/>
          <w:marRight w:val="0"/>
          <w:marTop w:val="0"/>
          <w:marBottom w:val="0"/>
          <w:divBdr>
            <w:top w:val="none" w:sz="0" w:space="0" w:color="auto"/>
            <w:left w:val="none" w:sz="0" w:space="0" w:color="auto"/>
            <w:bottom w:val="none" w:sz="0" w:space="0" w:color="auto"/>
            <w:right w:val="none" w:sz="0" w:space="0" w:color="auto"/>
          </w:divBdr>
        </w:div>
        <w:div w:id="2114859639">
          <w:marLeft w:val="480"/>
          <w:marRight w:val="0"/>
          <w:marTop w:val="0"/>
          <w:marBottom w:val="0"/>
          <w:divBdr>
            <w:top w:val="none" w:sz="0" w:space="0" w:color="auto"/>
            <w:left w:val="none" w:sz="0" w:space="0" w:color="auto"/>
            <w:bottom w:val="none" w:sz="0" w:space="0" w:color="auto"/>
            <w:right w:val="none" w:sz="0" w:space="0" w:color="auto"/>
          </w:divBdr>
        </w:div>
        <w:div w:id="2127767464">
          <w:marLeft w:val="480"/>
          <w:marRight w:val="0"/>
          <w:marTop w:val="0"/>
          <w:marBottom w:val="0"/>
          <w:divBdr>
            <w:top w:val="none" w:sz="0" w:space="0" w:color="auto"/>
            <w:left w:val="none" w:sz="0" w:space="0" w:color="auto"/>
            <w:bottom w:val="none" w:sz="0" w:space="0" w:color="auto"/>
            <w:right w:val="none" w:sz="0" w:space="0" w:color="auto"/>
          </w:divBdr>
        </w:div>
      </w:divsChild>
    </w:div>
    <w:div w:id="1580629619">
      <w:bodyDiv w:val="1"/>
      <w:marLeft w:val="0"/>
      <w:marRight w:val="0"/>
      <w:marTop w:val="0"/>
      <w:marBottom w:val="0"/>
      <w:divBdr>
        <w:top w:val="none" w:sz="0" w:space="0" w:color="auto"/>
        <w:left w:val="none" w:sz="0" w:space="0" w:color="auto"/>
        <w:bottom w:val="none" w:sz="0" w:space="0" w:color="auto"/>
        <w:right w:val="none" w:sz="0" w:space="0" w:color="auto"/>
      </w:divBdr>
    </w:div>
    <w:div w:id="1583446809">
      <w:bodyDiv w:val="1"/>
      <w:marLeft w:val="0"/>
      <w:marRight w:val="0"/>
      <w:marTop w:val="0"/>
      <w:marBottom w:val="0"/>
      <w:divBdr>
        <w:top w:val="none" w:sz="0" w:space="0" w:color="auto"/>
        <w:left w:val="none" w:sz="0" w:space="0" w:color="auto"/>
        <w:bottom w:val="none" w:sz="0" w:space="0" w:color="auto"/>
        <w:right w:val="none" w:sz="0" w:space="0" w:color="auto"/>
      </w:divBdr>
      <w:divsChild>
        <w:div w:id="145364087">
          <w:marLeft w:val="640"/>
          <w:marRight w:val="0"/>
          <w:marTop w:val="0"/>
          <w:marBottom w:val="0"/>
          <w:divBdr>
            <w:top w:val="none" w:sz="0" w:space="0" w:color="auto"/>
            <w:left w:val="none" w:sz="0" w:space="0" w:color="auto"/>
            <w:bottom w:val="none" w:sz="0" w:space="0" w:color="auto"/>
            <w:right w:val="none" w:sz="0" w:space="0" w:color="auto"/>
          </w:divBdr>
        </w:div>
        <w:div w:id="203521437">
          <w:marLeft w:val="640"/>
          <w:marRight w:val="0"/>
          <w:marTop w:val="0"/>
          <w:marBottom w:val="0"/>
          <w:divBdr>
            <w:top w:val="none" w:sz="0" w:space="0" w:color="auto"/>
            <w:left w:val="none" w:sz="0" w:space="0" w:color="auto"/>
            <w:bottom w:val="none" w:sz="0" w:space="0" w:color="auto"/>
            <w:right w:val="none" w:sz="0" w:space="0" w:color="auto"/>
          </w:divBdr>
        </w:div>
        <w:div w:id="217791069">
          <w:marLeft w:val="640"/>
          <w:marRight w:val="0"/>
          <w:marTop w:val="0"/>
          <w:marBottom w:val="0"/>
          <w:divBdr>
            <w:top w:val="none" w:sz="0" w:space="0" w:color="auto"/>
            <w:left w:val="none" w:sz="0" w:space="0" w:color="auto"/>
            <w:bottom w:val="none" w:sz="0" w:space="0" w:color="auto"/>
            <w:right w:val="none" w:sz="0" w:space="0" w:color="auto"/>
          </w:divBdr>
        </w:div>
        <w:div w:id="300309108">
          <w:marLeft w:val="640"/>
          <w:marRight w:val="0"/>
          <w:marTop w:val="0"/>
          <w:marBottom w:val="0"/>
          <w:divBdr>
            <w:top w:val="none" w:sz="0" w:space="0" w:color="auto"/>
            <w:left w:val="none" w:sz="0" w:space="0" w:color="auto"/>
            <w:bottom w:val="none" w:sz="0" w:space="0" w:color="auto"/>
            <w:right w:val="none" w:sz="0" w:space="0" w:color="auto"/>
          </w:divBdr>
        </w:div>
        <w:div w:id="397022719">
          <w:marLeft w:val="640"/>
          <w:marRight w:val="0"/>
          <w:marTop w:val="0"/>
          <w:marBottom w:val="0"/>
          <w:divBdr>
            <w:top w:val="none" w:sz="0" w:space="0" w:color="auto"/>
            <w:left w:val="none" w:sz="0" w:space="0" w:color="auto"/>
            <w:bottom w:val="none" w:sz="0" w:space="0" w:color="auto"/>
            <w:right w:val="none" w:sz="0" w:space="0" w:color="auto"/>
          </w:divBdr>
        </w:div>
        <w:div w:id="397676084">
          <w:marLeft w:val="640"/>
          <w:marRight w:val="0"/>
          <w:marTop w:val="0"/>
          <w:marBottom w:val="0"/>
          <w:divBdr>
            <w:top w:val="none" w:sz="0" w:space="0" w:color="auto"/>
            <w:left w:val="none" w:sz="0" w:space="0" w:color="auto"/>
            <w:bottom w:val="none" w:sz="0" w:space="0" w:color="auto"/>
            <w:right w:val="none" w:sz="0" w:space="0" w:color="auto"/>
          </w:divBdr>
        </w:div>
        <w:div w:id="411052699">
          <w:marLeft w:val="640"/>
          <w:marRight w:val="0"/>
          <w:marTop w:val="0"/>
          <w:marBottom w:val="0"/>
          <w:divBdr>
            <w:top w:val="none" w:sz="0" w:space="0" w:color="auto"/>
            <w:left w:val="none" w:sz="0" w:space="0" w:color="auto"/>
            <w:bottom w:val="none" w:sz="0" w:space="0" w:color="auto"/>
            <w:right w:val="none" w:sz="0" w:space="0" w:color="auto"/>
          </w:divBdr>
        </w:div>
        <w:div w:id="447430097">
          <w:marLeft w:val="640"/>
          <w:marRight w:val="0"/>
          <w:marTop w:val="0"/>
          <w:marBottom w:val="0"/>
          <w:divBdr>
            <w:top w:val="none" w:sz="0" w:space="0" w:color="auto"/>
            <w:left w:val="none" w:sz="0" w:space="0" w:color="auto"/>
            <w:bottom w:val="none" w:sz="0" w:space="0" w:color="auto"/>
            <w:right w:val="none" w:sz="0" w:space="0" w:color="auto"/>
          </w:divBdr>
        </w:div>
        <w:div w:id="455608905">
          <w:marLeft w:val="640"/>
          <w:marRight w:val="0"/>
          <w:marTop w:val="0"/>
          <w:marBottom w:val="0"/>
          <w:divBdr>
            <w:top w:val="none" w:sz="0" w:space="0" w:color="auto"/>
            <w:left w:val="none" w:sz="0" w:space="0" w:color="auto"/>
            <w:bottom w:val="none" w:sz="0" w:space="0" w:color="auto"/>
            <w:right w:val="none" w:sz="0" w:space="0" w:color="auto"/>
          </w:divBdr>
        </w:div>
        <w:div w:id="463933255">
          <w:marLeft w:val="640"/>
          <w:marRight w:val="0"/>
          <w:marTop w:val="0"/>
          <w:marBottom w:val="0"/>
          <w:divBdr>
            <w:top w:val="none" w:sz="0" w:space="0" w:color="auto"/>
            <w:left w:val="none" w:sz="0" w:space="0" w:color="auto"/>
            <w:bottom w:val="none" w:sz="0" w:space="0" w:color="auto"/>
            <w:right w:val="none" w:sz="0" w:space="0" w:color="auto"/>
          </w:divBdr>
        </w:div>
        <w:div w:id="464737217">
          <w:marLeft w:val="640"/>
          <w:marRight w:val="0"/>
          <w:marTop w:val="0"/>
          <w:marBottom w:val="0"/>
          <w:divBdr>
            <w:top w:val="none" w:sz="0" w:space="0" w:color="auto"/>
            <w:left w:val="none" w:sz="0" w:space="0" w:color="auto"/>
            <w:bottom w:val="none" w:sz="0" w:space="0" w:color="auto"/>
            <w:right w:val="none" w:sz="0" w:space="0" w:color="auto"/>
          </w:divBdr>
        </w:div>
        <w:div w:id="530653596">
          <w:marLeft w:val="640"/>
          <w:marRight w:val="0"/>
          <w:marTop w:val="0"/>
          <w:marBottom w:val="0"/>
          <w:divBdr>
            <w:top w:val="none" w:sz="0" w:space="0" w:color="auto"/>
            <w:left w:val="none" w:sz="0" w:space="0" w:color="auto"/>
            <w:bottom w:val="none" w:sz="0" w:space="0" w:color="auto"/>
            <w:right w:val="none" w:sz="0" w:space="0" w:color="auto"/>
          </w:divBdr>
        </w:div>
        <w:div w:id="552617074">
          <w:marLeft w:val="640"/>
          <w:marRight w:val="0"/>
          <w:marTop w:val="0"/>
          <w:marBottom w:val="0"/>
          <w:divBdr>
            <w:top w:val="none" w:sz="0" w:space="0" w:color="auto"/>
            <w:left w:val="none" w:sz="0" w:space="0" w:color="auto"/>
            <w:bottom w:val="none" w:sz="0" w:space="0" w:color="auto"/>
            <w:right w:val="none" w:sz="0" w:space="0" w:color="auto"/>
          </w:divBdr>
        </w:div>
        <w:div w:id="559022665">
          <w:marLeft w:val="640"/>
          <w:marRight w:val="0"/>
          <w:marTop w:val="0"/>
          <w:marBottom w:val="0"/>
          <w:divBdr>
            <w:top w:val="none" w:sz="0" w:space="0" w:color="auto"/>
            <w:left w:val="none" w:sz="0" w:space="0" w:color="auto"/>
            <w:bottom w:val="none" w:sz="0" w:space="0" w:color="auto"/>
            <w:right w:val="none" w:sz="0" w:space="0" w:color="auto"/>
          </w:divBdr>
        </w:div>
        <w:div w:id="573202982">
          <w:marLeft w:val="640"/>
          <w:marRight w:val="0"/>
          <w:marTop w:val="0"/>
          <w:marBottom w:val="0"/>
          <w:divBdr>
            <w:top w:val="none" w:sz="0" w:space="0" w:color="auto"/>
            <w:left w:val="none" w:sz="0" w:space="0" w:color="auto"/>
            <w:bottom w:val="none" w:sz="0" w:space="0" w:color="auto"/>
            <w:right w:val="none" w:sz="0" w:space="0" w:color="auto"/>
          </w:divBdr>
        </w:div>
        <w:div w:id="623388863">
          <w:marLeft w:val="640"/>
          <w:marRight w:val="0"/>
          <w:marTop w:val="0"/>
          <w:marBottom w:val="0"/>
          <w:divBdr>
            <w:top w:val="none" w:sz="0" w:space="0" w:color="auto"/>
            <w:left w:val="none" w:sz="0" w:space="0" w:color="auto"/>
            <w:bottom w:val="none" w:sz="0" w:space="0" w:color="auto"/>
            <w:right w:val="none" w:sz="0" w:space="0" w:color="auto"/>
          </w:divBdr>
        </w:div>
        <w:div w:id="717358685">
          <w:marLeft w:val="640"/>
          <w:marRight w:val="0"/>
          <w:marTop w:val="0"/>
          <w:marBottom w:val="0"/>
          <w:divBdr>
            <w:top w:val="none" w:sz="0" w:space="0" w:color="auto"/>
            <w:left w:val="none" w:sz="0" w:space="0" w:color="auto"/>
            <w:bottom w:val="none" w:sz="0" w:space="0" w:color="auto"/>
            <w:right w:val="none" w:sz="0" w:space="0" w:color="auto"/>
          </w:divBdr>
        </w:div>
        <w:div w:id="772868224">
          <w:marLeft w:val="640"/>
          <w:marRight w:val="0"/>
          <w:marTop w:val="0"/>
          <w:marBottom w:val="0"/>
          <w:divBdr>
            <w:top w:val="none" w:sz="0" w:space="0" w:color="auto"/>
            <w:left w:val="none" w:sz="0" w:space="0" w:color="auto"/>
            <w:bottom w:val="none" w:sz="0" w:space="0" w:color="auto"/>
            <w:right w:val="none" w:sz="0" w:space="0" w:color="auto"/>
          </w:divBdr>
        </w:div>
        <w:div w:id="797836402">
          <w:marLeft w:val="640"/>
          <w:marRight w:val="0"/>
          <w:marTop w:val="0"/>
          <w:marBottom w:val="0"/>
          <w:divBdr>
            <w:top w:val="none" w:sz="0" w:space="0" w:color="auto"/>
            <w:left w:val="none" w:sz="0" w:space="0" w:color="auto"/>
            <w:bottom w:val="none" w:sz="0" w:space="0" w:color="auto"/>
            <w:right w:val="none" w:sz="0" w:space="0" w:color="auto"/>
          </w:divBdr>
        </w:div>
        <w:div w:id="819033871">
          <w:marLeft w:val="640"/>
          <w:marRight w:val="0"/>
          <w:marTop w:val="0"/>
          <w:marBottom w:val="0"/>
          <w:divBdr>
            <w:top w:val="none" w:sz="0" w:space="0" w:color="auto"/>
            <w:left w:val="none" w:sz="0" w:space="0" w:color="auto"/>
            <w:bottom w:val="none" w:sz="0" w:space="0" w:color="auto"/>
            <w:right w:val="none" w:sz="0" w:space="0" w:color="auto"/>
          </w:divBdr>
        </w:div>
        <w:div w:id="843252293">
          <w:marLeft w:val="640"/>
          <w:marRight w:val="0"/>
          <w:marTop w:val="0"/>
          <w:marBottom w:val="0"/>
          <w:divBdr>
            <w:top w:val="none" w:sz="0" w:space="0" w:color="auto"/>
            <w:left w:val="none" w:sz="0" w:space="0" w:color="auto"/>
            <w:bottom w:val="none" w:sz="0" w:space="0" w:color="auto"/>
            <w:right w:val="none" w:sz="0" w:space="0" w:color="auto"/>
          </w:divBdr>
        </w:div>
        <w:div w:id="852572100">
          <w:marLeft w:val="640"/>
          <w:marRight w:val="0"/>
          <w:marTop w:val="0"/>
          <w:marBottom w:val="0"/>
          <w:divBdr>
            <w:top w:val="none" w:sz="0" w:space="0" w:color="auto"/>
            <w:left w:val="none" w:sz="0" w:space="0" w:color="auto"/>
            <w:bottom w:val="none" w:sz="0" w:space="0" w:color="auto"/>
            <w:right w:val="none" w:sz="0" w:space="0" w:color="auto"/>
          </w:divBdr>
        </w:div>
        <w:div w:id="907426347">
          <w:marLeft w:val="640"/>
          <w:marRight w:val="0"/>
          <w:marTop w:val="0"/>
          <w:marBottom w:val="0"/>
          <w:divBdr>
            <w:top w:val="none" w:sz="0" w:space="0" w:color="auto"/>
            <w:left w:val="none" w:sz="0" w:space="0" w:color="auto"/>
            <w:bottom w:val="none" w:sz="0" w:space="0" w:color="auto"/>
            <w:right w:val="none" w:sz="0" w:space="0" w:color="auto"/>
          </w:divBdr>
        </w:div>
        <w:div w:id="911234024">
          <w:marLeft w:val="640"/>
          <w:marRight w:val="0"/>
          <w:marTop w:val="0"/>
          <w:marBottom w:val="0"/>
          <w:divBdr>
            <w:top w:val="none" w:sz="0" w:space="0" w:color="auto"/>
            <w:left w:val="none" w:sz="0" w:space="0" w:color="auto"/>
            <w:bottom w:val="none" w:sz="0" w:space="0" w:color="auto"/>
            <w:right w:val="none" w:sz="0" w:space="0" w:color="auto"/>
          </w:divBdr>
        </w:div>
        <w:div w:id="931275586">
          <w:marLeft w:val="640"/>
          <w:marRight w:val="0"/>
          <w:marTop w:val="0"/>
          <w:marBottom w:val="0"/>
          <w:divBdr>
            <w:top w:val="none" w:sz="0" w:space="0" w:color="auto"/>
            <w:left w:val="none" w:sz="0" w:space="0" w:color="auto"/>
            <w:bottom w:val="none" w:sz="0" w:space="0" w:color="auto"/>
            <w:right w:val="none" w:sz="0" w:space="0" w:color="auto"/>
          </w:divBdr>
        </w:div>
        <w:div w:id="944850056">
          <w:marLeft w:val="640"/>
          <w:marRight w:val="0"/>
          <w:marTop w:val="0"/>
          <w:marBottom w:val="0"/>
          <w:divBdr>
            <w:top w:val="none" w:sz="0" w:space="0" w:color="auto"/>
            <w:left w:val="none" w:sz="0" w:space="0" w:color="auto"/>
            <w:bottom w:val="none" w:sz="0" w:space="0" w:color="auto"/>
            <w:right w:val="none" w:sz="0" w:space="0" w:color="auto"/>
          </w:divBdr>
        </w:div>
        <w:div w:id="957301621">
          <w:marLeft w:val="640"/>
          <w:marRight w:val="0"/>
          <w:marTop w:val="0"/>
          <w:marBottom w:val="0"/>
          <w:divBdr>
            <w:top w:val="none" w:sz="0" w:space="0" w:color="auto"/>
            <w:left w:val="none" w:sz="0" w:space="0" w:color="auto"/>
            <w:bottom w:val="none" w:sz="0" w:space="0" w:color="auto"/>
            <w:right w:val="none" w:sz="0" w:space="0" w:color="auto"/>
          </w:divBdr>
        </w:div>
        <w:div w:id="980883989">
          <w:marLeft w:val="640"/>
          <w:marRight w:val="0"/>
          <w:marTop w:val="0"/>
          <w:marBottom w:val="0"/>
          <w:divBdr>
            <w:top w:val="none" w:sz="0" w:space="0" w:color="auto"/>
            <w:left w:val="none" w:sz="0" w:space="0" w:color="auto"/>
            <w:bottom w:val="none" w:sz="0" w:space="0" w:color="auto"/>
            <w:right w:val="none" w:sz="0" w:space="0" w:color="auto"/>
          </w:divBdr>
        </w:div>
        <w:div w:id="1035885106">
          <w:marLeft w:val="640"/>
          <w:marRight w:val="0"/>
          <w:marTop w:val="0"/>
          <w:marBottom w:val="0"/>
          <w:divBdr>
            <w:top w:val="none" w:sz="0" w:space="0" w:color="auto"/>
            <w:left w:val="none" w:sz="0" w:space="0" w:color="auto"/>
            <w:bottom w:val="none" w:sz="0" w:space="0" w:color="auto"/>
            <w:right w:val="none" w:sz="0" w:space="0" w:color="auto"/>
          </w:divBdr>
        </w:div>
        <w:div w:id="1067997114">
          <w:marLeft w:val="640"/>
          <w:marRight w:val="0"/>
          <w:marTop w:val="0"/>
          <w:marBottom w:val="0"/>
          <w:divBdr>
            <w:top w:val="none" w:sz="0" w:space="0" w:color="auto"/>
            <w:left w:val="none" w:sz="0" w:space="0" w:color="auto"/>
            <w:bottom w:val="none" w:sz="0" w:space="0" w:color="auto"/>
            <w:right w:val="none" w:sz="0" w:space="0" w:color="auto"/>
          </w:divBdr>
        </w:div>
        <w:div w:id="1076199289">
          <w:marLeft w:val="640"/>
          <w:marRight w:val="0"/>
          <w:marTop w:val="0"/>
          <w:marBottom w:val="0"/>
          <w:divBdr>
            <w:top w:val="none" w:sz="0" w:space="0" w:color="auto"/>
            <w:left w:val="none" w:sz="0" w:space="0" w:color="auto"/>
            <w:bottom w:val="none" w:sz="0" w:space="0" w:color="auto"/>
            <w:right w:val="none" w:sz="0" w:space="0" w:color="auto"/>
          </w:divBdr>
        </w:div>
        <w:div w:id="1131368152">
          <w:marLeft w:val="640"/>
          <w:marRight w:val="0"/>
          <w:marTop w:val="0"/>
          <w:marBottom w:val="0"/>
          <w:divBdr>
            <w:top w:val="none" w:sz="0" w:space="0" w:color="auto"/>
            <w:left w:val="none" w:sz="0" w:space="0" w:color="auto"/>
            <w:bottom w:val="none" w:sz="0" w:space="0" w:color="auto"/>
            <w:right w:val="none" w:sz="0" w:space="0" w:color="auto"/>
          </w:divBdr>
        </w:div>
        <w:div w:id="1202867030">
          <w:marLeft w:val="640"/>
          <w:marRight w:val="0"/>
          <w:marTop w:val="0"/>
          <w:marBottom w:val="0"/>
          <w:divBdr>
            <w:top w:val="none" w:sz="0" w:space="0" w:color="auto"/>
            <w:left w:val="none" w:sz="0" w:space="0" w:color="auto"/>
            <w:bottom w:val="none" w:sz="0" w:space="0" w:color="auto"/>
            <w:right w:val="none" w:sz="0" w:space="0" w:color="auto"/>
          </w:divBdr>
        </w:div>
        <w:div w:id="1292327717">
          <w:marLeft w:val="640"/>
          <w:marRight w:val="0"/>
          <w:marTop w:val="0"/>
          <w:marBottom w:val="0"/>
          <w:divBdr>
            <w:top w:val="none" w:sz="0" w:space="0" w:color="auto"/>
            <w:left w:val="none" w:sz="0" w:space="0" w:color="auto"/>
            <w:bottom w:val="none" w:sz="0" w:space="0" w:color="auto"/>
            <w:right w:val="none" w:sz="0" w:space="0" w:color="auto"/>
          </w:divBdr>
        </w:div>
        <w:div w:id="1316105066">
          <w:marLeft w:val="640"/>
          <w:marRight w:val="0"/>
          <w:marTop w:val="0"/>
          <w:marBottom w:val="0"/>
          <w:divBdr>
            <w:top w:val="none" w:sz="0" w:space="0" w:color="auto"/>
            <w:left w:val="none" w:sz="0" w:space="0" w:color="auto"/>
            <w:bottom w:val="none" w:sz="0" w:space="0" w:color="auto"/>
            <w:right w:val="none" w:sz="0" w:space="0" w:color="auto"/>
          </w:divBdr>
        </w:div>
        <w:div w:id="1395352624">
          <w:marLeft w:val="640"/>
          <w:marRight w:val="0"/>
          <w:marTop w:val="0"/>
          <w:marBottom w:val="0"/>
          <w:divBdr>
            <w:top w:val="none" w:sz="0" w:space="0" w:color="auto"/>
            <w:left w:val="none" w:sz="0" w:space="0" w:color="auto"/>
            <w:bottom w:val="none" w:sz="0" w:space="0" w:color="auto"/>
            <w:right w:val="none" w:sz="0" w:space="0" w:color="auto"/>
          </w:divBdr>
        </w:div>
        <w:div w:id="1408769438">
          <w:marLeft w:val="640"/>
          <w:marRight w:val="0"/>
          <w:marTop w:val="0"/>
          <w:marBottom w:val="0"/>
          <w:divBdr>
            <w:top w:val="none" w:sz="0" w:space="0" w:color="auto"/>
            <w:left w:val="none" w:sz="0" w:space="0" w:color="auto"/>
            <w:bottom w:val="none" w:sz="0" w:space="0" w:color="auto"/>
            <w:right w:val="none" w:sz="0" w:space="0" w:color="auto"/>
          </w:divBdr>
        </w:div>
        <w:div w:id="1633973112">
          <w:marLeft w:val="640"/>
          <w:marRight w:val="0"/>
          <w:marTop w:val="0"/>
          <w:marBottom w:val="0"/>
          <w:divBdr>
            <w:top w:val="none" w:sz="0" w:space="0" w:color="auto"/>
            <w:left w:val="none" w:sz="0" w:space="0" w:color="auto"/>
            <w:bottom w:val="none" w:sz="0" w:space="0" w:color="auto"/>
            <w:right w:val="none" w:sz="0" w:space="0" w:color="auto"/>
          </w:divBdr>
        </w:div>
        <w:div w:id="1655254305">
          <w:marLeft w:val="640"/>
          <w:marRight w:val="0"/>
          <w:marTop w:val="0"/>
          <w:marBottom w:val="0"/>
          <w:divBdr>
            <w:top w:val="none" w:sz="0" w:space="0" w:color="auto"/>
            <w:left w:val="none" w:sz="0" w:space="0" w:color="auto"/>
            <w:bottom w:val="none" w:sz="0" w:space="0" w:color="auto"/>
            <w:right w:val="none" w:sz="0" w:space="0" w:color="auto"/>
          </w:divBdr>
        </w:div>
        <w:div w:id="1788691993">
          <w:marLeft w:val="640"/>
          <w:marRight w:val="0"/>
          <w:marTop w:val="0"/>
          <w:marBottom w:val="0"/>
          <w:divBdr>
            <w:top w:val="none" w:sz="0" w:space="0" w:color="auto"/>
            <w:left w:val="none" w:sz="0" w:space="0" w:color="auto"/>
            <w:bottom w:val="none" w:sz="0" w:space="0" w:color="auto"/>
            <w:right w:val="none" w:sz="0" w:space="0" w:color="auto"/>
          </w:divBdr>
        </w:div>
        <w:div w:id="1825202479">
          <w:marLeft w:val="640"/>
          <w:marRight w:val="0"/>
          <w:marTop w:val="0"/>
          <w:marBottom w:val="0"/>
          <w:divBdr>
            <w:top w:val="none" w:sz="0" w:space="0" w:color="auto"/>
            <w:left w:val="none" w:sz="0" w:space="0" w:color="auto"/>
            <w:bottom w:val="none" w:sz="0" w:space="0" w:color="auto"/>
            <w:right w:val="none" w:sz="0" w:space="0" w:color="auto"/>
          </w:divBdr>
        </w:div>
        <w:div w:id="1828747435">
          <w:marLeft w:val="640"/>
          <w:marRight w:val="0"/>
          <w:marTop w:val="0"/>
          <w:marBottom w:val="0"/>
          <w:divBdr>
            <w:top w:val="none" w:sz="0" w:space="0" w:color="auto"/>
            <w:left w:val="none" w:sz="0" w:space="0" w:color="auto"/>
            <w:bottom w:val="none" w:sz="0" w:space="0" w:color="auto"/>
            <w:right w:val="none" w:sz="0" w:space="0" w:color="auto"/>
          </w:divBdr>
        </w:div>
        <w:div w:id="1912542109">
          <w:marLeft w:val="640"/>
          <w:marRight w:val="0"/>
          <w:marTop w:val="0"/>
          <w:marBottom w:val="0"/>
          <w:divBdr>
            <w:top w:val="none" w:sz="0" w:space="0" w:color="auto"/>
            <w:left w:val="none" w:sz="0" w:space="0" w:color="auto"/>
            <w:bottom w:val="none" w:sz="0" w:space="0" w:color="auto"/>
            <w:right w:val="none" w:sz="0" w:space="0" w:color="auto"/>
          </w:divBdr>
        </w:div>
        <w:div w:id="1924338276">
          <w:marLeft w:val="640"/>
          <w:marRight w:val="0"/>
          <w:marTop w:val="0"/>
          <w:marBottom w:val="0"/>
          <w:divBdr>
            <w:top w:val="none" w:sz="0" w:space="0" w:color="auto"/>
            <w:left w:val="none" w:sz="0" w:space="0" w:color="auto"/>
            <w:bottom w:val="none" w:sz="0" w:space="0" w:color="auto"/>
            <w:right w:val="none" w:sz="0" w:space="0" w:color="auto"/>
          </w:divBdr>
        </w:div>
        <w:div w:id="1953512878">
          <w:marLeft w:val="640"/>
          <w:marRight w:val="0"/>
          <w:marTop w:val="0"/>
          <w:marBottom w:val="0"/>
          <w:divBdr>
            <w:top w:val="none" w:sz="0" w:space="0" w:color="auto"/>
            <w:left w:val="none" w:sz="0" w:space="0" w:color="auto"/>
            <w:bottom w:val="none" w:sz="0" w:space="0" w:color="auto"/>
            <w:right w:val="none" w:sz="0" w:space="0" w:color="auto"/>
          </w:divBdr>
        </w:div>
        <w:div w:id="1980961667">
          <w:marLeft w:val="640"/>
          <w:marRight w:val="0"/>
          <w:marTop w:val="0"/>
          <w:marBottom w:val="0"/>
          <w:divBdr>
            <w:top w:val="none" w:sz="0" w:space="0" w:color="auto"/>
            <w:left w:val="none" w:sz="0" w:space="0" w:color="auto"/>
            <w:bottom w:val="none" w:sz="0" w:space="0" w:color="auto"/>
            <w:right w:val="none" w:sz="0" w:space="0" w:color="auto"/>
          </w:divBdr>
        </w:div>
        <w:div w:id="1985310231">
          <w:marLeft w:val="640"/>
          <w:marRight w:val="0"/>
          <w:marTop w:val="0"/>
          <w:marBottom w:val="0"/>
          <w:divBdr>
            <w:top w:val="none" w:sz="0" w:space="0" w:color="auto"/>
            <w:left w:val="none" w:sz="0" w:space="0" w:color="auto"/>
            <w:bottom w:val="none" w:sz="0" w:space="0" w:color="auto"/>
            <w:right w:val="none" w:sz="0" w:space="0" w:color="auto"/>
          </w:divBdr>
        </w:div>
        <w:div w:id="2033602417">
          <w:marLeft w:val="640"/>
          <w:marRight w:val="0"/>
          <w:marTop w:val="0"/>
          <w:marBottom w:val="0"/>
          <w:divBdr>
            <w:top w:val="none" w:sz="0" w:space="0" w:color="auto"/>
            <w:left w:val="none" w:sz="0" w:space="0" w:color="auto"/>
            <w:bottom w:val="none" w:sz="0" w:space="0" w:color="auto"/>
            <w:right w:val="none" w:sz="0" w:space="0" w:color="auto"/>
          </w:divBdr>
        </w:div>
        <w:div w:id="2109886199">
          <w:marLeft w:val="640"/>
          <w:marRight w:val="0"/>
          <w:marTop w:val="0"/>
          <w:marBottom w:val="0"/>
          <w:divBdr>
            <w:top w:val="none" w:sz="0" w:space="0" w:color="auto"/>
            <w:left w:val="none" w:sz="0" w:space="0" w:color="auto"/>
            <w:bottom w:val="none" w:sz="0" w:space="0" w:color="auto"/>
            <w:right w:val="none" w:sz="0" w:space="0" w:color="auto"/>
          </w:divBdr>
        </w:div>
        <w:div w:id="2129200603">
          <w:marLeft w:val="640"/>
          <w:marRight w:val="0"/>
          <w:marTop w:val="0"/>
          <w:marBottom w:val="0"/>
          <w:divBdr>
            <w:top w:val="none" w:sz="0" w:space="0" w:color="auto"/>
            <w:left w:val="none" w:sz="0" w:space="0" w:color="auto"/>
            <w:bottom w:val="none" w:sz="0" w:space="0" w:color="auto"/>
            <w:right w:val="none" w:sz="0" w:space="0" w:color="auto"/>
          </w:divBdr>
        </w:div>
      </w:divsChild>
    </w:div>
    <w:div w:id="1584027194">
      <w:bodyDiv w:val="1"/>
      <w:marLeft w:val="0"/>
      <w:marRight w:val="0"/>
      <w:marTop w:val="0"/>
      <w:marBottom w:val="0"/>
      <w:divBdr>
        <w:top w:val="none" w:sz="0" w:space="0" w:color="auto"/>
        <w:left w:val="none" w:sz="0" w:space="0" w:color="auto"/>
        <w:bottom w:val="none" w:sz="0" w:space="0" w:color="auto"/>
        <w:right w:val="none" w:sz="0" w:space="0" w:color="auto"/>
      </w:divBdr>
    </w:div>
    <w:div w:id="1586724218">
      <w:bodyDiv w:val="1"/>
      <w:marLeft w:val="0"/>
      <w:marRight w:val="0"/>
      <w:marTop w:val="0"/>
      <w:marBottom w:val="0"/>
      <w:divBdr>
        <w:top w:val="none" w:sz="0" w:space="0" w:color="auto"/>
        <w:left w:val="none" w:sz="0" w:space="0" w:color="auto"/>
        <w:bottom w:val="none" w:sz="0" w:space="0" w:color="auto"/>
        <w:right w:val="none" w:sz="0" w:space="0" w:color="auto"/>
      </w:divBdr>
    </w:div>
    <w:div w:id="1589969233">
      <w:bodyDiv w:val="1"/>
      <w:marLeft w:val="0"/>
      <w:marRight w:val="0"/>
      <w:marTop w:val="0"/>
      <w:marBottom w:val="0"/>
      <w:divBdr>
        <w:top w:val="none" w:sz="0" w:space="0" w:color="auto"/>
        <w:left w:val="none" w:sz="0" w:space="0" w:color="auto"/>
        <w:bottom w:val="none" w:sz="0" w:space="0" w:color="auto"/>
        <w:right w:val="none" w:sz="0" w:space="0" w:color="auto"/>
      </w:divBdr>
    </w:div>
    <w:div w:id="1603343568">
      <w:bodyDiv w:val="1"/>
      <w:marLeft w:val="0"/>
      <w:marRight w:val="0"/>
      <w:marTop w:val="0"/>
      <w:marBottom w:val="0"/>
      <w:divBdr>
        <w:top w:val="none" w:sz="0" w:space="0" w:color="auto"/>
        <w:left w:val="none" w:sz="0" w:space="0" w:color="auto"/>
        <w:bottom w:val="none" w:sz="0" w:space="0" w:color="auto"/>
        <w:right w:val="none" w:sz="0" w:space="0" w:color="auto"/>
      </w:divBdr>
    </w:div>
    <w:div w:id="1604604250">
      <w:bodyDiv w:val="1"/>
      <w:marLeft w:val="0"/>
      <w:marRight w:val="0"/>
      <w:marTop w:val="0"/>
      <w:marBottom w:val="0"/>
      <w:divBdr>
        <w:top w:val="none" w:sz="0" w:space="0" w:color="auto"/>
        <w:left w:val="none" w:sz="0" w:space="0" w:color="auto"/>
        <w:bottom w:val="none" w:sz="0" w:space="0" w:color="auto"/>
        <w:right w:val="none" w:sz="0" w:space="0" w:color="auto"/>
      </w:divBdr>
    </w:div>
    <w:div w:id="1604918073">
      <w:bodyDiv w:val="1"/>
      <w:marLeft w:val="0"/>
      <w:marRight w:val="0"/>
      <w:marTop w:val="0"/>
      <w:marBottom w:val="0"/>
      <w:divBdr>
        <w:top w:val="none" w:sz="0" w:space="0" w:color="auto"/>
        <w:left w:val="none" w:sz="0" w:space="0" w:color="auto"/>
        <w:bottom w:val="none" w:sz="0" w:space="0" w:color="auto"/>
        <w:right w:val="none" w:sz="0" w:space="0" w:color="auto"/>
      </w:divBdr>
    </w:div>
    <w:div w:id="1609701861">
      <w:bodyDiv w:val="1"/>
      <w:marLeft w:val="0"/>
      <w:marRight w:val="0"/>
      <w:marTop w:val="0"/>
      <w:marBottom w:val="0"/>
      <w:divBdr>
        <w:top w:val="none" w:sz="0" w:space="0" w:color="auto"/>
        <w:left w:val="none" w:sz="0" w:space="0" w:color="auto"/>
        <w:bottom w:val="none" w:sz="0" w:space="0" w:color="auto"/>
        <w:right w:val="none" w:sz="0" w:space="0" w:color="auto"/>
      </w:divBdr>
    </w:div>
    <w:div w:id="1610501530">
      <w:bodyDiv w:val="1"/>
      <w:marLeft w:val="0"/>
      <w:marRight w:val="0"/>
      <w:marTop w:val="0"/>
      <w:marBottom w:val="0"/>
      <w:divBdr>
        <w:top w:val="none" w:sz="0" w:space="0" w:color="auto"/>
        <w:left w:val="none" w:sz="0" w:space="0" w:color="auto"/>
        <w:bottom w:val="none" w:sz="0" w:space="0" w:color="auto"/>
        <w:right w:val="none" w:sz="0" w:space="0" w:color="auto"/>
      </w:divBdr>
    </w:div>
    <w:div w:id="1613245451">
      <w:bodyDiv w:val="1"/>
      <w:marLeft w:val="0"/>
      <w:marRight w:val="0"/>
      <w:marTop w:val="0"/>
      <w:marBottom w:val="0"/>
      <w:divBdr>
        <w:top w:val="none" w:sz="0" w:space="0" w:color="auto"/>
        <w:left w:val="none" w:sz="0" w:space="0" w:color="auto"/>
        <w:bottom w:val="none" w:sz="0" w:space="0" w:color="auto"/>
        <w:right w:val="none" w:sz="0" w:space="0" w:color="auto"/>
      </w:divBdr>
    </w:div>
    <w:div w:id="1619601161">
      <w:bodyDiv w:val="1"/>
      <w:marLeft w:val="0"/>
      <w:marRight w:val="0"/>
      <w:marTop w:val="0"/>
      <w:marBottom w:val="0"/>
      <w:divBdr>
        <w:top w:val="none" w:sz="0" w:space="0" w:color="auto"/>
        <w:left w:val="none" w:sz="0" w:space="0" w:color="auto"/>
        <w:bottom w:val="none" w:sz="0" w:space="0" w:color="auto"/>
        <w:right w:val="none" w:sz="0" w:space="0" w:color="auto"/>
      </w:divBdr>
    </w:div>
    <w:div w:id="1620066978">
      <w:bodyDiv w:val="1"/>
      <w:marLeft w:val="0"/>
      <w:marRight w:val="0"/>
      <w:marTop w:val="0"/>
      <w:marBottom w:val="0"/>
      <w:divBdr>
        <w:top w:val="none" w:sz="0" w:space="0" w:color="auto"/>
        <w:left w:val="none" w:sz="0" w:space="0" w:color="auto"/>
        <w:bottom w:val="none" w:sz="0" w:space="0" w:color="auto"/>
        <w:right w:val="none" w:sz="0" w:space="0" w:color="auto"/>
      </w:divBdr>
      <w:divsChild>
        <w:div w:id="17854411">
          <w:marLeft w:val="480"/>
          <w:marRight w:val="0"/>
          <w:marTop w:val="0"/>
          <w:marBottom w:val="0"/>
          <w:divBdr>
            <w:top w:val="none" w:sz="0" w:space="0" w:color="auto"/>
            <w:left w:val="none" w:sz="0" w:space="0" w:color="auto"/>
            <w:bottom w:val="none" w:sz="0" w:space="0" w:color="auto"/>
            <w:right w:val="none" w:sz="0" w:space="0" w:color="auto"/>
          </w:divBdr>
        </w:div>
        <w:div w:id="35086283">
          <w:marLeft w:val="480"/>
          <w:marRight w:val="0"/>
          <w:marTop w:val="0"/>
          <w:marBottom w:val="0"/>
          <w:divBdr>
            <w:top w:val="none" w:sz="0" w:space="0" w:color="auto"/>
            <w:left w:val="none" w:sz="0" w:space="0" w:color="auto"/>
            <w:bottom w:val="none" w:sz="0" w:space="0" w:color="auto"/>
            <w:right w:val="none" w:sz="0" w:space="0" w:color="auto"/>
          </w:divBdr>
        </w:div>
        <w:div w:id="58526672">
          <w:marLeft w:val="480"/>
          <w:marRight w:val="0"/>
          <w:marTop w:val="0"/>
          <w:marBottom w:val="0"/>
          <w:divBdr>
            <w:top w:val="none" w:sz="0" w:space="0" w:color="auto"/>
            <w:left w:val="none" w:sz="0" w:space="0" w:color="auto"/>
            <w:bottom w:val="none" w:sz="0" w:space="0" w:color="auto"/>
            <w:right w:val="none" w:sz="0" w:space="0" w:color="auto"/>
          </w:divBdr>
        </w:div>
        <w:div w:id="66347697">
          <w:marLeft w:val="480"/>
          <w:marRight w:val="0"/>
          <w:marTop w:val="0"/>
          <w:marBottom w:val="0"/>
          <w:divBdr>
            <w:top w:val="none" w:sz="0" w:space="0" w:color="auto"/>
            <w:left w:val="none" w:sz="0" w:space="0" w:color="auto"/>
            <w:bottom w:val="none" w:sz="0" w:space="0" w:color="auto"/>
            <w:right w:val="none" w:sz="0" w:space="0" w:color="auto"/>
          </w:divBdr>
        </w:div>
        <w:div w:id="70003434">
          <w:marLeft w:val="480"/>
          <w:marRight w:val="0"/>
          <w:marTop w:val="0"/>
          <w:marBottom w:val="0"/>
          <w:divBdr>
            <w:top w:val="none" w:sz="0" w:space="0" w:color="auto"/>
            <w:left w:val="none" w:sz="0" w:space="0" w:color="auto"/>
            <w:bottom w:val="none" w:sz="0" w:space="0" w:color="auto"/>
            <w:right w:val="none" w:sz="0" w:space="0" w:color="auto"/>
          </w:divBdr>
        </w:div>
        <w:div w:id="93795517">
          <w:marLeft w:val="480"/>
          <w:marRight w:val="0"/>
          <w:marTop w:val="0"/>
          <w:marBottom w:val="0"/>
          <w:divBdr>
            <w:top w:val="none" w:sz="0" w:space="0" w:color="auto"/>
            <w:left w:val="none" w:sz="0" w:space="0" w:color="auto"/>
            <w:bottom w:val="none" w:sz="0" w:space="0" w:color="auto"/>
            <w:right w:val="none" w:sz="0" w:space="0" w:color="auto"/>
          </w:divBdr>
        </w:div>
        <w:div w:id="140082837">
          <w:marLeft w:val="480"/>
          <w:marRight w:val="0"/>
          <w:marTop w:val="0"/>
          <w:marBottom w:val="0"/>
          <w:divBdr>
            <w:top w:val="none" w:sz="0" w:space="0" w:color="auto"/>
            <w:left w:val="none" w:sz="0" w:space="0" w:color="auto"/>
            <w:bottom w:val="none" w:sz="0" w:space="0" w:color="auto"/>
            <w:right w:val="none" w:sz="0" w:space="0" w:color="auto"/>
          </w:divBdr>
        </w:div>
        <w:div w:id="155657927">
          <w:marLeft w:val="480"/>
          <w:marRight w:val="0"/>
          <w:marTop w:val="0"/>
          <w:marBottom w:val="0"/>
          <w:divBdr>
            <w:top w:val="none" w:sz="0" w:space="0" w:color="auto"/>
            <w:left w:val="none" w:sz="0" w:space="0" w:color="auto"/>
            <w:bottom w:val="none" w:sz="0" w:space="0" w:color="auto"/>
            <w:right w:val="none" w:sz="0" w:space="0" w:color="auto"/>
          </w:divBdr>
        </w:div>
        <w:div w:id="230778892">
          <w:marLeft w:val="480"/>
          <w:marRight w:val="0"/>
          <w:marTop w:val="0"/>
          <w:marBottom w:val="0"/>
          <w:divBdr>
            <w:top w:val="none" w:sz="0" w:space="0" w:color="auto"/>
            <w:left w:val="none" w:sz="0" w:space="0" w:color="auto"/>
            <w:bottom w:val="none" w:sz="0" w:space="0" w:color="auto"/>
            <w:right w:val="none" w:sz="0" w:space="0" w:color="auto"/>
          </w:divBdr>
        </w:div>
        <w:div w:id="260840094">
          <w:marLeft w:val="480"/>
          <w:marRight w:val="0"/>
          <w:marTop w:val="0"/>
          <w:marBottom w:val="0"/>
          <w:divBdr>
            <w:top w:val="none" w:sz="0" w:space="0" w:color="auto"/>
            <w:left w:val="none" w:sz="0" w:space="0" w:color="auto"/>
            <w:bottom w:val="none" w:sz="0" w:space="0" w:color="auto"/>
            <w:right w:val="none" w:sz="0" w:space="0" w:color="auto"/>
          </w:divBdr>
        </w:div>
        <w:div w:id="389160830">
          <w:marLeft w:val="480"/>
          <w:marRight w:val="0"/>
          <w:marTop w:val="0"/>
          <w:marBottom w:val="0"/>
          <w:divBdr>
            <w:top w:val="none" w:sz="0" w:space="0" w:color="auto"/>
            <w:left w:val="none" w:sz="0" w:space="0" w:color="auto"/>
            <w:bottom w:val="none" w:sz="0" w:space="0" w:color="auto"/>
            <w:right w:val="none" w:sz="0" w:space="0" w:color="auto"/>
          </w:divBdr>
        </w:div>
        <w:div w:id="412703237">
          <w:marLeft w:val="480"/>
          <w:marRight w:val="0"/>
          <w:marTop w:val="0"/>
          <w:marBottom w:val="0"/>
          <w:divBdr>
            <w:top w:val="none" w:sz="0" w:space="0" w:color="auto"/>
            <w:left w:val="none" w:sz="0" w:space="0" w:color="auto"/>
            <w:bottom w:val="none" w:sz="0" w:space="0" w:color="auto"/>
            <w:right w:val="none" w:sz="0" w:space="0" w:color="auto"/>
          </w:divBdr>
        </w:div>
        <w:div w:id="481628454">
          <w:marLeft w:val="480"/>
          <w:marRight w:val="0"/>
          <w:marTop w:val="0"/>
          <w:marBottom w:val="0"/>
          <w:divBdr>
            <w:top w:val="none" w:sz="0" w:space="0" w:color="auto"/>
            <w:left w:val="none" w:sz="0" w:space="0" w:color="auto"/>
            <w:bottom w:val="none" w:sz="0" w:space="0" w:color="auto"/>
            <w:right w:val="none" w:sz="0" w:space="0" w:color="auto"/>
          </w:divBdr>
        </w:div>
        <w:div w:id="484708636">
          <w:marLeft w:val="480"/>
          <w:marRight w:val="0"/>
          <w:marTop w:val="0"/>
          <w:marBottom w:val="0"/>
          <w:divBdr>
            <w:top w:val="none" w:sz="0" w:space="0" w:color="auto"/>
            <w:left w:val="none" w:sz="0" w:space="0" w:color="auto"/>
            <w:bottom w:val="none" w:sz="0" w:space="0" w:color="auto"/>
            <w:right w:val="none" w:sz="0" w:space="0" w:color="auto"/>
          </w:divBdr>
        </w:div>
        <w:div w:id="495388613">
          <w:marLeft w:val="480"/>
          <w:marRight w:val="0"/>
          <w:marTop w:val="0"/>
          <w:marBottom w:val="0"/>
          <w:divBdr>
            <w:top w:val="none" w:sz="0" w:space="0" w:color="auto"/>
            <w:left w:val="none" w:sz="0" w:space="0" w:color="auto"/>
            <w:bottom w:val="none" w:sz="0" w:space="0" w:color="auto"/>
            <w:right w:val="none" w:sz="0" w:space="0" w:color="auto"/>
          </w:divBdr>
        </w:div>
        <w:div w:id="536822513">
          <w:marLeft w:val="480"/>
          <w:marRight w:val="0"/>
          <w:marTop w:val="0"/>
          <w:marBottom w:val="0"/>
          <w:divBdr>
            <w:top w:val="none" w:sz="0" w:space="0" w:color="auto"/>
            <w:left w:val="none" w:sz="0" w:space="0" w:color="auto"/>
            <w:bottom w:val="none" w:sz="0" w:space="0" w:color="auto"/>
            <w:right w:val="none" w:sz="0" w:space="0" w:color="auto"/>
          </w:divBdr>
        </w:div>
        <w:div w:id="542062396">
          <w:marLeft w:val="480"/>
          <w:marRight w:val="0"/>
          <w:marTop w:val="0"/>
          <w:marBottom w:val="0"/>
          <w:divBdr>
            <w:top w:val="none" w:sz="0" w:space="0" w:color="auto"/>
            <w:left w:val="none" w:sz="0" w:space="0" w:color="auto"/>
            <w:bottom w:val="none" w:sz="0" w:space="0" w:color="auto"/>
            <w:right w:val="none" w:sz="0" w:space="0" w:color="auto"/>
          </w:divBdr>
        </w:div>
        <w:div w:id="611592947">
          <w:marLeft w:val="480"/>
          <w:marRight w:val="0"/>
          <w:marTop w:val="0"/>
          <w:marBottom w:val="0"/>
          <w:divBdr>
            <w:top w:val="none" w:sz="0" w:space="0" w:color="auto"/>
            <w:left w:val="none" w:sz="0" w:space="0" w:color="auto"/>
            <w:bottom w:val="none" w:sz="0" w:space="0" w:color="auto"/>
            <w:right w:val="none" w:sz="0" w:space="0" w:color="auto"/>
          </w:divBdr>
        </w:div>
        <w:div w:id="637538948">
          <w:marLeft w:val="480"/>
          <w:marRight w:val="0"/>
          <w:marTop w:val="0"/>
          <w:marBottom w:val="0"/>
          <w:divBdr>
            <w:top w:val="none" w:sz="0" w:space="0" w:color="auto"/>
            <w:left w:val="none" w:sz="0" w:space="0" w:color="auto"/>
            <w:bottom w:val="none" w:sz="0" w:space="0" w:color="auto"/>
            <w:right w:val="none" w:sz="0" w:space="0" w:color="auto"/>
          </w:divBdr>
        </w:div>
        <w:div w:id="736322608">
          <w:marLeft w:val="480"/>
          <w:marRight w:val="0"/>
          <w:marTop w:val="0"/>
          <w:marBottom w:val="0"/>
          <w:divBdr>
            <w:top w:val="none" w:sz="0" w:space="0" w:color="auto"/>
            <w:left w:val="none" w:sz="0" w:space="0" w:color="auto"/>
            <w:bottom w:val="none" w:sz="0" w:space="0" w:color="auto"/>
            <w:right w:val="none" w:sz="0" w:space="0" w:color="auto"/>
          </w:divBdr>
        </w:div>
        <w:div w:id="800419714">
          <w:marLeft w:val="480"/>
          <w:marRight w:val="0"/>
          <w:marTop w:val="0"/>
          <w:marBottom w:val="0"/>
          <w:divBdr>
            <w:top w:val="none" w:sz="0" w:space="0" w:color="auto"/>
            <w:left w:val="none" w:sz="0" w:space="0" w:color="auto"/>
            <w:bottom w:val="none" w:sz="0" w:space="0" w:color="auto"/>
            <w:right w:val="none" w:sz="0" w:space="0" w:color="auto"/>
          </w:divBdr>
        </w:div>
        <w:div w:id="809900519">
          <w:marLeft w:val="480"/>
          <w:marRight w:val="0"/>
          <w:marTop w:val="0"/>
          <w:marBottom w:val="0"/>
          <w:divBdr>
            <w:top w:val="none" w:sz="0" w:space="0" w:color="auto"/>
            <w:left w:val="none" w:sz="0" w:space="0" w:color="auto"/>
            <w:bottom w:val="none" w:sz="0" w:space="0" w:color="auto"/>
            <w:right w:val="none" w:sz="0" w:space="0" w:color="auto"/>
          </w:divBdr>
        </w:div>
        <w:div w:id="843279852">
          <w:marLeft w:val="480"/>
          <w:marRight w:val="0"/>
          <w:marTop w:val="0"/>
          <w:marBottom w:val="0"/>
          <w:divBdr>
            <w:top w:val="none" w:sz="0" w:space="0" w:color="auto"/>
            <w:left w:val="none" w:sz="0" w:space="0" w:color="auto"/>
            <w:bottom w:val="none" w:sz="0" w:space="0" w:color="auto"/>
            <w:right w:val="none" w:sz="0" w:space="0" w:color="auto"/>
          </w:divBdr>
        </w:div>
        <w:div w:id="901135479">
          <w:marLeft w:val="480"/>
          <w:marRight w:val="0"/>
          <w:marTop w:val="0"/>
          <w:marBottom w:val="0"/>
          <w:divBdr>
            <w:top w:val="none" w:sz="0" w:space="0" w:color="auto"/>
            <w:left w:val="none" w:sz="0" w:space="0" w:color="auto"/>
            <w:bottom w:val="none" w:sz="0" w:space="0" w:color="auto"/>
            <w:right w:val="none" w:sz="0" w:space="0" w:color="auto"/>
          </w:divBdr>
        </w:div>
        <w:div w:id="903105876">
          <w:marLeft w:val="480"/>
          <w:marRight w:val="0"/>
          <w:marTop w:val="0"/>
          <w:marBottom w:val="0"/>
          <w:divBdr>
            <w:top w:val="none" w:sz="0" w:space="0" w:color="auto"/>
            <w:left w:val="none" w:sz="0" w:space="0" w:color="auto"/>
            <w:bottom w:val="none" w:sz="0" w:space="0" w:color="auto"/>
            <w:right w:val="none" w:sz="0" w:space="0" w:color="auto"/>
          </w:divBdr>
        </w:div>
        <w:div w:id="943264054">
          <w:marLeft w:val="480"/>
          <w:marRight w:val="0"/>
          <w:marTop w:val="0"/>
          <w:marBottom w:val="0"/>
          <w:divBdr>
            <w:top w:val="none" w:sz="0" w:space="0" w:color="auto"/>
            <w:left w:val="none" w:sz="0" w:space="0" w:color="auto"/>
            <w:bottom w:val="none" w:sz="0" w:space="0" w:color="auto"/>
            <w:right w:val="none" w:sz="0" w:space="0" w:color="auto"/>
          </w:divBdr>
        </w:div>
        <w:div w:id="945042836">
          <w:marLeft w:val="480"/>
          <w:marRight w:val="0"/>
          <w:marTop w:val="0"/>
          <w:marBottom w:val="0"/>
          <w:divBdr>
            <w:top w:val="none" w:sz="0" w:space="0" w:color="auto"/>
            <w:left w:val="none" w:sz="0" w:space="0" w:color="auto"/>
            <w:bottom w:val="none" w:sz="0" w:space="0" w:color="auto"/>
            <w:right w:val="none" w:sz="0" w:space="0" w:color="auto"/>
          </w:divBdr>
        </w:div>
        <w:div w:id="977340306">
          <w:marLeft w:val="480"/>
          <w:marRight w:val="0"/>
          <w:marTop w:val="0"/>
          <w:marBottom w:val="0"/>
          <w:divBdr>
            <w:top w:val="none" w:sz="0" w:space="0" w:color="auto"/>
            <w:left w:val="none" w:sz="0" w:space="0" w:color="auto"/>
            <w:bottom w:val="none" w:sz="0" w:space="0" w:color="auto"/>
            <w:right w:val="none" w:sz="0" w:space="0" w:color="auto"/>
          </w:divBdr>
        </w:div>
        <w:div w:id="1019771111">
          <w:marLeft w:val="480"/>
          <w:marRight w:val="0"/>
          <w:marTop w:val="0"/>
          <w:marBottom w:val="0"/>
          <w:divBdr>
            <w:top w:val="none" w:sz="0" w:space="0" w:color="auto"/>
            <w:left w:val="none" w:sz="0" w:space="0" w:color="auto"/>
            <w:bottom w:val="none" w:sz="0" w:space="0" w:color="auto"/>
            <w:right w:val="none" w:sz="0" w:space="0" w:color="auto"/>
          </w:divBdr>
        </w:div>
        <w:div w:id="1056003414">
          <w:marLeft w:val="480"/>
          <w:marRight w:val="0"/>
          <w:marTop w:val="0"/>
          <w:marBottom w:val="0"/>
          <w:divBdr>
            <w:top w:val="none" w:sz="0" w:space="0" w:color="auto"/>
            <w:left w:val="none" w:sz="0" w:space="0" w:color="auto"/>
            <w:bottom w:val="none" w:sz="0" w:space="0" w:color="auto"/>
            <w:right w:val="none" w:sz="0" w:space="0" w:color="auto"/>
          </w:divBdr>
        </w:div>
        <w:div w:id="1086153599">
          <w:marLeft w:val="480"/>
          <w:marRight w:val="0"/>
          <w:marTop w:val="0"/>
          <w:marBottom w:val="0"/>
          <w:divBdr>
            <w:top w:val="none" w:sz="0" w:space="0" w:color="auto"/>
            <w:left w:val="none" w:sz="0" w:space="0" w:color="auto"/>
            <w:bottom w:val="none" w:sz="0" w:space="0" w:color="auto"/>
            <w:right w:val="none" w:sz="0" w:space="0" w:color="auto"/>
          </w:divBdr>
        </w:div>
        <w:div w:id="1121222010">
          <w:marLeft w:val="480"/>
          <w:marRight w:val="0"/>
          <w:marTop w:val="0"/>
          <w:marBottom w:val="0"/>
          <w:divBdr>
            <w:top w:val="none" w:sz="0" w:space="0" w:color="auto"/>
            <w:left w:val="none" w:sz="0" w:space="0" w:color="auto"/>
            <w:bottom w:val="none" w:sz="0" w:space="0" w:color="auto"/>
            <w:right w:val="none" w:sz="0" w:space="0" w:color="auto"/>
          </w:divBdr>
        </w:div>
        <w:div w:id="1131947207">
          <w:marLeft w:val="480"/>
          <w:marRight w:val="0"/>
          <w:marTop w:val="0"/>
          <w:marBottom w:val="0"/>
          <w:divBdr>
            <w:top w:val="none" w:sz="0" w:space="0" w:color="auto"/>
            <w:left w:val="none" w:sz="0" w:space="0" w:color="auto"/>
            <w:bottom w:val="none" w:sz="0" w:space="0" w:color="auto"/>
            <w:right w:val="none" w:sz="0" w:space="0" w:color="auto"/>
          </w:divBdr>
        </w:div>
        <w:div w:id="1135870836">
          <w:marLeft w:val="480"/>
          <w:marRight w:val="0"/>
          <w:marTop w:val="0"/>
          <w:marBottom w:val="0"/>
          <w:divBdr>
            <w:top w:val="none" w:sz="0" w:space="0" w:color="auto"/>
            <w:left w:val="none" w:sz="0" w:space="0" w:color="auto"/>
            <w:bottom w:val="none" w:sz="0" w:space="0" w:color="auto"/>
            <w:right w:val="none" w:sz="0" w:space="0" w:color="auto"/>
          </w:divBdr>
        </w:div>
        <w:div w:id="1138961116">
          <w:marLeft w:val="480"/>
          <w:marRight w:val="0"/>
          <w:marTop w:val="0"/>
          <w:marBottom w:val="0"/>
          <w:divBdr>
            <w:top w:val="none" w:sz="0" w:space="0" w:color="auto"/>
            <w:left w:val="none" w:sz="0" w:space="0" w:color="auto"/>
            <w:bottom w:val="none" w:sz="0" w:space="0" w:color="auto"/>
            <w:right w:val="none" w:sz="0" w:space="0" w:color="auto"/>
          </w:divBdr>
        </w:div>
        <w:div w:id="1140881230">
          <w:marLeft w:val="480"/>
          <w:marRight w:val="0"/>
          <w:marTop w:val="0"/>
          <w:marBottom w:val="0"/>
          <w:divBdr>
            <w:top w:val="none" w:sz="0" w:space="0" w:color="auto"/>
            <w:left w:val="none" w:sz="0" w:space="0" w:color="auto"/>
            <w:bottom w:val="none" w:sz="0" w:space="0" w:color="auto"/>
            <w:right w:val="none" w:sz="0" w:space="0" w:color="auto"/>
          </w:divBdr>
        </w:div>
        <w:div w:id="1159543387">
          <w:marLeft w:val="480"/>
          <w:marRight w:val="0"/>
          <w:marTop w:val="0"/>
          <w:marBottom w:val="0"/>
          <w:divBdr>
            <w:top w:val="none" w:sz="0" w:space="0" w:color="auto"/>
            <w:left w:val="none" w:sz="0" w:space="0" w:color="auto"/>
            <w:bottom w:val="none" w:sz="0" w:space="0" w:color="auto"/>
            <w:right w:val="none" w:sz="0" w:space="0" w:color="auto"/>
          </w:divBdr>
        </w:div>
        <w:div w:id="1176112922">
          <w:marLeft w:val="480"/>
          <w:marRight w:val="0"/>
          <w:marTop w:val="0"/>
          <w:marBottom w:val="0"/>
          <w:divBdr>
            <w:top w:val="none" w:sz="0" w:space="0" w:color="auto"/>
            <w:left w:val="none" w:sz="0" w:space="0" w:color="auto"/>
            <w:bottom w:val="none" w:sz="0" w:space="0" w:color="auto"/>
            <w:right w:val="none" w:sz="0" w:space="0" w:color="auto"/>
          </w:divBdr>
        </w:div>
        <w:div w:id="1210606045">
          <w:marLeft w:val="480"/>
          <w:marRight w:val="0"/>
          <w:marTop w:val="0"/>
          <w:marBottom w:val="0"/>
          <w:divBdr>
            <w:top w:val="none" w:sz="0" w:space="0" w:color="auto"/>
            <w:left w:val="none" w:sz="0" w:space="0" w:color="auto"/>
            <w:bottom w:val="none" w:sz="0" w:space="0" w:color="auto"/>
            <w:right w:val="none" w:sz="0" w:space="0" w:color="auto"/>
          </w:divBdr>
        </w:div>
        <w:div w:id="1307587727">
          <w:marLeft w:val="480"/>
          <w:marRight w:val="0"/>
          <w:marTop w:val="0"/>
          <w:marBottom w:val="0"/>
          <w:divBdr>
            <w:top w:val="none" w:sz="0" w:space="0" w:color="auto"/>
            <w:left w:val="none" w:sz="0" w:space="0" w:color="auto"/>
            <w:bottom w:val="none" w:sz="0" w:space="0" w:color="auto"/>
            <w:right w:val="none" w:sz="0" w:space="0" w:color="auto"/>
          </w:divBdr>
        </w:div>
        <w:div w:id="1319382221">
          <w:marLeft w:val="480"/>
          <w:marRight w:val="0"/>
          <w:marTop w:val="0"/>
          <w:marBottom w:val="0"/>
          <w:divBdr>
            <w:top w:val="none" w:sz="0" w:space="0" w:color="auto"/>
            <w:left w:val="none" w:sz="0" w:space="0" w:color="auto"/>
            <w:bottom w:val="none" w:sz="0" w:space="0" w:color="auto"/>
            <w:right w:val="none" w:sz="0" w:space="0" w:color="auto"/>
          </w:divBdr>
        </w:div>
        <w:div w:id="1374696593">
          <w:marLeft w:val="480"/>
          <w:marRight w:val="0"/>
          <w:marTop w:val="0"/>
          <w:marBottom w:val="0"/>
          <w:divBdr>
            <w:top w:val="none" w:sz="0" w:space="0" w:color="auto"/>
            <w:left w:val="none" w:sz="0" w:space="0" w:color="auto"/>
            <w:bottom w:val="none" w:sz="0" w:space="0" w:color="auto"/>
            <w:right w:val="none" w:sz="0" w:space="0" w:color="auto"/>
          </w:divBdr>
        </w:div>
        <w:div w:id="1397627626">
          <w:marLeft w:val="480"/>
          <w:marRight w:val="0"/>
          <w:marTop w:val="0"/>
          <w:marBottom w:val="0"/>
          <w:divBdr>
            <w:top w:val="none" w:sz="0" w:space="0" w:color="auto"/>
            <w:left w:val="none" w:sz="0" w:space="0" w:color="auto"/>
            <w:bottom w:val="none" w:sz="0" w:space="0" w:color="auto"/>
            <w:right w:val="none" w:sz="0" w:space="0" w:color="auto"/>
          </w:divBdr>
        </w:div>
        <w:div w:id="1491408381">
          <w:marLeft w:val="480"/>
          <w:marRight w:val="0"/>
          <w:marTop w:val="0"/>
          <w:marBottom w:val="0"/>
          <w:divBdr>
            <w:top w:val="none" w:sz="0" w:space="0" w:color="auto"/>
            <w:left w:val="none" w:sz="0" w:space="0" w:color="auto"/>
            <w:bottom w:val="none" w:sz="0" w:space="0" w:color="auto"/>
            <w:right w:val="none" w:sz="0" w:space="0" w:color="auto"/>
          </w:divBdr>
        </w:div>
        <w:div w:id="1495609040">
          <w:marLeft w:val="480"/>
          <w:marRight w:val="0"/>
          <w:marTop w:val="0"/>
          <w:marBottom w:val="0"/>
          <w:divBdr>
            <w:top w:val="none" w:sz="0" w:space="0" w:color="auto"/>
            <w:left w:val="none" w:sz="0" w:space="0" w:color="auto"/>
            <w:bottom w:val="none" w:sz="0" w:space="0" w:color="auto"/>
            <w:right w:val="none" w:sz="0" w:space="0" w:color="auto"/>
          </w:divBdr>
        </w:div>
        <w:div w:id="1518890952">
          <w:marLeft w:val="480"/>
          <w:marRight w:val="0"/>
          <w:marTop w:val="0"/>
          <w:marBottom w:val="0"/>
          <w:divBdr>
            <w:top w:val="none" w:sz="0" w:space="0" w:color="auto"/>
            <w:left w:val="none" w:sz="0" w:space="0" w:color="auto"/>
            <w:bottom w:val="none" w:sz="0" w:space="0" w:color="auto"/>
            <w:right w:val="none" w:sz="0" w:space="0" w:color="auto"/>
          </w:divBdr>
        </w:div>
        <w:div w:id="1605918639">
          <w:marLeft w:val="480"/>
          <w:marRight w:val="0"/>
          <w:marTop w:val="0"/>
          <w:marBottom w:val="0"/>
          <w:divBdr>
            <w:top w:val="none" w:sz="0" w:space="0" w:color="auto"/>
            <w:left w:val="none" w:sz="0" w:space="0" w:color="auto"/>
            <w:bottom w:val="none" w:sz="0" w:space="0" w:color="auto"/>
            <w:right w:val="none" w:sz="0" w:space="0" w:color="auto"/>
          </w:divBdr>
        </w:div>
        <w:div w:id="1729570368">
          <w:marLeft w:val="480"/>
          <w:marRight w:val="0"/>
          <w:marTop w:val="0"/>
          <w:marBottom w:val="0"/>
          <w:divBdr>
            <w:top w:val="none" w:sz="0" w:space="0" w:color="auto"/>
            <w:left w:val="none" w:sz="0" w:space="0" w:color="auto"/>
            <w:bottom w:val="none" w:sz="0" w:space="0" w:color="auto"/>
            <w:right w:val="none" w:sz="0" w:space="0" w:color="auto"/>
          </w:divBdr>
        </w:div>
        <w:div w:id="1762144102">
          <w:marLeft w:val="480"/>
          <w:marRight w:val="0"/>
          <w:marTop w:val="0"/>
          <w:marBottom w:val="0"/>
          <w:divBdr>
            <w:top w:val="none" w:sz="0" w:space="0" w:color="auto"/>
            <w:left w:val="none" w:sz="0" w:space="0" w:color="auto"/>
            <w:bottom w:val="none" w:sz="0" w:space="0" w:color="auto"/>
            <w:right w:val="none" w:sz="0" w:space="0" w:color="auto"/>
          </w:divBdr>
        </w:div>
        <w:div w:id="1783919485">
          <w:marLeft w:val="480"/>
          <w:marRight w:val="0"/>
          <w:marTop w:val="0"/>
          <w:marBottom w:val="0"/>
          <w:divBdr>
            <w:top w:val="none" w:sz="0" w:space="0" w:color="auto"/>
            <w:left w:val="none" w:sz="0" w:space="0" w:color="auto"/>
            <w:bottom w:val="none" w:sz="0" w:space="0" w:color="auto"/>
            <w:right w:val="none" w:sz="0" w:space="0" w:color="auto"/>
          </w:divBdr>
        </w:div>
        <w:div w:id="1799639633">
          <w:marLeft w:val="480"/>
          <w:marRight w:val="0"/>
          <w:marTop w:val="0"/>
          <w:marBottom w:val="0"/>
          <w:divBdr>
            <w:top w:val="none" w:sz="0" w:space="0" w:color="auto"/>
            <w:left w:val="none" w:sz="0" w:space="0" w:color="auto"/>
            <w:bottom w:val="none" w:sz="0" w:space="0" w:color="auto"/>
            <w:right w:val="none" w:sz="0" w:space="0" w:color="auto"/>
          </w:divBdr>
        </w:div>
        <w:div w:id="1805924493">
          <w:marLeft w:val="480"/>
          <w:marRight w:val="0"/>
          <w:marTop w:val="0"/>
          <w:marBottom w:val="0"/>
          <w:divBdr>
            <w:top w:val="none" w:sz="0" w:space="0" w:color="auto"/>
            <w:left w:val="none" w:sz="0" w:space="0" w:color="auto"/>
            <w:bottom w:val="none" w:sz="0" w:space="0" w:color="auto"/>
            <w:right w:val="none" w:sz="0" w:space="0" w:color="auto"/>
          </w:divBdr>
        </w:div>
        <w:div w:id="1812863346">
          <w:marLeft w:val="480"/>
          <w:marRight w:val="0"/>
          <w:marTop w:val="0"/>
          <w:marBottom w:val="0"/>
          <w:divBdr>
            <w:top w:val="none" w:sz="0" w:space="0" w:color="auto"/>
            <w:left w:val="none" w:sz="0" w:space="0" w:color="auto"/>
            <w:bottom w:val="none" w:sz="0" w:space="0" w:color="auto"/>
            <w:right w:val="none" w:sz="0" w:space="0" w:color="auto"/>
          </w:divBdr>
        </w:div>
        <w:div w:id="1829319584">
          <w:marLeft w:val="480"/>
          <w:marRight w:val="0"/>
          <w:marTop w:val="0"/>
          <w:marBottom w:val="0"/>
          <w:divBdr>
            <w:top w:val="none" w:sz="0" w:space="0" w:color="auto"/>
            <w:left w:val="none" w:sz="0" w:space="0" w:color="auto"/>
            <w:bottom w:val="none" w:sz="0" w:space="0" w:color="auto"/>
            <w:right w:val="none" w:sz="0" w:space="0" w:color="auto"/>
          </w:divBdr>
        </w:div>
        <w:div w:id="1835338545">
          <w:marLeft w:val="480"/>
          <w:marRight w:val="0"/>
          <w:marTop w:val="0"/>
          <w:marBottom w:val="0"/>
          <w:divBdr>
            <w:top w:val="none" w:sz="0" w:space="0" w:color="auto"/>
            <w:left w:val="none" w:sz="0" w:space="0" w:color="auto"/>
            <w:bottom w:val="none" w:sz="0" w:space="0" w:color="auto"/>
            <w:right w:val="none" w:sz="0" w:space="0" w:color="auto"/>
          </w:divBdr>
        </w:div>
        <w:div w:id="1891921371">
          <w:marLeft w:val="480"/>
          <w:marRight w:val="0"/>
          <w:marTop w:val="0"/>
          <w:marBottom w:val="0"/>
          <w:divBdr>
            <w:top w:val="none" w:sz="0" w:space="0" w:color="auto"/>
            <w:left w:val="none" w:sz="0" w:space="0" w:color="auto"/>
            <w:bottom w:val="none" w:sz="0" w:space="0" w:color="auto"/>
            <w:right w:val="none" w:sz="0" w:space="0" w:color="auto"/>
          </w:divBdr>
        </w:div>
        <w:div w:id="1916236006">
          <w:marLeft w:val="480"/>
          <w:marRight w:val="0"/>
          <w:marTop w:val="0"/>
          <w:marBottom w:val="0"/>
          <w:divBdr>
            <w:top w:val="none" w:sz="0" w:space="0" w:color="auto"/>
            <w:left w:val="none" w:sz="0" w:space="0" w:color="auto"/>
            <w:bottom w:val="none" w:sz="0" w:space="0" w:color="auto"/>
            <w:right w:val="none" w:sz="0" w:space="0" w:color="auto"/>
          </w:divBdr>
        </w:div>
        <w:div w:id="1969041518">
          <w:marLeft w:val="480"/>
          <w:marRight w:val="0"/>
          <w:marTop w:val="0"/>
          <w:marBottom w:val="0"/>
          <w:divBdr>
            <w:top w:val="none" w:sz="0" w:space="0" w:color="auto"/>
            <w:left w:val="none" w:sz="0" w:space="0" w:color="auto"/>
            <w:bottom w:val="none" w:sz="0" w:space="0" w:color="auto"/>
            <w:right w:val="none" w:sz="0" w:space="0" w:color="auto"/>
          </w:divBdr>
        </w:div>
        <w:div w:id="1972132894">
          <w:marLeft w:val="480"/>
          <w:marRight w:val="0"/>
          <w:marTop w:val="0"/>
          <w:marBottom w:val="0"/>
          <w:divBdr>
            <w:top w:val="none" w:sz="0" w:space="0" w:color="auto"/>
            <w:left w:val="none" w:sz="0" w:space="0" w:color="auto"/>
            <w:bottom w:val="none" w:sz="0" w:space="0" w:color="auto"/>
            <w:right w:val="none" w:sz="0" w:space="0" w:color="auto"/>
          </w:divBdr>
        </w:div>
        <w:div w:id="2084328395">
          <w:marLeft w:val="480"/>
          <w:marRight w:val="0"/>
          <w:marTop w:val="0"/>
          <w:marBottom w:val="0"/>
          <w:divBdr>
            <w:top w:val="none" w:sz="0" w:space="0" w:color="auto"/>
            <w:left w:val="none" w:sz="0" w:space="0" w:color="auto"/>
            <w:bottom w:val="none" w:sz="0" w:space="0" w:color="auto"/>
            <w:right w:val="none" w:sz="0" w:space="0" w:color="auto"/>
          </w:divBdr>
        </w:div>
        <w:div w:id="2113818254">
          <w:marLeft w:val="480"/>
          <w:marRight w:val="0"/>
          <w:marTop w:val="0"/>
          <w:marBottom w:val="0"/>
          <w:divBdr>
            <w:top w:val="none" w:sz="0" w:space="0" w:color="auto"/>
            <w:left w:val="none" w:sz="0" w:space="0" w:color="auto"/>
            <w:bottom w:val="none" w:sz="0" w:space="0" w:color="auto"/>
            <w:right w:val="none" w:sz="0" w:space="0" w:color="auto"/>
          </w:divBdr>
        </w:div>
      </w:divsChild>
    </w:div>
    <w:div w:id="1620185026">
      <w:bodyDiv w:val="1"/>
      <w:marLeft w:val="0"/>
      <w:marRight w:val="0"/>
      <w:marTop w:val="0"/>
      <w:marBottom w:val="0"/>
      <w:divBdr>
        <w:top w:val="none" w:sz="0" w:space="0" w:color="auto"/>
        <w:left w:val="none" w:sz="0" w:space="0" w:color="auto"/>
        <w:bottom w:val="none" w:sz="0" w:space="0" w:color="auto"/>
        <w:right w:val="none" w:sz="0" w:space="0" w:color="auto"/>
      </w:divBdr>
    </w:div>
    <w:div w:id="1621915079">
      <w:bodyDiv w:val="1"/>
      <w:marLeft w:val="0"/>
      <w:marRight w:val="0"/>
      <w:marTop w:val="0"/>
      <w:marBottom w:val="0"/>
      <w:divBdr>
        <w:top w:val="none" w:sz="0" w:space="0" w:color="auto"/>
        <w:left w:val="none" w:sz="0" w:space="0" w:color="auto"/>
        <w:bottom w:val="none" w:sz="0" w:space="0" w:color="auto"/>
        <w:right w:val="none" w:sz="0" w:space="0" w:color="auto"/>
      </w:divBdr>
    </w:div>
    <w:div w:id="1623654978">
      <w:bodyDiv w:val="1"/>
      <w:marLeft w:val="0"/>
      <w:marRight w:val="0"/>
      <w:marTop w:val="0"/>
      <w:marBottom w:val="0"/>
      <w:divBdr>
        <w:top w:val="none" w:sz="0" w:space="0" w:color="auto"/>
        <w:left w:val="none" w:sz="0" w:space="0" w:color="auto"/>
        <w:bottom w:val="none" w:sz="0" w:space="0" w:color="auto"/>
        <w:right w:val="none" w:sz="0" w:space="0" w:color="auto"/>
      </w:divBdr>
    </w:div>
    <w:div w:id="1633756005">
      <w:bodyDiv w:val="1"/>
      <w:marLeft w:val="0"/>
      <w:marRight w:val="0"/>
      <w:marTop w:val="0"/>
      <w:marBottom w:val="0"/>
      <w:divBdr>
        <w:top w:val="none" w:sz="0" w:space="0" w:color="auto"/>
        <w:left w:val="none" w:sz="0" w:space="0" w:color="auto"/>
        <w:bottom w:val="none" w:sz="0" w:space="0" w:color="auto"/>
        <w:right w:val="none" w:sz="0" w:space="0" w:color="auto"/>
      </w:divBdr>
    </w:div>
    <w:div w:id="1634215405">
      <w:bodyDiv w:val="1"/>
      <w:marLeft w:val="0"/>
      <w:marRight w:val="0"/>
      <w:marTop w:val="0"/>
      <w:marBottom w:val="0"/>
      <w:divBdr>
        <w:top w:val="none" w:sz="0" w:space="0" w:color="auto"/>
        <w:left w:val="none" w:sz="0" w:space="0" w:color="auto"/>
        <w:bottom w:val="none" w:sz="0" w:space="0" w:color="auto"/>
        <w:right w:val="none" w:sz="0" w:space="0" w:color="auto"/>
      </w:divBdr>
    </w:div>
    <w:div w:id="1635941954">
      <w:bodyDiv w:val="1"/>
      <w:marLeft w:val="0"/>
      <w:marRight w:val="0"/>
      <w:marTop w:val="0"/>
      <w:marBottom w:val="0"/>
      <w:divBdr>
        <w:top w:val="none" w:sz="0" w:space="0" w:color="auto"/>
        <w:left w:val="none" w:sz="0" w:space="0" w:color="auto"/>
        <w:bottom w:val="none" w:sz="0" w:space="0" w:color="auto"/>
        <w:right w:val="none" w:sz="0" w:space="0" w:color="auto"/>
      </w:divBdr>
      <w:divsChild>
        <w:div w:id="8216750">
          <w:marLeft w:val="480"/>
          <w:marRight w:val="0"/>
          <w:marTop w:val="0"/>
          <w:marBottom w:val="0"/>
          <w:divBdr>
            <w:top w:val="none" w:sz="0" w:space="0" w:color="auto"/>
            <w:left w:val="none" w:sz="0" w:space="0" w:color="auto"/>
            <w:bottom w:val="none" w:sz="0" w:space="0" w:color="auto"/>
            <w:right w:val="none" w:sz="0" w:space="0" w:color="auto"/>
          </w:divBdr>
        </w:div>
        <w:div w:id="88277886">
          <w:marLeft w:val="480"/>
          <w:marRight w:val="0"/>
          <w:marTop w:val="0"/>
          <w:marBottom w:val="0"/>
          <w:divBdr>
            <w:top w:val="none" w:sz="0" w:space="0" w:color="auto"/>
            <w:left w:val="none" w:sz="0" w:space="0" w:color="auto"/>
            <w:bottom w:val="none" w:sz="0" w:space="0" w:color="auto"/>
            <w:right w:val="none" w:sz="0" w:space="0" w:color="auto"/>
          </w:divBdr>
        </w:div>
        <w:div w:id="120806029">
          <w:marLeft w:val="480"/>
          <w:marRight w:val="0"/>
          <w:marTop w:val="0"/>
          <w:marBottom w:val="0"/>
          <w:divBdr>
            <w:top w:val="none" w:sz="0" w:space="0" w:color="auto"/>
            <w:left w:val="none" w:sz="0" w:space="0" w:color="auto"/>
            <w:bottom w:val="none" w:sz="0" w:space="0" w:color="auto"/>
            <w:right w:val="none" w:sz="0" w:space="0" w:color="auto"/>
          </w:divBdr>
        </w:div>
        <w:div w:id="128062295">
          <w:marLeft w:val="480"/>
          <w:marRight w:val="0"/>
          <w:marTop w:val="0"/>
          <w:marBottom w:val="0"/>
          <w:divBdr>
            <w:top w:val="none" w:sz="0" w:space="0" w:color="auto"/>
            <w:left w:val="none" w:sz="0" w:space="0" w:color="auto"/>
            <w:bottom w:val="none" w:sz="0" w:space="0" w:color="auto"/>
            <w:right w:val="none" w:sz="0" w:space="0" w:color="auto"/>
          </w:divBdr>
        </w:div>
        <w:div w:id="177473356">
          <w:marLeft w:val="480"/>
          <w:marRight w:val="0"/>
          <w:marTop w:val="0"/>
          <w:marBottom w:val="0"/>
          <w:divBdr>
            <w:top w:val="none" w:sz="0" w:space="0" w:color="auto"/>
            <w:left w:val="none" w:sz="0" w:space="0" w:color="auto"/>
            <w:bottom w:val="none" w:sz="0" w:space="0" w:color="auto"/>
            <w:right w:val="none" w:sz="0" w:space="0" w:color="auto"/>
          </w:divBdr>
        </w:div>
        <w:div w:id="207421746">
          <w:marLeft w:val="480"/>
          <w:marRight w:val="0"/>
          <w:marTop w:val="0"/>
          <w:marBottom w:val="0"/>
          <w:divBdr>
            <w:top w:val="none" w:sz="0" w:space="0" w:color="auto"/>
            <w:left w:val="none" w:sz="0" w:space="0" w:color="auto"/>
            <w:bottom w:val="none" w:sz="0" w:space="0" w:color="auto"/>
            <w:right w:val="none" w:sz="0" w:space="0" w:color="auto"/>
          </w:divBdr>
        </w:div>
        <w:div w:id="223181036">
          <w:marLeft w:val="480"/>
          <w:marRight w:val="0"/>
          <w:marTop w:val="0"/>
          <w:marBottom w:val="0"/>
          <w:divBdr>
            <w:top w:val="none" w:sz="0" w:space="0" w:color="auto"/>
            <w:left w:val="none" w:sz="0" w:space="0" w:color="auto"/>
            <w:bottom w:val="none" w:sz="0" w:space="0" w:color="auto"/>
            <w:right w:val="none" w:sz="0" w:space="0" w:color="auto"/>
          </w:divBdr>
        </w:div>
        <w:div w:id="240261058">
          <w:marLeft w:val="480"/>
          <w:marRight w:val="0"/>
          <w:marTop w:val="0"/>
          <w:marBottom w:val="0"/>
          <w:divBdr>
            <w:top w:val="none" w:sz="0" w:space="0" w:color="auto"/>
            <w:left w:val="none" w:sz="0" w:space="0" w:color="auto"/>
            <w:bottom w:val="none" w:sz="0" w:space="0" w:color="auto"/>
            <w:right w:val="none" w:sz="0" w:space="0" w:color="auto"/>
          </w:divBdr>
        </w:div>
        <w:div w:id="284041891">
          <w:marLeft w:val="480"/>
          <w:marRight w:val="0"/>
          <w:marTop w:val="0"/>
          <w:marBottom w:val="0"/>
          <w:divBdr>
            <w:top w:val="none" w:sz="0" w:space="0" w:color="auto"/>
            <w:left w:val="none" w:sz="0" w:space="0" w:color="auto"/>
            <w:bottom w:val="none" w:sz="0" w:space="0" w:color="auto"/>
            <w:right w:val="none" w:sz="0" w:space="0" w:color="auto"/>
          </w:divBdr>
        </w:div>
        <w:div w:id="284821965">
          <w:marLeft w:val="480"/>
          <w:marRight w:val="0"/>
          <w:marTop w:val="0"/>
          <w:marBottom w:val="0"/>
          <w:divBdr>
            <w:top w:val="none" w:sz="0" w:space="0" w:color="auto"/>
            <w:left w:val="none" w:sz="0" w:space="0" w:color="auto"/>
            <w:bottom w:val="none" w:sz="0" w:space="0" w:color="auto"/>
            <w:right w:val="none" w:sz="0" w:space="0" w:color="auto"/>
          </w:divBdr>
        </w:div>
        <w:div w:id="300810818">
          <w:marLeft w:val="480"/>
          <w:marRight w:val="0"/>
          <w:marTop w:val="0"/>
          <w:marBottom w:val="0"/>
          <w:divBdr>
            <w:top w:val="none" w:sz="0" w:space="0" w:color="auto"/>
            <w:left w:val="none" w:sz="0" w:space="0" w:color="auto"/>
            <w:bottom w:val="none" w:sz="0" w:space="0" w:color="auto"/>
            <w:right w:val="none" w:sz="0" w:space="0" w:color="auto"/>
          </w:divBdr>
        </w:div>
        <w:div w:id="331177309">
          <w:marLeft w:val="480"/>
          <w:marRight w:val="0"/>
          <w:marTop w:val="0"/>
          <w:marBottom w:val="0"/>
          <w:divBdr>
            <w:top w:val="none" w:sz="0" w:space="0" w:color="auto"/>
            <w:left w:val="none" w:sz="0" w:space="0" w:color="auto"/>
            <w:bottom w:val="none" w:sz="0" w:space="0" w:color="auto"/>
            <w:right w:val="none" w:sz="0" w:space="0" w:color="auto"/>
          </w:divBdr>
        </w:div>
        <w:div w:id="399794485">
          <w:marLeft w:val="480"/>
          <w:marRight w:val="0"/>
          <w:marTop w:val="0"/>
          <w:marBottom w:val="0"/>
          <w:divBdr>
            <w:top w:val="none" w:sz="0" w:space="0" w:color="auto"/>
            <w:left w:val="none" w:sz="0" w:space="0" w:color="auto"/>
            <w:bottom w:val="none" w:sz="0" w:space="0" w:color="auto"/>
            <w:right w:val="none" w:sz="0" w:space="0" w:color="auto"/>
          </w:divBdr>
        </w:div>
        <w:div w:id="400325313">
          <w:marLeft w:val="480"/>
          <w:marRight w:val="0"/>
          <w:marTop w:val="0"/>
          <w:marBottom w:val="0"/>
          <w:divBdr>
            <w:top w:val="none" w:sz="0" w:space="0" w:color="auto"/>
            <w:left w:val="none" w:sz="0" w:space="0" w:color="auto"/>
            <w:bottom w:val="none" w:sz="0" w:space="0" w:color="auto"/>
            <w:right w:val="none" w:sz="0" w:space="0" w:color="auto"/>
          </w:divBdr>
        </w:div>
        <w:div w:id="430976300">
          <w:marLeft w:val="480"/>
          <w:marRight w:val="0"/>
          <w:marTop w:val="0"/>
          <w:marBottom w:val="0"/>
          <w:divBdr>
            <w:top w:val="none" w:sz="0" w:space="0" w:color="auto"/>
            <w:left w:val="none" w:sz="0" w:space="0" w:color="auto"/>
            <w:bottom w:val="none" w:sz="0" w:space="0" w:color="auto"/>
            <w:right w:val="none" w:sz="0" w:space="0" w:color="auto"/>
          </w:divBdr>
        </w:div>
        <w:div w:id="481582369">
          <w:marLeft w:val="480"/>
          <w:marRight w:val="0"/>
          <w:marTop w:val="0"/>
          <w:marBottom w:val="0"/>
          <w:divBdr>
            <w:top w:val="none" w:sz="0" w:space="0" w:color="auto"/>
            <w:left w:val="none" w:sz="0" w:space="0" w:color="auto"/>
            <w:bottom w:val="none" w:sz="0" w:space="0" w:color="auto"/>
            <w:right w:val="none" w:sz="0" w:space="0" w:color="auto"/>
          </w:divBdr>
        </w:div>
        <w:div w:id="525217950">
          <w:marLeft w:val="480"/>
          <w:marRight w:val="0"/>
          <w:marTop w:val="0"/>
          <w:marBottom w:val="0"/>
          <w:divBdr>
            <w:top w:val="none" w:sz="0" w:space="0" w:color="auto"/>
            <w:left w:val="none" w:sz="0" w:space="0" w:color="auto"/>
            <w:bottom w:val="none" w:sz="0" w:space="0" w:color="auto"/>
            <w:right w:val="none" w:sz="0" w:space="0" w:color="auto"/>
          </w:divBdr>
        </w:div>
        <w:div w:id="537816396">
          <w:marLeft w:val="480"/>
          <w:marRight w:val="0"/>
          <w:marTop w:val="0"/>
          <w:marBottom w:val="0"/>
          <w:divBdr>
            <w:top w:val="none" w:sz="0" w:space="0" w:color="auto"/>
            <w:left w:val="none" w:sz="0" w:space="0" w:color="auto"/>
            <w:bottom w:val="none" w:sz="0" w:space="0" w:color="auto"/>
            <w:right w:val="none" w:sz="0" w:space="0" w:color="auto"/>
          </w:divBdr>
        </w:div>
        <w:div w:id="609238828">
          <w:marLeft w:val="480"/>
          <w:marRight w:val="0"/>
          <w:marTop w:val="0"/>
          <w:marBottom w:val="0"/>
          <w:divBdr>
            <w:top w:val="none" w:sz="0" w:space="0" w:color="auto"/>
            <w:left w:val="none" w:sz="0" w:space="0" w:color="auto"/>
            <w:bottom w:val="none" w:sz="0" w:space="0" w:color="auto"/>
            <w:right w:val="none" w:sz="0" w:space="0" w:color="auto"/>
          </w:divBdr>
        </w:div>
        <w:div w:id="682781426">
          <w:marLeft w:val="480"/>
          <w:marRight w:val="0"/>
          <w:marTop w:val="0"/>
          <w:marBottom w:val="0"/>
          <w:divBdr>
            <w:top w:val="none" w:sz="0" w:space="0" w:color="auto"/>
            <w:left w:val="none" w:sz="0" w:space="0" w:color="auto"/>
            <w:bottom w:val="none" w:sz="0" w:space="0" w:color="auto"/>
            <w:right w:val="none" w:sz="0" w:space="0" w:color="auto"/>
          </w:divBdr>
        </w:div>
        <w:div w:id="688533050">
          <w:marLeft w:val="480"/>
          <w:marRight w:val="0"/>
          <w:marTop w:val="0"/>
          <w:marBottom w:val="0"/>
          <w:divBdr>
            <w:top w:val="none" w:sz="0" w:space="0" w:color="auto"/>
            <w:left w:val="none" w:sz="0" w:space="0" w:color="auto"/>
            <w:bottom w:val="none" w:sz="0" w:space="0" w:color="auto"/>
            <w:right w:val="none" w:sz="0" w:space="0" w:color="auto"/>
          </w:divBdr>
        </w:div>
        <w:div w:id="827332330">
          <w:marLeft w:val="480"/>
          <w:marRight w:val="0"/>
          <w:marTop w:val="0"/>
          <w:marBottom w:val="0"/>
          <w:divBdr>
            <w:top w:val="none" w:sz="0" w:space="0" w:color="auto"/>
            <w:left w:val="none" w:sz="0" w:space="0" w:color="auto"/>
            <w:bottom w:val="none" w:sz="0" w:space="0" w:color="auto"/>
            <w:right w:val="none" w:sz="0" w:space="0" w:color="auto"/>
          </w:divBdr>
        </w:div>
        <w:div w:id="880554296">
          <w:marLeft w:val="480"/>
          <w:marRight w:val="0"/>
          <w:marTop w:val="0"/>
          <w:marBottom w:val="0"/>
          <w:divBdr>
            <w:top w:val="none" w:sz="0" w:space="0" w:color="auto"/>
            <w:left w:val="none" w:sz="0" w:space="0" w:color="auto"/>
            <w:bottom w:val="none" w:sz="0" w:space="0" w:color="auto"/>
            <w:right w:val="none" w:sz="0" w:space="0" w:color="auto"/>
          </w:divBdr>
        </w:div>
        <w:div w:id="900483799">
          <w:marLeft w:val="480"/>
          <w:marRight w:val="0"/>
          <w:marTop w:val="0"/>
          <w:marBottom w:val="0"/>
          <w:divBdr>
            <w:top w:val="none" w:sz="0" w:space="0" w:color="auto"/>
            <w:left w:val="none" w:sz="0" w:space="0" w:color="auto"/>
            <w:bottom w:val="none" w:sz="0" w:space="0" w:color="auto"/>
            <w:right w:val="none" w:sz="0" w:space="0" w:color="auto"/>
          </w:divBdr>
        </w:div>
        <w:div w:id="1028995028">
          <w:marLeft w:val="480"/>
          <w:marRight w:val="0"/>
          <w:marTop w:val="0"/>
          <w:marBottom w:val="0"/>
          <w:divBdr>
            <w:top w:val="none" w:sz="0" w:space="0" w:color="auto"/>
            <w:left w:val="none" w:sz="0" w:space="0" w:color="auto"/>
            <w:bottom w:val="none" w:sz="0" w:space="0" w:color="auto"/>
            <w:right w:val="none" w:sz="0" w:space="0" w:color="auto"/>
          </w:divBdr>
        </w:div>
        <w:div w:id="1086536624">
          <w:marLeft w:val="480"/>
          <w:marRight w:val="0"/>
          <w:marTop w:val="0"/>
          <w:marBottom w:val="0"/>
          <w:divBdr>
            <w:top w:val="none" w:sz="0" w:space="0" w:color="auto"/>
            <w:left w:val="none" w:sz="0" w:space="0" w:color="auto"/>
            <w:bottom w:val="none" w:sz="0" w:space="0" w:color="auto"/>
            <w:right w:val="none" w:sz="0" w:space="0" w:color="auto"/>
          </w:divBdr>
        </w:div>
        <w:div w:id="1096361967">
          <w:marLeft w:val="480"/>
          <w:marRight w:val="0"/>
          <w:marTop w:val="0"/>
          <w:marBottom w:val="0"/>
          <w:divBdr>
            <w:top w:val="none" w:sz="0" w:space="0" w:color="auto"/>
            <w:left w:val="none" w:sz="0" w:space="0" w:color="auto"/>
            <w:bottom w:val="none" w:sz="0" w:space="0" w:color="auto"/>
            <w:right w:val="none" w:sz="0" w:space="0" w:color="auto"/>
          </w:divBdr>
        </w:div>
        <w:div w:id="1214779331">
          <w:marLeft w:val="480"/>
          <w:marRight w:val="0"/>
          <w:marTop w:val="0"/>
          <w:marBottom w:val="0"/>
          <w:divBdr>
            <w:top w:val="none" w:sz="0" w:space="0" w:color="auto"/>
            <w:left w:val="none" w:sz="0" w:space="0" w:color="auto"/>
            <w:bottom w:val="none" w:sz="0" w:space="0" w:color="auto"/>
            <w:right w:val="none" w:sz="0" w:space="0" w:color="auto"/>
          </w:divBdr>
        </w:div>
        <w:div w:id="1288006577">
          <w:marLeft w:val="480"/>
          <w:marRight w:val="0"/>
          <w:marTop w:val="0"/>
          <w:marBottom w:val="0"/>
          <w:divBdr>
            <w:top w:val="none" w:sz="0" w:space="0" w:color="auto"/>
            <w:left w:val="none" w:sz="0" w:space="0" w:color="auto"/>
            <w:bottom w:val="none" w:sz="0" w:space="0" w:color="auto"/>
            <w:right w:val="none" w:sz="0" w:space="0" w:color="auto"/>
          </w:divBdr>
        </w:div>
        <w:div w:id="1293902084">
          <w:marLeft w:val="480"/>
          <w:marRight w:val="0"/>
          <w:marTop w:val="0"/>
          <w:marBottom w:val="0"/>
          <w:divBdr>
            <w:top w:val="none" w:sz="0" w:space="0" w:color="auto"/>
            <w:left w:val="none" w:sz="0" w:space="0" w:color="auto"/>
            <w:bottom w:val="none" w:sz="0" w:space="0" w:color="auto"/>
            <w:right w:val="none" w:sz="0" w:space="0" w:color="auto"/>
          </w:divBdr>
        </w:div>
        <w:div w:id="1383748090">
          <w:marLeft w:val="480"/>
          <w:marRight w:val="0"/>
          <w:marTop w:val="0"/>
          <w:marBottom w:val="0"/>
          <w:divBdr>
            <w:top w:val="none" w:sz="0" w:space="0" w:color="auto"/>
            <w:left w:val="none" w:sz="0" w:space="0" w:color="auto"/>
            <w:bottom w:val="none" w:sz="0" w:space="0" w:color="auto"/>
            <w:right w:val="none" w:sz="0" w:space="0" w:color="auto"/>
          </w:divBdr>
        </w:div>
        <w:div w:id="1619490757">
          <w:marLeft w:val="480"/>
          <w:marRight w:val="0"/>
          <w:marTop w:val="0"/>
          <w:marBottom w:val="0"/>
          <w:divBdr>
            <w:top w:val="none" w:sz="0" w:space="0" w:color="auto"/>
            <w:left w:val="none" w:sz="0" w:space="0" w:color="auto"/>
            <w:bottom w:val="none" w:sz="0" w:space="0" w:color="auto"/>
            <w:right w:val="none" w:sz="0" w:space="0" w:color="auto"/>
          </w:divBdr>
        </w:div>
        <w:div w:id="1632320821">
          <w:marLeft w:val="480"/>
          <w:marRight w:val="0"/>
          <w:marTop w:val="0"/>
          <w:marBottom w:val="0"/>
          <w:divBdr>
            <w:top w:val="none" w:sz="0" w:space="0" w:color="auto"/>
            <w:left w:val="none" w:sz="0" w:space="0" w:color="auto"/>
            <w:bottom w:val="none" w:sz="0" w:space="0" w:color="auto"/>
            <w:right w:val="none" w:sz="0" w:space="0" w:color="auto"/>
          </w:divBdr>
        </w:div>
        <w:div w:id="1643458640">
          <w:marLeft w:val="480"/>
          <w:marRight w:val="0"/>
          <w:marTop w:val="0"/>
          <w:marBottom w:val="0"/>
          <w:divBdr>
            <w:top w:val="none" w:sz="0" w:space="0" w:color="auto"/>
            <w:left w:val="none" w:sz="0" w:space="0" w:color="auto"/>
            <w:bottom w:val="none" w:sz="0" w:space="0" w:color="auto"/>
            <w:right w:val="none" w:sz="0" w:space="0" w:color="auto"/>
          </w:divBdr>
        </w:div>
        <w:div w:id="1713535536">
          <w:marLeft w:val="480"/>
          <w:marRight w:val="0"/>
          <w:marTop w:val="0"/>
          <w:marBottom w:val="0"/>
          <w:divBdr>
            <w:top w:val="none" w:sz="0" w:space="0" w:color="auto"/>
            <w:left w:val="none" w:sz="0" w:space="0" w:color="auto"/>
            <w:bottom w:val="none" w:sz="0" w:space="0" w:color="auto"/>
            <w:right w:val="none" w:sz="0" w:space="0" w:color="auto"/>
          </w:divBdr>
        </w:div>
        <w:div w:id="1713723792">
          <w:marLeft w:val="480"/>
          <w:marRight w:val="0"/>
          <w:marTop w:val="0"/>
          <w:marBottom w:val="0"/>
          <w:divBdr>
            <w:top w:val="none" w:sz="0" w:space="0" w:color="auto"/>
            <w:left w:val="none" w:sz="0" w:space="0" w:color="auto"/>
            <w:bottom w:val="none" w:sz="0" w:space="0" w:color="auto"/>
            <w:right w:val="none" w:sz="0" w:space="0" w:color="auto"/>
          </w:divBdr>
        </w:div>
        <w:div w:id="1719626117">
          <w:marLeft w:val="480"/>
          <w:marRight w:val="0"/>
          <w:marTop w:val="0"/>
          <w:marBottom w:val="0"/>
          <w:divBdr>
            <w:top w:val="none" w:sz="0" w:space="0" w:color="auto"/>
            <w:left w:val="none" w:sz="0" w:space="0" w:color="auto"/>
            <w:bottom w:val="none" w:sz="0" w:space="0" w:color="auto"/>
            <w:right w:val="none" w:sz="0" w:space="0" w:color="auto"/>
          </w:divBdr>
        </w:div>
        <w:div w:id="1726951716">
          <w:marLeft w:val="480"/>
          <w:marRight w:val="0"/>
          <w:marTop w:val="0"/>
          <w:marBottom w:val="0"/>
          <w:divBdr>
            <w:top w:val="none" w:sz="0" w:space="0" w:color="auto"/>
            <w:left w:val="none" w:sz="0" w:space="0" w:color="auto"/>
            <w:bottom w:val="none" w:sz="0" w:space="0" w:color="auto"/>
            <w:right w:val="none" w:sz="0" w:space="0" w:color="auto"/>
          </w:divBdr>
        </w:div>
        <w:div w:id="1897474818">
          <w:marLeft w:val="480"/>
          <w:marRight w:val="0"/>
          <w:marTop w:val="0"/>
          <w:marBottom w:val="0"/>
          <w:divBdr>
            <w:top w:val="none" w:sz="0" w:space="0" w:color="auto"/>
            <w:left w:val="none" w:sz="0" w:space="0" w:color="auto"/>
            <w:bottom w:val="none" w:sz="0" w:space="0" w:color="auto"/>
            <w:right w:val="none" w:sz="0" w:space="0" w:color="auto"/>
          </w:divBdr>
        </w:div>
        <w:div w:id="1905875926">
          <w:marLeft w:val="480"/>
          <w:marRight w:val="0"/>
          <w:marTop w:val="0"/>
          <w:marBottom w:val="0"/>
          <w:divBdr>
            <w:top w:val="none" w:sz="0" w:space="0" w:color="auto"/>
            <w:left w:val="none" w:sz="0" w:space="0" w:color="auto"/>
            <w:bottom w:val="none" w:sz="0" w:space="0" w:color="auto"/>
            <w:right w:val="none" w:sz="0" w:space="0" w:color="auto"/>
          </w:divBdr>
        </w:div>
        <w:div w:id="1968706505">
          <w:marLeft w:val="480"/>
          <w:marRight w:val="0"/>
          <w:marTop w:val="0"/>
          <w:marBottom w:val="0"/>
          <w:divBdr>
            <w:top w:val="none" w:sz="0" w:space="0" w:color="auto"/>
            <w:left w:val="none" w:sz="0" w:space="0" w:color="auto"/>
            <w:bottom w:val="none" w:sz="0" w:space="0" w:color="auto"/>
            <w:right w:val="none" w:sz="0" w:space="0" w:color="auto"/>
          </w:divBdr>
        </w:div>
        <w:div w:id="2011330959">
          <w:marLeft w:val="480"/>
          <w:marRight w:val="0"/>
          <w:marTop w:val="0"/>
          <w:marBottom w:val="0"/>
          <w:divBdr>
            <w:top w:val="none" w:sz="0" w:space="0" w:color="auto"/>
            <w:left w:val="none" w:sz="0" w:space="0" w:color="auto"/>
            <w:bottom w:val="none" w:sz="0" w:space="0" w:color="auto"/>
            <w:right w:val="none" w:sz="0" w:space="0" w:color="auto"/>
          </w:divBdr>
        </w:div>
        <w:div w:id="2055150788">
          <w:marLeft w:val="480"/>
          <w:marRight w:val="0"/>
          <w:marTop w:val="0"/>
          <w:marBottom w:val="0"/>
          <w:divBdr>
            <w:top w:val="none" w:sz="0" w:space="0" w:color="auto"/>
            <w:left w:val="none" w:sz="0" w:space="0" w:color="auto"/>
            <w:bottom w:val="none" w:sz="0" w:space="0" w:color="auto"/>
            <w:right w:val="none" w:sz="0" w:space="0" w:color="auto"/>
          </w:divBdr>
        </w:div>
        <w:div w:id="2120446223">
          <w:marLeft w:val="480"/>
          <w:marRight w:val="0"/>
          <w:marTop w:val="0"/>
          <w:marBottom w:val="0"/>
          <w:divBdr>
            <w:top w:val="none" w:sz="0" w:space="0" w:color="auto"/>
            <w:left w:val="none" w:sz="0" w:space="0" w:color="auto"/>
            <w:bottom w:val="none" w:sz="0" w:space="0" w:color="auto"/>
            <w:right w:val="none" w:sz="0" w:space="0" w:color="auto"/>
          </w:divBdr>
        </w:div>
      </w:divsChild>
    </w:div>
    <w:div w:id="1637301175">
      <w:bodyDiv w:val="1"/>
      <w:marLeft w:val="0"/>
      <w:marRight w:val="0"/>
      <w:marTop w:val="0"/>
      <w:marBottom w:val="0"/>
      <w:divBdr>
        <w:top w:val="none" w:sz="0" w:space="0" w:color="auto"/>
        <w:left w:val="none" w:sz="0" w:space="0" w:color="auto"/>
        <w:bottom w:val="none" w:sz="0" w:space="0" w:color="auto"/>
        <w:right w:val="none" w:sz="0" w:space="0" w:color="auto"/>
      </w:divBdr>
    </w:div>
    <w:div w:id="1638074096">
      <w:bodyDiv w:val="1"/>
      <w:marLeft w:val="0"/>
      <w:marRight w:val="0"/>
      <w:marTop w:val="0"/>
      <w:marBottom w:val="0"/>
      <w:divBdr>
        <w:top w:val="none" w:sz="0" w:space="0" w:color="auto"/>
        <w:left w:val="none" w:sz="0" w:space="0" w:color="auto"/>
        <w:bottom w:val="none" w:sz="0" w:space="0" w:color="auto"/>
        <w:right w:val="none" w:sz="0" w:space="0" w:color="auto"/>
      </w:divBdr>
    </w:div>
    <w:div w:id="1638300427">
      <w:bodyDiv w:val="1"/>
      <w:marLeft w:val="0"/>
      <w:marRight w:val="0"/>
      <w:marTop w:val="0"/>
      <w:marBottom w:val="0"/>
      <w:divBdr>
        <w:top w:val="none" w:sz="0" w:space="0" w:color="auto"/>
        <w:left w:val="none" w:sz="0" w:space="0" w:color="auto"/>
        <w:bottom w:val="none" w:sz="0" w:space="0" w:color="auto"/>
        <w:right w:val="none" w:sz="0" w:space="0" w:color="auto"/>
      </w:divBdr>
    </w:div>
    <w:div w:id="1638340001">
      <w:bodyDiv w:val="1"/>
      <w:marLeft w:val="0"/>
      <w:marRight w:val="0"/>
      <w:marTop w:val="0"/>
      <w:marBottom w:val="0"/>
      <w:divBdr>
        <w:top w:val="none" w:sz="0" w:space="0" w:color="auto"/>
        <w:left w:val="none" w:sz="0" w:space="0" w:color="auto"/>
        <w:bottom w:val="none" w:sz="0" w:space="0" w:color="auto"/>
        <w:right w:val="none" w:sz="0" w:space="0" w:color="auto"/>
      </w:divBdr>
    </w:div>
    <w:div w:id="1642727468">
      <w:bodyDiv w:val="1"/>
      <w:marLeft w:val="0"/>
      <w:marRight w:val="0"/>
      <w:marTop w:val="0"/>
      <w:marBottom w:val="0"/>
      <w:divBdr>
        <w:top w:val="none" w:sz="0" w:space="0" w:color="auto"/>
        <w:left w:val="none" w:sz="0" w:space="0" w:color="auto"/>
        <w:bottom w:val="none" w:sz="0" w:space="0" w:color="auto"/>
        <w:right w:val="none" w:sz="0" w:space="0" w:color="auto"/>
      </w:divBdr>
    </w:div>
    <w:div w:id="1644695503">
      <w:bodyDiv w:val="1"/>
      <w:marLeft w:val="0"/>
      <w:marRight w:val="0"/>
      <w:marTop w:val="0"/>
      <w:marBottom w:val="0"/>
      <w:divBdr>
        <w:top w:val="none" w:sz="0" w:space="0" w:color="auto"/>
        <w:left w:val="none" w:sz="0" w:space="0" w:color="auto"/>
        <w:bottom w:val="none" w:sz="0" w:space="0" w:color="auto"/>
        <w:right w:val="none" w:sz="0" w:space="0" w:color="auto"/>
      </w:divBdr>
    </w:div>
    <w:div w:id="1652562168">
      <w:bodyDiv w:val="1"/>
      <w:marLeft w:val="0"/>
      <w:marRight w:val="0"/>
      <w:marTop w:val="0"/>
      <w:marBottom w:val="0"/>
      <w:divBdr>
        <w:top w:val="none" w:sz="0" w:space="0" w:color="auto"/>
        <w:left w:val="none" w:sz="0" w:space="0" w:color="auto"/>
        <w:bottom w:val="none" w:sz="0" w:space="0" w:color="auto"/>
        <w:right w:val="none" w:sz="0" w:space="0" w:color="auto"/>
      </w:divBdr>
    </w:div>
    <w:div w:id="1653409456">
      <w:bodyDiv w:val="1"/>
      <w:marLeft w:val="0"/>
      <w:marRight w:val="0"/>
      <w:marTop w:val="0"/>
      <w:marBottom w:val="0"/>
      <w:divBdr>
        <w:top w:val="none" w:sz="0" w:space="0" w:color="auto"/>
        <w:left w:val="none" w:sz="0" w:space="0" w:color="auto"/>
        <w:bottom w:val="none" w:sz="0" w:space="0" w:color="auto"/>
        <w:right w:val="none" w:sz="0" w:space="0" w:color="auto"/>
      </w:divBdr>
    </w:div>
    <w:div w:id="1655833619">
      <w:bodyDiv w:val="1"/>
      <w:marLeft w:val="0"/>
      <w:marRight w:val="0"/>
      <w:marTop w:val="0"/>
      <w:marBottom w:val="0"/>
      <w:divBdr>
        <w:top w:val="none" w:sz="0" w:space="0" w:color="auto"/>
        <w:left w:val="none" w:sz="0" w:space="0" w:color="auto"/>
        <w:bottom w:val="none" w:sz="0" w:space="0" w:color="auto"/>
        <w:right w:val="none" w:sz="0" w:space="0" w:color="auto"/>
      </w:divBdr>
    </w:div>
    <w:div w:id="1662848490">
      <w:bodyDiv w:val="1"/>
      <w:marLeft w:val="0"/>
      <w:marRight w:val="0"/>
      <w:marTop w:val="0"/>
      <w:marBottom w:val="0"/>
      <w:divBdr>
        <w:top w:val="none" w:sz="0" w:space="0" w:color="auto"/>
        <w:left w:val="none" w:sz="0" w:space="0" w:color="auto"/>
        <w:bottom w:val="none" w:sz="0" w:space="0" w:color="auto"/>
        <w:right w:val="none" w:sz="0" w:space="0" w:color="auto"/>
      </w:divBdr>
      <w:divsChild>
        <w:div w:id="22025425">
          <w:marLeft w:val="480"/>
          <w:marRight w:val="0"/>
          <w:marTop w:val="0"/>
          <w:marBottom w:val="0"/>
          <w:divBdr>
            <w:top w:val="none" w:sz="0" w:space="0" w:color="auto"/>
            <w:left w:val="none" w:sz="0" w:space="0" w:color="auto"/>
            <w:bottom w:val="none" w:sz="0" w:space="0" w:color="auto"/>
            <w:right w:val="none" w:sz="0" w:space="0" w:color="auto"/>
          </w:divBdr>
        </w:div>
        <w:div w:id="69085920">
          <w:marLeft w:val="480"/>
          <w:marRight w:val="0"/>
          <w:marTop w:val="0"/>
          <w:marBottom w:val="0"/>
          <w:divBdr>
            <w:top w:val="none" w:sz="0" w:space="0" w:color="auto"/>
            <w:left w:val="none" w:sz="0" w:space="0" w:color="auto"/>
            <w:bottom w:val="none" w:sz="0" w:space="0" w:color="auto"/>
            <w:right w:val="none" w:sz="0" w:space="0" w:color="auto"/>
          </w:divBdr>
        </w:div>
        <w:div w:id="117648826">
          <w:marLeft w:val="480"/>
          <w:marRight w:val="0"/>
          <w:marTop w:val="0"/>
          <w:marBottom w:val="0"/>
          <w:divBdr>
            <w:top w:val="none" w:sz="0" w:space="0" w:color="auto"/>
            <w:left w:val="none" w:sz="0" w:space="0" w:color="auto"/>
            <w:bottom w:val="none" w:sz="0" w:space="0" w:color="auto"/>
            <w:right w:val="none" w:sz="0" w:space="0" w:color="auto"/>
          </w:divBdr>
        </w:div>
        <w:div w:id="170998535">
          <w:marLeft w:val="480"/>
          <w:marRight w:val="0"/>
          <w:marTop w:val="0"/>
          <w:marBottom w:val="0"/>
          <w:divBdr>
            <w:top w:val="none" w:sz="0" w:space="0" w:color="auto"/>
            <w:left w:val="none" w:sz="0" w:space="0" w:color="auto"/>
            <w:bottom w:val="none" w:sz="0" w:space="0" w:color="auto"/>
            <w:right w:val="none" w:sz="0" w:space="0" w:color="auto"/>
          </w:divBdr>
        </w:div>
        <w:div w:id="215045651">
          <w:marLeft w:val="480"/>
          <w:marRight w:val="0"/>
          <w:marTop w:val="0"/>
          <w:marBottom w:val="0"/>
          <w:divBdr>
            <w:top w:val="none" w:sz="0" w:space="0" w:color="auto"/>
            <w:left w:val="none" w:sz="0" w:space="0" w:color="auto"/>
            <w:bottom w:val="none" w:sz="0" w:space="0" w:color="auto"/>
            <w:right w:val="none" w:sz="0" w:space="0" w:color="auto"/>
          </w:divBdr>
        </w:div>
        <w:div w:id="244994276">
          <w:marLeft w:val="480"/>
          <w:marRight w:val="0"/>
          <w:marTop w:val="0"/>
          <w:marBottom w:val="0"/>
          <w:divBdr>
            <w:top w:val="none" w:sz="0" w:space="0" w:color="auto"/>
            <w:left w:val="none" w:sz="0" w:space="0" w:color="auto"/>
            <w:bottom w:val="none" w:sz="0" w:space="0" w:color="auto"/>
            <w:right w:val="none" w:sz="0" w:space="0" w:color="auto"/>
          </w:divBdr>
        </w:div>
        <w:div w:id="330716887">
          <w:marLeft w:val="480"/>
          <w:marRight w:val="0"/>
          <w:marTop w:val="0"/>
          <w:marBottom w:val="0"/>
          <w:divBdr>
            <w:top w:val="none" w:sz="0" w:space="0" w:color="auto"/>
            <w:left w:val="none" w:sz="0" w:space="0" w:color="auto"/>
            <w:bottom w:val="none" w:sz="0" w:space="0" w:color="auto"/>
            <w:right w:val="none" w:sz="0" w:space="0" w:color="auto"/>
          </w:divBdr>
        </w:div>
        <w:div w:id="441343158">
          <w:marLeft w:val="480"/>
          <w:marRight w:val="0"/>
          <w:marTop w:val="0"/>
          <w:marBottom w:val="0"/>
          <w:divBdr>
            <w:top w:val="none" w:sz="0" w:space="0" w:color="auto"/>
            <w:left w:val="none" w:sz="0" w:space="0" w:color="auto"/>
            <w:bottom w:val="none" w:sz="0" w:space="0" w:color="auto"/>
            <w:right w:val="none" w:sz="0" w:space="0" w:color="auto"/>
          </w:divBdr>
        </w:div>
        <w:div w:id="465466447">
          <w:marLeft w:val="480"/>
          <w:marRight w:val="0"/>
          <w:marTop w:val="0"/>
          <w:marBottom w:val="0"/>
          <w:divBdr>
            <w:top w:val="none" w:sz="0" w:space="0" w:color="auto"/>
            <w:left w:val="none" w:sz="0" w:space="0" w:color="auto"/>
            <w:bottom w:val="none" w:sz="0" w:space="0" w:color="auto"/>
            <w:right w:val="none" w:sz="0" w:space="0" w:color="auto"/>
          </w:divBdr>
        </w:div>
        <w:div w:id="473177947">
          <w:marLeft w:val="480"/>
          <w:marRight w:val="0"/>
          <w:marTop w:val="0"/>
          <w:marBottom w:val="0"/>
          <w:divBdr>
            <w:top w:val="none" w:sz="0" w:space="0" w:color="auto"/>
            <w:left w:val="none" w:sz="0" w:space="0" w:color="auto"/>
            <w:bottom w:val="none" w:sz="0" w:space="0" w:color="auto"/>
            <w:right w:val="none" w:sz="0" w:space="0" w:color="auto"/>
          </w:divBdr>
        </w:div>
        <w:div w:id="484126527">
          <w:marLeft w:val="480"/>
          <w:marRight w:val="0"/>
          <w:marTop w:val="0"/>
          <w:marBottom w:val="0"/>
          <w:divBdr>
            <w:top w:val="none" w:sz="0" w:space="0" w:color="auto"/>
            <w:left w:val="none" w:sz="0" w:space="0" w:color="auto"/>
            <w:bottom w:val="none" w:sz="0" w:space="0" w:color="auto"/>
            <w:right w:val="none" w:sz="0" w:space="0" w:color="auto"/>
          </w:divBdr>
        </w:div>
        <w:div w:id="593824529">
          <w:marLeft w:val="480"/>
          <w:marRight w:val="0"/>
          <w:marTop w:val="0"/>
          <w:marBottom w:val="0"/>
          <w:divBdr>
            <w:top w:val="none" w:sz="0" w:space="0" w:color="auto"/>
            <w:left w:val="none" w:sz="0" w:space="0" w:color="auto"/>
            <w:bottom w:val="none" w:sz="0" w:space="0" w:color="auto"/>
            <w:right w:val="none" w:sz="0" w:space="0" w:color="auto"/>
          </w:divBdr>
        </w:div>
        <w:div w:id="599685637">
          <w:marLeft w:val="480"/>
          <w:marRight w:val="0"/>
          <w:marTop w:val="0"/>
          <w:marBottom w:val="0"/>
          <w:divBdr>
            <w:top w:val="none" w:sz="0" w:space="0" w:color="auto"/>
            <w:left w:val="none" w:sz="0" w:space="0" w:color="auto"/>
            <w:bottom w:val="none" w:sz="0" w:space="0" w:color="auto"/>
            <w:right w:val="none" w:sz="0" w:space="0" w:color="auto"/>
          </w:divBdr>
        </w:div>
        <w:div w:id="610861411">
          <w:marLeft w:val="480"/>
          <w:marRight w:val="0"/>
          <w:marTop w:val="0"/>
          <w:marBottom w:val="0"/>
          <w:divBdr>
            <w:top w:val="none" w:sz="0" w:space="0" w:color="auto"/>
            <w:left w:val="none" w:sz="0" w:space="0" w:color="auto"/>
            <w:bottom w:val="none" w:sz="0" w:space="0" w:color="auto"/>
            <w:right w:val="none" w:sz="0" w:space="0" w:color="auto"/>
          </w:divBdr>
        </w:div>
        <w:div w:id="625350567">
          <w:marLeft w:val="480"/>
          <w:marRight w:val="0"/>
          <w:marTop w:val="0"/>
          <w:marBottom w:val="0"/>
          <w:divBdr>
            <w:top w:val="none" w:sz="0" w:space="0" w:color="auto"/>
            <w:left w:val="none" w:sz="0" w:space="0" w:color="auto"/>
            <w:bottom w:val="none" w:sz="0" w:space="0" w:color="auto"/>
            <w:right w:val="none" w:sz="0" w:space="0" w:color="auto"/>
          </w:divBdr>
        </w:div>
        <w:div w:id="676347443">
          <w:marLeft w:val="480"/>
          <w:marRight w:val="0"/>
          <w:marTop w:val="0"/>
          <w:marBottom w:val="0"/>
          <w:divBdr>
            <w:top w:val="none" w:sz="0" w:space="0" w:color="auto"/>
            <w:left w:val="none" w:sz="0" w:space="0" w:color="auto"/>
            <w:bottom w:val="none" w:sz="0" w:space="0" w:color="auto"/>
            <w:right w:val="none" w:sz="0" w:space="0" w:color="auto"/>
          </w:divBdr>
        </w:div>
        <w:div w:id="681199356">
          <w:marLeft w:val="480"/>
          <w:marRight w:val="0"/>
          <w:marTop w:val="0"/>
          <w:marBottom w:val="0"/>
          <w:divBdr>
            <w:top w:val="none" w:sz="0" w:space="0" w:color="auto"/>
            <w:left w:val="none" w:sz="0" w:space="0" w:color="auto"/>
            <w:bottom w:val="none" w:sz="0" w:space="0" w:color="auto"/>
            <w:right w:val="none" w:sz="0" w:space="0" w:color="auto"/>
          </w:divBdr>
        </w:div>
        <w:div w:id="787503557">
          <w:marLeft w:val="480"/>
          <w:marRight w:val="0"/>
          <w:marTop w:val="0"/>
          <w:marBottom w:val="0"/>
          <w:divBdr>
            <w:top w:val="none" w:sz="0" w:space="0" w:color="auto"/>
            <w:left w:val="none" w:sz="0" w:space="0" w:color="auto"/>
            <w:bottom w:val="none" w:sz="0" w:space="0" w:color="auto"/>
            <w:right w:val="none" w:sz="0" w:space="0" w:color="auto"/>
          </w:divBdr>
        </w:div>
        <w:div w:id="820120185">
          <w:marLeft w:val="480"/>
          <w:marRight w:val="0"/>
          <w:marTop w:val="0"/>
          <w:marBottom w:val="0"/>
          <w:divBdr>
            <w:top w:val="none" w:sz="0" w:space="0" w:color="auto"/>
            <w:left w:val="none" w:sz="0" w:space="0" w:color="auto"/>
            <w:bottom w:val="none" w:sz="0" w:space="0" w:color="auto"/>
            <w:right w:val="none" w:sz="0" w:space="0" w:color="auto"/>
          </w:divBdr>
        </w:div>
        <w:div w:id="841119779">
          <w:marLeft w:val="480"/>
          <w:marRight w:val="0"/>
          <w:marTop w:val="0"/>
          <w:marBottom w:val="0"/>
          <w:divBdr>
            <w:top w:val="none" w:sz="0" w:space="0" w:color="auto"/>
            <w:left w:val="none" w:sz="0" w:space="0" w:color="auto"/>
            <w:bottom w:val="none" w:sz="0" w:space="0" w:color="auto"/>
            <w:right w:val="none" w:sz="0" w:space="0" w:color="auto"/>
          </w:divBdr>
        </w:div>
        <w:div w:id="862940996">
          <w:marLeft w:val="480"/>
          <w:marRight w:val="0"/>
          <w:marTop w:val="0"/>
          <w:marBottom w:val="0"/>
          <w:divBdr>
            <w:top w:val="none" w:sz="0" w:space="0" w:color="auto"/>
            <w:left w:val="none" w:sz="0" w:space="0" w:color="auto"/>
            <w:bottom w:val="none" w:sz="0" w:space="0" w:color="auto"/>
            <w:right w:val="none" w:sz="0" w:space="0" w:color="auto"/>
          </w:divBdr>
        </w:div>
        <w:div w:id="897328894">
          <w:marLeft w:val="480"/>
          <w:marRight w:val="0"/>
          <w:marTop w:val="0"/>
          <w:marBottom w:val="0"/>
          <w:divBdr>
            <w:top w:val="none" w:sz="0" w:space="0" w:color="auto"/>
            <w:left w:val="none" w:sz="0" w:space="0" w:color="auto"/>
            <w:bottom w:val="none" w:sz="0" w:space="0" w:color="auto"/>
            <w:right w:val="none" w:sz="0" w:space="0" w:color="auto"/>
          </w:divBdr>
        </w:div>
        <w:div w:id="936064573">
          <w:marLeft w:val="480"/>
          <w:marRight w:val="0"/>
          <w:marTop w:val="0"/>
          <w:marBottom w:val="0"/>
          <w:divBdr>
            <w:top w:val="none" w:sz="0" w:space="0" w:color="auto"/>
            <w:left w:val="none" w:sz="0" w:space="0" w:color="auto"/>
            <w:bottom w:val="none" w:sz="0" w:space="0" w:color="auto"/>
            <w:right w:val="none" w:sz="0" w:space="0" w:color="auto"/>
          </w:divBdr>
        </w:div>
        <w:div w:id="1028723081">
          <w:marLeft w:val="480"/>
          <w:marRight w:val="0"/>
          <w:marTop w:val="0"/>
          <w:marBottom w:val="0"/>
          <w:divBdr>
            <w:top w:val="none" w:sz="0" w:space="0" w:color="auto"/>
            <w:left w:val="none" w:sz="0" w:space="0" w:color="auto"/>
            <w:bottom w:val="none" w:sz="0" w:space="0" w:color="auto"/>
            <w:right w:val="none" w:sz="0" w:space="0" w:color="auto"/>
          </w:divBdr>
        </w:div>
        <w:div w:id="1036269425">
          <w:marLeft w:val="480"/>
          <w:marRight w:val="0"/>
          <w:marTop w:val="0"/>
          <w:marBottom w:val="0"/>
          <w:divBdr>
            <w:top w:val="none" w:sz="0" w:space="0" w:color="auto"/>
            <w:left w:val="none" w:sz="0" w:space="0" w:color="auto"/>
            <w:bottom w:val="none" w:sz="0" w:space="0" w:color="auto"/>
            <w:right w:val="none" w:sz="0" w:space="0" w:color="auto"/>
          </w:divBdr>
        </w:div>
        <w:div w:id="1068382589">
          <w:marLeft w:val="480"/>
          <w:marRight w:val="0"/>
          <w:marTop w:val="0"/>
          <w:marBottom w:val="0"/>
          <w:divBdr>
            <w:top w:val="none" w:sz="0" w:space="0" w:color="auto"/>
            <w:left w:val="none" w:sz="0" w:space="0" w:color="auto"/>
            <w:bottom w:val="none" w:sz="0" w:space="0" w:color="auto"/>
            <w:right w:val="none" w:sz="0" w:space="0" w:color="auto"/>
          </w:divBdr>
        </w:div>
        <w:div w:id="1099565209">
          <w:marLeft w:val="480"/>
          <w:marRight w:val="0"/>
          <w:marTop w:val="0"/>
          <w:marBottom w:val="0"/>
          <w:divBdr>
            <w:top w:val="none" w:sz="0" w:space="0" w:color="auto"/>
            <w:left w:val="none" w:sz="0" w:space="0" w:color="auto"/>
            <w:bottom w:val="none" w:sz="0" w:space="0" w:color="auto"/>
            <w:right w:val="none" w:sz="0" w:space="0" w:color="auto"/>
          </w:divBdr>
        </w:div>
        <w:div w:id="1129544588">
          <w:marLeft w:val="480"/>
          <w:marRight w:val="0"/>
          <w:marTop w:val="0"/>
          <w:marBottom w:val="0"/>
          <w:divBdr>
            <w:top w:val="none" w:sz="0" w:space="0" w:color="auto"/>
            <w:left w:val="none" w:sz="0" w:space="0" w:color="auto"/>
            <w:bottom w:val="none" w:sz="0" w:space="0" w:color="auto"/>
            <w:right w:val="none" w:sz="0" w:space="0" w:color="auto"/>
          </w:divBdr>
        </w:div>
        <w:div w:id="1144394844">
          <w:marLeft w:val="480"/>
          <w:marRight w:val="0"/>
          <w:marTop w:val="0"/>
          <w:marBottom w:val="0"/>
          <w:divBdr>
            <w:top w:val="none" w:sz="0" w:space="0" w:color="auto"/>
            <w:left w:val="none" w:sz="0" w:space="0" w:color="auto"/>
            <w:bottom w:val="none" w:sz="0" w:space="0" w:color="auto"/>
            <w:right w:val="none" w:sz="0" w:space="0" w:color="auto"/>
          </w:divBdr>
        </w:div>
        <w:div w:id="1177888555">
          <w:marLeft w:val="480"/>
          <w:marRight w:val="0"/>
          <w:marTop w:val="0"/>
          <w:marBottom w:val="0"/>
          <w:divBdr>
            <w:top w:val="none" w:sz="0" w:space="0" w:color="auto"/>
            <w:left w:val="none" w:sz="0" w:space="0" w:color="auto"/>
            <w:bottom w:val="none" w:sz="0" w:space="0" w:color="auto"/>
            <w:right w:val="none" w:sz="0" w:space="0" w:color="auto"/>
          </w:divBdr>
        </w:div>
        <w:div w:id="1235050773">
          <w:marLeft w:val="480"/>
          <w:marRight w:val="0"/>
          <w:marTop w:val="0"/>
          <w:marBottom w:val="0"/>
          <w:divBdr>
            <w:top w:val="none" w:sz="0" w:space="0" w:color="auto"/>
            <w:left w:val="none" w:sz="0" w:space="0" w:color="auto"/>
            <w:bottom w:val="none" w:sz="0" w:space="0" w:color="auto"/>
            <w:right w:val="none" w:sz="0" w:space="0" w:color="auto"/>
          </w:divBdr>
        </w:div>
        <w:div w:id="1317610953">
          <w:marLeft w:val="480"/>
          <w:marRight w:val="0"/>
          <w:marTop w:val="0"/>
          <w:marBottom w:val="0"/>
          <w:divBdr>
            <w:top w:val="none" w:sz="0" w:space="0" w:color="auto"/>
            <w:left w:val="none" w:sz="0" w:space="0" w:color="auto"/>
            <w:bottom w:val="none" w:sz="0" w:space="0" w:color="auto"/>
            <w:right w:val="none" w:sz="0" w:space="0" w:color="auto"/>
          </w:divBdr>
        </w:div>
        <w:div w:id="1340161322">
          <w:marLeft w:val="480"/>
          <w:marRight w:val="0"/>
          <w:marTop w:val="0"/>
          <w:marBottom w:val="0"/>
          <w:divBdr>
            <w:top w:val="none" w:sz="0" w:space="0" w:color="auto"/>
            <w:left w:val="none" w:sz="0" w:space="0" w:color="auto"/>
            <w:bottom w:val="none" w:sz="0" w:space="0" w:color="auto"/>
            <w:right w:val="none" w:sz="0" w:space="0" w:color="auto"/>
          </w:divBdr>
        </w:div>
        <w:div w:id="1345547029">
          <w:marLeft w:val="480"/>
          <w:marRight w:val="0"/>
          <w:marTop w:val="0"/>
          <w:marBottom w:val="0"/>
          <w:divBdr>
            <w:top w:val="none" w:sz="0" w:space="0" w:color="auto"/>
            <w:left w:val="none" w:sz="0" w:space="0" w:color="auto"/>
            <w:bottom w:val="none" w:sz="0" w:space="0" w:color="auto"/>
            <w:right w:val="none" w:sz="0" w:space="0" w:color="auto"/>
          </w:divBdr>
        </w:div>
        <w:div w:id="1348828124">
          <w:marLeft w:val="480"/>
          <w:marRight w:val="0"/>
          <w:marTop w:val="0"/>
          <w:marBottom w:val="0"/>
          <w:divBdr>
            <w:top w:val="none" w:sz="0" w:space="0" w:color="auto"/>
            <w:left w:val="none" w:sz="0" w:space="0" w:color="auto"/>
            <w:bottom w:val="none" w:sz="0" w:space="0" w:color="auto"/>
            <w:right w:val="none" w:sz="0" w:space="0" w:color="auto"/>
          </w:divBdr>
        </w:div>
        <w:div w:id="1365671401">
          <w:marLeft w:val="480"/>
          <w:marRight w:val="0"/>
          <w:marTop w:val="0"/>
          <w:marBottom w:val="0"/>
          <w:divBdr>
            <w:top w:val="none" w:sz="0" w:space="0" w:color="auto"/>
            <w:left w:val="none" w:sz="0" w:space="0" w:color="auto"/>
            <w:bottom w:val="none" w:sz="0" w:space="0" w:color="auto"/>
            <w:right w:val="none" w:sz="0" w:space="0" w:color="auto"/>
          </w:divBdr>
        </w:div>
        <w:div w:id="1417439305">
          <w:marLeft w:val="480"/>
          <w:marRight w:val="0"/>
          <w:marTop w:val="0"/>
          <w:marBottom w:val="0"/>
          <w:divBdr>
            <w:top w:val="none" w:sz="0" w:space="0" w:color="auto"/>
            <w:left w:val="none" w:sz="0" w:space="0" w:color="auto"/>
            <w:bottom w:val="none" w:sz="0" w:space="0" w:color="auto"/>
            <w:right w:val="none" w:sz="0" w:space="0" w:color="auto"/>
          </w:divBdr>
        </w:div>
        <w:div w:id="1429736203">
          <w:marLeft w:val="480"/>
          <w:marRight w:val="0"/>
          <w:marTop w:val="0"/>
          <w:marBottom w:val="0"/>
          <w:divBdr>
            <w:top w:val="none" w:sz="0" w:space="0" w:color="auto"/>
            <w:left w:val="none" w:sz="0" w:space="0" w:color="auto"/>
            <w:bottom w:val="none" w:sz="0" w:space="0" w:color="auto"/>
            <w:right w:val="none" w:sz="0" w:space="0" w:color="auto"/>
          </w:divBdr>
        </w:div>
        <w:div w:id="1520005486">
          <w:marLeft w:val="480"/>
          <w:marRight w:val="0"/>
          <w:marTop w:val="0"/>
          <w:marBottom w:val="0"/>
          <w:divBdr>
            <w:top w:val="none" w:sz="0" w:space="0" w:color="auto"/>
            <w:left w:val="none" w:sz="0" w:space="0" w:color="auto"/>
            <w:bottom w:val="none" w:sz="0" w:space="0" w:color="auto"/>
            <w:right w:val="none" w:sz="0" w:space="0" w:color="auto"/>
          </w:divBdr>
        </w:div>
        <w:div w:id="1526403754">
          <w:marLeft w:val="480"/>
          <w:marRight w:val="0"/>
          <w:marTop w:val="0"/>
          <w:marBottom w:val="0"/>
          <w:divBdr>
            <w:top w:val="none" w:sz="0" w:space="0" w:color="auto"/>
            <w:left w:val="none" w:sz="0" w:space="0" w:color="auto"/>
            <w:bottom w:val="none" w:sz="0" w:space="0" w:color="auto"/>
            <w:right w:val="none" w:sz="0" w:space="0" w:color="auto"/>
          </w:divBdr>
        </w:div>
        <w:div w:id="1527408736">
          <w:marLeft w:val="480"/>
          <w:marRight w:val="0"/>
          <w:marTop w:val="0"/>
          <w:marBottom w:val="0"/>
          <w:divBdr>
            <w:top w:val="none" w:sz="0" w:space="0" w:color="auto"/>
            <w:left w:val="none" w:sz="0" w:space="0" w:color="auto"/>
            <w:bottom w:val="none" w:sz="0" w:space="0" w:color="auto"/>
            <w:right w:val="none" w:sz="0" w:space="0" w:color="auto"/>
          </w:divBdr>
        </w:div>
        <w:div w:id="1593275976">
          <w:marLeft w:val="480"/>
          <w:marRight w:val="0"/>
          <w:marTop w:val="0"/>
          <w:marBottom w:val="0"/>
          <w:divBdr>
            <w:top w:val="none" w:sz="0" w:space="0" w:color="auto"/>
            <w:left w:val="none" w:sz="0" w:space="0" w:color="auto"/>
            <w:bottom w:val="none" w:sz="0" w:space="0" w:color="auto"/>
            <w:right w:val="none" w:sz="0" w:space="0" w:color="auto"/>
          </w:divBdr>
        </w:div>
        <w:div w:id="1597641221">
          <w:marLeft w:val="480"/>
          <w:marRight w:val="0"/>
          <w:marTop w:val="0"/>
          <w:marBottom w:val="0"/>
          <w:divBdr>
            <w:top w:val="none" w:sz="0" w:space="0" w:color="auto"/>
            <w:left w:val="none" w:sz="0" w:space="0" w:color="auto"/>
            <w:bottom w:val="none" w:sz="0" w:space="0" w:color="auto"/>
            <w:right w:val="none" w:sz="0" w:space="0" w:color="auto"/>
          </w:divBdr>
        </w:div>
        <w:div w:id="1788623135">
          <w:marLeft w:val="480"/>
          <w:marRight w:val="0"/>
          <w:marTop w:val="0"/>
          <w:marBottom w:val="0"/>
          <w:divBdr>
            <w:top w:val="none" w:sz="0" w:space="0" w:color="auto"/>
            <w:left w:val="none" w:sz="0" w:space="0" w:color="auto"/>
            <w:bottom w:val="none" w:sz="0" w:space="0" w:color="auto"/>
            <w:right w:val="none" w:sz="0" w:space="0" w:color="auto"/>
          </w:divBdr>
        </w:div>
        <w:div w:id="1791582601">
          <w:marLeft w:val="480"/>
          <w:marRight w:val="0"/>
          <w:marTop w:val="0"/>
          <w:marBottom w:val="0"/>
          <w:divBdr>
            <w:top w:val="none" w:sz="0" w:space="0" w:color="auto"/>
            <w:left w:val="none" w:sz="0" w:space="0" w:color="auto"/>
            <w:bottom w:val="none" w:sz="0" w:space="0" w:color="auto"/>
            <w:right w:val="none" w:sz="0" w:space="0" w:color="auto"/>
          </w:divBdr>
        </w:div>
        <w:div w:id="1943151169">
          <w:marLeft w:val="480"/>
          <w:marRight w:val="0"/>
          <w:marTop w:val="0"/>
          <w:marBottom w:val="0"/>
          <w:divBdr>
            <w:top w:val="none" w:sz="0" w:space="0" w:color="auto"/>
            <w:left w:val="none" w:sz="0" w:space="0" w:color="auto"/>
            <w:bottom w:val="none" w:sz="0" w:space="0" w:color="auto"/>
            <w:right w:val="none" w:sz="0" w:space="0" w:color="auto"/>
          </w:divBdr>
        </w:div>
        <w:div w:id="2019654918">
          <w:marLeft w:val="480"/>
          <w:marRight w:val="0"/>
          <w:marTop w:val="0"/>
          <w:marBottom w:val="0"/>
          <w:divBdr>
            <w:top w:val="none" w:sz="0" w:space="0" w:color="auto"/>
            <w:left w:val="none" w:sz="0" w:space="0" w:color="auto"/>
            <w:bottom w:val="none" w:sz="0" w:space="0" w:color="auto"/>
            <w:right w:val="none" w:sz="0" w:space="0" w:color="auto"/>
          </w:divBdr>
        </w:div>
        <w:div w:id="2049141639">
          <w:marLeft w:val="480"/>
          <w:marRight w:val="0"/>
          <w:marTop w:val="0"/>
          <w:marBottom w:val="0"/>
          <w:divBdr>
            <w:top w:val="none" w:sz="0" w:space="0" w:color="auto"/>
            <w:left w:val="none" w:sz="0" w:space="0" w:color="auto"/>
            <w:bottom w:val="none" w:sz="0" w:space="0" w:color="auto"/>
            <w:right w:val="none" w:sz="0" w:space="0" w:color="auto"/>
          </w:divBdr>
        </w:div>
        <w:div w:id="2084985600">
          <w:marLeft w:val="480"/>
          <w:marRight w:val="0"/>
          <w:marTop w:val="0"/>
          <w:marBottom w:val="0"/>
          <w:divBdr>
            <w:top w:val="none" w:sz="0" w:space="0" w:color="auto"/>
            <w:left w:val="none" w:sz="0" w:space="0" w:color="auto"/>
            <w:bottom w:val="none" w:sz="0" w:space="0" w:color="auto"/>
            <w:right w:val="none" w:sz="0" w:space="0" w:color="auto"/>
          </w:divBdr>
        </w:div>
        <w:div w:id="2106489906">
          <w:marLeft w:val="480"/>
          <w:marRight w:val="0"/>
          <w:marTop w:val="0"/>
          <w:marBottom w:val="0"/>
          <w:divBdr>
            <w:top w:val="none" w:sz="0" w:space="0" w:color="auto"/>
            <w:left w:val="none" w:sz="0" w:space="0" w:color="auto"/>
            <w:bottom w:val="none" w:sz="0" w:space="0" w:color="auto"/>
            <w:right w:val="none" w:sz="0" w:space="0" w:color="auto"/>
          </w:divBdr>
        </w:div>
        <w:div w:id="2112968012">
          <w:marLeft w:val="480"/>
          <w:marRight w:val="0"/>
          <w:marTop w:val="0"/>
          <w:marBottom w:val="0"/>
          <w:divBdr>
            <w:top w:val="none" w:sz="0" w:space="0" w:color="auto"/>
            <w:left w:val="none" w:sz="0" w:space="0" w:color="auto"/>
            <w:bottom w:val="none" w:sz="0" w:space="0" w:color="auto"/>
            <w:right w:val="none" w:sz="0" w:space="0" w:color="auto"/>
          </w:divBdr>
        </w:div>
      </w:divsChild>
    </w:div>
    <w:div w:id="1667631679">
      <w:bodyDiv w:val="1"/>
      <w:marLeft w:val="0"/>
      <w:marRight w:val="0"/>
      <w:marTop w:val="0"/>
      <w:marBottom w:val="0"/>
      <w:divBdr>
        <w:top w:val="none" w:sz="0" w:space="0" w:color="auto"/>
        <w:left w:val="none" w:sz="0" w:space="0" w:color="auto"/>
        <w:bottom w:val="none" w:sz="0" w:space="0" w:color="auto"/>
        <w:right w:val="none" w:sz="0" w:space="0" w:color="auto"/>
      </w:divBdr>
    </w:div>
    <w:div w:id="1667780953">
      <w:bodyDiv w:val="1"/>
      <w:marLeft w:val="0"/>
      <w:marRight w:val="0"/>
      <w:marTop w:val="0"/>
      <w:marBottom w:val="0"/>
      <w:divBdr>
        <w:top w:val="none" w:sz="0" w:space="0" w:color="auto"/>
        <w:left w:val="none" w:sz="0" w:space="0" w:color="auto"/>
        <w:bottom w:val="none" w:sz="0" w:space="0" w:color="auto"/>
        <w:right w:val="none" w:sz="0" w:space="0" w:color="auto"/>
      </w:divBdr>
      <w:divsChild>
        <w:div w:id="896207185">
          <w:marLeft w:val="0"/>
          <w:marRight w:val="0"/>
          <w:marTop w:val="0"/>
          <w:marBottom w:val="0"/>
          <w:divBdr>
            <w:top w:val="none" w:sz="0" w:space="0" w:color="auto"/>
            <w:left w:val="none" w:sz="0" w:space="0" w:color="auto"/>
            <w:bottom w:val="none" w:sz="0" w:space="0" w:color="auto"/>
            <w:right w:val="none" w:sz="0" w:space="0" w:color="auto"/>
          </w:divBdr>
          <w:divsChild>
            <w:div w:id="201452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786767">
      <w:bodyDiv w:val="1"/>
      <w:marLeft w:val="0"/>
      <w:marRight w:val="0"/>
      <w:marTop w:val="0"/>
      <w:marBottom w:val="0"/>
      <w:divBdr>
        <w:top w:val="none" w:sz="0" w:space="0" w:color="auto"/>
        <w:left w:val="none" w:sz="0" w:space="0" w:color="auto"/>
        <w:bottom w:val="none" w:sz="0" w:space="0" w:color="auto"/>
        <w:right w:val="none" w:sz="0" w:space="0" w:color="auto"/>
      </w:divBdr>
      <w:divsChild>
        <w:div w:id="147550990">
          <w:marLeft w:val="480"/>
          <w:marRight w:val="0"/>
          <w:marTop w:val="0"/>
          <w:marBottom w:val="0"/>
          <w:divBdr>
            <w:top w:val="none" w:sz="0" w:space="0" w:color="auto"/>
            <w:left w:val="none" w:sz="0" w:space="0" w:color="auto"/>
            <w:bottom w:val="none" w:sz="0" w:space="0" w:color="auto"/>
            <w:right w:val="none" w:sz="0" w:space="0" w:color="auto"/>
          </w:divBdr>
        </w:div>
        <w:div w:id="204030141">
          <w:marLeft w:val="480"/>
          <w:marRight w:val="0"/>
          <w:marTop w:val="0"/>
          <w:marBottom w:val="0"/>
          <w:divBdr>
            <w:top w:val="none" w:sz="0" w:space="0" w:color="auto"/>
            <w:left w:val="none" w:sz="0" w:space="0" w:color="auto"/>
            <w:bottom w:val="none" w:sz="0" w:space="0" w:color="auto"/>
            <w:right w:val="none" w:sz="0" w:space="0" w:color="auto"/>
          </w:divBdr>
        </w:div>
        <w:div w:id="292256051">
          <w:marLeft w:val="480"/>
          <w:marRight w:val="0"/>
          <w:marTop w:val="0"/>
          <w:marBottom w:val="0"/>
          <w:divBdr>
            <w:top w:val="none" w:sz="0" w:space="0" w:color="auto"/>
            <w:left w:val="none" w:sz="0" w:space="0" w:color="auto"/>
            <w:bottom w:val="none" w:sz="0" w:space="0" w:color="auto"/>
            <w:right w:val="none" w:sz="0" w:space="0" w:color="auto"/>
          </w:divBdr>
        </w:div>
        <w:div w:id="299961914">
          <w:marLeft w:val="480"/>
          <w:marRight w:val="0"/>
          <w:marTop w:val="0"/>
          <w:marBottom w:val="0"/>
          <w:divBdr>
            <w:top w:val="none" w:sz="0" w:space="0" w:color="auto"/>
            <w:left w:val="none" w:sz="0" w:space="0" w:color="auto"/>
            <w:bottom w:val="none" w:sz="0" w:space="0" w:color="auto"/>
            <w:right w:val="none" w:sz="0" w:space="0" w:color="auto"/>
          </w:divBdr>
        </w:div>
        <w:div w:id="307904661">
          <w:marLeft w:val="480"/>
          <w:marRight w:val="0"/>
          <w:marTop w:val="0"/>
          <w:marBottom w:val="0"/>
          <w:divBdr>
            <w:top w:val="none" w:sz="0" w:space="0" w:color="auto"/>
            <w:left w:val="none" w:sz="0" w:space="0" w:color="auto"/>
            <w:bottom w:val="none" w:sz="0" w:space="0" w:color="auto"/>
            <w:right w:val="none" w:sz="0" w:space="0" w:color="auto"/>
          </w:divBdr>
        </w:div>
        <w:div w:id="374624129">
          <w:marLeft w:val="480"/>
          <w:marRight w:val="0"/>
          <w:marTop w:val="0"/>
          <w:marBottom w:val="0"/>
          <w:divBdr>
            <w:top w:val="none" w:sz="0" w:space="0" w:color="auto"/>
            <w:left w:val="none" w:sz="0" w:space="0" w:color="auto"/>
            <w:bottom w:val="none" w:sz="0" w:space="0" w:color="auto"/>
            <w:right w:val="none" w:sz="0" w:space="0" w:color="auto"/>
          </w:divBdr>
        </w:div>
        <w:div w:id="375744385">
          <w:marLeft w:val="480"/>
          <w:marRight w:val="0"/>
          <w:marTop w:val="0"/>
          <w:marBottom w:val="0"/>
          <w:divBdr>
            <w:top w:val="none" w:sz="0" w:space="0" w:color="auto"/>
            <w:left w:val="none" w:sz="0" w:space="0" w:color="auto"/>
            <w:bottom w:val="none" w:sz="0" w:space="0" w:color="auto"/>
            <w:right w:val="none" w:sz="0" w:space="0" w:color="auto"/>
          </w:divBdr>
        </w:div>
        <w:div w:id="392122954">
          <w:marLeft w:val="480"/>
          <w:marRight w:val="0"/>
          <w:marTop w:val="0"/>
          <w:marBottom w:val="0"/>
          <w:divBdr>
            <w:top w:val="none" w:sz="0" w:space="0" w:color="auto"/>
            <w:left w:val="none" w:sz="0" w:space="0" w:color="auto"/>
            <w:bottom w:val="none" w:sz="0" w:space="0" w:color="auto"/>
            <w:right w:val="none" w:sz="0" w:space="0" w:color="auto"/>
          </w:divBdr>
        </w:div>
        <w:div w:id="465198770">
          <w:marLeft w:val="480"/>
          <w:marRight w:val="0"/>
          <w:marTop w:val="0"/>
          <w:marBottom w:val="0"/>
          <w:divBdr>
            <w:top w:val="none" w:sz="0" w:space="0" w:color="auto"/>
            <w:left w:val="none" w:sz="0" w:space="0" w:color="auto"/>
            <w:bottom w:val="none" w:sz="0" w:space="0" w:color="auto"/>
            <w:right w:val="none" w:sz="0" w:space="0" w:color="auto"/>
          </w:divBdr>
        </w:div>
        <w:div w:id="483352851">
          <w:marLeft w:val="480"/>
          <w:marRight w:val="0"/>
          <w:marTop w:val="0"/>
          <w:marBottom w:val="0"/>
          <w:divBdr>
            <w:top w:val="none" w:sz="0" w:space="0" w:color="auto"/>
            <w:left w:val="none" w:sz="0" w:space="0" w:color="auto"/>
            <w:bottom w:val="none" w:sz="0" w:space="0" w:color="auto"/>
            <w:right w:val="none" w:sz="0" w:space="0" w:color="auto"/>
          </w:divBdr>
        </w:div>
        <w:div w:id="540896725">
          <w:marLeft w:val="480"/>
          <w:marRight w:val="0"/>
          <w:marTop w:val="0"/>
          <w:marBottom w:val="0"/>
          <w:divBdr>
            <w:top w:val="none" w:sz="0" w:space="0" w:color="auto"/>
            <w:left w:val="none" w:sz="0" w:space="0" w:color="auto"/>
            <w:bottom w:val="none" w:sz="0" w:space="0" w:color="auto"/>
            <w:right w:val="none" w:sz="0" w:space="0" w:color="auto"/>
          </w:divBdr>
        </w:div>
        <w:div w:id="696200032">
          <w:marLeft w:val="480"/>
          <w:marRight w:val="0"/>
          <w:marTop w:val="0"/>
          <w:marBottom w:val="0"/>
          <w:divBdr>
            <w:top w:val="none" w:sz="0" w:space="0" w:color="auto"/>
            <w:left w:val="none" w:sz="0" w:space="0" w:color="auto"/>
            <w:bottom w:val="none" w:sz="0" w:space="0" w:color="auto"/>
            <w:right w:val="none" w:sz="0" w:space="0" w:color="auto"/>
          </w:divBdr>
        </w:div>
        <w:div w:id="737634358">
          <w:marLeft w:val="480"/>
          <w:marRight w:val="0"/>
          <w:marTop w:val="0"/>
          <w:marBottom w:val="0"/>
          <w:divBdr>
            <w:top w:val="none" w:sz="0" w:space="0" w:color="auto"/>
            <w:left w:val="none" w:sz="0" w:space="0" w:color="auto"/>
            <w:bottom w:val="none" w:sz="0" w:space="0" w:color="auto"/>
            <w:right w:val="none" w:sz="0" w:space="0" w:color="auto"/>
          </w:divBdr>
        </w:div>
        <w:div w:id="755856579">
          <w:marLeft w:val="480"/>
          <w:marRight w:val="0"/>
          <w:marTop w:val="0"/>
          <w:marBottom w:val="0"/>
          <w:divBdr>
            <w:top w:val="none" w:sz="0" w:space="0" w:color="auto"/>
            <w:left w:val="none" w:sz="0" w:space="0" w:color="auto"/>
            <w:bottom w:val="none" w:sz="0" w:space="0" w:color="auto"/>
            <w:right w:val="none" w:sz="0" w:space="0" w:color="auto"/>
          </w:divBdr>
        </w:div>
        <w:div w:id="848914026">
          <w:marLeft w:val="480"/>
          <w:marRight w:val="0"/>
          <w:marTop w:val="0"/>
          <w:marBottom w:val="0"/>
          <w:divBdr>
            <w:top w:val="none" w:sz="0" w:space="0" w:color="auto"/>
            <w:left w:val="none" w:sz="0" w:space="0" w:color="auto"/>
            <w:bottom w:val="none" w:sz="0" w:space="0" w:color="auto"/>
            <w:right w:val="none" w:sz="0" w:space="0" w:color="auto"/>
          </w:divBdr>
        </w:div>
        <w:div w:id="858350798">
          <w:marLeft w:val="480"/>
          <w:marRight w:val="0"/>
          <w:marTop w:val="0"/>
          <w:marBottom w:val="0"/>
          <w:divBdr>
            <w:top w:val="none" w:sz="0" w:space="0" w:color="auto"/>
            <w:left w:val="none" w:sz="0" w:space="0" w:color="auto"/>
            <w:bottom w:val="none" w:sz="0" w:space="0" w:color="auto"/>
            <w:right w:val="none" w:sz="0" w:space="0" w:color="auto"/>
          </w:divBdr>
        </w:div>
        <w:div w:id="869295841">
          <w:marLeft w:val="480"/>
          <w:marRight w:val="0"/>
          <w:marTop w:val="0"/>
          <w:marBottom w:val="0"/>
          <w:divBdr>
            <w:top w:val="none" w:sz="0" w:space="0" w:color="auto"/>
            <w:left w:val="none" w:sz="0" w:space="0" w:color="auto"/>
            <w:bottom w:val="none" w:sz="0" w:space="0" w:color="auto"/>
            <w:right w:val="none" w:sz="0" w:space="0" w:color="auto"/>
          </w:divBdr>
        </w:div>
        <w:div w:id="898201206">
          <w:marLeft w:val="480"/>
          <w:marRight w:val="0"/>
          <w:marTop w:val="0"/>
          <w:marBottom w:val="0"/>
          <w:divBdr>
            <w:top w:val="none" w:sz="0" w:space="0" w:color="auto"/>
            <w:left w:val="none" w:sz="0" w:space="0" w:color="auto"/>
            <w:bottom w:val="none" w:sz="0" w:space="0" w:color="auto"/>
            <w:right w:val="none" w:sz="0" w:space="0" w:color="auto"/>
          </w:divBdr>
        </w:div>
        <w:div w:id="915628456">
          <w:marLeft w:val="480"/>
          <w:marRight w:val="0"/>
          <w:marTop w:val="0"/>
          <w:marBottom w:val="0"/>
          <w:divBdr>
            <w:top w:val="none" w:sz="0" w:space="0" w:color="auto"/>
            <w:left w:val="none" w:sz="0" w:space="0" w:color="auto"/>
            <w:bottom w:val="none" w:sz="0" w:space="0" w:color="auto"/>
            <w:right w:val="none" w:sz="0" w:space="0" w:color="auto"/>
          </w:divBdr>
        </w:div>
        <w:div w:id="964579998">
          <w:marLeft w:val="480"/>
          <w:marRight w:val="0"/>
          <w:marTop w:val="0"/>
          <w:marBottom w:val="0"/>
          <w:divBdr>
            <w:top w:val="none" w:sz="0" w:space="0" w:color="auto"/>
            <w:left w:val="none" w:sz="0" w:space="0" w:color="auto"/>
            <w:bottom w:val="none" w:sz="0" w:space="0" w:color="auto"/>
            <w:right w:val="none" w:sz="0" w:space="0" w:color="auto"/>
          </w:divBdr>
        </w:div>
        <w:div w:id="987704129">
          <w:marLeft w:val="480"/>
          <w:marRight w:val="0"/>
          <w:marTop w:val="0"/>
          <w:marBottom w:val="0"/>
          <w:divBdr>
            <w:top w:val="none" w:sz="0" w:space="0" w:color="auto"/>
            <w:left w:val="none" w:sz="0" w:space="0" w:color="auto"/>
            <w:bottom w:val="none" w:sz="0" w:space="0" w:color="auto"/>
            <w:right w:val="none" w:sz="0" w:space="0" w:color="auto"/>
          </w:divBdr>
        </w:div>
        <w:div w:id="1023479848">
          <w:marLeft w:val="480"/>
          <w:marRight w:val="0"/>
          <w:marTop w:val="0"/>
          <w:marBottom w:val="0"/>
          <w:divBdr>
            <w:top w:val="none" w:sz="0" w:space="0" w:color="auto"/>
            <w:left w:val="none" w:sz="0" w:space="0" w:color="auto"/>
            <w:bottom w:val="none" w:sz="0" w:space="0" w:color="auto"/>
            <w:right w:val="none" w:sz="0" w:space="0" w:color="auto"/>
          </w:divBdr>
        </w:div>
        <w:div w:id="1133719805">
          <w:marLeft w:val="480"/>
          <w:marRight w:val="0"/>
          <w:marTop w:val="0"/>
          <w:marBottom w:val="0"/>
          <w:divBdr>
            <w:top w:val="none" w:sz="0" w:space="0" w:color="auto"/>
            <w:left w:val="none" w:sz="0" w:space="0" w:color="auto"/>
            <w:bottom w:val="none" w:sz="0" w:space="0" w:color="auto"/>
            <w:right w:val="none" w:sz="0" w:space="0" w:color="auto"/>
          </w:divBdr>
        </w:div>
        <w:div w:id="1283805107">
          <w:marLeft w:val="480"/>
          <w:marRight w:val="0"/>
          <w:marTop w:val="0"/>
          <w:marBottom w:val="0"/>
          <w:divBdr>
            <w:top w:val="none" w:sz="0" w:space="0" w:color="auto"/>
            <w:left w:val="none" w:sz="0" w:space="0" w:color="auto"/>
            <w:bottom w:val="none" w:sz="0" w:space="0" w:color="auto"/>
            <w:right w:val="none" w:sz="0" w:space="0" w:color="auto"/>
          </w:divBdr>
        </w:div>
        <w:div w:id="1294872459">
          <w:marLeft w:val="480"/>
          <w:marRight w:val="0"/>
          <w:marTop w:val="0"/>
          <w:marBottom w:val="0"/>
          <w:divBdr>
            <w:top w:val="none" w:sz="0" w:space="0" w:color="auto"/>
            <w:left w:val="none" w:sz="0" w:space="0" w:color="auto"/>
            <w:bottom w:val="none" w:sz="0" w:space="0" w:color="auto"/>
            <w:right w:val="none" w:sz="0" w:space="0" w:color="auto"/>
          </w:divBdr>
        </w:div>
        <w:div w:id="1475177326">
          <w:marLeft w:val="480"/>
          <w:marRight w:val="0"/>
          <w:marTop w:val="0"/>
          <w:marBottom w:val="0"/>
          <w:divBdr>
            <w:top w:val="none" w:sz="0" w:space="0" w:color="auto"/>
            <w:left w:val="none" w:sz="0" w:space="0" w:color="auto"/>
            <w:bottom w:val="none" w:sz="0" w:space="0" w:color="auto"/>
            <w:right w:val="none" w:sz="0" w:space="0" w:color="auto"/>
          </w:divBdr>
        </w:div>
        <w:div w:id="1502697706">
          <w:marLeft w:val="480"/>
          <w:marRight w:val="0"/>
          <w:marTop w:val="0"/>
          <w:marBottom w:val="0"/>
          <w:divBdr>
            <w:top w:val="none" w:sz="0" w:space="0" w:color="auto"/>
            <w:left w:val="none" w:sz="0" w:space="0" w:color="auto"/>
            <w:bottom w:val="none" w:sz="0" w:space="0" w:color="auto"/>
            <w:right w:val="none" w:sz="0" w:space="0" w:color="auto"/>
          </w:divBdr>
        </w:div>
        <w:div w:id="1542787259">
          <w:marLeft w:val="480"/>
          <w:marRight w:val="0"/>
          <w:marTop w:val="0"/>
          <w:marBottom w:val="0"/>
          <w:divBdr>
            <w:top w:val="none" w:sz="0" w:space="0" w:color="auto"/>
            <w:left w:val="none" w:sz="0" w:space="0" w:color="auto"/>
            <w:bottom w:val="none" w:sz="0" w:space="0" w:color="auto"/>
            <w:right w:val="none" w:sz="0" w:space="0" w:color="auto"/>
          </w:divBdr>
        </w:div>
        <w:div w:id="1566993670">
          <w:marLeft w:val="480"/>
          <w:marRight w:val="0"/>
          <w:marTop w:val="0"/>
          <w:marBottom w:val="0"/>
          <w:divBdr>
            <w:top w:val="none" w:sz="0" w:space="0" w:color="auto"/>
            <w:left w:val="none" w:sz="0" w:space="0" w:color="auto"/>
            <w:bottom w:val="none" w:sz="0" w:space="0" w:color="auto"/>
            <w:right w:val="none" w:sz="0" w:space="0" w:color="auto"/>
          </w:divBdr>
        </w:div>
        <w:div w:id="1610963417">
          <w:marLeft w:val="480"/>
          <w:marRight w:val="0"/>
          <w:marTop w:val="0"/>
          <w:marBottom w:val="0"/>
          <w:divBdr>
            <w:top w:val="none" w:sz="0" w:space="0" w:color="auto"/>
            <w:left w:val="none" w:sz="0" w:space="0" w:color="auto"/>
            <w:bottom w:val="none" w:sz="0" w:space="0" w:color="auto"/>
            <w:right w:val="none" w:sz="0" w:space="0" w:color="auto"/>
          </w:divBdr>
        </w:div>
        <w:div w:id="1625192929">
          <w:marLeft w:val="480"/>
          <w:marRight w:val="0"/>
          <w:marTop w:val="0"/>
          <w:marBottom w:val="0"/>
          <w:divBdr>
            <w:top w:val="none" w:sz="0" w:space="0" w:color="auto"/>
            <w:left w:val="none" w:sz="0" w:space="0" w:color="auto"/>
            <w:bottom w:val="none" w:sz="0" w:space="0" w:color="auto"/>
            <w:right w:val="none" w:sz="0" w:space="0" w:color="auto"/>
          </w:divBdr>
        </w:div>
        <w:div w:id="1706754782">
          <w:marLeft w:val="480"/>
          <w:marRight w:val="0"/>
          <w:marTop w:val="0"/>
          <w:marBottom w:val="0"/>
          <w:divBdr>
            <w:top w:val="none" w:sz="0" w:space="0" w:color="auto"/>
            <w:left w:val="none" w:sz="0" w:space="0" w:color="auto"/>
            <w:bottom w:val="none" w:sz="0" w:space="0" w:color="auto"/>
            <w:right w:val="none" w:sz="0" w:space="0" w:color="auto"/>
          </w:divBdr>
        </w:div>
        <w:div w:id="1736777398">
          <w:marLeft w:val="480"/>
          <w:marRight w:val="0"/>
          <w:marTop w:val="0"/>
          <w:marBottom w:val="0"/>
          <w:divBdr>
            <w:top w:val="none" w:sz="0" w:space="0" w:color="auto"/>
            <w:left w:val="none" w:sz="0" w:space="0" w:color="auto"/>
            <w:bottom w:val="none" w:sz="0" w:space="0" w:color="auto"/>
            <w:right w:val="none" w:sz="0" w:space="0" w:color="auto"/>
          </w:divBdr>
        </w:div>
        <w:div w:id="1766537882">
          <w:marLeft w:val="480"/>
          <w:marRight w:val="0"/>
          <w:marTop w:val="0"/>
          <w:marBottom w:val="0"/>
          <w:divBdr>
            <w:top w:val="none" w:sz="0" w:space="0" w:color="auto"/>
            <w:left w:val="none" w:sz="0" w:space="0" w:color="auto"/>
            <w:bottom w:val="none" w:sz="0" w:space="0" w:color="auto"/>
            <w:right w:val="none" w:sz="0" w:space="0" w:color="auto"/>
          </w:divBdr>
        </w:div>
        <w:div w:id="1770347443">
          <w:marLeft w:val="480"/>
          <w:marRight w:val="0"/>
          <w:marTop w:val="0"/>
          <w:marBottom w:val="0"/>
          <w:divBdr>
            <w:top w:val="none" w:sz="0" w:space="0" w:color="auto"/>
            <w:left w:val="none" w:sz="0" w:space="0" w:color="auto"/>
            <w:bottom w:val="none" w:sz="0" w:space="0" w:color="auto"/>
            <w:right w:val="none" w:sz="0" w:space="0" w:color="auto"/>
          </w:divBdr>
        </w:div>
        <w:div w:id="1779526556">
          <w:marLeft w:val="480"/>
          <w:marRight w:val="0"/>
          <w:marTop w:val="0"/>
          <w:marBottom w:val="0"/>
          <w:divBdr>
            <w:top w:val="none" w:sz="0" w:space="0" w:color="auto"/>
            <w:left w:val="none" w:sz="0" w:space="0" w:color="auto"/>
            <w:bottom w:val="none" w:sz="0" w:space="0" w:color="auto"/>
            <w:right w:val="none" w:sz="0" w:space="0" w:color="auto"/>
          </w:divBdr>
        </w:div>
        <w:div w:id="1782333585">
          <w:marLeft w:val="480"/>
          <w:marRight w:val="0"/>
          <w:marTop w:val="0"/>
          <w:marBottom w:val="0"/>
          <w:divBdr>
            <w:top w:val="none" w:sz="0" w:space="0" w:color="auto"/>
            <w:left w:val="none" w:sz="0" w:space="0" w:color="auto"/>
            <w:bottom w:val="none" w:sz="0" w:space="0" w:color="auto"/>
            <w:right w:val="none" w:sz="0" w:space="0" w:color="auto"/>
          </w:divBdr>
        </w:div>
        <w:div w:id="1849439185">
          <w:marLeft w:val="480"/>
          <w:marRight w:val="0"/>
          <w:marTop w:val="0"/>
          <w:marBottom w:val="0"/>
          <w:divBdr>
            <w:top w:val="none" w:sz="0" w:space="0" w:color="auto"/>
            <w:left w:val="none" w:sz="0" w:space="0" w:color="auto"/>
            <w:bottom w:val="none" w:sz="0" w:space="0" w:color="auto"/>
            <w:right w:val="none" w:sz="0" w:space="0" w:color="auto"/>
          </w:divBdr>
        </w:div>
        <w:div w:id="1920676065">
          <w:marLeft w:val="480"/>
          <w:marRight w:val="0"/>
          <w:marTop w:val="0"/>
          <w:marBottom w:val="0"/>
          <w:divBdr>
            <w:top w:val="none" w:sz="0" w:space="0" w:color="auto"/>
            <w:left w:val="none" w:sz="0" w:space="0" w:color="auto"/>
            <w:bottom w:val="none" w:sz="0" w:space="0" w:color="auto"/>
            <w:right w:val="none" w:sz="0" w:space="0" w:color="auto"/>
          </w:divBdr>
        </w:div>
        <w:div w:id="1944140950">
          <w:marLeft w:val="480"/>
          <w:marRight w:val="0"/>
          <w:marTop w:val="0"/>
          <w:marBottom w:val="0"/>
          <w:divBdr>
            <w:top w:val="none" w:sz="0" w:space="0" w:color="auto"/>
            <w:left w:val="none" w:sz="0" w:space="0" w:color="auto"/>
            <w:bottom w:val="none" w:sz="0" w:space="0" w:color="auto"/>
            <w:right w:val="none" w:sz="0" w:space="0" w:color="auto"/>
          </w:divBdr>
        </w:div>
        <w:div w:id="2041006669">
          <w:marLeft w:val="480"/>
          <w:marRight w:val="0"/>
          <w:marTop w:val="0"/>
          <w:marBottom w:val="0"/>
          <w:divBdr>
            <w:top w:val="none" w:sz="0" w:space="0" w:color="auto"/>
            <w:left w:val="none" w:sz="0" w:space="0" w:color="auto"/>
            <w:bottom w:val="none" w:sz="0" w:space="0" w:color="auto"/>
            <w:right w:val="none" w:sz="0" w:space="0" w:color="auto"/>
          </w:divBdr>
        </w:div>
        <w:div w:id="2083986462">
          <w:marLeft w:val="480"/>
          <w:marRight w:val="0"/>
          <w:marTop w:val="0"/>
          <w:marBottom w:val="0"/>
          <w:divBdr>
            <w:top w:val="none" w:sz="0" w:space="0" w:color="auto"/>
            <w:left w:val="none" w:sz="0" w:space="0" w:color="auto"/>
            <w:bottom w:val="none" w:sz="0" w:space="0" w:color="auto"/>
            <w:right w:val="none" w:sz="0" w:space="0" w:color="auto"/>
          </w:divBdr>
        </w:div>
        <w:div w:id="2088108585">
          <w:marLeft w:val="480"/>
          <w:marRight w:val="0"/>
          <w:marTop w:val="0"/>
          <w:marBottom w:val="0"/>
          <w:divBdr>
            <w:top w:val="none" w:sz="0" w:space="0" w:color="auto"/>
            <w:left w:val="none" w:sz="0" w:space="0" w:color="auto"/>
            <w:bottom w:val="none" w:sz="0" w:space="0" w:color="auto"/>
            <w:right w:val="none" w:sz="0" w:space="0" w:color="auto"/>
          </w:divBdr>
        </w:div>
        <w:div w:id="2092004626">
          <w:marLeft w:val="480"/>
          <w:marRight w:val="0"/>
          <w:marTop w:val="0"/>
          <w:marBottom w:val="0"/>
          <w:divBdr>
            <w:top w:val="none" w:sz="0" w:space="0" w:color="auto"/>
            <w:left w:val="none" w:sz="0" w:space="0" w:color="auto"/>
            <w:bottom w:val="none" w:sz="0" w:space="0" w:color="auto"/>
            <w:right w:val="none" w:sz="0" w:space="0" w:color="auto"/>
          </w:divBdr>
        </w:div>
        <w:div w:id="2118330819">
          <w:marLeft w:val="480"/>
          <w:marRight w:val="0"/>
          <w:marTop w:val="0"/>
          <w:marBottom w:val="0"/>
          <w:divBdr>
            <w:top w:val="none" w:sz="0" w:space="0" w:color="auto"/>
            <w:left w:val="none" w:sz="0" w:space="0" w:color="auto"/>
            <w:bottom w:val="none" w:sz="0" w:space="0" w:color="auto"/>
            <w:right w:val="none" w:sz="0" w:space="0" w:color="auto"/>
          </w:divBdr>
        </w:div>
        <w:div w:id="2133939957">
          <w:marLeft w:val="480"/>
          <w:marRight w:val="0"/>
          <w:marTop w:val="0"/>
          <w:marBottom w:val="0"/>
          <w:divBdr>
            <w:top w:val="none" w:sz="0" w:space="0" w:color="auto"/>
            <w:left w:val="none" w:sz="0" w:space="0" w:color="auto"/>
            <w:bottom w:val="none" w:sz="0" w:space="0" w:color="auto"/>
            <w:right w:val="none" w:sz="0" w:space="0" w:color="auto"/>
          </w:divBdr>
        </w:div>
      </w:divsChild>
    </w:div>
    <w:div w:id="1674382265">
      <w:bodyDiv w:val="1"/>
      <w:marLeft w:val="0"/>
      <w:marRight w:val="0"/>
      <w:marTop w:val="0"/>
      <w:marBottom w:val="0"/>
      <w:divBdr>
        <w:top w:val="none" w:sz="0" w:space="0" w:color="auto"/>
        <w:left w:val="none" w:sz="0" w:space="0" w:color="auto"/>
        <w:bottom w:val="none" w:sz="0" w:space="0" w:color="auto"/>
        <w:right w:val="none" w:sz="0" w:space="0" w:color="auto"/>
      </w:divBdr>
    </w:div>
    <w:div w:id="1675305378">
      <w:bodyDiv w:val="1"/>
      <w:marLeft w:val="0"/>
      <w:marRight w:val="0"/>
      <w:marTop w:val="0"/>
      <w:marBottom w:val="0"/>
      <w:divBdr>
        <w:top w:val="none" w:sz="0" w:space="0" w:color="auto"/>
        <w:left w:val="none" w:sz="0" w:space="0" w:color="auto"/>
        <w:bottom w:val="none" w:sz="0" w:space="0" w:color="auto"/>
        <w:right w:val="none" w:sz="0" w:space="0" w:color="auto"/>
      </w:divBdr>
    </w:div>
    <w:div w:id="1682317274">
      <w:bodyDiv w:val="1"/>
      <w:marLeft w:val="0"/>
      <w:marRight w:val="0"/>
      <w:marTop w:val="0"/>
      <w:marBottom w:val="0"/>
      <w:divBdr>
        <w:top w:val="none" w:sz="0" w:space="0" w:color="auto"/>
        <w:left w:val="none" w:sz="0" w:space="0" w:color="auto"/>
        <w:bottom w:val="none" w:sz="0" w:space="0" w:color="auto"/>
        <w:right w:val="none" w:sz="0" w:space="0" w:color="auto"/>
      </w:divBdr>
    </w:div>
    <w:div w:id="1683818305">
      <w:bodyDiv w:val="1"/>
      <w:marLeft w:val="0"/>
      <w:marRight w:val="0"/>
      <w:marTop w:val="0"/>
      <w:marBottom w:val="0"/>
      <w:divBdr>
        <w:top w:val="none" w:sz="0" w:space="0" w:color="auto"/>
        <w:left w:val="none" w:sz="0" w:space="0" w:color="auto"/>
        <w:bottom w:val="none" w:sz="0" w:space="0" w:color="auto"/>
        <w:right w:val="none" w:sz="0" w:space="0" w:color="auto"/>
      </w:divBdr>
      <w:divsChild>
        <w:div w:id="22096604">
          <w:marLeft w:val="480"/>
          <w:marRight w:val="0"/>
          <w:marTop w:val="0"/>
          <w:marBottom w:val="0"/>
          <w:divBdr>
            <w:top w:val="none" w:sz="0" w:space="0" w:color="auto"/>
            <w:left w:val="none" w:sz="0" w:space="0" w:color="auto"/>
            <w:bottom w:val="none" w:sz="0" w:space="0" w:color="auto"/>
            <w:right w:val="none" w:sz="0" w:space="0" w:color="auto"/>
          </w:divBdr>
        </w:div>
        <w:div w:id="24068361">
          <w:marLeft w:val="480"/>
          <w:marRight w:val="0"/>
          <w:marTop w:val="0"/>
          <w:marBottom w:val="0"/>
          <w:divBdr>
            <w:top w:val="none" w:sz="0" w:space="0" w:color="auto"/>
            <w:left w:val="none" w:sz="0" w:space="0" w:color="auto"/>
            <w:bottom w:val="none" w:sz="0" w:space="0" w:color="auto"/>
            <w:right w:val="none" w:sz="0" w:space="0" w:color="auto"/>
          </w:divBdr>
        </w:div>
        <w:div w:id="75632695">
          <w:marLeft w:val="480"/>
          <w:marRight w:val="0"/>
          <w:marTop w:val="0"/>
          <w:marBottom w:val="0"/>
          <w:divBdr>
            <w:top w:val="none" w:sz="0" w:space="0" w:color="auto"/>
            <w:left w:val="none" w:sz="0" w:space="0" w:color="auto"/>
            <w:bottom w:val="none" w:sz="0" w:space="0" w:color="auto"/>
            <w:right w:val="none" w:sz="0" w:space="0" w:color="auto"/>
          </w:divBdr>
        </w:div>
        <w:div w:id="143786999">
          <w:marLeft w:val="480"/>
          <w:marRight w:val="0"/>
          <w:marTop w:val="0"/>
          <w:marBottom w:val="0"/>
          <w:divBdr>
            <w:top w:val="none" w:sz="0" w:space="0" w:color="auto"/>
            <w:left w:val="none" w:sz="0" w:space="0" w:color="auto"/>
            <w:bottom w:val="none" w:sz="0" w:space="0" w:color="auto"/>
            <w:right w:val="none" w:sz="0" w:space="0" w:color="auto"/>
          </w:divBdr>
        </w:div>
        <w:div w:id="182284925">
          <w:marLeft w:val="480"/>
          <w:marRight w:val="0"/>
          <w:marTop w:val="0"/>
          <w:marBottom w:val="0"/>
          <w:divBdr>
            <w:top w:val="none" w:sz="0" w:space="0" w:color="auto"/>
            <w:left w:val="none" w:sz="0" w:space="0" w:color="auto"/>
            <w:bottom w:val="none" w:sz="0" w:space="0" w:color="auto"/>
            <w:right w:val="none" w:sz="0" w:space="0" w:color="auto"/>
          </w:divBdr>
        </w:div>
        <w:div w:id="201793114">
          <w:marLeft w:val="480"/>
          <w:marRight w:val="0"/>
          <w:marTop w:val="0"/>
          <w:marBottom w:val="0"/>
          <w:divBdr>
            <w:top w:val="none" w:sz="0" w:space="0" w:color="auto"/>
            <w:left w:val="none" w:sz="0" w:space="0" w:color="auto"/>
            <w:bottom w:val="none" w:sz="0" w:space="0" w:color="auto"/>
            <w:right w:val="none" w:sz="0" w:space="0" w:color="auto"/>
          </w:divBdr>
        </w:div>
        <w:div w:id="225459017">
          <w:marLeft w:val="480"/>
          <w:marRight w:val="0"/>
          <w:marTop w:val="0"/>
          <w:marBottom w:val="0"/>
          <w:divBdr>
            <w:top w:val="none" w:sz="0" w:space="0" w:color="auto"/>
            <w:left w:val="none" w:sz="0" w:space="0" w:color="auto"/>
            <w:bottom w:val="none" w:sz="0" w:space="0" w:color="auto"/>
            <w:right w:val="none" w:sz="0" w:space="0" w:color="auto"/>
          </w:divBdr>
        </w:div>
        <w:div w:id="309020940">
          <w:marLeft w:val="480"/>
          <w:marRight w:val="0"/>
          <w:marTop w:val="0"/>
          <w:marBottom w:val="0"/>
          <w:divBdr>
            <w:top w:val="none" w:sz="0" w:space="0" w:color="auto"/>
            <w:left w:val="none" w:sz="0" w:space="0" w:color="auto"/>
            <w:bottom w:val="none" w:sz="0" w:space="0" w:color="auto"/>
            <w:right w:val="none" w:sz="0" w:space="0" w:color="auto"/>
          </w:divBdr>
        </w:div>
        <w:div w:id="321928390">
          <w:marLeft w:val="480"/>
          <w:marRight w:val="0"/>
          <w:marTop w:val="0"/>
          <w:marBottom w:val="0"/>
          <w:divBdr>
            <w:top w:val="none" w:sz="0" w:space="0" w:color="auto"/>
            <w:left w:val="none" w:sz="0" w:space="0" w:color="auto"/>
            <w:bottom w:val="none" w:sz="0" w:space="0" w:color="auto"/>
            <w:right w:val="none" w:sz="0" w:space="0" w:color="auto"/>
          </w:divBdr>
        </w:div>
        <w:div w:id="363409410">
          <w:marLeft w:val="480"/>
          <w:marRight w:val="0"/>
          <w:marTop w:val="0"/>
          <w:marBottom w:val="0"/>
          <w:divBdr>
            <w:top w:val="none" w:sz="0" w:space="0" w:color="auto"/>
            <w:left w:val="none" w:sz="0" w:space="0" w:color="auto"/>
            <w:bottom w:val="none" w:sz="0" w:space="0" w:color="auto"/>
            <w:right w:val="none" w:sz="0" w:space="0" w:color="auto"/>
          </w:divBdr>
        </w:div>
        <w:div w:id="409275270">
          <w:marLeft w:val="480"/>
          <w:marRight w:val="0"/>
          <w:marTop w:val="0"/>
          <w:marBottom w:val="0"/>
          <w:divBdr>
            <w:top w:val="none" w:sz="0" w:space="0" w:color="auto"/>
            <w:left w:val="none" w:sz="0" w:space="0" w:color="auto"/>
            <w:bottom w:val="none" w:sz="0" w:space="0" w:color="auto"/>
            <w:right w:val="none" w:sz="0" w:space="0" w:color="auto"/>
          </w:divBdr>
        </w:div>
        <w:div w:id="412704623">
          <w:marLeft w:val="480"/>
          <w:marRight w:val="0"/>
          <w:marTop w:val="0"/>
          <w:marBottom w:val="0"/>
          <w:divBdr>
            <w:top w:val="none" w:sz="0" w:space="0" w:color="auto"/>
            <w:left w:val="none" w:sz="0" w:space="0" w:color="auto"/>
            <w:bottom w:val="none" w:sz="0" w:space="0" w:color="auto"/>
            <w:right w:val="none" w:sz="0" w:space="0" w:color="auto"/>
          </w:divBdr>
        </w:div>
        <w:div w:id="436601006">
          <w:marLeft w:val="480"/>
          <w:marRight w:val="0"/>
          <w:marTop w:val="0"/>
          <w:marBottom w:val="0"/>
          <w:divBdr>
            <w:top w:val="none" w:sz="0" w:space="0" w:color="auto"/>
            <w:left w:val="none" w:sz="0" w:space="0" w:color="auto"/>
            <w:bottom w:val="none" w:sz="0" w:space="0" w:color="auto"/>
            <w:right w:val="none" w:sz="0" w:space="0" w:color="auto"/>
          </w:divBdr>
        </w:div>
        <w:div w:id="439837549">
          <w:marLeft w:val="480"/>
          <w:marRight w:val="0"/>
          <w:marTop w:val="0"/>
          <w:marBottom w:val="0"/>
          <w:divBdr>
            <w:top w:val="none" w:sz="0" w:space="0" w:color="auto"/>
            <w:left w:val="none" w:sz="0" w:space="0" w:color="auto"/>
            <w:bottom w:val="none" w:sz="0" w:space="0" w:color="auto"/>
            <w:right w:val="none" w:sz="0" w:space="0" w:color="auto"/>
          </w:divBdr>
        </w:div>
        <w:div w:id="440616072">
          <w:marLeft w:val="480"/>
          <w:marRight w:val="0"/>
          <w:marTop w:val="0"/>
          <w:marBottom w:val="0"/>
          <w:divBdr>
            <w:top w:val="none" w:sz="0" w:space="0" w:color="auto"/>
            <w:left w:val="none" w:sz="0" w:space="0" w:color="auto"/>
            <w:bottom w:val="none" w:sz="0" w:space="0" w:color="auto"/>
            <w:right w:val="none" w:sz="0" w:space="0" w:color="auto"/>
          </w:divBdr>
        </w:div>
        <w:div w:id="462962967">
          <w:marLeft w:val="480"/>
          <w:marRight w:val="0"/>
          <w:marTop w:val="0"/>
          <w:marBottom w:val="0"/>
          <w:divBdr>
            <w:top w:val="none" w:sz="0" w:space="0" w:color="auto"/>
            <w:left w:val="none" w:sz="0" w:space="0" w:color="auto"/>
            <w:bottom w:val="none" w:sz="0" w:space="0" w:color="auto"/>
            <w:right w:val="none" w:sz="0" w:space="0" w:color="auto"/>
          </w:divBdr>
        </w:div>
        <w:div w:id="533082668">
          <w:marLeft w:val="480"/>
          <w:marRight w:val="0"/>
          <w:marTop w:val="0"/>
          <w:marBottom w:val="0"/>
          <w:divBdr>
            <w:top w:val="none" w:sz="0" w:space="0" w:color="auto"/>
            <w:left w:val="none" w:sz="0" w:space="0" w:color="auto"/>
            <w:bottom w:val="none" w:sz="0" w:space="0" w:color="auto"/>
            <w:right w:val="none" w:sz="0" w:space="0" w:color="auto"/>
          </w:divBdr>
        </w:div>
        <w:div w:id="570966130">
          <w:marLeft w:val="480"/>
          <w:marRight w:val="0"/>
          <w:marTop w:val="0"/>
          <w:marBottom w:val="0"/>
          <w:divBdr>
            <w:top w:val="none" w:sz="0" w:space="0" w:color="auto"/>
            <w:left w:val="none" w:sz="0" w:space="0" w:color="auto"/>
            <w:bottom w:val="none" w:sz="0" w:space="0" w:color="auto"/>
            <w:right w:val="none" w:sz="0" w:space="0" w:color="auto"/>
          </w:divBdr>
        </w:div>
        <w:div w:id="629475551">
          <w:marLeft w:val="480"/>
          <w:marRight w:val="0"/>
          <w:marTop w:val="0"/>
          <w:marBottom w:val="0"/>
          <w:divBdr>
            <w:top w:val="none" w:sz="0" w:space="0" w:color="auto"/>
            <w:left w:val="none" w:sz="0" w:space="0" w:color="auto"/>
            <w:bottom w:val="none" w:sz="0" w:space="0" w:color="auto"/>
            <w:right w:val="none" w:sz="0" w:space="0" w:color="auto"/>
          </w:divBdr>
        </w:div>
        <w:div w:id="646787858">
          <w:marLeft w:val="480"/>
          <w:marRight w:val="0"/>
          <w:marTop w:val="0"/>
          <w:marBottom w:val="0"/>
          <w:divBdr>
            <w:top w:val="none" w:sz="0" w:space="0" w:color="auto"/>
            <w:left w:val="none" w:sz="0" w:space="0" w:color="auto"/>
            <w:bottom w:val="none" w:sz="0" w:space="0" w:color="auto"/>
            <w:right w:val="none" w:sz="0" w:space="0" w:color="auto"/>
          </w:divBdr>
        </w:div>
        <w:div w:id="679161392">
          <w:marLeft w:val="480"/>
          <w:marRight w:val="0"/>
          <w:marTop w:val="0"/>
          <w:marBottom w:val="0"/>
          <w:divBdr>
            <w:top w:val="none" w:sz="0" w:space="0" w:color="auto"/>
            <w:left w:val="none" w:sz="0" w:space="0" w:color="auto"/>
            <w:bottom w:val="none" w:sz="0" w:space="0" w:color="auto"/>
            <w:right w:val="none" w:sz="0" w:space="0" w:color="auto"/>
          </w:divBdr>
        </w:div>
        <w:div w:id="688139426">
          <w:marLeft w:val="480"/>
          <w:marRight w:val="0"/>
          <w:marTop w:val="0"/>
          <w:marBottom w:val="0"/>
          <w:divBdr>
            <w:top w:val="none" w:sz="0" w:space="0" w:color="auto"/>
            <w:left w:val="none" w:sz="0" w:space="0" w:color="auto"/>
            <w:bottom w:val="none" w:sz="0" w:space="0" w:color="auto"/>
            <w:right w:val="none" w:sz="0" w:space="0" w:color="auto"/>
          </w:divBdr>
        </w:div>
        <w:div w:id="747921228">
          <w:marLeft w:val="480"/>
          <w:marRight w:val="0"/>
          <w:marTop w:val="0"/>
          <w:marBottom w:val="0"/>
          <w:divBdr>
            <w:top w:val="none" w:sz="0" w:space="0" w:color="auto"/>
            <w:left w:val="none" w:sz="0" w:space="0" w:color="auto"/>
            <w:bottom w:val="none" w:sz="0" w:space="0" w:color="auto"/>
            <w:right w:val="none" w:sz="0" w:space="0" w:color="auto"/>
          </w:divBdr>
        </w:div>
        <w:div w:id="759958091">
          <w:marLeft w:val="480"/>
          <w:marRight w:val="0"/>
          <w:marTop w:val="0"/>
          <w:marBottom w:val="0"/>
          <w:divBdr>
            <w:top w:val="none" w:sz="0" w:space="0" w:color="auto"/>
            <w:left w:val="none" w:sz="0" w:space="0" w:color="auto"/>
            <w:bottom w:val="none" w:sz="0" w:space="0" w:color="auto"/>
            <w:right w:val="none" w:sz="0" w:space="0" w:color="auto"/>
          </w:divBdr>
        </w:div>
        <w:div w:id="856692651">
          <w:marLeft w:val="480"/>
          <w:marRight w:val="0"/>
          <w:marTop w:val="0"/>
          <w:marBottom w:val="0"/>
          <w:divBdr>
            <w:top w:val="none" w:sz="0" w:space="0" w:color="auto"/>
            <w:left w:val="none" w:sz="0" w:space="0" w:color="auto"/>
            <w:bottom w:val="none" w:sz="0" w:space="0" w:color="auto"/>
            <w:right w:val="none" w:sz="0" w:space="0" w:color="auto"/>
          </w:divBdr>
        </w:div>
        <w:div w:id="976760179">
          <w:marLeft w:val="480"/>
          <w:marRight w:val="0"/>
          <w:marTop w:val="0"/>
          <w:marBottom w:val="0"/>
          <w:divBdr>
            <w:top w:val="none" w:sz="0" w:space="0" w:color="auto"/>
            <w:left w:val="none" w:sz="0" w:space="0" w:color="auto"/>
            <w:bottom w:val="none" w:sz="0" w:space="0" w:color="auto"/>
            <w:right w:val="none" w:sz="0" w:space="0" w:color="auto"/>
          </w:divBdr>
        </w:div>
        <w:div w:id="1018046404">
          <w:marLeft w:val="480"/>
          <w:marRight w:val="0"/>
          <w:marTop w:val="0"/>
          <w:marBottom w:val="0"/>
          <w:divBdr>
            <w:top w:val="none" w:sz="0" w:space="0" w:color="auto"/>
            <w:left w:val="none" w:sz="0" w:space="0" w:color="auto"/>
            <w:bottom w:val="none" w:sz="0" w:space="0" w:color="auto"/>
            <w:right w:val="none" w:sz="0" w:space="0" w:color="auto"/>
          </w:divBdr>
        </w:div>
        <w:div w:id="1019895988">
          <w:marLeft w:val="480"/>
          <w:marRight w:val="0"/>
          <w:marTop w:val="0"/>
          <w:marBottom w:val="0"/>
          <w:divBdr>
            <w:top w:val="none" w:sz="0" w:space="0" w:color="auto"/>
            <w:left w:val="none" w:sz="0" w:space="0" w:color="auto"/>
            <w:bottom w:val="none" w:sz="0" w:space="0" w:color="auto"/>
            <w:right w:val="none" w:sz="0" w:space="0" w:color="auto"/>
          </w:divBdr>
        </w:div>
        <w:div w:id="1073116371">
          <w:marLeft w:val="480"/>
          <w:marRight w:val="0"/>
          <w:marTop w:val="0"/>
          <w:marBottom w:val="0"/>
          <w:divBdr>
            <w:top w:val="none" w:sz="0" w:space="0" w:color="auto"/>
            <w:left w:val="none" w:sz="0" w:space="0" w:color="auto"/>
            <w:bottom w:val="none" w:sz="0" w:space="0" w:color="auto"/>
            <w:right w:val="none" w:sz="0" w:space="0" w:color="auto"/>
          </w:divBdr>
        </w:div>
        <w:div w:id="1145927980">
          <w:marLeft w:val="480"/>
          <w:marRight w:val="0"/>
          <w:marTop w:val="0"/>
          <w:marBottom w:val="0"/>
          <w:divBdr>
            <w:top w:val="none" w:sz="0" w:space="0" w:color="auto"/>
            <w:left w:val="none" w:sz="0" w:space="0" w:color="auto"/>
            <w:bottom w:val="none" w:sz="0" w:space="0" w:color="auto"/>
            <w:right w:val="none" w:sz="0" w:space="0" w:color="auto"/>
          </w:divBdr>
        </w:div>
        <w:div w:id="1146816324">
          <w:marLeft w:val="480"/>
          <w:marRight w:val="0"/>
          <w:marTop w:val="0"/>
          <w:marBottom w:val="0"/>
          <w:divBdr>
            <w:top w:val="none" w:sz="0" w:space="0" w:color="auto"/>
            <w:left w:val="none" w:sz="0" w:space="0" w:color="auto"/>
            <w:bottom w:val="none" w:sz="0" w:space="0" w:color="auto"/>
            <w:right w:val="none" w:sz="0" w:space="0" w:color="auto"/>
          </w:divBdr>
        </w:div>
        <w:div w:id="1185442882">
          <w:marLeft w:val="480"/>
          <w:marRight w:val="0"/>
          <w:marTop w:val="0"/>
          <w:marBottom w:val="0"/>
          <w:divBdr>
            <w:top w:val="none" w:sz="0" w:space="0" w:color="auto"/>
            <w:left w:val="none" w:sz="0" w:space="0" w:color="auto"/>
            <w:bottom w:val="none" w:sz="0" w:space="0" w:color="auto"/>
            <w:right w:val="none" w:sz="0" w:space="0" w:color="auto"/>
          </w:divBdr>
        </w:div>
        <w:div w:id="1188103936">
          <w:marLeft w:val="480"/>
          <w:marRight w:val="0"/>
          <w:marTop w:val="0"/>
          <w:marBottom w:val="0"/>
          <w:divBdr>
            <w:top w:val="none" w:sz="0" w:space="0" w:color="auto"/>
            <w:left w:val="none" w:sz="0" w:space="0" w:color="auto"/>
            <w:bottom w:val="none" w:sz="0" w:space="0" w:color="auto"/>
            <w:right w:val="none" w:sz="0" w:space="0" w:color="auto"/>
          </w:divBdr>
        </w:div>
        <w:div w:id="1204364184">
          <w:marLeft w:val="480"/>
          <w:marRight w:val="0"/>
          <w:marTop w:val="0"/>
          <w:marBottom w:val="0"/>
          <w:divBdr>
            <w:top w:val="none" w:sz="0" w:space="0" w:color="auto"/>
            <w:left w:val="none" w:sz="0" w:space="0" w:color="auto"/>
            <w:bottom w:val="none" w:sz="0" w:space="0" w:color="auto"/>
            <w:right w:val="none" w:sz="0" w:space="0" w:color="auto"/>
          </w:divBdr>
        </w:div>
        <w:div w:id="1225338287">
          <w:marLeft w:val="480"/>
          <w:marRight w:val="0"/>
          <w:marTop w:val="0"/>
          <w:marBottom w:val="0"/>
          <w:divBdr>
            <w:top w:val="none" w:sz="0" w:space="0" w:color="auto"/>
            <w:left w:val="none" w:sz="0" w:space="0" w:color="auto"/>
            <w:bottom w:val="none" w:sz="0" w:space="0" w:color="auto"/>
            <w:right w:val="none" w:sz="0" w:space="0" w:color="auto"/>
          </w:divBdr>
        </w:div>
        <w:div w:id="1305500740">
          <w:marLeft w:val="480"/>
          <w:marRight w:val="0"/>
          <w:marTop w:val="0"/>
          <w:marBottom w:val="0"/>
          <w:divBdr>
            <w:top w:val="none" w:sz="0" w:space="0" w:color="auto"/>
            <w:left w:val="none" w:sz="0" w:space="0" w:color="auto"/>
            <w:bottom w:val="none" w:sz="0" w:space="0" w:color="auto"/>
            <w:right w:val="none" w:sz="0" w:space="0" w:color="auto"/>
          </w:divBdr>
        </w:div>
        <w:div w:id="1329795611">
          <w:marLeft w:val="480"/>
          <w:marRight w:val="0"/>
          <w:marTop w:val="0"/>
          <w:marBottom w:val="0"/>
          <w:divBdr>
            <w:top w:val="none" w:sz="0" w:space="0" w:color="auto"/>
            <w:left w:val="none" w:sz="0" w:space="0" w:color="auto"/>
            <w:bottom w:val="none" w:sz="0" w:space="0" w:color="auto"/>
            <w:right w:val="none" w:sz="0" w:space="0" w:color="auto"/>
          </w:divBdr>
        </w:div>
        <w:div w:id="1364986601">
          <w:marLeft w:val="480"/>
          <w:marRight w:val="0"/>
          <w:marTop w:val="0"/>
          <w:marBottom w:val="0"/>
          <w:divBdr>
            <w:top w:val="none" w:sz="0" w:space="0" w:color="auto"/>
            <w:left w:val="none" w:sz="0" w:space="0" w:color="auto"/>
            <w:bottom w:val="none" w:sz="0" w:space="0" w:color="auto"/>
            <w:right w:val="none" w:sz="0" w:space="0" w:color="auto"/>
          </w:divBdr>
        </w:div>
        <w:div w:id="1376660344">
          <w:marLeft w:val="480"/>
          <w:marRight w:val="0"/>
          <w:marTop w:val="0"/>
          <w:marBottom w:val="0"/>
          <w:divBdr>
            <w:top w:val="none" w:sz="0" w:space="0" w:color="auto"/>
            <w:left w:val="none" w:sz="0" w:space="0" w:color="auto"/>
            <w:bottom w:val="none" w:sz="0" w:space="0" w:color="auto"/>
            <w:right w:val="none" w:sz="0" w:space="0" w:color="auto"/>
          </w:divBdr>
        </w:div>
        <w:div w:id="1476754948">
          <w:marLeft w:val="480"/>
          <w:marRight w:val="0"/>
          <w:marTop w:val="0"/>
          <w:marBottom w:val="0"/>
          <w:divBdr>
            <w:top w:val="none" w:sz="0" w:space="0" w:color="auto"/>
            <w:left w:val="none" w:sz="0" w:space="0" w:color="auto"/>
            <w:bottom w:val="none" w:sz="0" w:space="0" w:color="auto"/>
            <w:right w:val="none" w:sz="0" w:space="0" w:color="auto"/>
          </w:divBdr>
        </w:div>
        <w:div w:id="1534263630">
          <w:marLeft w:val="480"/>
          <w:marRight w:val="0"/>
          <w:marTop w:val="0"/>
          <w:marBottom w:val="0"/>
          <w:divBdr>
            <w:top w:val="none" w:sz="0" w:space="0" w:color="auto"/>
            <w:left w:val="none" w:sz="0" w:space="0" w:color="auto"/>
            <w:bottom w:val="none" w:sz="0" w:space="0" w:color="auto"/>
            <w:right w:val="none" w:sz="0" w:space="0" w:color="auto"/>
          </w:divBdr>
        </w:div>
        <w:div w:id="1545830290">
          <w:marLeft w:val="480"/>
          <w:marRight w:val="0"/>
          <w:marTop w:val="0"/>
          <w:marBottom w:val="0"/>
          <w:divBdr>
            <w:top w:val="none" w:sz="0" w:space="0" w:color="auto"/>
            <w:left w:val="none" w:sz="0" w:space="0" w:color="auto"/>
            <w:bottom w:val="none" w:sz="0" w:space="0" w:color="auto"/>
            <w:right w:val="none" w:sz="0" w:space="0" w:color="auto"/>
          </w:divBdr>
        </w:div>
        <w:div w:id="1547257763">
          <w:marLeft w:val="480"/>
          <w:marRight w:val="0"/>
          <w:marTop w:val="0"/>
          <w:marBottom w:val="0"/>
          <w:divBdr>
            <w:top w:val="none" w:sz="0" w:space="0" w:color="auto"/>
            <w:left w:val="none" w:sz="0" w:space="0" w:color="auto"/>
            <w:bottom w:val="none" w:sz="0" w:space="0" w:color="auto"/>
            <w:right w:val="none" w:sz="0" w:space="0" w:color="auto"/>
          </w:divBdr>
        </w:div>
        <w:div w:id="1729381295">
          <w:marLeft w:val="480"/>
          <w:marRight w:val="0"/>
          <w:marTop w:val="0"/>
          <w:marBottom w:val="0"/>
          <w:divBdr>
            <w:top w:val="none" w:sz="0" w:space="0" w:color="auto"/>
            <w:left w:val="none" w:sz="0" w:space="0" w:color="auto"/>
            <w:bottom w:val="none" w:sz="0" w:space="0" w:color="auto"/>
            <w:right w:val="none" w:sz="0" w:space="0" w:color="auto"/>
          </w:divBdr>
        </w:div>
        <w:div w:id="1820222533">
          <w:marLeft w:val="480"/>
          <w:marRight w:val="0"/>
          <w:marTop w:val="0"/>
          <w:marBottom w:val="0"/>
          <w:divBdr>
            <w:top w:val="none" w:sz="0" w:space="0" w:color="auto"/>
            <w:left w:val="none" w:sz="0" w:space="0" w:color="auto"/>
            <w:bottom w:val="none" w:sz="0" w:space="0" w:color="auto"/>
            <w:right w:val="none" w:sz="0" w:space="0" w:color="auto"/>
          </w:divBdr>
        </w:div>
        <w:div w:id="1823740009">
          <w:marLeft w:val="480"/>
          <w:marRight w:val="0"/>
          <w:marTop w:val="0"/>
          <w:marBottom w:val="0"/>
          <w:divBdr>
            <w:top w:val="none" w:sz="0" w:space="0" w:color="auto"/>
            <w:left w:val="none" w:sz="0" w:space="0" w:color="auto"/>
            <w:bottom w:val="none" w:sz="0" w:space="0" w:color="auto"/>
            <w:right w:val="none" w:sz="0" w:space="0" w:color="auto"/>
          </w:divBdr>
        </w:div>
        <w:div w:id="1873960918">
          <w:marLeft w:val="480"/>
          <w:marRight w:val="0"/>
          <w:marTop w:val="0"/>
          <w:marBottom w:val="0"/>
          <w:divBdr>
            <w:top w:val="none" w:sz="0" w:space="0" w:color="auto"/>
            <w:left w:val="none" w:sz="0" w:space="0" w:color="auto"/>
            <w:bottom w:val="none" w:sz="0" w:space="0" w:color="auto"/>
            <w:right w:val="none" w:sz="0" w:space="0" w:color="auto"/>
          </w:divBdr>
        </w:div>
        <w:div w:id="1939747875">
          <w:marLeft w:val="480"/>
          <w:marRight w:val="0"/>
          <w:marTop w:val="0"/>
          <w:marBottom w:val="0"/>
          <w:divBdr>
            <w:top w:val="none" w:sz="0" w:space="0" w:color="auto"/>
            <w:left w:val="none" w:sz="0" w:space="0" w:color="auto"/>
            <w:bottom w:val="none" w:sz="0" w:space="0" w:color="auto"/>
            <w:right w:val="none" w:sz="0" w:space="0" w:color="auto"/>
          </w:divBdr>
        </w:div>
        <w:div w:id="1943370848">
          <w:marLeft w:val="480"/>
          <w:marRight w:val="0"/>
          <w:marTop w:val="0"/>
          <w:marBottom w:val="0"/>
          <w:divBdr>
            <w:top w:val="none" w:sz="0" w:space="0" w:color="auto"/>
            <w:left w:val="none" w:sz="0" w:space="0" w:color="auto"/>
            <w:bottom w:val="none" w:sz="0" w:space="0" w:color="auto"/>
            <w:right w:val="none" w:sz="0" w:space="0" w:color="auto"/>
          </w:divBdr>
        </w:div>
        <w:div w:id="2112847072">
          <w:marLeft w:val="480"/>
          <w:marRight w:val="0"/>
          <w:marTop w:val="0"/>
          <w:marBottom w:val="0"/>
          <w:divBdr>
            <w:top w:val="none" w:sz="0" w:space="0" w:color="auto"/>
            <w:left w:val="none" w:sz="0" w:space="0" w:color="auto"/>
            <w:bottom w:val="none" w:sz="0" w:space="0" w:color="auto"/>
            <w:right w:val="none" w:sz="0" w:space="0" w:color="auto"/>
          </w:divBdr>
        </w:div>
        <w:div w:id="2127506986">
          <w:marLeft w:val="480"/>
          <w:marRight w:val="0"/>
          <w:marTop w:val="0"/>
          <w:marBottom w:val="0"/>
          <w:divBdr>
            <w:top w:val="none" w:sz="0" w:space="0" w:color="auto"/>
            <w:left w:val="none" w:sz="0" w:space="0" w:color="auto"/>
            <w:bottom w:val="none" w:sz="0" w:space="0" w:color="auto"/>
            <w:right w:val="none" w:sz="0" w:space="0" w:color="auto"/>
          </w:divBdr>
        </w:div>
      </w:divsChild>
    </w:div>
    <w:div w:id="1685208967">
      <w:bodyDiv w:val="1"/>
      <w:marLeft w:val="0"/>
      <w:marRight w:val="0"/>
      <w:marTop w:val="0"/>
      <w:marBottom w:val="0"/>
      <w:divBdr>
        <w:top w:val="none" w:sz="0" w:space="0" w:color="auto"/>
        <w:left w:val="none" w:sz="0" w:space="0" w:color="auto"/>
        <w:bottom w:val="none" w:sz="0" w:space="0" w:color="auto"/>
        <w:right w:val="none" w:sz="0" w:space="0" w:color="auto"/>
      </w:divBdr>
    </w:div>
    <w:div w:id="1686975435">
      <w:bodyDiv w:val="1"/>
      <w:marLeft w:val="0"/>
      <w:marRight w:val="0"/>
      <w:marTop w:val="0"/>
      <w:marBottom w:val="0"/>
      <w:divBdr>
        <w:top w:val="none" w:sz="0" w:space="0" w:color="auto"/>
        <w:left w:val="none" w:sz="0" w:space="0" w:color="auto"/>
        <w:bottom w:val="none" w:sz="0" w:space="0" w:color="auto"/>
        <w:right w:val="none" w:sz="0" w:space="0" w:color="auto"/>
      </w:divBdr>
    </w:div>
    <w:div w:id="1689601538">
      <w:bodyDiv w:val="1"/>
      <w:marLeft w:val="0"/>
      <w:marRight w:val="0"/>
      <w:marTop w:val="0"/>
      <w:marBottom w:val="0"/>
      <w:divBdr>
        <w:top w:val="none" w:sz="0" w:space="0" w:color="auto"/>
        <w:left w:val="none" w:sz="0" w:space="0" w:color="auto"/>
        <w:bottom w:val="none" w:sz="0" w:space="0" w:color="auto"/>
        <w:right w:val="none" w:sz="0" w:space="0" w:color="auto"/>
      </w:divBdr>
    </w:div>
    <w:div w:id="1690062586">
      <w:bodyDiv w:val="1"/>
      <w:marLeft w:val="0"/>
      <w:marRight w:val="0"/>
      <w:marTop w:val="0"/>
      <w:marBottom w:val="0"/>
      <w:divBdr>
        <w:top w:val="none" w:sz="0" w:space="0" w:color="auto"/>
        <w:left w:val="none" w:sz="0" w:space="0" w:color="auto"/>
        <w:bottom w:val="none" w:sz="0" w:space="0" w:color="auto"/>
        <w:right w:val="none" w:sz="0" w:space="0" w:color="auto"/>
      </w:divBdr>
      <w:divsChild>
        <w:div w:id="110173289">
          <w:marLeft w:val="480"/>
          <w:marRight w:val="0"/>
          <w:marTop w:val="0"/>
          <w:marBottom w:val="0"/>
          <w:divBdr>
            <w:top w:val="none" w:sz="0" w:space="0" w:color="auto"/>
            <w:left w:val="none" w:sz="0" w:space="0" w:color="auto"/>
            <w:bottom w:val="none" w:sz="0" w:space="0" w:color="auto"/>
            <w:right w:val="none" w:sz="0" w:space="0" w:color="auto"/>
          </w:divBdr>
        </w:div>
        <w:div w:id="286813608">
          <w:marLeft w:val="480"/>
          <w:marRight w:val="0"/>
          <w:marTop w:val="0"/>
          <w:marBottom w:val="0"/>
          <w:divBdr>
            <w:top w:val="none" w:sz="0" w:space="0" w:color="auto"/>
            <w:left w:val="none" w:sz="0" w:space="0" w:color="auto"/>
            <w:bottom w:val="none" w:sz="0" w:space="0" w:color="auto"/>
            <w:right w:val="none" w:sz="0" w:space="0" w:color="auto"/>
          </w:divBdr>
        </w:div>
        <w:div w:id="338392288">
          <w:marLeft w:val="480"/>
          <w:marRight w:val="0"/>
          <w:marTop w:val="0"/>
          <w:marBottom w:val="0"/>
          <w:divBdr>
            <w:top w:val="none" w:sz="0" w:space="0" w:color="auto"/>
            <w:left w:val="none" w:sz="0" w:space="0" w:color="auto"/>
            <w:bottom w:val="none" w:sz="0" w:space="0" w:color="auto"/>
            <w:right w:val="none" w:sz="0" w:space="0" w:color="auto"/>
          </w:divBdr>
        </w:div>
        <w:div w:id="415244769">
          <w:marLeft w:val="480"/>
          <w:marRight w:val="0"/>
          <w:marTop w:val="0"/>
          <w:marBottom w:val="0"/>
          <w:divBdr>
            <w:top w:val="none" w:sz="0" w:space="0" w:color="auto"/>
            <w:left w:val="none" w:sz="0" w:space="0" w:color="auto"/>
            <w:bottom w:val="none" w:sz="0" w:space="0" w:color="auto"/>
            <w:right w:val="none" w:sz="0" w:space="0" w:color="auto"/>
          </w:divBdr>
        </w:div>
        <w:div w:id="496382676">
          <w:marLeft w:val="480"/>
          <w:marRight w:val="0"/>
          <w:marTop w:val="0"/>
          <w:marBottom w:val="0"/>
          <w:divBdr>
            <w:top w:val="none" w:sz="0" w:space="0" w:color="auto"/>
            <w:left w:val="none" w:sz="0" w:space="0" w:color="auto"/>
            <w:bottom w:val="none" w:sz="0" w:space="0" w:color="auto"/>
            <w:right w:val="none" w:sz="0" w:space="0" w:color="auto"/>
          </w:divBdr>
        </w:div>
        <w:div w:id="519516746">
          <w:marLeft w:val="480"/>
          <w:marRight w:val="0"/>
          <w:marTop w:val="0"/>
          <w:marBottom w:val="0"/>
          <w:divBdr>
            <w:top w:val="none" w:sz="0" w:space="0" w:color="auto"/>
            <w:left w:val="none" w:sz="0" w:space="0" w:color="auto"/>
            <w:bottom w:val="none" w:sz="0" w:space="0" w:color="auto"/>
            <w:right w:val="none" w:sz="0" w:space="0" w:color="auto"/>
          </w:divBdr>
        </w:div>
        <w:div w:id="664212574">
          <w:marLeft w:val="480"/>
          <w:marRight w:val="0"/>
          <w:marTop w:val="0"/>
          <w:marBottom w:val="0"/>
          <w:divBdr>
            <w:top w:val="none" w:sz="0" w:space="0" w:color="auto"/>
            <w:left w:val="none" w:sz="0" w:space="0" w:color="auto"/>
            <w:bottom w:val="none" w:sz="0" w:space="0" w:color="auto"/>
            <w:right w:val="none" w:sz="0" w:space="0" w:color="auto"/>
          </w:divBdr>
        </w:div>
        <w:div w:id="691761581">
          <w:marLeft w:val="480"/>
          <w:marRight w:val="0"/>
          <w:marTop w:val="0"/>
          <w:marBottom w:val="0"/>
          <w:divBdr>
            <w:top w:val="none" w:sz="0" w:space="0" w:color="auto"/>
            <w:left w:val="none" w:sz="0" w:space="0" w:color="auto"/>
            <w:bottom w:val="none" w:sz="0" w:space="0" w:color="auto"/>
            <w:right w:val="none" w:sz="0" w:space="0" w:color="auto"/>
          </w:divBdr>
        </w:div>
        <w:div w:id="736324540">
          <w:marLeft w:val="480"/>
          <w:marRight w:val="0"/>
          <w:marTop w:val="0"/>
          <w:marBottom w:val="0"/>
          <w:divBdr>
            <w:top w:val="none" w:sz="0" w:space="0" w:color="auto"/>
            <w:left w:val="none" w:sz="0" w:space="0" w:color="auto"/>
            <w:bottom w:val="none" w:sz="0" w:space="0" w:color="auto"/>
            <w:right w:val="none" w:sz="0" w:space="0" w:color="auto"/>
          </w:divBdr>
        </w:div>
        <w:div w:id="743070547">
          <w:marLeft w:val="480"/>
          <w:marRight w:val="0"/>
          <w:marTop w:val="0"/>
          <w:marBottom w:val="0"/>
          <w:divBdr>
            <w:top w:val="none" w:sz="0" w:space="0" w:color="auto"/>
            <w:left w:val="none" w:sz="0" w:space="0" w:color="auto"/>
            <w:bottom w:val="none" w:sz="0" w:space="0" w:color="auto"/>
            <w:right w:val="none" w:sz="0" w:space="0" w:color="auto"/>
          </w:divBdr>
        </w:div>
        <w:div w:id="766803457">
          <w:marLeft w:val="480"/>
          <w:marRight w:val="0"/>
          <w:marTop w:val="0"/>
          <w:marBottom w:val="0"/>
          <w:divBdr>
            <w:top w:val="none" w:sz="0" w:space="0" w:color="auto"/>
            <w:left w:val="none" w:sz="0" w:space="0" w:color="auto"/>
            <w:bottom w:val="none" w:sz="0" w:space="0" w:color="auto"/>
            <w:right w:val="none" w:sz="0" w:space="0" w:color="auto"/>
          </w:divBdr>
        </w:div>
        <w:div w:id="808863748">
          <w:marLeft w:val="480"/>
          <w:marRight w:val="0"/>
          <w:marTop w:val="0"/>
          <w:marBottom w:val="0"/>
          <w:divBdr>
            <w:top w:val="none" w:sz="0" w:space="0" w:color="auto"/>
            <w:left w:val="none" w:sz="0" w:space="0" w:color="auto"/>
            <w:bottom w:val="none" w:sz="0" w:space="0" w:color="auto"/>
            <w:right w:val="none" w:sz="0" w:space="0" w:color="auto"/>
          </w:divBdr>
        </w:div>
        <w:div w:id="827399921">
          <w:marLeft w:val="480"/>
          <w:marRight w:val="0"/>
          <w:marTop w:val="0"/>
          <w:marBottom w:val="0"/>
          <w:divBdr>
            <w:top w:val="none" w:sz="0" w:space="0" w:color="auto"/>
            <w:left w:val="none" w:sz="0" w:space="0" w:color="auto"/>
            <w:bottom w:val="none" w:sz="0" w:space="0" w:color="auto"/>
            <w:right w:val="none" w:sz="0" w:space="0" w:color="auto"/>
          </w:divBdr>
        </w:div>
        <w:div w:id="841550701">
          <w:marLeft w:val="480"/>
          <w:marRight w:val="0"/>
          <w:marTop w:val="0"/>
          <w:marBottom w:val="0"/>
          <w:divBdr>
            <w:top w:val="none" w:sz="0" w:space="0" w:color="auto"/>
            <w:left w:val="none" w:sz="0" w:space="0" w:color="auto"/>
            <w:bottom w:val="none" w:sz="0" w:space="0" w:color="auto"/>
            <w:right w:val="none" w:sz="0" w:space="0" w:color="auto"/>
          </w:divBdr>
        </w:div>
        <w:div w:id="879392890">
          <w:marLeft w:val="480"/>
          <w:marRight w:val="0"/>
          <w:marTop w:val="0"/>
          <w:marBottom w:val="0"/>
          <w:divBdr>
            <w:top w:val="none" w:sz="0" w:space="0" w:color="auto"/>
            <w:left w:val="none" w:sz="0" w:space="0" w:color="auto"/>
            <w:bottom w:val="none" w:sz="0" w:space="0" w:color="auto"/>
            <w:right w:val="none" w:sz="0" w:space="0" w:color="auto"/>
          </w:divBdr>
        </w:div>
        <w:div w:id="1094785615">
          <w:marLeft w:val="480"/>
          <w:marRight w:val="0"/>
          <w:marTop w:val="0"/>
          <w:marBottom w:val="0"/>
          <w:divBdr>
            <w:top w:val="none" w:sz="0" w:space="0" w:color="auto"/>
            <w:left w:val="none" w:sz="0" w:space="0" w:color="auto"/>
            <w:bottom w:val="none" w:sz="0" w:space="0" w:color="auto"/>
            <w:right w:val="none" w:sz="0" w:space="0" w:color="auto"/>
          </w:divBdr>
        </w:div>
        <w:div w:id="1126463856">
          <w:marLeft w:val="480"/>
          <w:marRight w:val="0"/>
          <w:marTop w:val="0"/>
          <w:marBottom w:val="0"/>
          <w:divBdr>
            <w:top w:val="none" w:sz="0" w:space="0" w:color="auto"/>
            <w:left w:val="none" w:sz="0" w:space="0" w:color="auto"/>
            <w:bottom w:val="none" w:sz="0" w:space="0" w:color="auto"/>
            <w:right w:val="none" w:sz="0" w:space="0" w:color="auto"/>
          </w:divBdr>
        </w:div>
        <w:div w:id="1136138998">
          <w:marLeft w:val="480"/>
          <w:marRight w:val="0"/>
          <w:marTop w:val="0"/>
          <w:marBottom w:val="0"/>
          <w:divBdr>
            <w:top w:val="none" w:sz="0" w:space="0" w:color="auto"/>
            <w:left w:val="none" w:sz="0" w:space="0" w:color="auto"/>
            <w:bottom w:val="none" w:sz="0" w:space="0" w:color="auto"/>
            <w:right w:val="none" w:sz="0" w:space="0" w:color="auto"/>
          </w:divBdr>
        </w:div>
        <w:div w:id="1157503093">
          <w:marLeft w:val="480"/>
          <w:marRight w:val="0"/>
          <w:marTop w:val="0"/>
          <w:marBottom w:val="0"/>
          <w:divBdr>
            <w:top w:val="none" w:sz="0" w:space="0" w:color="auto"/>
            <w:left w:val="none" w:sz="0" w:space="0" w:color="auto"/>
            <w:bottom w:val="none" w:sz="0" w:space="0" w:color="auto"/>
            <w:right w:val="none" w:sz="0" w:space="0" w:color="auto"/>
          </w:divBdr>
        </w:div>
        <w:div w:id="1222249885">
          <w:marLeft w:val="480"/>
          <w:marRight w:val="0"/>
          <w:marTop w:val="0"/>
          <w:marBottom w:val="0"/>
          <w:divBdr>
            <w:top w:val="none" w:sz="0" w:space="0" w:color="auto"/>
            <w:left w:val="none" w:sz="0" w:space="0" w:color="auto"/>
            <w:bottom w:val="none" w:sz="0" w:space="0" w:color="auto"/>
            <w:right w:val="none" w:sz="0" w:space="0" w:color="auto"/>
          </w:divBdr>
        </w:div>
        <w:div w:id="1298027801">
          <w:marLeft w:val="480"/>
          <w:marRight w:val="0"/>
          <w:marTop w:val="0"/>
          <w:marBottom w:val="0"/>
          <w:divBdr>
            <w:top w:val="none" w:sz="0" w:space="0" w:color="auto"/>
            <w:left w:val="none" w:sz="0" w:space="0" w:color="auto"/>
            <w:bottom w:val="none" w:sz="0" w:space="0" w:color="auto"/>
            <w:right w:val="none" w:sz="0" w:space="0" w:color="auto"/>
          </w:divBdr>
        </w:div>
        <w:div w:id="1342783227">
          <w:marLeft w:val="480"/>
          <w:marRight w:val="0"/>
          <w:marTop w:val="0"/>
          <w:marBottom w:val="0"/>
          <w:divBdr>
            <w:top w:val="none" w:sz="0" w:space="0" w:color="auto"/>
            <w:left w:val="none" w:sz="0" w:space="0" w:color="auto"/>
            <w:bottom w:val="none" w:sz="0" w:space="0" w:color="auto"/>
            <w:right w:val="none" w:sz="0" w:space="0" w:color="auto"/>
          </w:divBdr>
        </w:div>
        <w:div w:id="1351295170">
          <w:marLeft w:val="480"/>
          <w:marRight w:val="0"/>
          <w:marTop w:val="0"/>
          <w:marBottom w:val="0"/>
          <w:divBdr>
            <w:top w:val="none" w:sz="0" w:space="0" w:color="auto"/>
            <w:left w:val="none" w:sz="0" w:space="0" w:color="auto"/>
            <w:bottom w:val="none" w:sz="0" w:space="0" w:color="auto"/>
            <w:right w:val="none" w:sz="0" w:space="0" w:color="auto"/>
          </w:divBdr>
        </w:div>
        <w:div w:id="1352030468">
          <w:marLeft w:val="480"/>
          <w:marRight w:val="0"/>
          <w:marTop w:val="0"/>
          <w:marBottom w:val="0"/>
          <w:divBdr>
            <w:top w:val="none" w:sz="0" w:space="0" w:color="auto"/>
            <w:left w:val="none" w:sz="0" w:space="0" w:color="auto"/>
            <w:bottom w:val="none" w:sz="0" w:space="0" w:color="auto"/>
            <w:right w:val="none" w:sz="0" w:space="0" w:color="auto"/>
          </w:divBdr>
        </w:div>
        <w:div w:id="1382096272">
          <w:marLeft w:val="480"/>
          <w:marRight w:val="0"/>
          <w:marTop w:val="0"/>
          <w:marBottom w:val="0"/>
          <w:divBdr>
            <w:top w:val="none" w:sz="0" w:space="0" w:color="auto"/>
            <w:left w:val="none" w:sz="0" w:space="0" w:color="auto"/>
            <w:bottom w:val="none" w:sz="0" w:space="0" w:color="auto"/>
            <w:right w:val="none" w:sz="0" w:space="0" w:color="auto"/>
          </w:divBdr>
        </w:div>
        <w:div w:id="1450466468">
          <w:marLeft w:val="480"/>
          <w:marRight w:val="0"/>
          <w:marTop w:val="0"/>
          <w:marBottom w:val="0"/>
          <w:divBdr>
            <w:top w:val="none" w:sz="0" w:space="0" w:color="auto"/>
            <w:left w:val="none" w:sz="0" w:space="0" w:color="auto"/>
            <w:bottom w:val="none" w:sz="0" w:space="0" w:color="auto"/>
            <w:right w:val="none" w:sz="0" w:space="0" w:color="auto"/>
          </w:divBdr>
        </w:div>
        <w:div w:id="1460997671">
          <w:marLeft w:val="480"/>
          <w:marRight w:val="0"/>
          <w:marTop w:val="0"/>
          <w:marBottom w:val="0"/>
          <w:divBdr>
            <w:top w:val="none" w:sz="0" w:space="0" w:color="auto"/>
            <w:left w:val="none" w:sz="0" w:space="0" w:color="auto"/>
            <w:bottom w:val="none" w:sz="0" w:space="0" w:color="auto"/>
            <w:right w:val="none" w:sz="0" w:space="0" w:color="auto"/>
          </w:divBdr>
        </w:div>
        <w:div w:id="1485119805">
          <w:marLeft w:val="480"/>
          <w:marRight w:val="0"/>
          <w:marTop w:val="0"/>
          <w:marBottom w:val="0"/>
          <w:divBdr>
            <w:top w:val="none" w:sz="0" w:space="0" w:color="auto"/>
            <w:left w:val="none" w:sz="0" w:space="0" w:color="auto"/>
            <w:bottom w:val="none" w:sz="0" w:space="0" w:color="auto"/>
            <w:right w:val="none" w:sz="0" w:space="0" w:color="auto"/>
          </w:divBdr>
        </w:div>
        <w:div w:id="1550073486">
          <w:marLeft w:val="480"/>
          <w:marRight w:val="0"/>
          <w:marTop w:val="0"/>
          <w:marBottom w:val="0"/>
          <w:divBdr>
            <w:top w:val="none" w:sz="0" w:space="0" w:color="auto"/>
            <w:left w:val="none" w:sz="0" w:space="0" w:color="auto"/>
            <w:bottom w:val="none" w:sz="0" w:space="0" w:color="auto"/>
            <w:right w:val="none" w:sz="0" w:space="0" w:color="auto"/>
          </w:divBdr>
        </w:div>
        <w:div w:id="1564292937">
          <w:marLeft w:val="480"/>
          <w:marRight w:val="0"/>
          <w:marTop w:val="0"/>
          <w:marBottom w:val="0"/>
          <w:divBdr>
            <w:top w:val="none" w:sz="0" w:space="0" w:color="auto"/>
            <w:left w:val="none" w:sz="0" w:space="0" w:color="auto"/>
            <w:bottom w:val="none" w:sz="0" w:space="0" w:color="auto"/>
            <w:right w:val="none" w:sz="0" w:space="0" w:color="auto"/>
          </w:divBdr>
        </w:div>
        <w:div w:id="1603297667">
          <w:marLeft w:val="480"/>
          <w:marRight w:val="0"/>
          <w:marTop w:val="0"/>
          <w:marBottom w:val="0"/>
          <w:divBdr>
            <w:top w:val="none" w:sz="0" w:space="0" w:color="auto"/>
            <w:left w:val="none" w:sz="0" w:space="0" w:color="auto"/>
            <w:bottom w:val="none" w:sz="0" w:space="0" w:color="auto"/>
            <w:right w:val="none" w:sz="0" w:space="0" w:color="auto"/>
          </w:divBdr>
        </w:div>
        <w:div w:id="1674456084">
          <w:marLeft w:val="480"/>
          <w:marRight w:val="0"/>
          <w:marTop w:val="0"/>
          <w:marBottom w:val="0"/>
          <w:divBdr>
            <w:top w:val="none" w:sz="0" w:space="0" w:color="auto"/>
            <w:left w:val="none" w:sz="0" w:space="0" w:color="auto"/>
            <w:bottom w:val="none" w:sz="0" w:space="0" w:color="auto"/>
            <w:right w:val="none" w:sz="0" w:space="0" w:color="auto"/>
          </w:divBdr>
        </w:div>
        <w:div w:id="1766685677">
          <w:marLeft w:val="480"/>
          <w:marRight w:val="0"/>
          <w:marTop w:val="0"/>
          <w:marBottom w:val="0"/>
          <w:divBdr>
            <w:top w:val="none" w:sz="0" w:space="0" w:color="auto"/>
            <w:left w:val="none" w:sz="0" w:space="0" w:color="auto"/>
            <w:bottom w:val="none" w:sz="0" w:space="0" w:color="auto"/>
            <w:right w:val="none" w:sz="0" w:space="0" w:color="auto"/>
          </w:divBdr>
        </w:div>
        <w:div w:id="1767339412">
          <w:marLeft w:val="480"/>
          <w:marRight w:val="0"/>
          <w:marTop w:val="0"/>
          <w:marBottom w:val="0"/>
          <w:divBdr>
            <w:top w:val="none" w:sz="0" w:space="0" w:color="auto"/>
            <w:left w:val="none" w:sz="0" w:space="0" w:color="auto"/>
            <w:bottom w:val="none" w:sz="0" w:space="0" w:color="auto"/>
            <w:right w:val="none" w:sz="0" w:space="0" w:color="auto"/>
          </w:divBdr>
        </w:div>
        <w:div w:id="1797600194">
          <w:marLeft w:val="480"/>
          <w:marRight w:val="0"/>
          <w:marTop w:val="0"/>
          <w:marBottom w:val="0"/>
          <w:divBdr>
            <w:top w:val="none" w:sz="0" w:space="0" w:color="auto"/>
            <w:left w:val="none" w:sz="0" w:space="0" w:color="auto"/>
            <w:bottom w:val="none" w:sz="0" w:space="0" w:color="auto"/>
            <w:right w:val="none" w:sz="0" w:space="0" w:color="auto"/>
          </w:divBdr>
        </w:div>
        <w:div w:id="1811750115">
          <w:marLeft w:val="480"/>
          <w:marRight w:val="0"/>
          <w:marTop w:val="0"/>
          <w:marBottom w:val="0"/>
          <w:divBdr>
            <w:top w:val="none" w:sz="0" w:space="0" w:color="auto"/>
            <w:left w:val="none" w:sz="0" w:space="0" w:color="auto"/>
            <w:bottom w:val="none" w:sz="0" w:space="0" w:color="auto"/>
            <w:right w:val="none" w:sz="0" w:space="0" w:color="auto"/>
          </w:divBdr>
        </w:div>
        <w:div w:id="1841197240">
          <w:marLeft w:val="480"/>
          <w:marRight w:val="0"/>
          <w:marTop w:val="0"/>
          <w:marBottom w:val="0"/>
          <w:divBdr>
            <w:top w:val="none" w:sz="0" w:space="0" w:color="auto"/>
            <w:left w:val="none" w:sz="0" w:space="0" w:color="auto"/>
            <w:bottom w:val="none" w:sz="0" w:space="0" w:color="auto"/>
            <w:right w:val="none" w:sz="0" w:space="0" w:color="auto"/>
          </w:divBdr>
        </w:div>
        <w:div w:id="1860200315">
          <w:marLeft w:val="480"/>
          <w:marRight w:val="0"/>
          <w:marTop w:val="0"/>
          <w:marBottom w:val="0"/>
          <w:divBdr>
            <w:top w:val="none" w:sz="0" w:space="0" w:color="auto"/>
            <w:left w:val="none" w:sz="0" w:space="0" w:color="auto"/>
            <w:bottom w:val="none" w:sz="0" w:space="0" w:color="auto"/>
            <w:right w:val="none" w:sz="0" w:space="0" w:color="auto"/>
          </w:divBdr>
        </w:div>
        <w:div w:id="1873302552">
          <w:marLeft w:val="480"/>
          <w:marRight w:val="0"/>
          <w:marTop w:val="0"/>
          <w:marBottom w:val="0"/>
          <w:divBdr>
            <w:top w:val="none" w:sz="0" w:space="0" w:color="auto"/>
            <w:left w:val="none" w:sz="0" w:space="0" w:color="auto"/>
            <w:bottom w:val="none" w:sz="0" w:space="0" w:color="auto"/>
            <w:right w:val="none" w:sz="0" w:space="0" w:color="auto"/>
          </w:divBdr>
        </w:div>
        <w:div w:id="1902476983">
          <w:marLeft w:val="480"/>
          <w:marRight w:val="0"/>
          <w:marTop w:val="0"/>
          <w:marBottom w:val="0"/>
          <w:divBdr>
            <w:top w:val="none" w:sz="0" w:space="0" w:color="auto"/>
            <w:left w:val="none" w:sz="0" w:space="0" w:color="auto"/>
            <w:bottom w:val="none" w:sz="0" w:space="0" w:color="auto"/>
            <w:right w:val="none" w:sz="0" w:space="0" w:color="auto"/>
          </w:divBdr>
        </w:div>
        <w:div w:id="1906840020">
          <w:marLeft w:val="480"/>
          <w:marRight w:val="0"/>
          <w:marTop w:val="0"/>
          <w:marBottom w:val="0"/>
          <w:divBdr>
            <w:top w:val="none" w:sz="0" w:space="0" w:color="auto"/>
            <w:left w:val="none" w:sz="0" w:space="0" w:color="auto"/>
            <w:bottom w:val="none" w:sz="0" w:space="0" w:color="auto"/>
            <w:right w:val="none" w:sz="0" w:space="0" w:color="auto"/>
          </w:divBdr>
        </w:div>
        <w:div w:id="1908417551">
          <w:marLeft w:val="480"/>
          <w:marRight w:val="0"/>
          <w:marTop w:val="0"/>
          <w:marBottom w:val="0"/>
          <w:divBdr>
            <w:top w:val="none" w:sz="0" w:space="0" w:color="auto"/>
            <w:left w:val="none" w:sz="0" w:space="0" w:color="auto"/>
            <w:bottom w:val="none" w:sz="0" w:space="0" w:color="auto"/>
            <w:right w:val="none" w:sz="0" w:space="0" w:color="auto"/>
          </w:divBdr>
        </w:div>
        <w:div w:id="1925407501">
          <w:marLeft w:val="480"/>
          <w:marRight w:val="0"/>
          <w:marTop w:val="0"/>
          <w:marBottom w:val="0"/>
          <w:divBdr>
            <w:top w:val="none" w:sz="0" w:space="0" w:color="auto"/>
            <w:left w:val="none" w:sz="0" w:space="0" w:color="auto"/>
            <w:bottom w:val="none" w:sz="0" w:space="0" w:color="auto"/>
            <w:right w:val="none" w:sz="0" w:space="0" w:color="auto"/>
          </w:divBdr>
        </w:div>
        <w:div w:id="1953438260">
          <w:marLeft w:val="480"/>
          <w:marRight w:val="0"/>
          <w:marTop w:val="0"/>
          <w:marBottom w:val="0"/>
          <w:divBdr>
            <w:top w:val="none" w:sz="0" w:space="0" w:color="auto"/>
            <w:left w:val="none" w:sz="0" w:space="0" w:color="auto"/>
            <w:bottom w:val="none" w:sz="0" w:space="0" w:color="auto"/>
            <w:right w:val="none" w:sz="0" w:space="0" w:color="auto"/>
          </w:divBdr>
        </w:div>
        <w:div w:id="1993215243">
          <w:marLeft w:val="480"/>
          <w:marRight w:val="0"/>
          <w:marTop w:val="0"/>
          <w:marBottom w:val="0"/>
          <w:divBdr>
            <w:top w:val="none" w:sz="0" w:space="0" w:color="auto"/>
            <w:left w:val="none" w:sz="0" w:space="0" w:color="auto"/>
            <w:bottom w:val="none" w:sz="0" w:space="0" w:color="auto"/>
            <w:right w:val="none" w:sz="0" w:space="0" w:color="auto"/>
          </w:divBdr>
        </w:div>
        <w:div w:id="2015112224">
          <w:marLeft w:val="480"/>
          <w:marRight w:val="0"/>
          <w:marTop w:val="0"/>
          <w:marBottom w:val="0"/>
          <w:divBdr>
            <w:top w:val="none" w:sz="0" w:space="0" w:color="auto"/>
            <w:left w:val="none" w:sz="0" w:space="0" w:color="auto"/>
            <w:bottom w:val="none" w:sz="0" w:space="0" w:color="auto"/>
            <w:right w:val="none" w:sz="0" w:space="0" w:color="auto"/>
          </w:divBdr>
        </w:div>
        <w:div w:id="2094619129">
          <w:marLeft w:val="480"/>
          <w:marRight w:val="0"/>
          <w:marTop w:val="0"/>
          <w:marBottom w:val="0"/>
          <w:divBdr>
            <w:top w:val="none" w:sz="0" w:space="0" w:color="auto"/>
            <w:left w:val="none" w:sz="0" w:space="0" w:color="auto"/>
            <w:bottom w:val="none" w:sz="0" w:space="0" w:color="auto"/>
            <w:right w:val="none" w:sz="0" w:space="0" w:color="auto"/>
          </w:divBdr>
        </w:div>
        <w:div w:id="2106681105">
          <w:marLeft w:val="480"/>
          <w:marRight w:val="0"/>
          <w:marTop w:val="0"/>
          <w:marBottom w:val="0"/>
          <w:divBdr>
            <w:top w:val="none" w:sz="0" w:space="0" w:color="auto"/>
            <w:left w:val="none" w:sz="0" w:space="0" w:color="auto"/>
            <w:bottom w:val="none" w:sz="0" w:space="0" w:color="auto"/>
            <w:right w:val="none" w:sz="0" w:space="0" w:color="auto"/>
          </w:divBdr>
        </w:div>
        <w:div w:id="2145733984">
          <w:marLeft w:val="480"/>
          <w:marRight w:val="0"/>
          <w:marTop w:val="0"/>
          <w:marBottom w:val="0"/>
          <w:divBdr>
            <w:top w:val="none" w:sz="0" w:space="0" w:color="auto"/>
            <w:left w:val="none" w:sz="0" w:space="0" w:color="auto"/>
            <w:bottom w:val="none" w:sz="0" w:space="0" w:color="auto"/>
            <w:right w:val="none" w:sz="0" w:space="0" w:color="auto"/>
          </w:divBdr>
        </w:div>
      </w:divsChild>
    </w:div>
    <w:div w:id="1696686779">
      <w:bodyDiv w:val="1"/>
      <w:marLeft w:val="0"/>
      <w:marRight w:val="0"/>
      <w:marTop w:val="0"/>
      <w:marBottom w:val="0"/>
      <w:divBdr>
        <w:top w:val="none" w:sz="0" w:space="0" w:color="auto"/>
        <w:left w:val="none" w:sz="0" w:space="0" w:color="auto"/>
        <w:bottom w:val="none" w:sz="0" w:space="0" w:color="auto"/>
        <w:right w:val="none" w:sz="0" w:space="0" w:color="auto"/>
      </w:divBdr>
    </w:div>
    <w:div w:id="1705860532">
      <w:bodyDiv w:val="1"/>
      <w:marLeft w:val="0"/>
      <w:marRight w:val="0"/>
      <w:marTop w:val="0"/>
      <w:marBottom w:val="0"/>
      <w:divBdr>
        <w:top w:val="none" w:sz="0" w:space="0" w:color="auto"/>
        <w:left w:val="none" w:sz="0" w:space="0" w:color="auto"/>
        <w:bottom w:val="none" w:sz="0" w:space="0" w:color="auto"/>
        <w:right w:val="none" w:sz="0" w:space="0" w:color="auto"/>
      </w:divBdr>
    </w:div>
    <w:div w:id="1708677414">
      <w:bodyDiv w:val="1"/>
      <w:marLeft w:val="0"/>
      <w:marRight w:val="0"/>
      <w:marTop w:val="0"/>
      <w:marBottom w:val="0"/>
      <w:divBdr>
        <w:top w:val="none" w:sz="0" w:space="0" w:color="auto"/>
        <w:left w:val="none" w:sz="0" w:space="0" w:color="auto"/>
        <w:bottom w:val="none" w:sz="0" w:space="0" w:color="auto"/>
        <w:right w:val="none" w:sz="0" w:space="0" w:color="auto"/>
      </w:divBdr>
    </w:div>
    <w:div w:id="1714306561">
      <w:bodyDiv w:val="1"/>
      <w:marLeft w:val="0"/>
      <w:marRight w:val="0"/>
      <w:marTop w:val="0"/>
      <w:marBottom w:val="0"/>
      <w:divBdr>
        <w:top w:val="none" w:sz="0" w:space="0" w:color="auto"/>
        <w:left w:val="none" w:sz="0" w:space="0" w:color="auto"/>
        <w:bottom w:val="none" w:sz="0" w:space="0" w:color="auto"/>
        <w:right w:val="none" w:sz="0" w:space="0" w:color="auto"/>
      </w:divBdr>
    </w:div>
    <w:div w:id="1714839481">
      <w:bodyDiv w:val="1"/>
      <w:marLeft w:val="0"/>
      <w:marRight w:val="0"/>
      <w:marTop w:val="0"/>
      <w:marBottom w:val="0"/>
      <w:divBdr>
        <w:top w:val="none" w:sz="0" w:space="0" w:color="auto"/>
        <w:left w:val="none" w:sz="0" w:space="0" w:color="auto"/>
        <w:bottom w:val="none" w:sz="0" w:space="0" w:color="auto"/>
        <w:right w:val="none" w:sz="0" w:space="0" w:color="auto"/>
      </w:divBdr>
    </w:div>
    <w:div w:id="1721634231">
      <w:bodyDiv w:val="1"/>
      <w:marLeft w:val="0"/>
      <w:marRight w:val="0"/>
      <w:marTop w:val="0"/>
      <w:marBottom w:val="0"/>
      <w:divBdr>
        <w:top w:val="none" w:sz="0" w:space="0" w:color="auto"/>
        <w:left w:val="none" w:sz="0" w:space="0" w:color="auto"/>
        <w:bottom w:val="none" w:sz="0" w:space="0" w:color="auto"/>
        <w:right w:val="none" w:sz="0" w:space="0" w:color="auto"/>
      </w:divBdr>
    </w:div>
    <w:div w:id="1722169594">
      <w:bodyDiv w:val="1"/>
      <w:marLeft w:val="0"/>
      <w:marRight w:val="0"/>
      <w:marTop w:val="0"/>
      <w:marBottom w:val="0"/>
      <w:divBdr>
        <w:top w:val="none" w:sz="0" w:space="0" w:color="auto"/>
        <w:left w:val="none" w:sz="0" w:space="0" w:color="auto"/>
        <w:bottom w:val="none" w:sz="0" w:space="0" w:color="auto"/>
        <w:right w:val="none" w:sz="0" w:space="0" w:color="auto"/>
      </w:divBdr>
    </w:div>
    <w:div w:id="1728990285">
      <w:bodyDiv w:val="1"/>
      <w:marLeft w:val="0"/>
      <w:marRight w:val="0"/>
      <w:marTop w:val="0"/>
      <w:marBottom w:val="0"/>
      <w:divBdr>
        <w:top w:val="none" w:sz="0" w:space="0" w:color="auto"/>
        <w:left w:val="none" w:sz="0" w:space="0" w:color="auto"/>
        <w:bottom w:val="none" w:sz="0" w:space="0" w:color="auto"/>
        <w:right w:val="none" w:sz="0" w:space="0" w:color="auto"/>
      </w:divBdr>
    </w:div>
    <w:div w:id="1729956595">
      <w:bodyDiv w:val="1"/>
      <w:marLeft w:val="0"/>
      <w:marRight w:val="0"/>
      <w:marTop w:val="0"/>
      <w:marBottom w:val="0"/>
      <w:divBdr>
        <w:top w:val="none" w:sz="0" w:space="0" w:color="auto"/>
        <w:left w:val="none" w:sz="0" w:space="0" w:color="auto"/>
        <w:bottom w:val="none" w:sz="0" w:space="0" w:color="auto"/>
        <w:right w:val="none" w:sz="0" w:space="0" w:color="auto"/>
      </w:divBdr>
    </w:div>
    <w:div w:id="1735078041">
      <w:bodyDiv w:val="1"/>
      <w:marLeft w:val="0"/>
      <w:marRight w:val="0"/>
      <w:marTop w:val="0"/>
      <w:marBottom w:val="0"/>
      <w:divBdr>
        <w:top w:val="none" w:sz="0" w:space="0" w:color="auto"/>
        <w:left w:val="none" w:sz="0" w:space="0" w:color="auto"/>
        <w:bottom w:val="none" w:sz="0" w:space="0" w:color="auto"/>
        <w:right w:val="none" w:sz="0" w:space="0" w:color="auto"/>
      </w:divBdr>
    </w:div>
    <w:div w:id="1735354052">
      <w:bodyDiv w:val="1"/>
      <w:marLeft w:val="0"/>
      <w:marRight w:val="0"/>
      <w:marTop w:val="0"/>
      <w:marBottom w:val="0"/>
      <w:divBdr>
        <w:top w:val="none" w:sz="0" w:space="0" w:color="auto"/>
        <w:left w:val="none" w:sz="0" w:space="0" w:color="auto"/>
        <w:bottom w:val="none" w:sz="0" w:space="0" w:color="auto"/>
        <w:right w:val="none" w:sz="0" w:space="0" w:color="auto"/>
      </w:divBdr>
    </w:div>
    <w:div w:id="1735657376">
      <w:bodyDiv w:val="1"/>
      <w:marLeft w:val="0"/>
      <w:marRight w:val="0"/>
      <w:marTop w:val="0"/>
      <w:marBottom w:val="0"/>
      <w:divBdr>
        <w:top w:val="none" w:sz="0" w:space="0" w:color="auto"/>
        <w:left w:val="none" w:sz="0" w:space="0" w:color="auto"/>
        <w:bottom w:val="none" w:sz="0" w:space="0" w:color="auto"/>
        <w:right w:val="none" w:sz="0" w:space="0" w:color="auto"/>
      </w:divBdr>
    </w:div>
    <w:div w:id="1738239804">
      <w:bodyDiv w:val="1"/>
      <w:marLeft w:val="0"/>
      <w:marRight w:val="0"/>
      <w:marTop w:val="0"/>
      <w:marBottom w:val="0"/>
      <w:divBdr>
        <w:top w:val="none" w:sz="0" w:space="0" w:color="auto"/>
        <w:left w:val="none" w:sz="0" w:space="0" w:color="auto"/>
        <w:bottom w:val="none" w:sz="0" w:space="0" w:color="auto"/>
        <w:right w:val="none" w:sz="0" w:space="0" w:color="auto"/>
      </w:divBdr>
      <w:divsChild>
        <w:div w:id="78798329">
          <w:marLeft w:val="480"/>
          <w:marRight w:val="0"/>
          <w:marTop w:val="0"/>
          <w:marBottom w:val="0"/>
          <w:divBdr>
            <w:top w:val="none" w:sz="0" w:space="0" w:color="auto"/>
            <w:left w:val="none" w:sz="0" w:space="0" w:color="auto"/>
            <w:bottom w:val="none" w:sz="0" w:space="0" w:color="auto"/>
            <w:right w:val="none" w:sz="0" w:space="0" w:color="auto"/>
          </w:divBdr>
        </w:div>
        <w:div w:id="96213937">
          <w:marLeft w:val="480"/>
          <w:marRight w:val="0"/>
          <w:marTop w:val="0"/>
          <w:marBottom w:val="0"/>
          <w:divBdr>
            <w:top w:val="none" w:sz="0" w:space="0" w:color="auto"/>
            <w:left w:val="none" w:sz="0" w:space="0" w:color="auto"/>
            <w:bottom w:val="none" w:sz="0" w:space="0" w:color="auto"/>
            <w:right w:val="none" w:sz="0" w:space="0" w:color="auto"/>
          </w:divBdr>
        </w:div>
        <w:div w:id="105587388">
          <w:marLeft w:val="480"/>
          <w:marRight w:val="0"/>
          <w:marTop w:val="0"/>
          <w:marBottom w:val="0"/>
          <w:divBdr>
            <w:top w:val="none" w:sz="0" w:space="0" w:color="auto"/>
            <w:left w:val="none" w:sz="0" w:space="0" w:color="auto"/>
            <w:bottom w:val="none" w:sz="0" w:space="0" w:color="auto"/>
            <w:right w:val="none" w:sz="0" w:space="0" w:color="auto"/>
          </w:divBdr>
        </w:div>
        <w:div w:id="256720756">
          <w:marLeft w:val="480"/>
          <w:marRight w:val="0"/>
          <w:marTop w:val="0"/>
          <w:marBottom w:val="0"/>
          <w:divBdr>
            <w:top w:val="none" w:sz="0" w:space="0" w:color="auto"/>
            <w:left w:val="none" w:sz="0" w:space="0" w:color="auto"/>
            <w:bottom w:val="none" w:sz="0" w:space="0" w:color="auto"/>
            <w:right w:val="none" w:sz="0" w:space="0" w:color="auto"/>
          </w:divBdr>
        </w:div>
        <w:div w:id="342360844">
          <w:marLeft w:val="480"/>
          <w:marRight w:val="0"/>
          <w:marTop w:val="0"/>
          <w:marBottom w:val="0"/>
          <w:divBdr>
            <w:top w:val="none" w:sz="0" w:space="0" w:color="auto"/>
            <w:left w:val="none" w:sz="0" w:space="0" w:color="auto"/>
            <w:bottom w:val="none" w:sz="0" w:space="0" w:color="auto"/>
            <w:right w:val="none" w:sz="0" w:space="0" w:color="auto"/>
          </w:divBdr>
        </w:div>
        <w:div w:id="355497957">
          <w:marLeft w:val="480"/>
          <w:marRight w:val="0"/>
          <w:marTop w:val="0"/>
          <w:marBottom w:val="0"/>
          <w:divBdr>
            <w:top w:val="none" w:sz="0" w:space="0" w:color="auto"/>
            <w:left w:val="none" w:sz="0" w:space="0" w:color="auto"/>
            <w:bottom w:val="none" w:sz="0" w:space="0" w:color="auto"/>
            <w:right w:val="none" w:sz="0" w:space="0" w:color="auto"/>
          </w:divBdr>
        </w:div>
        <w:div w:id="367144353">
          <w:marLeft w:val="480"/>
          <w:marRight w:val="0"/>
          <w:marTop w:val="0"/>
          <w:marBottom w:val="0"/>
          <w:divBdr>
            <w:top w:val="none" w:sz="0" w:space="0" w:color="auto"/>
            <w:left w:val="none" w:sz="0" w:space="0" w:color="auto"/>
            <w:bottom w:val="none" w:sz="0" w:space="0" w:color="auto"/>
            <w:right w:val="none" w:sz="0" w:space="0" w:color="auto"/>
          </w:divBdr>
        </w:div>
        <w:div w:id="416947780">
          <w:marLeft w:val="480"/>
          <w:marRight w:val="0"/>
          <w:marTop w:val="0"/>
          <w:marBottom w:val="0"/>
          <w:divBdr>
            <w:top w:val="none" w:sz="0" w:space="0" w:color="auto"/>
            <w:left w:val="none" w:sz="0" w:space="0" w:color="auto"/>
            <w:bottom w:val="none" w:sz="0" w:space="0" w:color="auto"/>
            <w:right w:val="none" w:sz="0" w:space="0" w:color="auto"/>
          </w:divBdr>
        </w:div>
        <w:div w:id="472992549">
          <w:marLeft w:val="480"/>
          <w:marRight w:val="0"/>
          <w:marTop w:val="0"/>
          <w:marBottom w:val="0"/>
          <w:divBdr>
            <w:top w:val="none" w:sz="0" w:space="0" w:color="auto"/>
            <w:left w:val="none" w:sz="0" w:space="0" w:color="auto"/>
            <w:bottom w:val="none" w:sz="0" w:space="0" w:color="auto"/>
            <w:right w:val="none" w:sz="0" w:space="0" w:color="auto"/>
          </w:divBdr>
        </w:div>
        <w:div w:id="478963041">
          <w:marLeft w:val="480"/>
          <w:marRight w:val="0"/>
          <w:marTop w:val="0"/>
          <w:marBottom w:val="0"/>
          <w:divBdr>
            <w:top w:val="none" w:sz="0" w:space="0" w:color="auto"/>
            <w:left w:val="none" w:sz="0" w:space="0" w:color="auto"/>
            <w:bottom w:val="none" w:sz="0" w:space="0" w:color="auto"/>
            <w:right w:val="none" w:sz="0" w:space="0" w:color="auto"/>
          </w:divBdr>
        </w:div>
        <w:div w:id="501163980">
          <w:marLeft w:val="480"/>
          <w:marRight w:val="0"/>
          <w:marTop w:val="0"/>
          <w:marBottom w:val="0"/>
          <w:divBdr>
            <w:top w:val="none" w:sz="0" w:space="0" w:color="auto"/>
            <w:left w:val="none" w:sz="0" w:space="0" w:color="auto"/>
            <w:bottom w:val="none" w:sz="0" w:space="0" w:color="auto"/>
            <w:right w:val="none" w:sz="0" w:space="0" w:color="auto"/>
          </w:divBdr>
        </w:div>
        <w:div w:id="526601824">
          <w:marLeft w:val="480"/>
          <w:marRight w:val="0"/>
          <w:marTop w:val="0"/>
          <w:marBottom w:val="0"/>
          <w:divBdr>
            <w:top w:val="none" w:sz="0" w:space="0" w:color="auto"/>
            <w:left w:val="none" w:sz="0" w:space="0" w:color="auto"/>
            <w:bottom w:val="none" w:sz="0" w:space="0" w:color="auto"/>
            <w:right w:val="none" w:sz="0" w:space="0" w:color="auto"/>
          </w:divBdr>
        </w:div>
        <w:div w:id="527182791">
          <w:marLeft w:val="480"/>
          <w:marRight w:val="0"/>
          <w:marTop w:val="0"/>
          <w:marBottom w:val="0"/>
          <w:divBdr>
            <w:top w:val="none" w:sz="0" w:space="0" w:color="auto"/>
            <w:left w:val="none" w:sz="0" w:space="0" w:color="auto"/>
            <w:bottom w:val="none" w:sz="0" w:space="0" w:color="auto"/>
            <w:right w:val="none" w:sz="0" w:space="0" w:color="auto"/>
          </w:divBdr>
        </w:div>
        <w:div w:id="571083788">
          <w:marLeft w:val="480"/>
          <w:marRight w:val="0"/>
          <w:marTop w:val="0"/>
          <w:marBottom w:val="0"/>
          <w:divBdr>
            <w:top w:val="none" w:sz="0" w:space="0" w:color="auto"/>
            <w:left w:val="none" w:sz="0" w:space="0" w:color="auto"/>
            <w:bottom w:val="none" w:sz="0" w:space="0" w:color="auto"/>
            <w:right w:val="none" w:sz="0" w:space="0" w:color="auto"/>
          </w:divBdr>
        </w:div>
        <w:div w:id="571083993">
          <w:marLeft w:val="480"/>
          <w:marRight w:val="0"/>
          <w:marTop w:val="0"/>
          <w:marBottom w:val="0"/>
          <w:divBdr>
            <w:top w:val="none" w:sz="0" w:space="0" w:color="auto"/>
            <w:left w:val="none" w:sz="0" w:space="0" w:color="auto"/>
            <w:bottom w:val="none" w:sz="0" w:space="0" w:color="auto"/>
            <w:right w:val="none" w:sz="0" w:space="0" w:color="auto"/>
          </w:divBdr>
        </w:div>
        <w:div w:id="602689651">
          <w:marLeft w:val="480"/>
          <w:marRight w:val="0"/>
          <w:marTop w:val="0"/>
          <w:marBottom w:val="0"/>
          <w:divBdr>
            <w:top w:val="none" w:sz="0" w:space="0" w:color="auto"/>
            <w:left w:val="none" w:sz="0" w:space="0" w:color="auto"/>
            <w:bottom w:val="none" w:sz="0" w:space="0" w:color="auto"/>
            <w:right w:val="none" w:sz="0" w:space="0" w:color="auto"/>
          </w:divBdr>
        </w:div>
        <w:div w:id="605424386">
          <w:marLeft w:val="480"/>
          <w:marRight w:val="0"/>
          <w:marTop w:val="0"/>
          <w:marBottom w:val="0"/>
          <w:divBdr>
            <w:top w:val="none" w:sz="0" w:space="0" w:color="auto"/>
            <w:left w:val="none" w:sz="0" w:space="0" w:color="auto"/>
            <w:bottom w:val="none" w:sz="0" w:space="0" w:color="auto"/>
            <w:right w:val="none" w:sz="0" w:space="0" w:color="auto"/>
          </w:divBdr>
        </w:div>
        <w:div w:id="728922179">
          <w:marLeft w:val="480"/>
          <w:marRight w:val="0"/>
          <w:marTop w:val="0"/>
          <w:marBottom w:val="0"/>
          <w:divBdr>
            <w:top w:val="none" w:sz="0" w:space="0" w:color="auto"/>
            <w:left w:val="none" w:sz="0" w:space="0" w:color="auto"/>
            <w:bottom w:val="none" w:sz="0" w:space="0" w:color="auto"/>
            <w:right w:val="none" w:sz="0" w:space="0" w:color="auto"/>
          </w:divBdr>
        </w:div>
        <w:div w:id="769860338">
          <w:marLeft w:val="480"/>
          <w:marRight w:val="0"/>
          <w:marTop w:val="0"/>
          <w:marBottom w:val="0"/>
          <w:divBdr>
            <w:top w:val="none" w:sz="0" w:space="0" w:color="auto"/>
            <w:left w:val="none" w:sz="0" w:space="0" w:color="auto"/>
            <w:bottom w:val="none" w:sz="0" w:space="0" w:color="auto"/>
            <w:right w:val="none" w:sz="0" w:space="0" w:color="auto"/>
          </w:divBdr>
        </w:div>
        <w:div w:id="890117770">
          <w:marLeft w:val="480"/>
          <w:marRight w:val="0"/>
          <w:marTop w:val="0"/>
          <w:marBottom w:val="0"/>
          <w:divBdr>
            <w:top w:val="none" w:sz="0" w:space="0" w:color="auto"/>
            <w:left w:val="none" w:sz="0" w:space="0" w:color="auto"/>
            <w:bottom w:val="none" w:sz="0" w:space="0" w:color="auto"/>
            <w:right w:val="none" w:sz="0" w:space="0" w:color="auto"/>
          </w:divBdr>
        </w:div>
        <w:div w:id="897984146">
          <w:marLeft w:val="480"/>
          <w:marRight w:val="0"/>
          <w:marTop w:val="0"/>
          <w:marBottom w:val="0"/>
          <w:divBdr>
            <w:top w:val="none" w:sz="0" w:space="0" w:color="auto"/>
            <w:left w:val="none" w:sz="0" w:space="0" w:color="auto"/>
            <w:bottom w:val="none" w:sz="0" w:space="0" w:color="auto"/>
            <w:right w:val="none" w:sz="0" w:space="0" w:color="auto"/>
          </w:divBdr>
        </w:div>
        <w:div w:id="908342177">
          <w:marLeft w:val="480"/>
          <w:marRight w:val="0"/>
          <w:marTop w:val="0"/>
          <w:marBottom w:val="0"/>
          <w:divBdr>
            <w:top w:val="none" w:sz="0" w:space="0" w:color="auto"/>
            <w:left w:val="none" w:sz="0" w:space="0" w:color="auto"/>
            <w:bottom w:val="none" w:sz="0" w:space="0" w:color="auto"/>
            <w:right w:val="none" w:sz="0" w:space="0" w:color="auto"/>
          </w:divBdr>
        </w:div>
        <w:div w:id="913197536">
          <w:marLeft w:val="480"/>
          <w:marRight w:val="0"/>
          <w:marTop w:val="0"/>
          <w:marBottom w:val="0"/>
          <w:divBdr>
            <w:top w:val="none" w:sz="0" w:space="0" w:color="auto"/>
            <w:left w:val="none" w:sz="0" w:space="0" w:color="auto"/>
            <w:bottom w:val="none" w:sz="0" w:space="0" w:color="auto"/>
            <w:right w:val="none" w:sz="0" w:space="0" w:color="auto"/>
          </w:divBdr>
        </w:div>
        <w:div w:id="960259320">
          <w:marLeft w:val="480"/>
          <w:marRight w:val="0"/>
          <w:marTop w:val="0"/>
          <w:marBottom w:val="0"/>
          <w:divBdr>
            <w:top w:val="none" w:sz="0" w:space="0" w:color="auto"/>
            <w:left w:val="none" w:sz="0" w:space="0" w:color="auto"/>
            <w:bottom w:val="none" w:sz="0" w:space="0" w:color="auto"/>
            <w:right w:val="none" w:sz="0" w:space="0" w:color="auto"/>
          </w:divBdr>
        </w:div>
        <w:div w:id="990521656">
          <w:marLeft w:val="480"/>
          <w:marRight w:val="0"/>
          <w:marTop w:val="0"/>
          <w:marBottom w:val="0"/>
          <w:divBdr>
            <w:top w:val="none" w:sz="0" w:space="0" w:color="auto"/>
            <w:left w:val="none" w:sz="0" w:space="0" w:color="auto"/>
            <w:bottom w:val="none" w:sz="0" w:space="0" w:color="auto"/>
            <w:right w:val="none" w:sz="0" w:space="0" w:color="auto"/>
          </w:divBdr>
        </w:div>
        <w:div w:id="1044595734">
          <w:marLeft w:val="480"/>
          <w:marRight w:val="0"/>
          <w:marTop w:val="0"/>
          <w:marBottom w:val="0"/>
          <w:divBdr>
            <w:top w:val="none" w:sz="0" w:space="0" w:color="auto"/>
            <w:left w:val="none" w:sz="0" w:space="0" w:color="auto"/>
            <w:bottom w:val="none" w:sz="0" w:space="0" w:color="auto"/>
            <w:right w:val="none" w:sz="0" w:space="0" w:color="auto"/>
          </w:divBdr>
        </w:div>
        <w:div w:id="1098910490">
          <w:marLeft w:val="480"/>
          <w:marRight w:val="0"/>
          <w:marTop w:val="0"/>
          <w:marBottom w:val="0"/>
          <w:divBdr>
            <w:top w:val="none" w:sz="0" w:space="0" w:color="auto"/>
            <w:left w:val="none" w:sz="0" w:space="0" w:color="auto"/>
            <w:bottom w:val="none" w:sz="0" w:space="0" w:color="auto"/>
            <w:right w:val="none" w:sz="0" w:space="0" w:color="auto"/>
          </w:divBdr>
        </w:div>
        <w:div w:id="1130973148">
          <w:marLeft w:val="480"/>
          <w:marRight w:val="0"/>
          <w:marTop w:val="0"/>
          <w:marBottom w:val="0"/>
          <w:divBdr>
            <w:top w:val="none" w:sz="0" w:space="0" w:color="auto"/>
            <w:left w:val="none" w:sz="0" w:space="0" w:color="auto"/>
            <w:bottom w:val="none" w:sz="0" w:space="0" w:color="auto"/>
            <w:right w:val="none" w:sz="0" w:space="0" w:color="auto"/>
          </w:divBdr>
        </w:div>
        <w:div w:id="1138381715">
          <w:marLeft w:val="480"/>
          <w:marRight w:val="0"/>
          <w:marTop w:val="0"/>
          <w:marBottom w:val="0"/>
          <w:divBdr>
            <w:top w:val="none" w:sz="0" w:space="0" w:color="auto"/>
            <w:left w:val="none" w:sz="0" w:space="0" w:color="auto"/>
            <w:bottom w:val="none" w:sz="0" w:space="0" w:color="auto"/>
            <w:right w:val="none" w:sz="0" w:space="0" w:color="auto"/>
          </w:divBdr>
        </w:div>
        <w:div w:id="1196581969">
          <w:marLeft w:val="480"/>
          <w:marRight w:val="0"/>
          <w:marTop w:val="0"/>
          <w:marBottom w:val="0"/>
          <w:divBdr>
            <w:top w:val="none" w:sz="0" w:space="0" w:color="auto"/>
            <w:left w:val="none" w:sz="0" w:space="0" w:color="auto"/>
            <w:bottom w:val="none" w:sz="0" w:space="0" w:color="auto"/>
            <w:right w:val="none" w:sz="0" w:space="0" w:color="auto"/>
          </w:divBdr>
        </w:div>
        <w:div w:id="1224096197">
          <w:marLeft w:val="480"/>
          <w:marRight w:val="0"/>
          <w:marTop w:val="0"/>
          <w:marBottom w:val="0"/>
          <w:divBdr>
            <w:top w:val="none" w:sz="0" w:space="0" w:color="auto"/>
            <w:left w:val="none" w:sz="0" w:space="0" w:color="auto"/>
            <w:bottom w:val="none" w:sz="0" w:space="0" w:color="auto"/>
            <w:right w:val="none" w:sz="0" w:space="0" w:color="auto"/>
          </w:divBdr>
        </w:div>
        <w:div w:id="1303730742">
          <w:marLeft w:val="480"/>
          <w:marRight w:val="0"/>
          <w:marTop w:val="0"/>
          <w:marBottom w:val="0"/>
          <w:divBdr>
            <w:top w:val="none" w:sz="0" w:space="0" w:color="auto"/>
            <w:left w:val="none" w:sz="0" w:space="0" w:color="auto"/>
            <w:bottom w:val="none" w:sz="0" w:space="0" w:color="auto"/>
            <w:right w:val="none" w:sz="0" w:space="0" w:color="auto"/>
          </w:divBdr>
        </w:div>
        <w:div w:id="1349717787">
          <w:marLeft w:val="480"/>
          <w:marRight w:val="0"/>
          <w:marTop w:val="0"/>
          <w:marBottom w:val="0"/>
          <w:divBdr>
            <w:top w:val="none" w:sz="0" w:space="0" w:color="auto"/>
            <w:left w:val="none" w:sz="0" w:space="0" w:color="auto"/>
            <w:bottom w:val="none" w:sz="0" w:space="0" w:color="auto"/>
            <w:right w:val="none" w:sz="0" w:space="0" w:color="auto"/>
          </w:divBdr>
        </w:div>
        <w:div w:id="1390835114">
          <w:marLeft w:val="480"/>
          <w:marRight w:val="0"/>
          <w:marTop w:val="0"/>
          <w:marBottom w:val="0"/>
          <w:divBdr>
            <w:top w:val="none" w:sz="0" w:space="0" w:color="auto"/>
            <w:left w:val="none" w:sz="0" w:space="0" w:color="auto"/>
            <w:bottom w:val="none" w:sz="0" w:space="0" w:color="auto"/>
            <w:right w:val="none" w:sz="0" w:space="0" w:color="auto"/>
          </w:divBdr>
        </w:div>
        <w:div w:id="1463114130">
          <w:marLeft w:val="480"/>
          <w:marRight w:val="0"/>
          <w:marTop w:val="0"/>
          <w:marBottom w:val="0"/>
          <w:divBdr>
            <w:top w:val="none" w:sz="0" w:space="0" w:color="auto"/>
            <w:left w:val="none" w:sz="0" w:space="0" w:color="auto"/>
            <w:bottom w:val="none" w:sz="0" w:space="0" w:color="auto"/>
            <w:right w:val="none" w:sz="0" w:space="0" w:color="auto"/>
          </w:divBdr>
        </w:div>
        <w:div w:id="1506281601">
          <w:marLeft w:val="480"/>
          <w:marRight w:val="0"/>
          <w:marTop w:val="0"/>
          <w:marBottom w:val="0"/>
          <w:divBdr>
            <w:top w:val="none" w:sz="0" w:space="0" w:color="auto"/>
            <w:left w:val="none" w:sz="0" w:space="0" w:color="auto"/>
            <w:bottom w:val="none" w:sz="0" w:space="0" w:color="auto"/>
            <w:right w:val="none" w:sz="0" w:space="0" w:color="auto"/>
          </w:divBdr>
        </w:div>
        <w:div w:id="1510833236">
          <w:marLeft w:val="480"/>
          <w:marRight w:val="0"/>
          <w:marTop w:val="0"/>
          <w:marBottom w:val="0"/>
          <w:divBdr>
            <w:top w:val="none" w:sz="0" w:space="0" w:color="auto"/>
            <w:left w:val="none" w:sz="0" w:space="0" w:color="auto"/>
            <w:bottom w:val="none" w:sz="0" w:space="0" w:color="auto"/>
            <w:right w:val="none" w:sz="0" w:space="0" w:color="auto"/>
          </w:divBdr>
        </w:div>
        <w:div w:id="1513908706">
          <w:marLeft w:val="480"/>
          <w:marRight w:val="0"/>
          <w:marTop w:val="0"/>
          <w:marBottom w:val="0"/>
          <w:divBdr>
            <w:top w:val="none" w:sz="0" w:space="0" w:color="auto"/>
            <w:left w:val="none" w:sz="0" w:space="0" w:color="auto"/>
            <w:bottom w:val="none" w:sz="0" w:space="0" w:color="auto"/>
            <w:right w:val="none" w:sz="0" w:space="0" w:color="auto"/>
          </w:divBdr>
        </w:div>
        <w:div w:id="1544823632">
          <w:marLeft w:val="480"/>
          <w:marRight w:val="0"/>
          <w:marTop w:val="0"/>
          <w:marBottom w:val="0"/>
          <w:divBdr>
            <w:top w:val="none" w:sz="0" w:space="0" w:color="auto"/>
            <w:left w:val="none" w:sz="0" w:space="0" w:color="auto"/>
            <w:bottom w:val="none" w:sz="0" w:space="0" w:color="auto"/>
            <w:right w:val="none" w:sz="0" w:space="0" w:color="auto"/>
          </w:divBdr>
        </w:div>
        <w:div w:id="1578661956">
          <w:marLeft w:val="480"/>
          <w:marRight w:val="0"/>
          <w:marTop w:val="0"/>
          <w:marBottom w:val="0"/>
          <w:divBdr>
            <w:top w:val="none" w:sz="0" w:space="0" w:color="auto"/>
            <w:left w:val="none" w:sz="0" w:space="0" w:color="auto"/>
            <w:bottom w:val="none" w:sz="0" w:space="0" w:color="auto"/>
            <w:right w:val="none" w:sz="0" w:space="0" w:color="auto"/>
          </w:divBdr>
        </w:div>
        <w:div w:id="1588341336">
          <w:marLeft w:val="480"/>
          <w:marRight w:val="0"/>
          <w:marTop w:val="0"/>
          <w:marBottom w:val="0"/>
          <w:divBdr>
            <w:top w:val="none" w:sz="0" w:space="0" w:color="auto"/>
            <w:left w:val="none" w:sz="0" w:space="0" w:color="auto"/>
            <w:bottom w:val="none" w:sz="0" w:space="0" w:color="auto"/>
            <w:right w:val="none" w:sz="0" w:space="0" w:color="auto"/>
          </w:divBdr>
        </w:div>
        <w:div w:id="1593587488">
          <w:marLeft w:val="480"/>
          <w:marRight w:val="0"/>
          <w:marTop w:val="0"/>
          <w:marBottom w:val="0"/>
          <w:divBdr>
            <w:top w:val="none" w:sz="0" w:space="0" w:color="auto"/>
            <w:left w:val="none" w:sz="0" w:space="0" w:color="auto"/>
            <w:bottom w:val="none" w:sz="0" w:space="0" w:color="auto"/>
            <w:right w:val="none" w:sz="0" w:space="0" w:color="auto"/>
          </w:divBdr>
        </w:div>
        <w:div w:id="1594431018">
          <w:marLeft w:val="480"/>
          <w:marRight w:val="0"/>
          <w:marTop w:val="0"/>
          <w:marBottom w:val="0"/>
          <w:divBdr>
            <w:top w:val="none" w:sz="0" w:space="0" w:color="auto"/>
            <w:left w:val="none" w:sz="0" w:space="0" w:color="auto"/>
            <w:bottom w:val="none" w:sz="0" w:space="0" w:color="auto"/>
            <w:right w:val="none" w:sz="0" w:space="0" w:color="auto"/>
          </w:divBdr>
        </w:div>
        <w:div w:id="1596939017">
          <w:marLeft w:val="480"/>
          <w:marRight w:val="0"/>
          <w:marTop w:val="0"/>
          <w:marBottom w:val="0"/>
          <w:divBdr>
            <w:top w:val="none" w:sz="0" w:space="0" w:color="auto"/>
            <w:left w:val="none" w:sz="0" w:space="0" w:color="auto"/>
            <w:bottom w:val="none" w:sz="0" w:space="0" w:color="auto"/>
            <w:right w:val="none" w:sz="0" w:space="0" w:color="auto"/>
          </w:divBdr>
        </w:div>
        <w:div w:id="1601568786">
          <w:marLeft w:val="480"/>
          <w:marRight w:val="0"/>
          <w:marTop w:val="0"/>
          <w:marBottom w:val="0"/>
          <w:divBdr>
            <w:top w:val="none" w:sz="0" w:space="0" w:color="auto"/>
            <w:left w:val="none" w:sz="0" w:space="0" w:color="auto"/>
            <w:bottom w:val="none" w:sz="0" w:space="0" w:color="auto"/>
            <w:right w:val="none" w:sz="0" w:space="0" w:color="auto"/>
          </w:divBdr>
        </w:div>
        <w:div w:id="1612320891">
          <w:marLeft w:val="480"/>
          <w:marRight w:val="0"/>
          <w:marTop w:val="0"/>
          <w:marBottom w:val="0"/>
          <w:divBdr>
            <w:top w:val="none" w:sz="0" w:space="0" w:color="auto"/>
            <w:left w:val="none" w:sz="0" w:space="0" w:color="auto"/>
            <w:bottom w:val="none" w:sz="0" w:space="0" w:color="auto"/>
            <w:right w:val="none" w:sz="0" w:space="0" w:color="auto"/>
          </w:divBdr>
        </w:div>
        <w:div w:id="1637031527">
          <w:marLeft w:val="480"/>
          <w:marRight w:val="0"/>
          <w:marTop w:val="0"/>
          <w:marBottom w:val="0"/>
          <w:divBdr>
            <w:top w:val="none" w:sz="0" w:space="0" w:color="auto"/>
            <w:left w:val="none" w:sz="0" w:space="0" w:color="auto"/>
            <w:bottom w:val="none" w:sz="0" w:space="0" w:color="auto"/>
            <w:right w:val="none" w:sz="0" w:space="0" w:color="auto"/>
          </w:divBdr>
        </w:div>
        <w:div w:id="1676112023">
          <w:marLeft w:val="480"/>
          <w:marRight w:val="0"/>
          <w:marTop w:val="0"/>
          <w:marBottom w:val="0"/>
          <w:divBdr>
            <w:top w:val="none" w:sz="0" w:space="0" w:color="auto"/>
            <w:left w:val="none" w:sz="0" w:space="0" w:color="auto"/>
            <w:bottom w:val="none" w:sz="0" w:space="0" w:color="auto"/>
            <w:right w:val="none" w:sz="0" w:space="0" w:color="auto"/>
          </w:divBdr>
        </w:div>
        <w:div w:id="1694644664">
          <w:marLeft w:val="480"/>
          <w:marRight w:val="0"/>
          <w:marTop w:val="0"/>
          <w:marBottom w:val="0"/>
          <w:divBdr>
            <w:top w:val="none" w:sz="0" w:space="0" w:color="auto"/>
            <w:left w:val="none" w:sz="0" w:space="0" w:color="auto"/>
            <w:bottom w:val="none" w:sz="0" w:space="0" w:color="auto"/>
            <w:right w:val="none" w:sz="0" w:space="0" w:color="auto"/>
          </w:divBdr>
        </w:div>
        <w:div w:id="1702244135">
          <w:marLeft w:val="480"/>
          <w:marRight w:val="0"/>
          <w:marTop w:val="0"/>
          <w:marBottom w:val="0"/>
          <w:divBdr>
            <w:top w:val="none" w:sz="0" w:space="0" w:color="auto"/>
            <w:left w:val="none" w:sz="0" w:space="0" w:color="auto"/>
            <w:bottom w:val="none" w:sz="0" w:space="0" w:color="auto"/>
            <w:right w:val="none" w:sz="0" w:space="0" w:color="auto"/>
          </w:divBdr>
        </w:div>
        <w:div w:id="1717391775">
          <w:marLeft w:val="480"/>
          <w:marRight w:val="0"/>
          <w:marTop w:val="0"/>
          <w:marBottom w:val="0"/>
          <w:divBdr>
            <w:top w:val="none" w:sz="0" w:space="0" w:color="auto"/>
            <w:left w:val="none" w:sz="0" w:space="0" w:color="auto"/>
            <w:bottom w:val="none" w:sz="0" w:space="0" w:color="auto"/>
            <w:right w:val="none" w:sz="0" w:space="0" w:color="auto"/>
          </w:divBdr>
        </w:div>
        <w:div w:id="1735740021">
          <w:marLeft w:val="480"/>
          <w:marRight w:val="0"/>
          <w:marTop w:val="0"/>
          <w:marBottom w:val="0"/>
          <w:divBdr>
            <w:top w:val="none" w:sz="0" w:space="0" w:color="auto"/>
            <w:left w:val="none" w:sz="0" w:space="0" w:color="auto"/>
            <w:bottom w:val="none" w:sz="0" w:space="0" w:color="auto"/>
            <w:right w:val="none" w:sz="0" w:space="0" w:color="auto"/>
          </w:divBdr>
        </w:div>
        <w:div w:id="1865551646">
          <w:marLeft w:val="480"/>
          <w:marRight w:val="0"/>
          <w:marTop w:val="0"/>
          <w:marBottom w:val="0"/>
          <w:divBdr>
            <w:top w:val="none" w:sz="0" w:space="0" w:color="auto"/>
            <w:left w:val="none" w:sz="0" w:space="0" w:color="auto"/>
            <w:bottom w:val="none" w:sz="0" w:space="0" w:color="auto"/>
            <w:right w:val="none" w:sz="0" w:space="0" w:color="auto"/>
          </w:divBdr>
        </w:div>
        <w:div w:id="1932471876">
          <w:marLeft w:val="480"/>
          <w:marRight w:val="0"/>
          <w:marTop w:val="0"/>
          <w:marBottom w:val="0"/>
          <w:divBdr>
            <w:top w:val="none" w:sz="0" w:space="0" w:color="auto"/>
            <w:left w:val="none" w:sz="0" w:space="0" w:color="auto"/>
            <w:bottom w:val="none" w:sz="0" w:space="0" w:color="auto"/>
            <w:right w:val="none" w:sz="0" w:space="0" w:color="auto"/>
          </w:divBdr>
        </w:div>
        <w:div w:id="1949123679">
          <w:marLeft w:val="480"/>
          <w:marRight w:val="0"/>
          <w:marTop w:val="0"/>
          <w:marBottom w:val="0"/>
          <w:divBdr>
            <w:top w:val="none" w:sz="0" w:space="0" w:color="auto"/>
            <w:left w:val="none" w:sz="0" w:space="0" w:color="auto"/>
            <w:bottom w:val="none" w:sz="0" w:space="0" w:color="auto"/>
            <w:right w:val="none" w:sz="0" w:space="0" w:color="auto"/>
          </w:divBdr>
        </w:div>
        <w:div w:id="1949191080">
          <w:marLeft w:val="480"/>
          <w:marRight w:val="0"/>
          <w:marTop w:val="0"/>
          <w:marBottom w:val="0"/>
          <w:divBdr>
            <w:top w:val="none" w:sz="0" w:space="0" w:color="auto"/>
            <w:left w:val="none" w:sz="0" w:space="0" w:color="auto"/>
            <w:bottom w:val="none" w:sz="0" w:space="0" w:color="auto"/>
            <w:right w:val="none" w:sz="0" w:space="0" w:color="auto"/>
          </w:divBdr>
        </w:div>
        <w:div w:id="1957131083">
          <w:marLeft w:val="480"/>
          <w:marRight w:val="0"/>
          <w:marTop w:val="0"/>
          <w:marBottom w:val="0"/>
          <w:divBdr>
            <w:top w:val="none" w:sz="0" w:space="0" w:color="auto"/>
            <w:left w:val="none" w:sz="0" w:space="0" w:color="auto"/>
            <w:bottom w:val="none" w:sz="0" w:space="0" w:color="auto"/>
            <w:right w:val="none" w:sz="0" w:space="0" w:color="auto"/>
          </w:divBdr>
        </w:div>
        <w:div w:id="2016570984">
          <w:marLeft w:val="480"/>
          <w:marRight w:val="0"/>
          <w:marTop w:val="0"/>
          <w:marBottom w:val="0"/>
          <w:divBdr>
            <w:top w:val="none" w:sz="0" w:space="0" w:color="auto"/>
            <w:left w:val="none" w:sz="0" w:space="0" w:color="auto"/>
            <w:bottom w:val="none" w:sz="0" w:space="0" w:color="auto"/>
            <w:right w:val="none" w:sz="0" w:space="0" w:color="auto"/>
          </w:divBdr>
        </w:div>
        <w:div w:id="2038847523">
          <w:marLeft w:val="480"/>
          <w:marRight w:val="0"/>
          <w:marTop w:val="0"/>
          <w:marBottom w:val="0"/>
          <w:divBdr>
            <w:top w:val="none" w:sz="0" w:space="0" w:color="auto"/>
            <w:left w:val="none" w:sz="0" w:space="0" w:color="auto"/>
            <w:bottom w:val="none" w:sz="0" w:space="0" w:color="auto"/>
            <w:right w:val="none" w:sz="0" w:space="0" w:color="auto"/>
          </w:divBdr>
        </w:div>
      </w:divsChild>
    </w:div>
    <w:div w:id="1739135688">
      <w:bodyDiv w:val="1"/>
      <w:marLeft w:val="0"/>
      <w:marRight w:val="0"/>
      <w:marTop w:val="0"/>
      <w:marBottom w:val="0"/>
      <w:divBdr>
        <w:top w:val="none" w:sz="0" w:space="0" w:color="auto"/>
        <w:left w:val="none" w:sz="0" w:space="0" w:color="auto"/>
        <w:bottom w:val="none" w:sz="0" w:space="0" w:color="auto"/>
        <w:right w:val="none" w:sz="0" w:space="0" w:color="auto"/>
      </w:divBdr>
    </w:div>
    <w:div w:id="1740441500">
      <w:bodyDiv w:val="1"/>
      <w:marLeft w:val="0"/>
      <w:marRight w:val="0"/>
      <w:marTop w:val="0"/>
      <w:marBottom w:val="0"/>
      <w:divBdr>
        <w:top w:val="none" w:sz="0" w:space="0" w:color="auto"/>
        <w:left w:val="none" w:sz="0" w:space="0" w:color="auto"/>
        <w:bottom w:val="none" w:sz="0" w:space="0" w:color="auto"/>
        <w:right w:val="none" w:sz="0" w:space="0" w:color="auto"/>
      </w:divBdr>
    </w:div>
    <w:div w:id="1740471525">
      <w:bodyDiv w:val="1"/>
      <w:marLeft w:val="0"/>
      <w:marRight w:val="0"/>
      <w:marTop w:val="0"/>
      <w:marBottom w:val="0"/>
      <w:divBdr>
        <w:top w:val="none" w:sz="0" w:space="0" w:color="auto"/>
        <w:left w:val="none" w:sz="0" w:space="0" w:color="auto"/>
        <w:bottom w:val="none" w:sz="0" w:space="0" w:color="auto"/>
        <w:right w:val="none" w:sz="0" w:space="0" w:color="auto"/>
      </w:divBdr>
    </w:div>
    <w:div w:id="1744403769">
      <w:bodyDiv w:val="1"/>
      <w:marLeft w:val="0"/>
      <w:marRight w:val="0"/>
      <w:marTop w:val="0"/>
      <w:marBottom w:val="0"/>
      <w:divBdr>
        <w:top w:val="none" w:sz="0" w:space="0" w:color="auto"/>
        <w:left w:val="none" w:sz="0" w:space="0" w:color="auto"/>
        <w:bottom w:val="none" w:sz="0" w:space="0" w:color="auto"/>
        <w:right w:val="none" w:sz="0" w:space="0" w:color="auto"/>
      </w:divBdr>
    </w:div>
    <w:div w:id="1745909580">
      <w:bodyDiv w:val="1"/>
      <w:marLeft w:val="0"/>
      <w:marRight w:val="0"/>
      <w:marTop w:val="0"/>
      <w:marBottom w:val="0"/>
      <w:divBdr>
        <w:top w:val="none" w:sz="0" w:space="0" w:color="auto"/>
        <w:left w:val="none" w:sz="0" w:space="0" w:color="auto"/>
        <w:bottom w:val="none" w:sz="0" w:space="0" w:color="auto"/>
        <w:right w:val="none" w:sz="0" w:space="0" w:color="auto"/>
      </w:divBdr>
    </w:div>
    <w:div w:id="1754625319">
      <w:bodyDiv w:val="1"/>
      <w:marLeft w:val="0"/>
      <w:marRight w:val="0"/>
      <w:marTop w:val="0"/>
      <w:marBottom w:val="0"/>
      <w:divBdr>
        <w:top w:val="none" w:sz="0" w:space="0" w:color="auto"/>
        <w:left w:val="none" w:sz="0" w:space="0" w:color="auto"/>
        <w:bottom w:val="none" w:sz="0" w:space="0" w:color="auto"/>
        <w:right w:val="none" w:sz="0" w:space="0" w:color="auto"/>
      </w:divBdr>
    </w:div>
    <w:div w:id="1756200772">
      <w:bodyDiv w:val="1"/>
      <w:marLeft w:val="0"/>
      <w:marRight w:val="0"/>
      <w:marTop w:val="0"/>
      <w:marBottom w:val="0"/>
      <w:divBdr>
        <w:top w:val="none" w:sz="0" w:space="0" w:color="auto"/>
        <w:left w:val="none" w:sz="0" w:space="0" w:color="auto"/>
        <w:bottom w:val="none" w:sz="0" w:space="0" w:color="auto"/>
        <w:right w:val="none" w:sz="0" w:space="0" w:color="auto"/>
      </w:divBdr>
    </w:div>
    <w:div w:id="1759251193">
      <w:bodyDiv w:val="1"/>
      <w:marLeft w:val="0"/>
      <w:marRight w:val="0"/>
      <w:marTop w:val="0"/>
      <w:marBottom w:val="0"/>
      <w:divBdr>
        <w:top w:val="none" w:sz="0" w:space="0" w:color="auto"/>
        <w:left w:val="none" w:sz="0" w:space="0" w:color="auto"/>
        <w:bottom w:val="none" w:sz="0" w:space="0" w:color="auto"/>
        <w:right w:val="none" w:sz="0" w:space="0" w:color="auto"/>
      </w:divBdr>
    </w:div>
    <w:div w:id="1760061004">
      <w:bodyDiv w:val="1"/>
      <w:marLeft w:val="0"/>
      <w:marRight w:val="0"/>
      <w:marTop w:val="0"/>
      <w:marBottom w:val="0"/>
      <w:divBdr>
        <w:top w:val="none" w:sz="0" w:space="0" w:color="auto"/>
        <w:left w:val="none" w:sz="0" w:space="0" w:color="auto"/>
        <w:bottom w:val="none" w:sz="0" w:space="0" w:color="auto"/>
        <w:right w:val="none" w:sz="0" w:space="0" w:color="auto"/>
      </w:divBdr>
    </w:div>
    <w:div w:id="1760298585">
      <w:bodyDiv w:val="1"/>
      <w:marLeft w:val="0"/>
      <w:marRight w:val="0"/>
      <w:marTop w:val="0"/>
      <w:marBottom w:val="0"/>
      <w:divBdr>
        <w:top w:val="none" w:sz="0" w:space="0" w:color="auto"/>
        <w:left w:val="none" w:sz="0" w:space="0" w:color="auto"/>
        <w:bottom w:val="none" w:sz="0" w:space="0" w:color="auto"/>
        <w:right w:val="none" w:sz="0" w:space="0" w:color="auto"/>
      </w:divBdr>
    </w:div>
    <w:div w:id="1760367350">
      <w:bodyDiv w:val="1"/>
      <w:marLeft w:val="0"/>
      <w:marRight w:val="0"/>
      <w:marTop w:val="0"/>
      <w:marBottom w:val="0"/>
      <w:divBdr>
        <w:top w:val="none" w:sz="0" w:space="0" w:color="auto"/>
        <w:left w:val="none" w:sz="0" w:space="0" w:color="auto"/>
        <w:bottom w:val="none" w:sz="0" w:space="0" w:color="auto"/>
        <w:right w:val="none" w:sz="0" w:space="0" w:color="auto"/>
      </w:divBdr>
    </w:div>
    <w:div w:id="1765417826">
      <w:bodyDiv w:val="1"/>
      <w:marLeft w:val="0"/>
      <w:marRight w:val="0"/>
      <w:marTop w:val="0"/>
      <w:marBottom w:val="0"/>
      <w:divBdr>
        <w:top w:val="none" w:sz="0" w:space="0" w:color="auto"/>
        <w:left w:val="none" w:sz="0" w:space="0" w:color="auto"/>
        <w:bottom w:val="none" w:sz="0" w:space="0" w:color="auto"/>
        <w:right w:val="none" w:sz="0" w:space="0" w:color="auto"/>
      </w:divBdr>
    </w:div>
    <w:div w:id="1768117792">
      <w:bodyDiv w:val="1"/>
      <w:marLeft w:val="0"/>
      <w:marRight w:val="0"/>
      <w:marTop w:val="0"/>
      <w:marBottom w:val="0"/>
      <w:divBdr>
        <w:top w:val="none" w:sz="0" w:space="0" w:color="auto"/>
        <w:left w:val="none" w:sz="0" w:space="0" w:color="auto"/>
        <w:bottom w:val="none" w:sz="0" w:space="0" w:color="auto"/>
        <w:right w:val="none" w:sz="0" w:space="0" w:color="auto"/>
      </w:divBdr>
      <w:divsChild>
        <w:div w:id="5986608">
          <w:marLeft w:val="480"/>
          <w:marRight w:val="0"/>
          <w:marTop w:val="0"/>
          <w:marBottom w:val="0"/>
          <w:divBdr>
            <w:top w:val="none" w:sz="0" w:space="0" w:color="auto"/>
            <w:left w:val="none" w:sz="0" w:space="0" w:color="auto"/>
            <w:bottom w:val="none" w:sz="0" w:space="0" w:color="auto"/>
            <w:right w:val="none" w:sz="0" w:space="0" w:color="auto"/>
          </w:divBdr>
        </w:div>
        <w:div w:id="8333648">
          <w:marLeft w:val="480"/>
          <w:marRight w:val="0"/>
          <w:marTop w:val="0"/>
          <w:marBottom w:val="0"/>
          <w:divBdr>
            <w:top w:val="none" w:sz="0" w:space="0" w:color="auto"/>
            <w:left w:val="none" w:sz="0" w:space="0" w:color="auto"/>
            <w:bottom w:val="none" w:sz="0" w:space="0" w:color="auto"/>
            <w:right w:val="none" w:sz="0" w:space="0" w:color="auto"/>
          </w:divBdr>
        </w:div>
        <w:div w:id="21977027">
          <w:marLeft w:val="480"/>
          <w:marRight w:val="0"/>
          <w:marTop w:val="0"/>
          <w:marBottom w:val="0"/>
          <w:divBdr>
            <w:top w:val="none" w:sz="0" w:space="0" w:color="auto"/>
            <w:left w:val="none" w:sz="0" w:space="0" w:color="auto"/>
            <w:bottom w:val="none" w:sz="0" w:space="0" w:color="auto"/>
            <w:right w:val="none" w:sz="0" w:space="0" w:color="auto"/>
          </w:divBdr>
        </w:div>
        <w:div w:id="48236107">
          <w:marLeft w:val="480"/>
          <w:marRight w:val="0"/>
          <w:marTop w:val="0"/>
          <w:marBottom w:val="0"/>
          <w:divBdr>
            <w:top w:val="none" w:sz="0" w:space="0" w:color="auto"/>
            <w:left w:val="none" w:sz="0" w:space="0" w:color="auto"/>
            <w:bottom w:val="none" w:sz="0" w:space="0" w:color="auto"/>
            <w:right w:val="none" w:sz="0" w:space="0" w:color="auto"/>
          </w:divBdr>
        </w:div>
        <w:div w:id="59182495">
          <w:marLeft w:val="480"/>
          <w:marRight w:val="0"/>
          <w:marTop w:val="0"/>
          <w:marBottom w:val="0"/>
          <w:divBdr>
            <w:top w:val="none" w:sz="0" w:space="0" w:color="auto"/>
            <w:left w:val="none" w:sz="0" w:space="0" w:color="auto"/>
            <w:bottom w:val="none" w:sz="0" w:space="0" w:color="auto"/>
            <w:right w:val="none" w:sz="0" w:space="0" w:color="auto"/>
          </w:divBdr>
        </w:div>
        <w:div w:id="134497560">
          <w:marLeft w:val="480"/>
          <w:marRight w:val="0"/>
          <w:marTop w:val="0"/>
          <w:marBottom w:val="0"/>
          <w:divBdr>
            <w:top w:val="none" w:sz="0" w:space="0" w:color="auto"/>
            <w:left w:val="none" w:sz="0" w:space="0" w:color="auto"/>
            <w:bottom w:val="none" w:sz="0" w:space="0" w:color="auto"/>
            <w:right w:val="none" w:sz="0" w:space="0" w:color="auto"/>
          </w:divBdr>
        </w:div>
        <w:div w:id="238369224">
          <w:marLeft w:val="480"/>
          <w:marRight w:val="0"/>
          <w:marTop w:val="0"/>
          <w:marBottom w:val="0"/>
          <w:divBdr>
            <w:top w:val="none" w:sz="0" w:space="0" w:color="auto"/>
            <w:left w:val="none" w:sz="0" w:space="0" w:color="auto"/>
            <w:bottom w:val="none" w:sz="0" w:space="0" w:color="auto"/>
            <w:right w:val="none" w:sz="0" w:space="0" w:color="auto"/>
          </w:divBdr>
        </w:div>
        <w:div w:id="239681152">
          <w:marLeft w:val="480"/>
          <w:marRight w:val="0"/>
          <w:marTop w:val="0"/>
          <w:marBottom w:val="0"/>
          <w:divBdr>
            <w:top w:val="none" w:sz="0" w:space="0" w:color="auto"/>
            <w:left w:val="none" w:sz="0" w:space="0" w:color="auto"/>
            <w:bottom w:val="none" w:sz="0" w:space="0" w:color="auto"/>
            <w:right w:val="none" w:sz="0" w:space="0" w:color="auto"/>
          </w:divBdr>
        </w:div>
        <w:div w:id="344945378">
          <w:marLeft w:val="480"/>
          <w:marRight w:val="0"/>
          <w:marTop w:val="0"/>
          <w:marBottom w:val="0"/>
          <w:divBdr>
            <w:top w:val="none" w:sz="0" w:space="0" w:color="auto"/>
            <w:left w:val="none" w:sz="0" w:space="0" w:color="auto"/>
            <w:bottom w:val="none" w:sz="0" w:space="0" w:color="auto"/>
            <w:right w:val="none" w:sz="0" w:space="0" w:color="auto"/>
          </w:divBdr>
        </w:div>
        <w:div w:id="400638646">
          <w:marLeft w:val="480"/>
          <w:marRight w:val="0"/>
          <w:marTop w:val="0"/>
          <w:marBottom w:val="0"/>
          <w:divBdr>
            <w:top w:val="none" w:sz="0" w:space="0" w:color="auto"/>
            <w:left w:val="none" w:sz="0" w:space="0" w:color="auto"/>
            <w:bottom w:val="none" w:sz="0" w:space="0" w:color="auto"/>
            <w:right w:val="none" w:sz="0" w:space="0" w:color="auto"/>
          </w:divBdr>
        </w:div>
        <w:div w:id="415135602">
          <w:marLeft w:val="480"/>
          <w:marRight w:val="0"/>
          <w:marTop w:val="0"/>
          <w:marBottom w:val="0"/>
          <w:divBdr>
            <w:top w:val="none" w:sz="0" w:space="0" w:color="auto"/>
            <w:left w:val="none" w:sz="0" w:space="0" w:color="auto"/>
            <w:bottom w:val="none" w:sz="0" w:space="0" w:color="auto"/>
            <w:right w:val="none" w:sz="0" w:space="0" w:color="auto"/>
          </w:divBdr>
        </w:div>
        <w:div w:id="482626190">
          <w:marLeft w:val="480"/>
          <w:marRight w:val="0"/>
          <w:marTop w:val="0"/>
          <w:marBottom w:val="0"/>
          <w:divBdr>
            <w:top w:val="none" w:sz="0" w:space="0" w:color="auto"/>
            <w:left w:val="none" w:sz="0" w:space="0" w:color="auto"/>
            <w:bottom w:val="none" w:sz="0" w:space="0" w:color="auto"/>
            <w:right w:val="none" w:sz="0" w:space="0" w:color="auto"/>
          </w:divBdr>
        </w:div>
        <w:div w:id="490603725">
          <w:marLeft w:val="480"/>
          <w:marRight w:val="0"/>
          <w:marTop w:val="0"/>
          <w:marBottom w:val="0"/>
          <w:divBdr>
            <w:top w:val="none" w:sz="0" w:space="0" w:color="auto"/>
            <w:left w:val="none" w:sz="0" w:space="0" w:color="auto"/>
            <w:bottom w:val="none" w:sz="0" w:space="0" w:color="auto"/>
            <w:right w:val="none" w:sz="0" w:space="0" w:color="auto"/>
          </w:divBdr>
        </w:div>
        <w:div w:id="546836880">
          <w:marLeft w:val="480"/>
          <w:marRight w:val="0"/>
          <w:marTop w:val="0"/>
          <w:marBottom w:val="0"/>
          <w:divBdr>
            <w:top w:val="none" w:sz="0" w:space="0" w:color="auto"/>
            <w:left w:val="none" w:sz="0" w:space="0" w:color="auto"/>
            <w:bottom w:val="none" w:sz="0" w:space="0" w:color="auto"/>
            <w:right w:val="none" w:sz="0" w:space="0" w:color="auto"/>
          </w:divBdr>
        </w:div>
        <w:div w:id="560408960">
          <w:marLeft w:val="480"/>
          <w:marRight w:val="0"/>
          <w:marTop w:val="0"/>
          <w:marBottom w:val="0"/>
          <w:divBdr>
            <w:top w:val="none" w:sz="0" w:space="0" w:color="auto"/>
            <w:left w:val="none" w:sz="0" w:space="0" w:color="auto"/>
            <w:bottom w:val="none" w:sz="0" w:space="0" w:color="auto"/>
            <w:right w:val="none" w:sz="0" w:space="0" w:color="auto"/>
          </w:divBdr>
        </w:div>
        <w:div w:id="584385419">
          <w:marLeft w:val="480"/>
          <w:marRight w:val="0"/>
          <w:marTop w:val="0"/>
          <w:marBottom w:val="0"/>
          <w:divBdr>
            <w:top w:val="none" w:sz="0" w:space="0" w:color="auto"/>
            <w:left w:val="none" w:sz="0" w:space="0" w:color="auto"/>
            <w:bottom w:val="none" w:sz="0" w:space="0" w:color="auto"/>
            <w:right w:val="none" w:sz="0" w:space="0" w:color="auto"/>
          </w:divBdr>
        </w:div>
        <w:div w:id="624820310">
          <w:marLeft w:val="480"/>
          <w:marRight w:val="0"/>
          <w:marTop w:val="0"/>
          <w:marBottom w:val="0"/>
          <w:divBdr>
            <w:top w:val="none" w:sz="0" w:space="0" w:color="auto"/>
            <w:left w:val="none" w:sz="0" w:space="0" w:color="auto"/>
            <w:bottom w:val="none" w:sz="0" w:space="0" w:color="auto"/>
            <w:right w:val="none" w:sz="0" w:space="0" w:color="auto"/>
          </w:divBdr>
        </w:div>
        <w:div w:id="684139629">
          <w:marLeft w:val="480"/>
          <w:marRight w:val="0"/>
          <w:marTop w:val="0"/>
          <w:marBottom w:val="0"/>
          <w:divBdr>
            <w:top w:val="none" w:sz="0" w:space="0" w:color="auto"/>
            <w:left w:val="none" w:sz="0" w:space="0" w:color="auto"/>
            <w:bottom w:val="none" w:sz="0" w:space="0" w:color="auto"/>
            <w:right w:val="none" w:sz="0" w:space="0" w:color="auto"/>
          </w:divBdr>
        </w:div>
        <w:div w:id="729966702">
          <w:marLeft w:val="480"/>
          <w:marRight w:val="0"/>
          <w:marTop w:val="0"/>
          <w:marBottom w:val="0"/>
          <w:divBdr>
            <w:top w:val="none" w:sz="0" w:space="0" w:color="auto"/>
            <w:left w:val="none" w:sz="0" w:space="0" w:color="auto"/>
            <w:bottom w:val="none" w:sz="0" w:space="0" w:color="auto"/>
            <w:right w:val="none" w:sz="0" w:space="0" w:color="auto"/>
          </w:divBdr>
        </w:div>
        <w:div w:id="766196240">
          <w:marLeft w:val="480"/>
          <w:marRight w:val="0"/>
          <w:marTop w:val="0"/>
          <w:marBottom w:val="0"/>
          <w:divBdr>
            <w:top w:val="none" w:sz="0" w:space="0" w:color="auto"/>
            <w:left w:val="none" w:sz="0" w:space="0" w:color="auto"/>
            <w:bottom w:val="none" w:sz="0" w:space="0" w:color="auto"/>
            <w:right w:val="none" w:sz="0" w:space="0" w:color="auto"/>
          </w:divBdr>
        </w:div>
        <w:div w:id="797069395">
          <w:marLeft w:val="480"/>
          <w:marRight w:val="0"/>
          <w:marTop w:val="0"/>
          <w:marBottom w:val="0"/>
          <w:divBdr>
            <w:top w:val="none" w:sz="0" w:space="0" w:color="auto"/>
            <w:left w:val="none" w:sz="0" w:space="0" w:color="auto"/>
            <w:bottom w:val="none" w:sz="0" w:space="0" w:color="auto"/>
            <w:right w:val="none" w:sz="0" w:space="0" w:color="auto"/>
          </w:divBdr>
        </w:div>
        <w:div w:id="826674477">
          <w:marLeft w:val="480"/>
          <w:marRight w:val="0"/>
          <w:marTop w:val="0"/>
          <w:marBottom w:val="0"/>
          <w:divBdr>
            <w:top w:val="none" w:sz="0" w:space="0" w:color="auto"/>
            <w:left w:val="none" w:sz="0" w:space="0" w:color="auto"/>
            <w:bottom w:val="none" w:sz="0" w:space="0" w:color="auto"/>
            <w:right w:val="none" w:sz="0" w:space="0" w:color="auto"/>
          </w:divBdr>
        </w:div>
        <w:div w:id="857891359">
          <w:marLeft w:val="480"/>
          <w:marRight w:val="0"/>
          <w:marTop w:val="0"/>
          <w:marBottom w:val="0"/>
          <w:divBdr>
            <w:top w:val="none" w:sz="0" w:space="0" w:color="auto"/>
            <w:left w:val="none" w:sz="0" w:space="0" w:color="auto"/>
            <w:bottom w:val="none" w:sz="0" w:space="0" w:color="auto"/>
            <w:right w:val="none" w:sz="0" w:space="0" w:color="auto"/>
          </w:divBdr>
        </w:div>
        <w:div w:id="948704151">
          <w:marLeft w:val="480"/>
          <w:marRight w:val="0"/>
          <w:marTop w:val="0"/>
          <w:marBottom w:val="0"/>
          <w:divBdr>
            <w:top w:val="none" w:sz="0" w:space="0" w:color="auto"/>
            <w:left w:val="none" w:sz="0" w:space="0" w:color="auto"/>
            <w:bottom w:val="none" w:sz="0" w:space="0" w:color="auto"/>
            <w:right w:val="none" w:sz="0" w:space="0" w:color="auto"/>
          </w:divBdr>
        </w:div>
        <w:div w:id="1130054576">
          <w:marLeft w:val="480"/>
          <w:marRight w:val="0"/>
          <w:marTop w:val="0"/>
          <w:marBottom w:val="0"/>
          <w:divBdr>
            <w:top w:val="none" w:sz="0" w:space="0" w:color="auto"/>
            <w:left w:val="none" w:sz="0" w:space="0" w:color="auto"/>
            <w:bottom w:val="none" w:sz="0" w:space="0" w:color="auto"/>
            <w:right w:val="none" w:sz="0" w:space="0" w:color="auto"/>
          </w:divBdr>
        </w:div>
        <w:div w:id="1132552738">
          <w:marLeft w:val="480"/>
          <w:marRight w:val="0"/>
          <w:marTop w:val="0"/>
          <w:marBottom w:val="0"/>
          <w:divBdr>
            <w:top w:val="none" w:sz="0" w:space="0" w:color="auto"/>
            <w:left w:val="none" w:sz="0" w:space="0" w:color="auto"/>
            <w:bottom w:val="none" w:sz="0" w:space="0" w:color="auto"/>
            <w:right w:val="none" w:sz="0" w:space="0" w:color="auto"/>
          </w:divBdr>
        </w:div>
        <w:div w:id="1154376387">
          <w:marLeft w:val="480"/>
          <w:marRight w:val="0"/>
          <w:marTop w:val="0"/>
          <w:marBottom w:val="0"/>
          <w:divBdr>
            <w:top w:val="none" w:sz="0" w:space="0" w:color="auto"/>
            <w:left w:val="none" w:sz="0" w:space="0" w:color="auto"/>
            <w:bottom w:val="none" w:sz="0" w:space="0" w:color="auto"/>
            <w:right w:val="none" w:sz="0" w:space="0" w:color="auto"/>
          </w:divBdr>
        </w:div>
        <w:div w:id="1197817535">
          <w:marLeft w:val="480"/>
          <w:marRight w:val="0"/>
          <w:marTop w:val="0"/>
          <w:marBottom w:val="0"/>
          <w:divBdr>
            <w:top w:val="none" w:sz="0" w:space="0" w:color="auto"/>
            <w:left w:val="none" w:sz="0" w:space="0" w:color="auto"/>
            <w:bottom w:val="none" w:sz="0" w:space="0" w:color="auto"/>
            <w:right w:val="none" w:sz="0" w:space="0" w:color="auto"/>
          </w:divBdr>
        </w:div>
        <w:div w:id="1212182906">
          <w:marLeft w:val="480"/>
          <w:marRight w:val="0"/>
          <w:marTop w:val="0"/>
          <w:marBottom w:val="0"/>
          <w:divBdr>
            <w:top w:val="none" w:sz="0" w:space="0" w:color="auto"/>
            <w:left w:val="none" w:sz="0" w:space="0" w:color="auto"/>
            <w:bottom w:val="none" w:sz="0" w:space="0" w:color="auto"/>
            <w:right w:val="none" w:sz="0" w:space="0" w:color="auto"/>
          </w:divBdr>
        </w:div>
        <w:div w:id="1223129148">
          <w:marLeft w:val="480"/>
          <w:marRight w:val="0"/>
          <w:marTop w:val="0"/>
          <w:marBottom w:val="0"/>
          <w:divBdr>
            <w:top w:val="none" w:sz="0" w:space="0" w:color="auto"/>
            <w:left w:val="none" w:sz="0" w:space="0" w:color="auto"/>
            <w:bottom w:val="none" w:sz="0" w:space="0" w:color="auto"/>
            <w:right w:val="none" w:sz="0" w:space="0" w:color="auto"/>
          </w:divBdr>
        </w:div>
        <w:div w:id="1225027729">
          <w:marLeft w:val="480"/>
          <w:marRight w:val="0"/>
          <w:marTop w:val="0"/>
          <w:marBottom w:val="0"/>
          <w:divBdr>
            <w:top w:val="none" w:sz="0" w:space="0" w:color="auto"/>
            <w:left w:val="none" w:sz="0" w:space="0" w:color="auto"/>
            <w:bottom w:val="none" w:sz="0" w:space="0" w:color="auto"/>
            <w:right w:val="none" w:sz="0" w:space="0" w:color="auto"/>
          </w:divBdr>
        </w:div>
        <w:div w:id="1226333749">
          <w:marLeft w:val="480"/>
          <w:marRight w:val="0"/>
          <w:marTop w:val="0"/>
          <w:marBottom w:val="0"/>
          <w:divBdr>
            <w:top w:val="none" w:sz="0" w:space="0" w:color="auto"/>
            <w:left w:val="none" w:sz="0" w:space="0" w:color="auto"/>
            <w:bottom w:val="none" w:sz="0" w:space="0" w:color="auto"/>
            <w:right w:val="none" w:sz="0" w:space="0" w:color="auto"/>
          </w:divBdr>
        </w:div>
        <w:div w:id="1251700185">
          <w:marLeft w:val="480"/>
          <w:marRight w:val="0"/>
          <w:marTop w:val="0"/>
          <w:marBottom w:val="0"/>
          <w:divBdr>
            <w:top w:val="none" w:sz="0" w:space="0" w:color="auto"/>
            <w:left w:val="none" w:sz="0" w:space="0" w:color="auto"/>
            <w:bottom w:val="none" w:sz="0" w:space="0" w:color="auto"/>
            <w:right w:val="none" w:sz="0" w:space="0" w:color="auto"/>
          </w:divBdr>
        </w:div>
        <w:div w:id="1277106170">
          <w:marLeft w:val="480"/>
          <w:marRight w:val="0"/>
          <w:marTop w:val="0"/>
          <w:marBottom w:val="0"/>
          <w:divBdr>
            <w:top w:val="none" w:sz="0" w:space="0" w:color="auto"/>
            <w:left w:val="none" w:sz="0" w:space="0" w:color="auto"/>
            <w:bottom w:val="none" w:sz="0" w:space="0" w:color="auto"/>
            <w:right w:val="none" w:sz="0" w:space="0" w:color="auto"/>
          </w:divBdr>
        </w:div>
        <w:div w:id="1280258847">
          <w:marLeft w:val="480"/>
          <w:marRight w:val="0"/>
          <w:marTop w:val="0"/>
          <w:marBottom w:val="0"/>
          <w:divBdr>
            <w:top w:val="none" w:sz="0" w:space="0" w:color="auto"/>
            <w:left w:val="none" w:sz="0" w:space="0" w:color="auto"/>
            <w:bottom w:val="none" w:sz="0" w:space="0" w:color="auto"/>
            <w:right w:val="none" w:sz="0" w:space="0" w:color="auto"/>
          </w:divBdr>
        </w:div>
        <w:div w:id="1326015493">
          <w:marLeft w:val="480"/>
          <w:marRight w:val="0"/>
          <w:marTop w:val="0"/>
          <w:marBottom w:val="0"/>
          <w:divBdr>
            <w:top w:val="none" w:sz="0" w:space="0" w:color="auto"/>
            <w:left w:val="none" w:sz="0" w:space="0" w:color="auto"/>
            <w:bottom w:val="none" w:sz="0" w:space="0" w:color="auto"/>
            <w:right w:val="none" w:sz="0" w:space="0" w:color="auto"/>
          </w:divBdr>
        </w:div>
        <w:div w:id="1482040249">
          <w:marLeft w:val="480"/>
          <w:marRight w:val="0"/>
          <w:marTop w:val="0"/>
          <w:marBottom w:val="0"/>
          <w:divBdr>
            <w:top w:val="none" w:sz="0" w:space="0" w:color="auto"/>
            <w:left w:val="none" w:sz="0" w:space="0" w:color="auto"/>
            <w:bottom w:val="none" w:sz="0" w:space="0" w:color="auto"/>
            <w:right w:val="none" w:sz="0" w:space="0" w:color="auto"/>
          </w:divBdr>
        </w:div>
        <w:div w:id="1512135640">
          <w:marLeft w:val="480"/>
          <w:marRight w:val="0"/>
          <w:marTop w:val="0"/>
          <w:marBottom w:val="0"/>
          <w:divBdr>
            <w:top w:val="none" w:sz="0" w:space="0" w:color="auto"/>
            <w:left w:val="none" w:sz="0" w:space="0" w:color="auto"/>
            <w:bottom w:val="none" w:sz="0" w:space="0" w:color="auto"/>
            <w:right w:val="none" w:sz="0" w:space="0" w:color="auto"/>
          </w:divBdr>
        </w:div>
        <w:div w:id="1609049152">
          <w:marLeft w:val="480"/>
          <w:marRight w:val="0"/>
          <w:marTop w:val="0"/>
          <w:marBottom w:val="0"/>
          <w:divBdr>
            <w:top w:val="none" w:sz="0" w:space="0" w:color="auto"/>
            <w:left w:val="none" w:sz="0" w:space="0" w:color="auto"/>
            <w:bottom w:val="none" w:sz="0" w:space="0" w:color="auto"/>
            <w:right w:val="none" w:sz="0" w:space="0" w:color="auto"/>
          </w:divBdr>
        </w:div>
        <w:div w:id="1618677972">
          <w:marLeft w:val="480"/>
          <w:marRight w:val="0"/>
          <w:marTop w:val="0"/>
          <w:marBottom w:val="0"/>
          <w:divBdr>
            <w:top w:val="none" w:sz="0" w:space="0" w:color="auto"/>
            <w:left w:val="none" w:sz="0" w:space="0" w:color="auto"/>
            <w:bottom w:val="none" w:sz="0" w:space="0" w:color="auto"/>
            <w:right w:val="none" w:sz="0" w:space="0" w:color="auto"/>
          </w:divBdr>
        </w:div>
        <w:div w:id="1683240633">
          <w:marLeft w:val="480"/>
          <w:marRight w:val="0"/>
          <w:marTop w:val="0"/>
          <w:marBottom w:val="0"/>
          <w:divBdr>
            <w:top w:val="none" w:sz="0" w:space="0" w:color="auto"/>
            <w:left w:val="none" w:sz="0" w:space="0" w:color="auto"/>
            <w:bottom w:val="none" w:sz="0" w:space="0" w:color="auto"/>
            <w:right w:val="none" w:sz="0" w:space="0" w:color="auto"/>
          </w:divBdr>
        </w:div>
        <w:div w:id="1701856887">
          <w:marLeft w:val="480"/>
          <w:marRight w:val="0"/>
          <w:marTop w:val="0"/>
          <w:marBottom w:val="0"/>
          <w:divBdr>
            <w:top w:val="none" w:sz="0" w:space="0" w:color="auto"/>
            <w:left w:val="none" w:sz="0" w:space="0" w:color="auto"/>
            <w:bottom w:val="none" w:sz="0" w:space="0" w:color="auto"/>
            <w:right w:val="none" w:sz="0" w:space="0" w:color="auto"/>
          </w:divBdr>
        </w:div>
        <w:div w:id="1712655899">
          <w:marLeft w:val="480"/>
          <w:marRight w:val="0"/>
          <w:marTop w:val="0"/>
          <w:marBottom w:val="0"/>
          <w:divBdr>
            <w:top w:val="none" w:sz="0" w:space="0" w:color="auto"/>
            <w:left w:val="none" w:sz="0" w:space="0" w:color="auto"/>
            <w:bottom w:val="none" w:sz="0" w:space="0" w:color="auto"/>
            <w:right w:val="none" w:sz="0" w:space="0" w:color="auto"/>
          </w:divBdr>
        </w:div>
        <w:div w:id="1745759982">
          <w:marLeft w:val="480"/>
          <w:marRight w:val="0"/>
          <w:marTop w:val="0"/>
          <w:marBottom w:val="0"/>
          <w:divBdr>
            <w:top w:val="none" w:sz="0" w:space="0" w:color="auto"/>
            <w:left w:val="none" w:sz="0" w:space="0" w:color="auto"/>
            <w:bottom w:val="none" w:sz="0" w:space="0" w:color="auto"/>
            <w:right w:val="none" w:sz="0" w:space="0" w:color="auto"/>
          </w:divBdr>
        </w:div>
        <w:div w:id="1772966401">
          <w:marLeft w:val="480"/>
          <w:marRight w:val="0"/>
          <w:marTop w:val="0"/>
          <w:marBottom w:val="0"/>
          <w:divBdr>
            <w:top w:val="none" w:sz="0" w:space="0" w:color="auto"/>
            <w:left w:val="none" w:sz="0" w:space="0" w:color="auto"/>
            <w:bottom w:val="none" w:sz="0" w:space="0" w:color="auto"/>
            <w:right w:val="none" w:sz="0" w:space="0" w:color="auto"/>
          </w:divBdr>
        </w:div>
        <w:div w:id="1848129233">
          <w:marLeft w:val="480"/>
          <w:marRight w:val="0"/>
          <w:marTop w:val="0"/>
          <w:marBottom w:val="0"/>
          <w:divBdr>
            <w:top w:val="none" w:sz="0" w:space="0" w:color="auto"/>
            <w:left w:val="none" w:sz="0" w:space="0" w:color="auto"/>
            <w:bottom w:val="none" w:sz="0" w:space="0" w:color="auto"/>
            <w:right w:val="none" w:sz="0" w:space="0" w:color="auto"/>
          </w:divBdr>
        </w:div>
        <w:div w:id="1869677631">
          <w:marLeft w:val="480"/>
          <w:marRight w:val="0"/>
          <w:marTop w:val="0"/>
          <w:marBottom w:val="0"/>
          <w:divBdr>
            <w:top w:val="none" w:sz="0" w:space="0" w:color="auto"/>
            <w:left w:val="none" w:sz="0" w:space="0" w:color="auto"/>
            <w:bottom w:val="none" w:sz="0" w:space="0" w:color="auto"/>
            <w:right w:val="none" w:sz="0" w:space="0" w:color="auto"/>
          </w:divBdr>
        </w:div>
        <w:div w:id="1874531791">
          <w:marLeft w:val="480"/>
          <w:marRight w:val="0"/>
          <w:marTop w:val="0"/>
          <w:marBottom w:val="0"/>
          <w:divBdr>
            <w:top w:val="none" w:sz="0" w:space="0" w:color="auto"/>
            <w:left w:val="none" w:sz="0" w:space="0" w:color="auto"/>
            <w:bottom w:val="none" w:sz="0" w:space="0" w:color="auto"/>
            <w:right w:val="none" w:sz="0" w:space="0" w:color="auto"/>
          </w:divBdr>
        </w:div>
        <w:div w:id="1888712807">
          <w:marLeft w:val="480"/>
          <w:marRight w:val="0"/>
          <w:marTop w:val="0"/>
          <w:marBottom w:val="0"/>
          <w:divBdr>
            <w:top w:val="none" w:sz="0" w:space="0" w:color="auto"/>
            <w:left w:val="none" w:sz="0" w:space="0" w:color="auto"/>
            <w:bottom w:val="none" w:sz="0" w:space="0" w:color="auto"/>
            <w:right w:val="none" w:sz="0" w:space="0" w:color="auto"/>
          </w:divBdr>
        </w:div>
        <w:div w:id="1927959943">
          <w:marLeft w:val="480"/>
          <w:marRight w:val="0"/>
          <w:marTop w:val="0"/>
          <w:marBottom w:val="0"/>
          <w:divBdr>
            <w:top w:val="none" w:sz="0" w:space="0" w:color="auto"/>
            <w:left w:val="none" w:sz="0" w:space="0" w:color="auto"/>
            <w:bottom w:val="none" w:sz="0" w:space="0" w:color="auto"/>
            <w:right w:val="none" w:sz="0" w:space="0" w:color="auto"/>
          </w:divBdr>
        </w:div>
        <w:div w:id="1963226862">
          <w:marLeft w:val="480"/>
          <w:marRight w:val="0"/>
          <w:marTop w:val="0"/>
          <w:marBottom w:val="0"/>
          <w:divBdr>
            <w:top w:val="none" w:sz="0" w:space="0" w:color="auto"/>
            <w:left w:val="none" w:sz="0" w:space="0" w:color="auto"/>
            <w:bottom w:val="none" w:sz="0" w:space="0" w:color="auto"/>
            <w:right w:val="none" w:sz="0" w:space="0" w:color="auto"/>
          </w:divBdr>
        </w:div>
        <w:div w:id="1971009720">
          <w:marLeft w:val="480"/>
          <w:marRight w:val="0"/>
          <w:marTop w:val="0"/>
          <w:marBottom w:val="0"/>
          <w:divBdr>
            <w:top w:val="none" w:sz="0" w:space="0" w:color="auto"/>
            <w:left w:val="none" w:sz="0" w:space="0" w:color="auto"/>
            <w:bottom w:val="none" w:sz="0" w:space="0" w:color="auto"/>
            <w:right w:val="none" w:sz="0" w:space="0" w:color="auto"/>
          </w:divBdr>
        </w:div>
        <w:div w:id="1974558459">
          <w:marLeft w:val="480"/>
          <w:marRight w:val="0"/>
          <w:marTop w:val="0"/>
          <w:marBottom w:val="0"/>
          <w:divBdr>
            <w:top w:val="none" w:sz="0" w:space="0" w:color="auto"/>
            <w:left w:val="none" w:sz="0" w:space="0" w:color="auto"/>
            <w:bottom w:val="none" w:sz="0" w:space="0" w:color="auto"/>
            <w:right w:val="none" w:sz="0" w:space="0" w:color="auto"/>
          </w:divBdr>
        </w:div>
        <w:div w:id="1996906995">
          <w:marLeft w:val="480"/>
          <w:marRight w:val="0"/>
          <w:marTop w:val="0"/>
          <w:marBottom w:val="0"/>
          <w:divBdr>
            <w:top w:val="none" w:sz="0" w:space="0" w:color="auto"/>
            <w:left w:val="none" w:sz="0" w:space="0" w:color="auto"/>
            <w:bottom w:val="none" w:sz="0" w:space="0" w:color="auto"/>
            <w:right w:val="none" w:sz="0" w:space="0" w:color="auto"/>
          </w:divBdr>
        </w:div>
        <w:div w:id="2017077250">
          <w:marLeft w:val="480"/>
          <w:marRight w:val="0"/>
          <w:marTop w:val="0"/>
          <w:marBottom w:val="0"/>
          <w:divBdr>
            <w:top w:val="none" w:sz="0" w:space="0" w:color="auto"/>
            <w:left w:val="none" w:sz="0" w:space="0" w:color="auto"/>
            <w:bottom w:val="none" w:sz="0" w:space="0" w:color="auto"/>
            <w:right w:val="none" w:sz="0" w:space="0" w:color="auto"/>
          </w:divBdr>
        </w:div>
        <w:div w:id="2065518311">
          <w:marLeft w:val="480"/>
          <w:marRight w:val="0"/>
          <w:marTop w:val="0"/>
          <w:marBottom w:val="0"/>
          <w:divBdr>
            <w:top w:val="none" w:sz="0" w:space="0" w:color="auto"/>
            <w:left w:val="none" w:sz="0" w:space="0" w:color="auto"/>
            <w:bottom w:val="none" w:sz="0" w:space="0" w:color="auto"/>
            <w:right w:val="none" w:sz="0" w:space="0" w:color="auto"/>
          </w:divBdr>
        </w:div>
        <w:div w:id="2068872453">
          <w:marLeft w:val="480"/>
          <w:marRight w:val="0"/>
          <w:marTop w:val="0"/>
          <w:marBottom w:val="0"/>
          <w:divBdr>
            <w:top w:val="none" w:sz="0" w:space="0" w:color="auto"/>
            <w:left w:val="none" w:sz="0" w:space="0" w:color="auto"/>
            <w:bottom w:val="none" w:sz="0" w:space="0" w:color="auto"/>
            <w:right w:val="none" w:sz="0" w:space="0" w:color="auto"/>
          </w:divBdr>
        </w:div>
        <w:div w:id="2077900654">
          <w:marLeft w:val="480"/>
          <w:marRight w:val="0"/>
          <w:marTop w:val="0"/>
          <w:marBottom w:val="0"/>
          <w:divBdr>
            <w:top w:val="none" w:sz="0" w:space="0" w:color="auto"/>
            <w:left w:val="none" w:sz="0" w:space="0" w:color="auto"/>
            <w:bottom w:val="none" w:sz="0" w:space="0" w:color="auto"/>
            <w:right w:val="none" w:sz="0" w:space="0" w:color="auto"/>
          </w:divBdr>
        </w:div>
      </w:divsChild>
    </w:div>
    <w:div w:id="1775860510">
      <w:bodyDiv w:val="1"/>
      <w:marLeft w:val="0"/>
      <w:marRight w:val="0"/>
      <w:marTop w:val="0"/>
      <w:marBottom w:val="0"/>
      <w:divBdr>
        <w:top w:val="none" w:sz="0" w:space="0" w:color="auto"/>
        <w:left w:val="none" w:sz="0" w:space="0" w:color="auto"/>
        <w:bottom w:val="none" w:sz="0" w:space="0" w:color="auto"/>
        <w:right w:val="none" w:sz="0" w:space="0" w:color="auto"/>
      </w:divBdr>
    </w:div>
    <w:div w:id="1782651076">
      <w:bodyDiv w:val="1"/>
      <w:marLeft w:val="0"/>
      <w:marRight w:val="0"/>
      <w:marTop w:val="0"/>
      <w:marBottom w:val="0"/>
      <w:divBdr>
        <w:top w:val="none" w:sz="0" w:space="0" w:color="auto"/>
        <w:left w:val="none" w:sz="0" w:space="0" w:color="auto"/>
        <w:bottom w:val="none" w:sz="0" w:space="0" w:color="auto"/>
        <w:right w:val="none" w:sz="0" w:space="0" w:color="auto"/>
      </w:divBdr>
    </w:div>
    <w:div w:id="1784492911">
      <w:bodyDiv w:val="1"/>
      <w:marLeft w:val="0"/>
      <w:marRight w:val="0"/>
      <w:marTop w:val="0"/>
      <w:marBottom w:val="0"/>
      <w:divBdr>
        <w:top w:val="none" w:sz="0" w:space="0" w:color="auto"/>
        <w:left w:val="none" w:sz="0" w:space="0" w:color="auto"/>
        <w:bottom w:val="none" w:sz="0" w:space="0" w:color="auto"/>
        <w:right w:val="none" w:sz="0" w:space="0" w:color="auto"/>
      </w:divBdr>
    </w:div>
    <w:div w:id="1789468808">
      <w:bodyDiv w:val="1"/>
      <w:marLeft w:val="0"/>
      <w:marRight w:val="0"/>
      <w:marTop w:val="0"/>
      <w:marBottom w:val="0"/>
      <w:divBdr>
        <w:top w:val="none" w:sz="0" w:space="0" w:color="auto"/>
        <w:left w:val="none" w:sz="0" w:space="0" w:color="auto"/>
        <w:bottom w:val="none" w:sz="0" w:space="0" w:color="auto"/>
        <w:right w:val="none" w:sz="0" w:space="0" w:color="auto"/>
      </w:divBdr>
    </w:div>
    <w:div w:id="1790734579">
      <w:bodyDiv w:val="1"/>
      <w:marLeft w:val="0"/>
      <w:marRight w:val="0"/>
      <w:marTop w:val="0"/>
      <w:marBottom w:val="0"/>
      <w:divBdr>
        <w:top w:val="none" w:sz="0" w:space="0" w:color="auto"/>
        <w:left w:val="none" w:sz="0" w:space="0" w:color="auto"/>
        <w:bottom w:val="none" w:sz="0" w:space="0" w:color="auto"/>
        <w:right w:val="none" w:sz="0" w:space="0" w:color="auto"/>
      </w:divBdr>
    </w:div>
    <w:div w:id="1796174555">
      <w:bodyDiv w:val="1"/>
      <w:marLeft w:val="0"/>
      <w:marRight w:val="0"/>
      <w:marTop w:val="0"/>
      <w:marBottom w:val="0"/>
      <w:divBdr>
        <w:top w:val="none" w:sz="0" w:space="0" w:color="auto"/>
        <w:left w:val="none" w:sz="0" w:space="0" w:color="auto"/>
        <w:bottom w:val="none" w:sz="0" w:space="0" w:color="auto"/>
        <w:right w:val="none" w:sz="0" w:space="0" w:color="auto"/>
      </w:divBdr>
    </w:div>
    <w:div w:id="1801679257">
      <w:bodyDiv w:val="1"/>
      <w:marLeft w:val="0"/>
      <w:marRight w:val="0"/>
      <w:marTop w:val="0"/>
      <w:marBottom w:val="0"/>
      <w:divBdr>
        <w:top w:val="none" w:sz="0" w:space="0" w:color="auto"/>
        <w:left w:val="none" w:sz="0" w:space="0" w:color="auto"/>
        <w:bottom w:val="none" w:sz="0" w:space="0" w:color="auto"/>
        <w:right w:val="none" w:sz="0" w:space="0" w:color="auto"/>
      </w:divBdr>
    </w:div>
    <w:div w:id="1802532816">
      <w:bodyDiv w:val="1"/>
      <w:marLeft w:val="0"/>
      <w:marRight w:val="0"/>
      <w:marTop w:val="0"/>
      <w:marBottom w:val="0"/>
      <w:divBdr>
        <w:top w:val="none" w:sz="0" w:space="0" w:color="auto"/>
        <w:left w:val="none" w:sz="0" w:space="0" w:color="auto"/>
        <w:bottom w:val="none" w:sz="0" w:space="0" w:color="auto"/>
        <w:right w:val="none" w:sz="0" w:space="0" w:color="auto"/>
      </w:divBdr>
    </w:div>
    <w:div w:id="1803309030">
      <w:bodyDiv w:val="1"/>
      <w:marLeft w:val="0"/>
      <w:marRight w:val="0"/>
      <w:marTop w:val="0"/>
      <w:marBottom w:val="0"/>
      <w:divBdr>
        <w:top w:val="none" w:sz="0" w:space="0" w:color="auto"/>
        <w:left w:val="none" w:sz="0" w:space="0" w:color="auto"/>
        <w:bottom w:val="none" w:sz="0" w:space="0" w:color="auto"/>
        <w:right w:val="none" w:sz="0" w:space="0" w:color="auto"/>
      </w:divBdr>
    </w:div>
    <w:div w:id="1803381449">
      <w:bodyDiv w:val="1"/>
      <w:marLeft w:val="0"/>
      <w:marRight w:val="0"/>
      <w:marTop w:val="0"/>
      <w:marBottom w:val="0"/>
      <w:divBdr>
        <w:top w:val="none" w:sz="0" w:space="0" w:color="auto"/>
        <w:left w:val="none" w:sz="0" w:space="0" w:color="auto"/>
        <w:bottom w:val="none" w:sz="0" w:space="0" w:color="auto"/>
        <w:right w:val="none" w:sz="0" w:space="0" w:color="auto"/>
      </w:divBdr>
    </w:div>
    <w:div w:id="1810054098">
      <w:bodyDiv w:val="1"/>
      <w:marLeft w:val="0"/>
      <w:marRight w:val="0"/>
      <w:marTop w:val="0"/>
      <w:marBottom w:val="0"/>
      <w:divBdr>
        <w:top w:val="none" w:sz="0" w:space="0" w:color="auto"/>
        <w:left w:val="none" w:sz="0" w:space="0" w:color="auto"/>
        <w:bottom w:val="none" w:sz="0" w:space="0" w:color="auto"/>
        <w:right w:val="none" w:sz="0" w:space="0" w:color="auto"/>
      </w:divBdr>
    </w:div>
    <w:div w:id="1811509010">
      <w:bodyDiv w:val="1"/>
      <w:marLeft w:val="0"/>
      <w:marRight w:val="0"/>
      <w:marTop w:val="0"/>
      <w:marBottom w:val="0"/>
      <w:divBdr>
        <w:top w:val="none" w:sz="0" w:space="0" w:color="auto"/>
        <w:left w:val="none" w:sz="0" w:space="0" w:color="auto"/>
        <w:bottom w:val="none" w:sz="0" w:space="0" w:color="auto"/>
        <w:right w:val="none" w:sz="0" w:space="0" w:color="auto"/>
      </w:divBdr>
    </w:div>
    <w:div w:id="1815561622">
      <w:bodyDiv w:val="1"/>
      <w:marLeft w:val="0"/>
      <w:marRight w:val="0"/>
      <w:marTop w:val="0"/>
      <w:marBottom w:val="0"/>
      <w:divBdr>
        <w:top w:val="none" w:sz="0" w:space="0" w:color="auto"/>
        <w:left w:val="none" w:sz="0" w:space="0" w:color="auto"/>
        <w:bottom w:val="none" w:sz="0" w:space="0" w:color="auto"/>
        <w:right w:val="none" w:sz="0" w:space="0" w:color="auto"/>
      </w:divBdr>
    </w:div>
    <w:div w:id="1823502787">
      <w:bodyDiv w:val="1"/>
      <w:marLeft w:val="0"/>
      <w:marRight w:val="0"/>
      <w:marTop w:val="0"/>
      <w:marBottom w:val="0"/>
      <w:divBdr>
        <w:top w:val="none" w:sz="0" w:space="0" w:color="auto"/>
        <w:left w:val="none" w:sz="0" w:space="0" w:color="auto"/>
        <w:bottom w:val="none" w:sz="0" w:space="0" w:color="auto"/>
        <w:right w:val="none" w:sz="0" w:space="0" w:color="auto"/>
      </w:divBdr>
    </w:div>
    <w:div w:id="1825775086">
      <w:bodyDiv w:val="1"/>
      <w:marLeft w:val="0"/>
      <w:marRight w:val="0"/>
      <w:marTop w:val="0"/>
      <w:marBottom w:val="0"/>
      <w:divBdr>
        <w:top w:val="none" w:sz="0" w:space="0" w:color="auto"/>
        <w:left w:val="none" w:sz="0" w:space="0" w:color="auto"/>
        <w:bottom w:val="none" w:sz="0" w:space="0" w:color="auto"/>
        <w:right w:val="none" w:sz="0" w:space="0" w:color="auto"/>
      </w:divBdr>
    </w:div>
    <w:div w:id="1825778036">
      <w:bodyDiv w:val="1"/>
      <w:marLeft w:val="0"/>
      <w:marRight w:val="0"/>
      <w:marTop w:val="0"/>
      <w:marBottom w:val="0"/>
      <w:divBdr>
        <w:top w:val="none" w:sz="0" w:space="0" w:color="auto"/>
        <w:left w:val="none" w:sz="0" w:space="0" w:color="auto"/>
        <w:bottom w:val="none" w:sz="0" w:space="0" w:color="auto"/>
        <w:right w:val="none" w:sz="0" w:space="0" w:color="auto"/>
      </w:divBdr>
    </w:div>
    <w:div w:id="1832940164">
      <w:bodyDiv w:val="1"/>
      <w:marLeft w:val="0"/>
      <w:marRight w:val="0"/>
      <w:marTop w:val="0"/>
      <w:marBottom w:val="0"/>
      <w:divBdr>
        <w:top w:val="none" w:sz="0" w:space="0" w:color="auto"/>
        <w:left w:val="none" w:sz="0" w:space="0" w:color="auto"/>
        <w:bottom w:val="none" w:sz="0" w:space="0" w:color="auto"/>
        <w:right w:val="none" w:sz="0" w:space="0" w:color="auto"/>
      </w:divBdr>
    </w:div>
    <w:div w:id="1835103230">
      <w:bodyDiv w:val="1"/>
      <w:marLeft w:val="0"/>
      <w:marRight w:val="0"/>
      <w:marTop w:val="0"/>
      <w:marBottom w:val="0"/>
      <w:divBdr>
        <w:top w:val="none" w:sz="0" w:space="0" w:color="auto"/>
        <w:left w:val="none" w:sz="0" w:space="0" w:color="auto"/>
        <w:bottom w:val="none" w:sz="0" w:space="0" w:color="auto"/>
        <w:right w:val="none" w:sz="0" w:space="0" w:color="auto"/>
      </w:divBdr>
    </w:div>
    <w:div w:id="1837452815">
      <w:bodyDiv w:val="1"/>
      <w:marLeft w:val="0"/>
      <w:marRight w:val="0"/>
      <w:marTop w:val="0"/>
      <w:marBottom w:val="0"/>
      <w:divBdr>
        <w:top w:val="none" w:sz="0" w:space="0" w:color="auto"/>
        <w:left w:val="none" w:sz="0" w:space="0" w:color="auto"/>
        <w:bottom w:val="none" w:sz="0" w:space="0" w:color="auto"/>
        <w:right w:val="none" w:sz="0" w:space="0" w:color="auto"/>
      </w:divBdr>
    </w:div>
    <w:div w:id="1839618021">
      <w:bodyDiv w:val="1"/>
      <w:marLeft w:val="0"/>
      <w:marRight w:val="0"/>
      <w:marTop w:val="0"/>
      <w:marBottom w:val="0"/>
      <w:divBdr>
        <w:top w:val="none" w:sz="0" w:space="0" w:color="auto"/>
        <w:left w:val="none" w:sz="0" w:space="0" w:color="auto"/>
        <w:bottom w:val="none" w:sz="0" w:space="0" w:color="auto"/>
        <w:right w:val="none" w:sz="0" w:space="0" w:color="auto"/>
      </w:divBdr>
    </w:div>
    <w:div w:id="1839734948">
      <w:bodyDiv w:val="1"/>
      <w:marLeft w:val="0"/>
      <w:marRight w:val="0"/>
      <w:marTop w:val="0"/>
      <w:marBottom w:val="0"/>
      <w:divBdr>
        <w:top w:val="none" w:sz="0" w:space="0" w:color="auto"/>
        <w:left w:val="none" w:sz="0" w:space="0" w:color="auto"/>
        <w:bottom w:val="none" w:sz="0" w:space="0" w:color="auto"/>
        <w:right w:val="none" w:sz="0" w:space="0" w:color="auto"/>
      </w:divBdr>
      <w:divsChild>
        <w:div w:id="66151097">
          <w:marLeft w:val="480"/>
          <w:marRight w:val="0"/>
          <w:marTop w:val="0"/>
          <w:marBottom w:val="0"/>
          <w:divBdr>
            <w:top w:val="none" w:sz="0" w:space="0" w:color="auto"/>
            <w:left w:val="none" w:sz="0" w:space="0" w:color="auto"/>
            <w:bottom w:val="none" w:sz="0" w:space="0" w:color="auto"/>
            <w:right w:val="none" w:sz="0" w:space="0" w:color="auto"/>
          </w:divBdr>
        </w:div>
        <w:div w:id="105194617">
          <w:marLeft w:val="480"/>
          <w:marRight w:val="0"/>
          <w:marTop w:val="0"/>
          <w:marBottom w:val="0"/>
          <w:divBdr>
            <w:top w:val="none" w:sz="0" w:space="0" w:color="auto"/>
            <w:left w:val="none" w:sz="0" w:space="0" w:color="auto"/>
            <w:bottom w:val="none" w:sz="0" w:space="0" w:color="auto"/>
            <w:right w:val="none" w:sz="0" w:space="0" w:color="auto"/>
          </w:divBdr>
        </w:div>
        <w:div w:id="126053739">
          <w:marLeft w:val="480"/>
          <w:marRight w:val="0"/>
          <w:marTop w:val="0"/>
          <w:marBottom w:val="0"/>
          <w:divBdr>
            <w:top w:val="none" w:sz="0" w:space="0" w:color="auto"/>
            <w:left w:val="none" w:sz="0" w:space="0" w:color="auto"/>
            <w:bottom w:val="none" w:sz="0" w:space="0" w:color="auto"/>
            <w:right w:val="none" w:sz="0" w:space="0" w:color="auto"/>
          </w:divBdr>
        </w:div>
        <w:div w:id="150029746">
          <w:marLeft w:val="480"/>
          <w:marRight w:val="0"/>
          <w:marTop w:val="0"/>
          <w:marBottom w:val="0"/>
          <w:divBdr>
            <w:top w:val="none" w:sz="0" w:space="0" w:color="auto"/>
            <w:left w:val="none" w:sz="0" w:space="0" w:color="auto"/>
            <w:bottom w:val="none" w:sz="0" w:space="0" w:color="auto"/>
            <w:right w:val="none" w:sz="0" w:space="0" w:color="auto"/>
          </w:divBdr>
        </w:div>
        <w:div w:id="157574363">
          <w:marLeft w:val="480"/>
          <w:marRight w:val="0"/>
          <w:marTop w:val="0"/>
          <w:marBottom w:val="0"/>
          <w:divBdr>
            <w:top w:val="none" w:sz="0" w:space="0" w:color="auto"/>
            <w:left w:val="none" w:sz="0" w:space="0" w:color="auto"/>
            <w:bottom w:val="none" w:sz="0" w:space="0" w:color="auto"/>
            <w:right w:val="none" w:sz="0" w:space="0" w:color="auto"/>
          </w:divBdr>
        </w:div>
        <w:div w:id="181936287">
          <w:marLeft w:val="480"/>
          <w:marRight w:val="0"/>
          <w:marTop w:val="0"/>
          <w:marBottom w:val="0"/>
          <w:divBdr>
            <w:top w:val="none" w:sz="0" w:space="0" w:color="auto"/>
            <w:left w:val="none" w:sz="0" w:space="0" w:color="auto"/>
            <w:bottom w:val="none" w:sz="0" w:space="0" w:color="auto"/>
            <w:right w:val="none" w:sz="0" w:space="0" w:color="auto"/>
          </w:divBdr>
        </w:div>
        <w:div w:id="319771008">
          <w:marLeft w:val="480"/>
          <w:marRight w:val="0"/>
          <w:marTop w:val="0"/>
          <w:marBottom w:val="0"/>
          <w:divBdr>
            <w:top w:val="none" w:sz="0" w:space="0" w:color="auto"/>
            <w:left w:val="none" w:sz="0" w:space="0" w:color="auto"/>
            <w:bottom w:val="none" w:sz="0" w:space="0" w:color="auto"/>
            <w:right w:val="none" w:sz="0" w:space="0" w:color="auto"/>
          </w:divBdr>
        </w:div>
        <w:div w:id="340930840">
          <w:marLeft w:val="480"/>
          <w:marRight w:val="0"/>
          <w:marTop w:val="0"/>
          <w:marBottom w:val="0"/>
          <w:divBdr>
            <w:top w:val="none" w:sz="0" w:space="0" w:color="auto"/>
            <w:left w:val="none" w:sz="0" w:space="0" w:color="auto"/>
            <w:bottom w:val="none" w:sz="0" w:space="0" w:color="auto"/>
            <w:right w:val="none" w:sz="0" w:space="0" w:color="auto"/>
          </w:divBdr>
        </w:div>
        <w:div w:id="361784802">
          <w:marLeft w:val="480"/>
          <w:marRight w:val="0"/>
          <w:marTop w:val="0"/>
          <w:marBottom w:val="0"/>
          <w:divBdr>
            <w:top w:val="none" w:sz="0" w:space="0" w:color="auto"/>
            <w:left w:val="none" w:sz="0" w:space="0" w:color="auto"/>
            <w:bottom w:val="none" w:sz="0" w:space="0" w:color="auto"/>
            <w:right w:val="none" w:sz="0" w:space="0" w:color="auto"/>
          </w:divBdr>
        </w:div>
        <w:div w:id="367679676">
          <w:marLeft w:val="480"/>
          <w:marRight w:val="0"/>
          <w:marTop w:val="0"/>
          <w:marBottom w:val="0"/>
          <w:divBdr>
            <w:top w:val="none" w:sz="0" w:space="0" w:color="auto"/>
            <w:left w:val="none" w:sz="0" w:space="0" w:color="auto"/>
            <w:bottom w:val="none" w:sz="0" w:space="0" w:color="auto"/>
            <w:right w:val="none" w:sz="0" w:space="0" w:color="auto"/>
          </w:divBdr>
        </w:div>
        <w:div w:id="382099195">
          <w:marLeft w:val="480"/>
          <w:marRight w:val="0"/>
          <w:marTop w:val="0"/>
          <w:marBottom w:val="0"/>
          <w:divBdr>
            <w:top w:val="none" w:sz="0" w:space="0" w:color="auto"/>
            <w:left w:val="none" w:sz="0" w:space="0" w:color="auto"/>
            <w:bottom w:val="none" w:sz="0" w:space="0" w:color="auto"/>
            <w:right w:val="none" w:sz="0" w:space="0" w:color="auto"/>
          </w:divBdr>
        </w:div>
        <w:div w:id="497885390">
          <w:marLeft w:val="480"/>
          <w:marRight w:val="0"/>
          <w:marTop w:val="0"/>
          <w:marBottom w:val="0"/>
          <w:divBdr>
            <w:top w:val="none" w:sz="0" w:space="0" w:color="auto"/>
            <w:left w:val="none" w:sz="0" w:space="0" w:color="auto"/>
            <w:bottom w:val="none" w:sz="0" w:space="0" w:color="auto"/>
            <w:right w:val="none" w:sz="0" w:space="0" w:color="auto"/>
          </w:divBdr>
        </w:div>
        <w:div w:id="651176681">
          <w:marLeft w:val="480"/>
          <w:marRight w:val="0"/>
          <w:marTop w:val="0"/>
          <w:marBottom w:val="0"/>
          <w:divBdr>
            <w:top w:val="none" w:sz="0" w:space="0" w:color="auto"/>
            <w:left w:val="none" w:sz="0" w:space="0" w:color="auto"/>
            <w:bottom w:val="none" w:sz="0" w:space="0" w:color="auto"/>
            <w:right w:val="none" w:sz="0" w:space="0" w:color="auto"/>
          </w:divBdr>
        </w:div>
        <w:div w:id="795872577">
          <w:marLeft w:val="480"/>
          <w:marRight w:val="0"/>
          <w:marTop w:val="0"/>
          <w:marBottom w:val="0"/>
          <w:divBdr>
            <w:top w:val="none" w:sz="0" w:space="0" w:color="auto"/>
            <w:left w:val="none" w:sz="0" w:space="0" w:color="auto"/>
            <w:bottom w:val="none" w:sz="0" w:space="0" w:color="auto"/>
            <w:right w:val="none" w:sz="0" w:space="0" w:color="auto"/>
          </w:divBdr>
        </w:div>
        <w:div w:id="820461418">
          <w:marLeft w:val="480"/>
          <w:marRight w:val="0"/>
          <w:marTop w:val="0"/>
          <w:marBottom w:val="0"/>
          <w:divBdr>
            <w:top w:val="none" w:sz="0" w:space="0" w:color="auto"/>
            <w:left w:val="none" w:sz="0" w:space="0" w:color="auto"/>
            <w:bottom w:val="none" w:sz="0" w:space="0" w:color="auto"/>
            <w:right w:val="none" w:sz="0" w:space="0" w:color="auto"/>
          </w:divBdr>
        </w:div>
        <w:div w:id="838690030">
          <w:marLeft w:val="480"/>
          <w:marRight w:val="0"/>
          <w:marTop w:val="0"/>
          <w:marBottom w:val="0"/>
          <w:divBdr>
            <w:top w:val="none" w:sz="0" w:space="0" w:color="auto"/>
            <w:left w:val="none" w:sz="0" w:space="0" w:color="auto"/>
            <w:bottom w:val="none" w:sz="0" w:space="0" w:color="auto"/>
            <w:right w:val="none" w:sz="0" w:space="0" w:color="auto"/>
          </w:divBdr>
        </w:div>
        <w:div w:id="899829580">
          <w:marLeft w:val="480"/>
          <w:marRight w:val="0"/>
          <w:marTop w:val="0"/>
          <w:marBottom w:val="0"/>
          <w:divBdr>
            <w:top w:val="none" w:sz="0" w:space="0" w:color="auto"/>
            <w:left w:val="none" w:sz="0" w:space="0" w:color="auto"/>
            <w:bottom w:val="none" w:sz="0" w:space="0" w:color="auto"/>
            <w:right w:val="none" w:sz="0" w:space="0" w:color="auto"/>
          </w:divBdr>
        </w:div>
        <w:div w:id="998315122">
          <w:marLeft w:val="480"/>
          <w:marRight w:val="0"/>
          <w:marTop w:val="0"/>
          <w:marBottom w:val="0"/>
          <w:divBdr>
            <w:top w:val="none" w:sz="0" w:space="0" w:color="auto"/>
            <w:left w:val="none" w:sz="0" w:space="0" w:color="auto"/>
            <w:bottom w:val="none" w:sz="0" w:space="0" w:color="auto"/>
            <w:right w:val="none" w:sz="0" w:space="0" w:color="auto"/>
          </w:divBdr>
        </w:div>
        <w:div w:id="999162926">
          <w:marLeft w:val="480"/>
          <w:marRight w:val="0"/>
          <w:marTop w:val="0"/>
          <w:marBottom w:val="0"/>
          <w:divBdr>
            <w:top w:val="none" w:sz="0" w:space="0" w:color="auto"/>
            <w:left w:val="none" w:sz="0" w:space="0" w:color="auto"/>
            <w:bottom w:val="none" w:sz="0" w:space="0" w:color="auto"/>
            <w:right w:val="none" w:sz="0" w:space="0" w:color="auto"/>
          </w:divBdr>
        </w:div>
        <w:div w:id="1031342877">
          <w:marLeft w:val="480"/>
          <w:marRight w:val="0"/>
          <w:marTop w:val="0"/>
          <w:marBottom w:val="0"/>
          <w:divBdr>
            <w:top w:val="none" w:sz="0" w:space="0" w:color="auto"/>
            <w:left w:val="none" w:sz="0" w:space="0" w:color="auto"/>
            <w:bottom w:val="none" w:sz="0" w:space="0" w:color="auto"/>
            <w:right w:val="none" w:sz="0" w:space="0" w:color="auto"/>
          </w:divBdr>
        </w:div>
        <w:div w:id="1043166676">
          <w:marLeft w:val="480"/>
          <w:marRight w:val="0"/>
          <w:marTop w:val="0"/>
          <w:marBottom w:val="0"/>
          <w:divBdr>
            <w:top w:val="none" w:sz="0" w:space="0" w:color="auto"/>
            <w:left w:val="none" w:sz="0" w:space="0" w:color="auto"/>
            <w:bottom w:val="none" w:sz="0" w:space="0" w:color="auto"/>
            <w:right w:val="none" w:sz="0" w:space="0" w:color="auto"/>
          </w:divBdr>
        </w:div>
        <w:div w:id="1082725644">
          <w:marLeft w:val="480"/>
          <w:marRight w:val="0"/>
          <w:marTop w:val="0"/>
          <w:marBottom w:val="0"/>
          <w:divBdr>
            <w:top w:val="none" w:sz="0" w:space="0" w:color="auto"/>
            <w:left w:val="none" w:sz="0" w:space="0" w:color="auto"/>
            <w:bottom w:val="none" w:sz="0" w:space="0" w:color="auto"/>
            <w:right w:val="none" w:sz="0" w:space="0" w:color="auto"/>
          </w:divBdr>
        </w:div>
        <w:div w:id="1096948194">
          <w:marLeft w:val="480"/>
          <w:marRight w:val="0"/>
          <w:marTop w:val="0"/>
          <w:marBottom w:val="0"/>
          <w:divBdr>
            <w:top w:val="none" w:sz="0" w:space="0" w:color="auto"/>
            <w:left w:val="none" w:sz="0" w:space="0" w:color="auto"/>
            <w:bottom w:val="none" w:sz="0" w:space="0" w:color="auto"/>
            <w:right w:val="none" w:sz="0" w:space="0" w:color="auto"/>
          </w:divBdr>
        </w:div>
        <w:div w:id="1113283282">
          <w:marLeft w:val="480"/>
          <w:marRight w:val="0"/>
          <w:marTop w:val="0"/>
          <w:marBottom w:val="0"/>
          <w:divBdr>
            <w:top w:val="none" w:sz="0" w:space="0" w:color="auto"/>
            <w:left w:val="none" w:sz="0" w:space="0" w:color="auto"/>
            <w:bottom w:val="none" w:sz="0" w:space="0" w:color="auto"/>
            <w:right w:val="none" w:sz="0" w:space="0" w:color="auto"/>
          </w:divBdr>
        </w:div>
        <w:div w:id="1168640028">
          <w:marLeft w:val="480"/>
          <w:marRight w:val="0"/>
          <w:marTop w:val="0"/>
          <w:marBottom w:val="0"/>
          <w:divBdr>
            <w:top w:val="none" w:sz="0" w:space="0" w:color="auto"/>
            <w:left w:val="none" w:sz="0" w:space="0" w:color="auto"/>
            <w:bottom w:val="none" w:sz="0" w:space="0" w:color="auto"/>
            <w:right w:val="none" w:sz="0" w:space="0" w:color="auto"/>
          </w:divBdr>
        </w:div>
        <w:div w:id="1191263695">
          <w:marLeft w:val="480"/>
          <w:marRight w:val="0"/>
          <w:marTop w:val="0"/>
          <w:marBottom w:val="0"/>
          <w:divBdr>
            <w:top w:val="none" w:sz="0" w:space="0" w:color="auto"/>
            <w:left w:val="none" w:sz="0" w:space="0" w:color="auto"/>
            <w:bottom w:val="none" w:sz="0" w:space="0" w:color="auto"/>
            <w:right w:val="none" w:sz="0" w:space="0" w:color="auto"/>
          </w:divBdr>
        </w:div>
        <w:div w:id="1211917979">
          <w:marLeft w:val="480"/>
          <w:marRight w:val="0"/>
          <w:marTop w:val="0"/>
          <w:marBottom w:val="0"/>
          <w:divBdr>
            <w:top w:val="none" w:sz="0" w:space="0" w:color="auto"/>
            <w:left w:val="none" w:sz="0" w:space="0" w:color="auto"/>
            <w:bottom w:val="none" w:sz="0" w:space="0" w:color="auto"/>
            <w:right w:val="none" w:sz="0" w:space="0" w:color="auto"/>
          </w:divBdr>
        </w:div>
        <w:div w:id="1291664178">
          <w:marLeft w:val="480"/>
          <w:marRight w:val="0"/>
          <w:marTop w:val="0"/>
          <w:marBottom w:val="0"/>
          <w:divBdr>
            <w:top w:val="none" w:sz="0" w:space="0" w:color="auto"/>
            <w:left w:val="none" w:sz="0" w:space="0" w:color="auto"/>
            <w:bottom w:val="none" w:sz="0" w:space="0" w:color="auto"/>
            <w:right w:val="none" w:sz="0" w:space="0" w:color="auto"/>
          </w:divBdr>
        </w:div>
        <w:div w:id="1302466759">
          <w:marLeft w:val="480"/>
          <w:marRight w:val="0"/>
          <w:marTop w:val="0"/>
          <w:marBottom w:val="0"/>
          <w:divBdr>
            <w:top w:val="none" w:sz="0" w:space="0" w:color="auto"/>
            <w:left w:val="none" w:sz="0" w:space="0" w:color="auto"/>
            <w:bottom w:val="none" w:sz="0" w:space="0" w:color="auto"/>
            <w:right w:val="none" w:sz="0" w:space="0" w:color="auto"/>
          </w:divBdr>
        </w:div>
        <w:div w:id="1303776185">
          <w:marLeft w:val="480"/>
          <w:marRight w:val="0"/>
          <w:marTop w:val="0"/>
          <w:marBottom w:val="0"/>
          <w:divBdr>
            <w:top w:val="none" w:sz="0" w:space="0" w:color="auto"/>
            <w:left w:val="none" w:sz="0" w:space="0" w:color="auto"/>
            <w:bottom w:val="none" w:sz="0" w:space="0" w:color="auto"/>
            <w:right w:val="none" w:sz="0" w:space="0" w:color="auto"/>
          </w:divBdr>
        </w:div>
        <w:div w:id="1315335079">
          <w:marLeft w:val="480"/>
          <w:marRight w:val="0"/>
          <w:marTop w:val="0"/>
          <w:marBottom w:val="0"/>
          <w:divBdr>
            <w:top w:val="none" w:sz="0" w:space="0" w:color="auto"/>
            <w:left w:val="none" w:sz="0" w:space="0" w:color="auto"/>
            <w:bottom w:val="none" w:sz="0" w:space="0" w:color="auto"/>
            <w:right w:val="none" w:sz="0" w:space="0" w:color="auto"/>
          </w:divBdr>
        </w:div>
        <w:div w:id="1351908224">
          <w:marLeft w:val="480"/>
          <w:marRight w:val="0"/>
          <w:marTop w:val="0"/>
          <w:marBottom w:val="0"/>
          <w:divBdr>
            <w:top w:val="none" w:sz="0" w:space="0" w:color="auto"/>
            <w:left w:val="none" w:sz="0" w:space="0" w:color="auto"/>
            <w:bottom w:val="none" w:sz="0" w:space="0" w:color="auto"/>
            <w:right w:val="none" w:sz="0" w:space="0" w:color="auto"/>
          </w:divBdr>
        </w:div>
        <w:div w:id="1494636699">
          <w:marLeft w:val="480"/>
          <w:marRight w:val="0"/>
          <w:marTop w:val="0"/>
          <w:marBottom w:val="0"/>
          <w:divBdr>
            <w:top w:val="none" w:sz="0" w:space="0" w:color="auto"/>
            <w:left w:val="none" w:sz="0" w:space="0" w:color="auto"/>
            <w:bottom w:val="none" w:sz="0" w:space="0" w:color="auto"/>
            <w:right w:val="none" w:sz="0" w:space="0" w:color="auto"/>
          </w:divBdr>
        </w:div>
        <w:div w:id="1544563215">
          <w:marLeft w:val="480"/>
          <w:marRight w:val="0"/>
          <w:marTop w:val="0"/>
          <w:marBottom w:val="0"/>
          <w:divBdr>
            <w:top w:val="none" w:sz="0" w:space="0" w:color="auto"/>
            <w:left w:val="none" w:sz="0" w:space="0" w:color="auto"/>
            <w:bottom w:val="none" w:sz="0" w:space="0" w:color="auto"/>
            <w:right w:val="none" w:sz="0" w:space="0" w:color="auto"/>
          </w:divBdr>
        </w:div>
        <w:div w:id="1564172107">
          <w:marLeft w:val="480"/>
          <w:marRight w:val="0"/>
          <w:marTop w:val="0"/>
          <w:marBottom w:val="0"/>
          <w:divBdr>
            <w:top w:val="none" w:sz="0" w:space="0" w:color="auto"/>
            <w:left w:val="none" w:sz="0" w:space="0" w:color="auto"/>
            <w:bottom w:val="none" w:sz="0" w:space="0" w:color="auto"/>
            <w:right w:val="none" w:sz="0" w:space="0" w:color="auto"/>
          </w:divBdr>
        </w:div>
        <w:div w:id="1580750183">
          <w:marLeft w:val="480"/>
          <w:marRight w:val="0"/>
          <w:marTop w:val="0"/>
          <w:marBottom w:val="0"/>
          <w:divBdr>
            <w:top w:val="none" w:sz="0" w:space="0" w:color="auto"/>
            <w:left w:val="none" w:sz="0" w:space="0" w:color="auto"/>
            <w:bottom w:val="none" w:sz="0" w:space="0" w:color="auto"/>
            <w:right w:val="none" w:sz="0" w:space="0" w:color="auto"/>
          </w:divBdr>
        </w:div>
        <w:div w:id="1616281115">
          <w:marLeft w:val="480"/>
          <w:marRight w:val="0"/>
          <w:marTop w:val="0"/>
          <w:marBottom w:val="0"/>
          <w:divBdr>
            <w:top w:val="none" w:sz="0" w:space="0" w:color="auto"/>
            <w:left w:val="none" w:sz="0" w:space="0" w:color="auto"/>
            <w:bottom w:val="none" w:sz="0" w:space="0" w:color="auto"/>
            <w:right w:val="none" w:sz="0" w:space="0" w:color="auto"/>
          </w:divBdr>
        </w:div>
        <w:div w:id="1620531451">
          <w:marLeft w:val="480"/>
          <w:marRight w:val="0"/>
          <w:marTop w:val="0"/>
          <w:marBottom w:val="0"/>
          <w:divBdr>
            <w:top w:val="none" w:sz="0" w:space="0" w:color="auto"/>
            <w:left w:val="none" w:sz="0" w:space="0" w:color="auto"/>
            <w:bottom w:val="none" w:sz="0" w:space="0" w:color="auto"/>
            <w:right w:val="none" w:sz="0" w:space="0" w:color="auto"/>
          </w:divBdr>
        </w:div>
        <w:div w:id="1628658392">
          <w:marLeft w:val="480"/>
          <w:marRight w:val="0"/>
          <w:marTop w:val="0"/>
          <w:marBottom w:val="0"/>
          <w:divBdr>
            <w:top w:val="none" w:sz="0" w:space="0" w:color="auto"/>
            <w:left w:val="none" w:sz="0" w:space="0" w:color="auto"/>
            <w:bottom w:val="none" w:sz="0" w:space="0" w:color="auto"/>
            <w:right w:val="none" w:sz="0" w:space="0" w:color="auto"/>
          </w:divBdr>
        </w:div>
        <w:div w:id="1721397989">
          <w:marLeft w:val="480"/>
          <w:marRight w:val="0"/>
          <w:marTop w:val="0"/>
          <w:marBottom w:val="0"/>
          <w:divBdr>
            <w:top w:val="none" w:sz="0" w:space="0" w:color="auto"/>
            <w:left w:val="none" w:sz="0" w:space="0" w:color="auto"/>
            <w:bottom w:val="none" w:sz="0" w:space="0" w:color="auto"/>
            <w:right w:val="none" w:sz="0" w:space="0" w:color="auto"/>
          </w:divBdr>
        </w:div>
        <w:div w:id="1770924486">
          <w:marLeft w:val="480"/>
          <w:marRight w:val="0"/>
          <w:marTop w:val="0"/>
          <w:marBottom w:val="0"/>
          <w:divBdr>
            <w:top w:val="none" w:sz="0" w:space="0" w:color="auto"/>
            <w:left w:val="none" w:sz="0" w:space="0" w:color="auto"/>
            <w:bottom w:val="none" w:sz="0" w:space="0" w:color="auto"/>
            <w:right w:val="none" w:sz="0" w:space="0" w:color="auto"/>
          </w:divBdr>
        </w:div>
        <w:div w:id="1783259006">
          <w:marLeft w:val="480"/>
          <w:marRight w:val="0"/>
          <w:marTop w:val="0"/>
          <w:marBottom w:val="0"/>
          <w:divBdr>
            <w:top w:val="none" w:sz="0" w:space="0" w:color="auto"/>
            <w:left w:val="none" w:sz="0" w:space="0" w:color="auto"/>
            <w:bottom w:val="none" w:sz="0" w:space="0" w:color="auto"/>
            <w:right w:val="none" w:sz="0" w:space="0" w:color="auto"/>
          </w:divBdr>
        </w:div>
        <w:div w:id="1833789840">
          <w:marLeft w:val="480"/>
          <w:marRight w:val="0"/>
          <w:marTop w:val="0"/>
          <w:marBottom w:val="0"/>
          <w:divBdr>
            <w:top w:val="none" w:sz="0" w:space="0" w:color="auto"/>
            <w:left w:val="none" w:sz="0" w:space="0" w:color="auto"/>
            <w:bottom w:val="none" w:sz="0" w:space="0" w:color="auto"/>
            <w:right w:val="none" w:sz="0" w:space="0" w:color="auto"/>
          </w:divBdr>
        </w:div>
        <w:div w:id="1902279837">
          <w:marLeft w:val="480"/>
          <w:marRight w:val="0"/>
          <w:marTop w:val="0"/>
          <w:marBottom w:val="0"/>
          <w:divBdr>
            <w:top w:val="none" w:sz="0" w:space="0" w:color="auto"/>
            <w:left w:val="none" w:sz="0" w:space="0" w:color="auto"/>
            <w:bottom w:val="none" w:sz="0" w:space="0" w:color="auto"/>
            <w:right w:val="none" w:sz="0" w:space="0" w:color="auto"/>
          </w:divBdr>
        </w:div>
        <w:div w:id="1907059368">
          <w:marLeft w:val="480"/>
          <w:marRight w:val="0"/>
          <w:marTop w:val="0"/>
          <w:marBottom w:val="0"/>
          <w:divBdr>
            <w:top w:val="none" w:sz="0" w:space="0" w:color="auto"/>
            <w:left w:val="none" w:sz="0" w:space="0" w:color="auto"/>
            <w:bottom w:val="none" w:sz="0" w:space="0" w:color="auto"/>
            <w:right w:val="none" w:sz="0" w:space="0" w:color="auto"/>
          </w:divBdr>
        </w:div>
        <w:div w:id="1919633929">
          <w:marLeft w:val="480"/>
          <w:marRight w:val="0"/>
          <w:marTop w:val="0"/>
          <w:marBottom w:val="0"/>
          <w:divBdr>
            <w:top w:val="none" w:sz="0" w:space="0" w:color="auto"/>
            <w:left w:val="none" w:sz="0" w:space="0" w:color="auto"/>
            <w:bottom w:val="none" w:sz="0" w:space="0" w:color="auto"/>
            <w:right w:val="none" w:sz="0" w:space="0" w:color="auto"/>
          </w:divBdr>
        </w:div>
        <w:div w:id="1933006196">
          <w:marLeft w:val="480"/>
          <w:marRight w:val="0"/>
          <w:marTop w:val="0"/>
          <w:marBottom w:val="0"/>
          <w:divBdr>
            <w:top w:val="none" w:sz="0" w:space="0" w:color="auto"/>
            <w:left w:val="none" w:sz="0" w:space="0" w:color="auto"/>
            <w:bottom w:val="none" w:sz="0" w:space="0" w:color="auto"/>
            <w:right w:val="none" w:sz="0" w:space="0" w:color="auto"/>
          </w:divBdr>
        </w:div>
        <w:div w:id="2127773669">
          <w:marLeft w:val="480"/>
          <w:marRight w:val="0"/>
          <w:marTop w:val="0"/>
          <w:marBottom w:val="0"/>
          <w:divBdr>
            <w:top w:val="none" w:sz="0" w:space="0" w:color="auto"/>
            <w:left w:val="none" w:sz="0" w:space="0" w:color="auto"/>
            <w:bottom w:val="none" w:sz="0" w:space="0" w:color="auto"/>
            <w:right w:val="none" w:sz="0" w:space="0" w:color="auto"/>
          </w:divBdr>
        </w:div>
      </w:divsChild>
    </w:div>
    <w:div w:id="1846899879">
      <w:bodyDiv w:val="1"/>
      <w:marLeft w:val="0"/>
      <w:marRight w:val="0"/>
      <w:marTop w:val="0"/>
      <w:marBottom w:val="0"/>
      <w:divBdr>
        <w:top w:val="none" w:sz="0" w:space="0" w:color="auto"/>
        <w:left w:val="none" w:sz="0" w:space="0" w:color="auto"/>
        <w:bottom w:val="none" w:sz="0" w:space="0" w:color="auto"/>
        <w:right w:val="none" w:sz="0" w:space="0" w:color="auto"/>
      </w:divBdr>
    </w:div>
    <w:div w:id="1851530452">
      <w:bodyDiv w:val="1"/>
      <w:marLeft w:val="0"/>
      <w:marRight w:val="0"/>
      <w:marTop w:val="0"/>
      <w:marBottom w:val="0"/>
      <w:divBdr>
        <w:top w:val="none" w:sz="0" w:space="0" w:color="auto"/>
        <w:left w:val="none" w:sz="0" w:space="0" w:color="auto"/>
        <w:bottom w:val="none" w:sz="0" w:space="0" w:color="auto"/>
        <w:right w:val="none" w:sz="0" w:space="0" w:color="auto"/>
      </w:divBdr>
    </w:div>
    <w:div w:id="1855873172">
      <w:bodyDiv w:val="1"/>
      <w:marLeft w:val="0"/>
      <w:marRight w:val="0"/>
      <w:marTop w:val="0"/>
      <w:marBottom w:val="0"/>
      <w:divBdr>
        <w:top w:val="none" w:sz="0" w:space="0" w:color="auto"/>
        <w:left w:val="none" w:sz="0" w:space="0" w:color="auto"/>
        <w:bottom w:val="none" w:sz="0" w:space="0" w:color="auto"/>
        <w:right w:val="none" w:sz="0" w:space="0" w:color="auto"/>
      </w:divBdr>
    </w:div>
    <w:div w:id="1861160449">
      <w:bodyDiv w:val="1"/>
      <w:marLeft w:val="0"/>
      <w:marRight w:val="0"/>
      <w:marTop w:val="0"/>
      <w:marBottom w:val="0"/>
      <w:divBdr>
        <w:top w:val="none" w:sz="0" w:space="0" w:color="auto"/>
        <w:left w:val="none" w:sz="0" w:space="0" w:color="auto"/>
        <w:bottom w:val="none" w:sz="0" w:space="0" w:color="auto"/>
        <w:right w:val="none" w:sz="0" w:space="0" w:color="auto"/>
      </w:divBdr>
      <w:divsChild>
        <w:div w:id="139199174">
          <w:marLeft w:val="480"/>
          <w:marRight w:val="0"/>
          <w:marTop w:val="0"/>
          <w:marBottom w:val="0"/>
          <w:divBdr>
            <w:top w:val="none" w:sz="0" w:space="0" w:color="auto"/>
            <w:left w:val="none" w:sz="0" w:space="0" w:color="auto"/>
            <w:bottom w:val="none" w:sz="0" w:space="0" w:color="auto"/>
            <w:right w:val="none" w:sz="0" w:space="0" w:color="auto"/>
          </w:divBdr>
        </w:div>
        <w:div w:id="145632767">
          <w:marLeft w:val="480"/>
          <w:marRight w:val="0"/>
          <w:marTop w:val="0"/>
          <w:marBottom w:val="0"/>
          <w:divBdr>
            <w:top w:val="none" w:sz="0" w:space="0" w:color="auto"/>
            <w:left w:val="none" w:sz="0" w:space="0" w:color="auto"/>
            <w:bottom w:val="none" w:sz="0" w:space="0" w:color="auto"/>
            <w:right w:val="none" w:sz="0" w:space="0" w:color="auto"/>
          </w:divBdr>
        </w:div>
        <w:div w:id="165051733">
          <w:marLeft w:val="480"/>
          <w:marRight w:val="0"/>
          <w:marTop w:val="0"/>
          <w:marBottom w:val="0"/>
          <w:divBdr>
            <w:top w:val="none" w:sz="0" w:space="0" w:color="auto"/>
            <w:left w:val="none" w:sz="0" w:space="0" w:color="auto"/>
            <w:bottom w:val="none" w:sz="0" w:space="0" w:color="auto"/>
            <w:right w:val="none" w:sz="0" w:space="0" w:color="auto"/>
          </w:divBdr>
        </w:div>
        <w:div w:id="196892044">
          <w:marLeft w:val="480"/>
          <w:marRight w:val="0"/>
          <w:marTop w:val="0"/>
          <w:marBottom w:val="0"/>
          <w:divBdr>
            <w:top w:val="none" w:sz="0" w:space="0" w:color="auto"/>
            <w:left w:val="none" w:sz="0" w:space="0" w:color="auto"/>
            <w:bottom w:val="none" w:sz="0" w:space="0" w:color="auto"/>
            <w:right w:val="none" w:sz="0" w:space="0" w:color="auto"/>
          </w:divBdr>
        </w:div>
        <w:div w:id="221648341">
          <w:marLeft w:val="480"/>
          <w:marRight w:val="0"/>
          <w:marTop w:val="0"/>
          <w:marBottom w:val="0"/>
          <w:divBdr>
            <w:top w:val="none" w:sz="0" w:space="0" w:color="auto"/>
            <w:left w:val="none" w:sz="0" w:space="0" w:color="auto"/>
            <w:bottom w:val="none" w:sz="0" w:space="0" w:color="auto"/>
            <w:right w:val="none" w:sz="0" w:space="0" w:color="auto"/>
          </w:divBdr>
        </w:div>
        <w:div w:id="230508214">
          <w:marLeft w:val="480"/>
          <w:marRight w:val="0"/>
          <w:marTop w:val="0"/>
          <w:marBottom w:val="0"/>
          <w:divBdr>
            <w:top w:val="none" w:sz="0" w:space="0" w:color="auto"/>
            <w:left w:val="none" w:sz="0" w:space="0" w:color="auto"/>
            <w:bottom w:val="none" w:sz="0" w:space="0" w:color="auto"/>
            <w:right w:val="none" w:sz="0" w:space="0" w:color="auto"/>
          </w:divBdr>
        </w:div>
        <w:div w:id="294995313">
          <w:marLeft w:val="480"/>
          <w:marRight w:val="0"/>
          <w:marTop w:val="0"/>
          <w:marBottom w:val="0"/>
          <w:divBdr>
            <w:top w:val="none" w:sz="0" w:space="0" w:color="auto"/>
            <w:left w:val="none" w:sz="0" w:space="0" w:color="auto"/>
            <w:bottom w:val="none" w:sz="0" w:space="0" w:color="auto"/>
            <w:right w:val="none" w:sz="0" w:space="0" w:color="auto"/>
          </w:divBdr>
        </w:div>
        <w:div w:id="392899100">
          <w:marLeft w:val="480"/>
          <w:marRight w:val="0"/>
          <w:marTop w:val="0"/>
          <w:marBottom w:val="0"/>
          <w:divBdr>
            <w:top w:val="none" w:sz="0" w:space="0" w:color="auto"/>
            <w:left w:val="none" w:sz="0" w:space="0" w:color="auto"/>
            <w:bottom w:val="none" w:sz="0" w:space="0" w:color="auto"/>
            <w:right w:val="none" w:sz="0" w:space="0" w:color="auto"/>
          </w:divBdr>
        </w:div>
        <w:div w:id="399865612">
          <w:marLeft w:val="480"/>
          <w:marRight w:val="0"/>
          <w:marTop w:val="0"/>
          <w:marBottom w:val="0"/>
          <w:divBdr>
            <w:top w:val="none" w:sz="0" w:space="0" w:color="auto"/>
            <w:left w:val="none" w:sz="0" w:space="0" w:color="auto"/>
            <w:bottom w:val="none" w:sz="0" w:space="0" w:color="auto"/>
            <w:right w:val="none" w:sz="0" w:space="0" w:color="auto"/>
          </w:divBdr>
        </w:div>
        <w:div w:id="473835697">
          <w:marLeft w:val="480"/>
          <w:marRight w:val="0"/>
          <w:marTop w:val="0"/>
          <w:marBottom w:val="0"/>
          <w:divBdr>
            <w:top w:val="none" w:sz="0" w:space="0" w:color="auto"/>
            <w:left w:val="none" w:sz="0" w:space="0" w:color="auto"/>
            <w:bottom w:val="none" w:sz="0" w:space="0" w:color="auto"/>
            <w:right w:val="none" w:sz="0" w:space="0" w:color="auto"/>
          </w:divBdr>
        </w:div>
        <w:div w:id="528226852">
          <w:marLeft w:val="480"/>
          <w:marRight w:val="0"/>
          <w:marTop w:val="0"/>
          <w:marBottom w:val="0"/>
          <w:divBdr>
            <w:top w:val="none" w:sz="0" w:space="0" w:color="auto"/>
            <w:left w:val="none" w:sz="0" w:space="0" w:color="auto"/>
            <w:bottom w:val="none" w:sz="0" w:space="0" w:color="auto"/>
            <w:right w:val="none" w:sz="0" w:space="0" w:color="auto"/>
          </w:divBdr>
        </w:div>
        <w:div w:id="528956078">
          <w:marLeft w:val="480"/>
          <w:marRight w:val="0"/>
          <w:marTop w:val="0"/>
          <w:marBottom w:val="0"/>
          <w:divBdr>
            <w:top w:val="none" w:sz="0" w:space="0" w:color="auto"/>
            <w:left w:val="none" w:sz="0" w:space="0" w:color="auto"/>
            <w:bottom w:val="none" w:sz="0" w:space="0" w:color="auto"/>
            <w:right w:val="none" w:sz="0" w:space="0" w:color="auto"/>
          </w:divBdr>
        </w:div>
        <w:div w:id="548761692">
          <w:marLeft w:val="480"/>
          <w:marRight w:val="0"/>
          <w:marTop w:val="0"/>
          <w:marBottom w:val="0"/>
          <w:divBdr>
            <w:top w:val="none" w:sz="0" w:space="0" w:color="auto"/>
            <w:left w:val="none" w:sz="0" w:space="0" w:color="auto"/>
            <w:bottom w:val="none" w:sz="0" w:space="0" w:color="auto"/>
            <w:right w:val="none" w:sz="0" w:space="0" w:color="auto"/>
          </w:divBdr>
        </w:div>
        <w:div w:id="551620471">
          <w:marLeft w:val="480"/>
          <w:marRight w:val="0"/>
          <w:marTop w:val="0"/>
          <w:marBottom w:val="0"/>
          <w:divBdr>
            <w:top w:val="none" w:sz="0" w:space="0" w:color="auto"/>
            <w:left w:val="none" w:sz="0" w:space="0" w:color="auto"/>
            <w:bottom w:val="none" w:sz="0" w:space="0" w:color="auto"/>
            <w:right w:val="none" w:sz="0" w:space="0" w:color="auto"/>
          </w:divBdr>
        </w:div>
        <w:div w:id="552424527">
          <w:marLeft w:val="480"/>
          <w:marRight w:val="0"/>
          <w:marTop w:val="0"/>
          <w:marBottom w:val="0"/>
          <w:divBdr>
            <w:top w:val="none" w:sz="0" w:space="0" w:color="auto"/>
            <w:left w:val="none" w:sz="0" w:space="0" w:color="auto"/>
            <w:bottom w:val="none" w:sz="0" w:space="0" w:color="auto"/>
            <w:right w:val="none" w:sz="0" w:space="0" w:color="auto"/>
          </w:divBdr>
        </w:div>
        <w:div w:id="613363421">
          <w:marLeft w:val="480"/>
          <w:marRight w:val="0"/>
          <w:marTop w:val="0"/>
          <w:marBottom w:val="0"/>
          <w:divBdr>
            <w:top w:val="none" w:sz="0" w:space="0" w:color="auto"/>
            <w:left w:val="none" w:sz="0" w:space="0" w:color="auto"/>
            <w:bottom w:val="none" w:sz="0" w:space="0" w:color="auto"/>
            <w:right w:val="none" w:sz="0" w:space="0" w:color="auto"/>
          </w:divBdr>
        </w:div>
        <w:div w:id="623540080">
          <w:marLeft w:val="480"/>
          <w:marRight w:val="0"/>
          <w:marTop w:val="0"/>
          <w:marBottom w:val="0"/>
          <w:divBdr>
            <w:top w:val="none" w:sz="0" w:space="0" w:color="auto"/>
            <w:left w:val="none" w:sz="0" w:space="0" w:color="auto"/>
            <w:bottom w:val="none" w:sz="0" w:space="0" w:color="auto"/>
            <w:right w:val="none" w:sz="0" w:space="0" w:color="auto"/>
          </w:divBdr>
        </w:div>
        <w:div w:id="683702602">
          <w:marLeft w:val="480"/>
          <w:marRight w:val="0"/>
          <w:marTop w:val="0"/>
          <w:marBottom w:val="0"/>
          <w:divBdr>
            <w:top w:val="none" w:sz="0" w:space="0" w:color="auto"/>
            <w:left w:val="none" w:sz="0" w:space="0" w:color="auto"/>
            <w:bottom w:val="none" w:sz="0" w:space="0" w:color="auto"/>
            <w:right w:val="none" w:sz="0" w:space="0" w:color="auto"/>
          </w:divBdr>
        </w:div>
        <w:div w:id="718280567">
          <w:marLeft w:val="480"/>
          <w:marRight w:val="0"/>
          <w:marTop w:val="0"/>
          <w:marBottom w:val="0"/>
          <w:divBdr>
            <w:top w:val="none" w:sz="0" w:space="0" w:color="auto"/>
            <w:left w:val="none" w:sz="0" w:space="0" w:color="auto"/>
            <w:bottom w:val="none" w:sz="0" w:space="0" w:color="auto"/>
            <w:right w:val="none" w:sz="0" w:space="0" w:color="auto"/>
          </w:divBdr>
        </w:div>
        <w:div w:id="731393265">
          <w:marLeft w:val="480"/>
          <w:marRight w:val="0"/>
          <w:marTop w:val="0"/>
          <w:marBottom w:val="0"/>
          <w:divBdr>
            <w:top w:val="none" w:sz="0" w:space="0" w:color="auto"/>
            <w:left w:val="none" w:sz="0" w:space="0" w:color="auto"/>
            <w:bottom w:val="none" w:sz="0" w:space="0" w:color="auto"/>
            <w:right w:val="none" w:sz="0" w:space="0" w:color="auto"/>
          </w:divBdr>
        </w:div>
        <w:div w:id="772094472">
          <w:marLeft w:val="480"/>
          <w:marRight w:val="0"/>
          <w:marTop w:val="0"/>
          <w:marBottom w:val="0"/>
          <w:divBdr>
            <w:top w:val="none" w:sz="0" w:space="0" w:color="auto"/>
            <w:left w:val="none" w:sz="0" w:space="0" w:color="auto"/>
            <w:bottom w:val="none" w:sz="0" w:space="0" w:color="auto"/>
            <w:right w:val="none" w:sz="0" w:space="0" w:color="auto"/>
          </w:divBdr>
        </w:div>
        <w:div w:id="961575589">
          <w:marLeft w:val="480"/>
          <w:marRight w:val="0"/>
          <w:marTop w:val="0"/>
          <w:marBottom w:val="0"/>
          <w:divBdr>
            <w:top w:val="none" w:sz="0" w:space="0" w:color="auto"/>
            <w:left w:val="none" w:sz="0" w:space="0" w:color="auto"/>
            <w:bottom w:val="none" w:sz="0" w:space="0" w:color="auto"/>
            <w:right w:val="none" w:sz="0" w:space="0" w:color="auto"/>
          </w:divBdr>
        </w:div>
        <w:div w:id="1105610227">
          <w:marLeft w:val="480"/>
          <w:marRight w:val="0"/>
          <w:marTop w:val="0"/>
          <w:marBottom w:val="0"/>
          <w:divBdr>
            <w:top w:val="none" w:sz="0" w:space="0" w:color="auto"/>
            <w:left w:val="none" w:sz="0" w:space="0" w:color="auto"/>
            <w:bottom w:val="none" w:sz="0" w:space="0" w:color="auto"/>
            <w:right w:val="none" w:sz="0" w:space="0" w:color="auto"/>
          </w:divBdr>
        </w:div>
        <w:div w:id="1134567000">
          <w:marLeft w:val="480"/>
          <w:marRight w:val="0"/>
          <w:marTop w:val="0"/>
          <w:marBottom w:val="0"/>
          <w:divBdr>
            <w:top w:val="none" w:sz="0" w:space="0" w:color="auto"/>
            <w:left w:val="none" w:sz="0" w:space="0" w:color="auto"/>
            <w:bottom w:val="none" w:sz="0" w:space="0" w:color="auto"/>
            <w:right w:val="none" w:sz="0" w:space="0" w:color="auto"/>
          </w:divBdr>
        </w:div>
        <w:div w:id="1135875494">
          <w:marLeft w:val="480"/>
          <w:marRight w:val="0"/>
          <w:marTop w:val="0"/>
          <w:marBottom w:val="0"/>
          <w:divBdr>
            <w:top w:val="none" w:sz="0" w:space="0" w:color="auto"/>
            <w:left w:val="none" w:sz="0" w:space="0" w:color="auto"/>
            <w:bottom w:val="none" w:sz="0" w:space="0" w:color="auto"/>
            <w:right w:val="none" w:sz="0" w:space="0" w:color="auto"/>
          </w:divBdr>
        </w:div>
        <w:div w:id="1148280368">
          <w:marLeft w:val="480"/>
          <w:marRight w:val="0"/>
          <w:marTop w:val="0"/>
          <w:marBottom w:val="0"/>
          <w:divBdr>
            <w:top w:val="none" w:sz="0" w:space="0" w:color="auto"/>
            <w:left w:val="none" w:sz="0" w:space="0" w:color="auto"/>
            <w:bottom w:val="none" w:sz="0" w:space="0" w:color="auto"/>
            <w:right w:val="none" w:sz="0" w:space="0" w:color="auto"/>
          </w:divBdr>
        </w:div>
        <w:div w:id="1149203218">
          <w:marLeft w:val="480"/>
          <w:marRight w:val="0"/>
          <w:marTop w:val="0"/>
          <w:marBottom w:val="0"/>
          <w:divBdr>
            <w:top w:val="none" w:sz="0" w:space="0" w:color="auto"/>
            <w:left w:val="none" w:sz="0" w:space="0" w:color="auto"/>
            <w:bottom w:val="none" w:sz="0" w:space="0" w:color="auto"/>
            <w:right w:val="none" w:sz="0" w:space="0" w:color="auto"/>
          </w:divBdr>
        </w:div>
        <w:div w:id="1152990818">
          <w:marLeft w:val="480"/>
          <w:marRight w:val="0"/>
          <w:marTop w:val="0"/>
          <w:marBottom w:val="0"/>
          <w:divBdr>
            <w:top w:val="none" w:sz="0" w:space="0" w:color="auto"/>
            <w:left w:val="none" w:sz="0" w:space="0" w:color="auto"/>
            <w:bottom w:val="none" w:sz="0" w:space="0" w:color="auto"/>
            <w:right w:val="none" w:sz="0" w:space="0" w:color="auto"/>
          </w:divBdr>
        </w:div>
        <w:div w:id="1305085778">
          <w:marLeft w:val="480"/>
          <w:marRight w:val="0"/>
          <w:marTop w:val="0"/>
          <w:marBottom w:val="0"/>
          <w:divBdr>
            <w:top w:val="none" w:sz="0" w:space="0" w:color="auto"/>
            <w:left w:val="none" w:sz="0" w:space="0" w:color="auto"/>
            <w:bottom w:val="none" w:sz="0" w:space="0" w:color="auto"/>
            <w:right w:val="none" w:sz="0" w:space="0" w:color="auto"/>
          </w:divBdr>
        </w:div>
        <w:div w:id="1325353021">
          <w:marLeft w:val="480"/>
          <w:marRight w:val="0"/>
          <w:marTop w:val="0"/>
          <w:marBottom w:val="0"/>
          <w:divBdr>
            <w:top w:val="none" w:sz="0" w:space="0" w:color="auto"/>
            <w:left w:val="none" w:sz="0" w:space="0" w:color="auto"/>
            <w:bottom w:val="none" w:sz="0" w:space="0" w:color="auto"/>
            <w:right w:val="none" w:sz="0" w:space="0" w:color="auto"/>
          </w:divBdr>
        </w:div>
        <w:div w:id="1334718552">
          <w:marLeft w:val="480"/>
          <w:marRight w:val="0"/>
          <w:marTop w:val="0"/>
          <w:marBottom w:val="0"/>
          <w:divBdr>
            <w:top w:val="none" w:sz="0" w:space="0" w:color="auto"/>
            <w:left w:val="none" w:sz="0" w:space="0" w:color="auto"/>
            <w:bottom w:val="none" w:sz="0" w:space="0" w:color="auto"/>
            <w:right w:val="none" w:sz="0" w:space="0" w:color="auto"/>
          </w:divBdr>
        </w:div>
        <w:div w:id="1424766355">
          <w:marLeft w:val="480"/>
          <w:marRight w:val="0"/>
          <w:marTop w:val="0"/>
          <w:marBottom w:val="0"/>
          <w:divBdr>
            <w:top w:val="none" w:sz="0" w:space="0" w:color="auto"/>
            <w:left w:val="none" w:sz="0" w:space="0" w:color="auto"/>
            <w:bottom w:val="none" w:sz="0" w:space="0" w:color="auto"/>
            <w:right w:val="none" w:sz="0" w:space="0" w:color="auto"/>
          </w:divBdr>
        </w:div>
        <w:div w:id="1461801997">
          <w:marLeft w:val="480"/>
          <w:marRight w:val="0"/>
          <w:marTop w:val="0"/>
          <w:marBottom w:val="0"/>
          <w:divBdr>
            <w:top w:val="none" w:sz="0" w:space="0" w:color="auto"/>
            <w:left w:val="none" w:sz="0" w:space="0" w:color="auto"/>
            <w:bottom w:val="none" w:sz="0" w:space="0" w:color="auto"/>
            <w:right w:val="none" w:sz="0" w:space="0" w:color="auto"/>
          </w:divBdr>
        </w:div>
        <w:div w:id="1481312446">
          <w:marLeft w:val="480"/>
          <w:marRight w:val="0"/>
          <w:marTop w:val="0"/>
          <w:marBottom w:val="0"/>
          <w:divBdr>
            <w:top w:val="none" w:sz="0" w:space="0" w:color="auto"/>
            <w:left w:val="none" w:sz="0" w:space="0" w:color="auto"/>
            <w:bottom w:val="none" w:sz="0" w:space="0" w:color="auto"/>
            <w:right w:val="none" w:sz="0" w:space="0" w:color="auto"/>
          </w:divBdr>
        </w:div>
        <w:div w:id="1494102774">
          <w:marLeft w:val="480"/>
          <w:marRight w:val="0"/>
          <w:marTop w:val="0"/>
          <w:marBottom w:val="0"/>
          <w:divBdr>
            <w:top w:val="none" w:sz="0" w:space="0" w:color="auto"/>
            <w:left w:val="none" w:sz="0" w:space="0" w:color="auto"/>
            <w:bottom w:val="none" w:sz="0" w:space="0" w:color="auto"/>
            <w:right w:val="none" w:sz="0" w:space="0" w:color="auto"/>
          </w:divBdr>
        </w:div>
        <w:div w:id="1510834070">
          <w:marLeft w:val="480"/>
          <w:marRight w:val="0"/>
          <w:marTop w:val="0"/>
          <w:marBottom w:val="0"/>
          <w:divBdr>
            <w:top w:val="none" w:sz="0" w:space="0" w:color="auto"/>
            <w:left w:val="none" w:sz="0" w:space="0" w:color="auto"/>
            <w:bottom w:val="none" w:sz="0" w:space="0" w:color="auto"/>
            <w:right w:val="none" w:sz="0" w:space="0" w:color="auto"/>
          </w:divBdr>
        </w:div>
        <w:div w:id="1525510518">
          <w:marLeft w:val="480"/>
          <w:marRight w:val="0"/>
          <w:marTop w:val="0"/>
          <w:marBottom w:val="0"/>
          <w:divBdr>
            <w:top w:val="none" w:sz="0" w:space="0" w:color="auto"/>
            <w:left w:val="none" w:sz="0" w:space="0" w:color="auto"/>
            <w:bottom w:val="none" w:sz="0" w:space="0" w:color="auto"/>
            <w:right w:val="none" w:sz="0" w:space="0" w:color="auto"/>
          </w:divBdr>
        </w:div>
        <w:div w:id="1583947953">
          <w:marLeft w:val="480"/>
          <w:marRight w:val="0"/>
          <w:marTop w:val="0"/>
          <w:marBottom w:val="0"/>
          <w:divBdr>
            <w:top w:val="none" w:sz="0" w:space="0" w:color="auto"/>
            <w:left w:val="none" w:sz="0" w:space="0" w:color="auto"/>
            <w:bottom w:val="none" w:sz="0" w:space="0" w:color="auto"/>
            <w:right w:val="none" w:sz="0" w:space="0" w:color="auto"/>
          </w:divBdr>
        </w:div>
        <w:div w:id="1616403788">
          <w:marLeft w:val="480"/>
          <w:marRight w:val="0"/>
          <w:marTop w:val="0"/>
          <w:marBottom w:val="0"/>
          <w:divBdr>
            <w:top w:val="none" w:sz="0" w:space="0" w:color="auto"/>
            <w:left w:val="none" w:sz="0" w:space="0" w:color="auto"/>
            <w:bottom w:val="none" w:sz="0" w:space="0" w:color="auto"/>
            <w:right w:val="none" w:sz="0" w:space="0" w:color="auto"/>
          </w:divBdr>
        </w:div>
        <w:div w:id="1635526685">
          <w:marLeft w:val="480"/>
          <w:marRight w:val="0"/>
          <w:marTop w:val="0"/>
          <w:marBottom w:val="0"/>
          <w:divBdr>
            <w:top w:val="none" w:sz="0" w:space="0" w:color="auto"/>
            <w:left w:val="none" w:sz="0" w:space="0" w:color="auto"/>
            <w:bottom w:val="none" w:sz="0" w:space="0" w:color="auto"/>
            <w:right w:val="none" w:sz="0" w:space="0" w:color="auto"/>
          </w:divBdr>
        </w:div>
        <w:div w:id="1704207288">
          <w:marLeft w:val="480"/>
          <w:marRight w:val="0"/>
          <w:marTop w:val="0"/>
          <w:marBottom w:val="0"/>
          <w:divBdr>
            <w:top w:val="none" w:sz="0" w:space="0" w:color="auto"/>
            <w:left w:val="none" w:sz="0" w:space="0" w:color="auto"/>
            <w:bottom w:val="none" w:sz="0" w:space="0" w:color="auto"/>
            <w:right w:val="none" w:sz="0" w:space="0" w:color="auto"/>
          </w:divBdr>
        </w:div>
        <w:div w:id="1724909197">
          <w:marLeft w:val="480"/>
          <w:marRight w:val="0"/>
          <w:marTop w:val="0"/>
          <w:marBottom w:val="0"/>
          <w:divBdr>
            <w:top w:val="none" w:sz="0" w:space="0" w:color="auto"/>
            <w:left w:val="none" w:sz="0" w:space="0" w:color="auto"/>
            <w:bottom w:val="none" w:sz="0" w:space="0" w:color="auto"/>
            <w:right w:val="none" w:sz="0" w:space="0" w:color="auto"/>
          </w:divBdr>
        </w:div>
        <w:div w:id="1740320808">
          <w:marLeft w:val="480"/>
          <w:marRight w:val="0"/>
          <w:marTop w:val="0"/>
          <w:marBottom w:val="0"/>
          <w:divBdr>
            <w:top w:val="none" w:sz="0" w:space="0" w:color="auto"/>
            <w:left w:val="none" w:sz="0" w:space="0" w:color="auto"/>
            <w:bottom w:val="none" w:sz="0" w:space="0" w:color="auto"/>
            <w:right w:val="none" w:sz="0" w:space="0" w:color="auto"/>
          </w:divBdr>
        </w:div>
        <w:div w:id="1763527023">
          <w:marLeft w:val="480"/>
          <w:marRight w:val="0"/>
          <w:marTop w:val="0"/>
          <w:marBottom w:val="0"/>
          <w:divBdr>
            <w:top w:val="none" w:sz="0" w:space="0" w:color="auto"/>
            <w:left w:val="none" w:sz="0" w:space="0" w:color="auto"/>
            <w:bottom w:val="none" w:sz="0" w:space="0" w:color="auto"/>
            <w:right w:val="none" w:sz="0" w:space="0" w:color="auto"/>
          </w:divBdr>
        </w:div>
        <w:div w:id="1782992005">
          <w:marLeft w:val="480"/>
          <w:marRight w:val="0"/>
          <w:marTop w:val="0"/>
          <w:marBottom w:val="0"/>
          <w:divBdr>
            <w:top w:val="none" w:sz="0" w:space="0" w:color="auto"/>
            <w:left w:val="none" w:sz="0" w:space="0" w:color="auto"/>
            <w:bottom w:val="none" w:sz="0" w:space="0" w:color="auto"/>
            <w:right w:val="none" w:sz="0" w:space="0" w:color="auto"/>
          </w:divBdr>
        </w:div>
        <w:div w:id="2091655301">
          <w:marLeft w:val="480"/>
          <w:marRight w:val="0"/>
          <w:marTop w:val="0"/>
          <w:marBottom w:val="0"/>
          <w:divBdr>
            <w:top w:val="none" w:sz="0" w:space="0" w:color="auto"/>
            <w:left w:val="none" w:sz="0" w:space="0" w:color="auto"/>
            <w:bottom w:val="none" w:sz="0" w:space="0" w:color="auto"/>
            <w:right w:val="none" w:sz="0" w:space="0" w:color="auto"/>
          </w:divBdr>
        </w:div>
        <w:div w:id="2095013032">
          <w:marLeft w:val="480"/>
          <w:marRight w:val="0"/>
          <w:marTop w:val="0"/>
          <w:marBottom w:val="0"/>
          <w:divBdr>
            <w:top w:val="none" w:sz="0" w:space="0" w:color="auto"/>
            <w:left w:val="none" w:sz="0" w:space="0" w:color="auto"/>
            <w:bottom w:val="none" w:sz="0" w:space="0" w:color="auto"/>
            <w:right w:val="none" w:sz="0" w:space="0" w:color="auto"/>
          </w:divBdr>
        </w:div>
        <w:div w:id="2141336318">
          <w:marLeft w:val="480"/>
          <w:marRight w:val="0"/>
          <w:marTop w:val="0"/>
          <w:marBottom w:val="0"/>
          <w:divBdr>
            <w:top w:val="none" w:sz="0" w:space="0" w:color="auto"/>
            <w:left w:val="none" w:sz="0" w:space="0" w:color="auto"/>
            <w:bottom w:val="none" w:sz="0" w:space="0" w:color="auto"/>
            <w:right w:val="none" w:sz="0" w:space="0" w:color="auto"/>
          </w:divBdr>
        </w:div>
      </w:divsChild>
    </w:div>
    <w:div w:id="1862207334">
      <w:bodyDiv w:val="1"/>
      <w:marLeft w:val="0"/>
      <w:marRight w:val="0"/>
      <w:marTop w:val="0"/>
      <w:marBottom w:val="0"/>
      <w:divBdr>
        <w:top w:val="none" w:sz="0" w:space="0" w:color="auto"/>
        <w:left w:val="none" w:sz="0" w:space="0" w:color="auto"/>
        <w:bottom w:val="none" w:sz="0" w:space="0" w:color="auto"/>
        <w:right w:val="none" w:sz="0" w:space="0" w:color="auto"/>
      </w:divBdr>
    </w:div>
    <w:div w:id="1870095907">
      <w:bodyDiv w:val="1"/>
      <w:marLeft w:val="0"/>
      <w:marRight w:val="0"/>
      <w:marTop w:val="0"/>
      <w:marBottom w:val="0"/>
      <w:divBdr>
        <w:top w:val="none" w:sz="0" w:space="0" w:color="auto"/>
        <w:left w:val="none" w:sz="0" w:space="0" w:color="auto"/>
        <w:bottom w:val="none" w:sz="0" w:space="0" w:color="auto"/>
        <w:right w:val="none" w:sz="0" w:space="0" w:color="auto"/>
      </w:divBdr>
    </w:div>
    <w:div w:id="1877808694">
      <w:bodyDiv w:val="1"/>
      <w:marLeft w:val="0"/>
      <w:marRight w:val="0"/>
      <w:marTop w:val="0"/>
      <w:marBottom w:val="0"/>
      <w:divBdr>
        <w:top w:val="none" w:sz="0" w:space="0" w:color="auto"/>
        <w:left w:val="none" w:sz="0" w:space="0" w:color="auto"/>
        <w:bottom w:val="none" w:sz="0" w:space="0" w:color="auto"/>
        <w:right w:val="none" w:sz="0" w:space="0" w:color="auto"/>
      </w:divBdr>
    </w:div>
    <w:div w:id="1878741389">
      <w:bodyDiv w:val="1"/>
      <w:marLeft w:val="0"/>
      <w:marRight w:val="0"/>
      <w:marTop w:val="0"/>
      <w:marBottom w:val="0"/>
      <w:divBdr>
        <w:top w:val="none" w:sz="0" w:space="0" w:color="auto"/>
        <w:left w:val="none" w:sz="0" w:space="0" w:color="auto"/>
        <w:bottom w:val="none" w:sz="0" w:space="0" w:color="auto"/>
        <w:right w:val="none" w:sz="0" w:space="0" w:color="auto"/>
      </w:divBdr>
    </w:div>
    <w:div w:id="1879274278">
      <w:bodyDiv w:val="1"/>
      <w:marLeft w:val="0"/>
      <w:marRight w:val="0"/>
      <w:marTop w:val="0"/>
      <w:marBottom w:val="0"/>
      <w:divBdr>
        <w:top w:val="none" w:sz="0" w:space="0" w:color="auto"/>
        <w:left w:val="none" w:sz="0" w:space="0" w:color="auto"/>
        <w:bottom w:val="none" w:sz="0" w:space="0" w:color="auto"/>
        <w:right w:val="none" w:sz="0" w:space="0" w:color="auto"/>
      </w:divBdr>
    </w:div>
    <w:div w:id="1879320992">
      <w:bodyDiv w:val="1"/>
      <w:marLeft w:val="0"/>
      <w:marRight w:val="0"/>
      <w:marTop w:val="0"/>
      <w:marBottom w:val="0"/>
      <w:divBdr>
        <w:top w:val="none" w:sz="0" w:space="0" w:color="auto"/>
        <w:left w:val="none" w:sz="0" w:space="0" w:color="auto"/>
        <w:bottom w:val="none" w:sz="0" w:space="0" w:color="auto"/>
        <w:right w:val="none" w:sz="0" w:space="0" w:color="auto"/>
      </w:divBdr>
    </w:div>
    <w:div w:id="1884558581">
      <w:bodyDiv w:val="1"/>
      <w:marLeft w:val="0"/>
      <w:marRight w:val="0"/>
      <w:marTop w:val="0"/>
      <w:marBottom w:val="0"/>
      <w:divBdr>
        <w:top w:val="none" w:sz="0" w:space="0" w:color="auto"/>
        <w:left w:val="none" w:sz="0" w:space="0" w:color="auto"/>
        <w:bottom w:val="none" w:sz="0" w:space="0" w:color="auto"/>
        <w:right w:val="none" w:sz="0" w:space="0" w:color="auto"/>
      </w:divBdr>
    </w:div>
    <w:div w:id="1886870669">
      <w:bodyDiv w:val="1"/>
      <w:marLeft w:val="0"/>
      <w:marRight w:val="0"/>
      <w:marTop w:val="0"/>
      <w:marBottom w:val="0"/>
      <w:divBdr>
        <w:top w:val="none" w:sz="0" w:space="0" w:color="auto"/>
        <w:left w:val="none" w:sz="0" w:space="0" w:color="auto"/>
        <w:bottom w:val="none" w:sz="0" w:space="0" w:color="auto"/>
        <w:right w:val="none" w:sz="0" w:space="0" w:color="auto"/>
      </w:divBdr>
      <w:divsChild>
        <w:div w:id="82378880">
          <w:marLeft w:val="480"/>
          <w:marRight w:val="0"/>
          <w:marTop w:val="0"/>
          <w:marBottom w:val="0"/>
          <w:divBdr>
            <w:top w:val="none" w:sz="0" w:space="0" w:color="auto"/>
            <w:left w:val="none" w:sz="0" w:space="0" w:color="auto"/>
            <w:bottom w:val="none" w:sz="0" w:space="0" w:color="auto"/>
            <w:right w:val="none" w:sz="0" w:space="0" w:color="auto"/>
          </w:divBdr>
        </w:div>
        <w:div w:id="121268390">
          <w:marLeft w:val="480"/>
          <w:marRight w:val="0"/>
          <w:marTop w:val="0"/>
          <w:marBottom w:val="0"/>
          <w:divBdr>
            <w:top w:val="none" w:sz="0" w:space="0" w:color="auto"/>
            <w:left w:val="none" w:sz="0" w:space="0" w:color="auto"/>
            <w:bottom w:val="none" w:sz="0" w:space="0" w:color="auto"/>
            <w:right w:val="none" w:sz="0" w:space="0" w:color="auto"/>
          </w:divBdr>
        </w:div>
        <w:div w:id="181864486">
          <w:marLeft w:val="480"/>
          <w:marRight w:val="0"/>
          <w:marTop w:val="0"/>
          <w:marBottom w:val="0"/>
          <w:divBdr>
            <w:top w:val="none" w:sz="0" w:space="0" w:color="auto"/>
            <w:left w:val="none" w:sz="0" w:space="0" w:color="auto"/>
            <w:bottom w:val="none" w:sz="0" w:space="0" w:color="auto"/>
            <w:right w:val="none" w:sz="0" w:space="0" w:color="auto"/>
          </w:divBdr>
        </w:div>
        <w:div w:id="187065353">
          <w:marLeft w:val="480"/>
          <w:marRight w:val="0"/>
          <w:marTop w:val="0"/>
          <w:marBottom w:val="0"/>
          <w:divBdr>
            <w:top w:val="none" w:sz="0" w:space="0" w:color="auto"/>
            <w:left w:val="none" w:sz="0" w:space="0" w:color="auto"/>
            <w:bottom w:val="none" w:sz="0" w:space="0" w:color="auto"/>
            <w:right w:val="none" w:sz="0" w:space="0" w:color="auto"/>
          </w:divBdr>
        </w:div>
        <w:div w:id="208996918">
          <w:marLeft w:val="480"/>
          <w:marRight w:val="0"/>
          <w:marTop w:val="0"/>
          <w:marBottom w:val="0"/>
          <w:divBdr>
            <w:top w:val="none" w:sz="0" w:space="0" w:color="auto"/>
            <w:left w:val="none" w:sz="0" w:space="0" w:color="auto"/>
            <w:bottom w:val="none" w:sz="0" w:space="0" w:color="auto"/>
            <w:right w:val="none" w:sz="0" w:space="0" w:color="auto"/>
          </w:divBdr>
        </w:div>
        <w:div w:id="230236535">
          <w:marLeft w:val="480"/>
          <w:marRight w:val="0"/>
          <w:marTop w:val="0"/>
          <w:marBottom w:val="0"/>
          <w:divBdr>
            <w:top w:val="none" w:sz="0" w:space="0" w:color="auto"/>
            <w:left w:val="none" w:sz="0" w:space="0" w:color="auto"/>
            <w:bottom w:val="none" w:sz="0" w:space="0" w:color="auto"/>
            <w:right w:val="none" w:sz="0" w:space="0" w:color="auto"/>
          </w:divBdr>
        </w:div>
        <w:div w:id="266041094">
          <w:marLeft w:val="480"/>
          <w:marRight w:val="0"/>
          <w:marTop w:val="0"/>
          <w:marBottom w:val="0"/>
          <w:divBdr>
            <w:top w:val="none" w:sz="0" w:space="0" w:color="auto"/>
            <w:left w:val="none" w:sz="0" w:space="0" w:color="auto"/>
            <w:bottom w:val="none" w:sz="0" w:space="0" w:color="auto"/>
            <w:right w:val="none" w:sz="0" w:space="0" w:color="auto"/>
          </w:divBdr>
        </w:div>
        <w:div w:id="368724117">
          <w:marLeft w:val="480"/>
          <w:marRight w:val="0"/>
          <w:marTop w:val="0"/>
          <w:marBottom w:val="0"/>
          <w:divBdr>
            <w:top w:val="none" w:sz="0" w:space="0" w:color="auto"/>
            <w:left w:val="none" w:sz="0" w:space="0" w:color="auto"/>
            <w:bottom w:val="none" w:sz="0" w:space="0" w:color="auto"/>
            <w:right w:val="none" w:sz="0" w:space="0" w:color="auto"/>
          </w:divBdr>
        </w:div>
        <w:div w:id="376710169">
          <w:marLeft w:val="480"/>
          <w:marRight w:val="0"/>
          <w:marTop w:val="0"/>
          <w:marBottom w:val="0"/>
          <w:divBdr>
            <w:top w:val="none" w:sz="0" w:space="0" w:color="auto"/>
            <w:left w:val="none" w:sz="0" w:space="0" w:color="auto"/>
            <w:bottom w:val="none" w:sz="0" w:space="0" w:color="auto"/>
            <w:right w:val="none" w:sz="0" w:space="0" w:color="auto"/>
          </w:divBdr>
        </w:div>
        <w:div w:id="435293087">
          <w:marLeft w:val="480"/>
          <w:marRight w:val="0"/>
          <w:marTop w:val="0"/>
          <w:marBottom w:val="0"/>
          <w:divBdr>
            <w:top w:val="none" w:sz="0" w:space="0" w:color="auto"/>
            <w:left w:val="none" w:sz="0" w:space="0" w:color="auto"/>
            <w:bottom w:val="none" w:sz="0" w:space="0" w:color="auto"/>
            <w:right w:val="none" w:sz="0" w:space="0" w:color="auto"/>
          </w:divBdr>
        </w:div>
        <w:div w:id="495414412">
          <w:marLeft w:val="480"/>
          <w:marRight w:val="0"/>
          <w:marTop w:val="0"/>
          <w:marBottom w:val="0"/>
          <w:divBdr>
            <w:top w:val="none" w:sz="0" w:space="0" w:color="auto"/>
            <w:left w:val="none" w:sz="0" w:space="0" w:color="auto"/>
            <w:bottom w:val="none" w:sz="0" w:space="0" w:color="auto"/>
            <w:right w:val="none" w:sz="0" w:space="0" w:color="auto"/>
          </w:divBdr>
        </w:div>
        <w:div w:id="539319385">
          <w:marLeft w:val="480"/>
          <w:marRight w:val="0"/>
          <w:marTop w:val="0"/>
          <w:marBottom w:val="0"/>
          <w:divBdr>
            <w:top w:val="none" w:sz="0" w:space="0" w:color="auto"/>
            <w:left w:val="none" w:sz="0" w:space="0" w:color="auto"/>
            <w:bottom w:val="none" w:sz="0" w:space="0" w:color="auto"/>
            <w:right w:val="none" w:sz="0" w:space="0" w:color="auto"/>
          </w:divBdr>
        </w:div>
        <w:div w:id="592129651">
          <w:marLeft w:val="480"/>
          <w:marRight w:val="0"/>
          <w:marTop w:val="0"/>
          <w:marBottom w:val="0"/>
          <w:divBdr>
            <w:top w:val="none" w:sz="0" w:space="0" w:color="auto"/>
            <w:left w:val="none" w:sz="0" w:space="0" w:color="auto"/>
            <w:bottom w:val="none" w:sz="0" w:space="0" w:color="auto"/>
            <w:right w:val="none" w:sz="0" w:space="0" w:color="auto"/>
          </w:divBdr>
        </w:div>
        <w:div w:id="644041547">
          <w:marLeft w:val="480"/>
          <w:marRight w:val="0"/>
          <w:marTop w:val="0"/>
          <w:marBottom w:val="0"/>
          <w:divBdr>
            <w:top w:val="none" w:sz="0" w:space="0" w:color="auto"/>
            <w:left w:val="none" w:sz="0" w:space="0" w:color="auto"/>
            <w:bottom w:val="none" w:sz="0" w:space="0" w:color="auto"/>
            <w:right w:val="none" w:sz="0" w:space="0" w:color="auto"/>
          </w:divBdr>
        </w:div>
        <w:div w:id="695664728">
          <w:marLeft w:val="480"/>
          <w:marRight w:val="0"/>
          <w:marTop w:val="0"/>
          <w:marBottom w:val="0"/>
          <w:divBdr>
            <w:top w:val="none" w:sz="0" w:space="0" w:color="auto"/>
            <w:left w:val="none" w:sz="0" w:space="0" w:color="auto"/>
            <w:bottom w:val="none" w:sz="0" w:space="0" w:color="auto"/>
            <w:right w:val="none" w:sz="0" w:space="0" w:color="auto"/>
          </w:divBdr>
        </w:div>
        <w:div w:id="794182742">
          <w:marLeft w:val="480"/>
          <w:marRight w:val="0"/>
          <w:marTop w:val="0"/>
          <w:marBottom w:val="0"/>
          <w:divBdr>
            <w:top w:val="none" w:sz="0" w:space="0" w:color="auto"/>
            <w:left w:val="none" w:sz="0" w:space="0" w:color="auto"/>
            <w:bottom w:val="none" w:sz="0" w:space="0" w:color="auto"/>
            <w:right w:val="none" w:sz="0" w:space="0" w:color="auto"/>
          </w:divBdr>
        </w:div>
        <w:div w:id="857041090">
          <w:marLeft w:val="480"/>
          <w:marRight w:val="0"/>
          <w:marTop w:val="0"/>
          <w:marBottom w:val="0"/>
          <w:divBdr>
            <w:top w:val="none" w:sz="0" w:space="0" w:color="auto"/>
            <w:left w:val="none" w:sz="0" w:space="0" w:color="auto"/>
            <w:bottom w:val="none" w:sz="0" w:space="0" w:color="auto"/>
            <w:right w:val="none" w:sz="0" w:space="0" w:color="auto"/>
          </w:divBdr>
        </w:div>
        <w:div w:id="921059678">
          <w:marLeft w:val="480"/>
          <w:marRight w:val="0"/>
          <w:marTop w:val="0"/>
          <w:marBottom w:val="0"/>
          <w:divBdr>
            <w:top w:val="none" w:sz="0" w:space="0" w:color="auto"/>
            <w:left w:val="none" w:sz="0" w:space="0" w:color="auto"/>
            <w:bottom w:val="none" w:sz="0" w:space="0" w:color="auto"/>
            <w:right w:val="none" w:sz="0" w:space="0" w:color="auto"/>
          </w:divBdr>
        </w:div>
        <w:div w:id="959607333">
          <w:marLeft w:val="480"/>
          <w:marRight w:val="0"/>
          <w:marTop w:val="0"/>
          <w:marBottom w:val="0"/>
          <w:divBdr>
            <w:top w:val="none" w:sz="0" w:space="0" w:color="auto"/>
            <w:left w:val="none" w:sz="0" w:space="0" w:color="auto"/>
            <w:bottom w:val="none" w:sz="0" w:space="0" w:color="auto"/>
            <w:right w:val="none" w:sz="0" w:space="0" w:color="auto"/>
          </w:divBdr>
        </w:div>
        <w:div w:id="967667659">
          <w:marLeft w:val="480"/>
          <w:marRight w:val="0"/>
          <w:marTop w:val="0"/>
          <w:marBottom w:val="0"/>
          <w:divBdr>
            <w:top w:val="none" w:sz="0" w:space="0" w:color="auto"/>
            <w:left w:val="none" w:sz="0" w:space="0" w:color="auto"/>
            <w:bottom w:val="none" w:sz="0" w:space="0" w:color="auto"/>
            <w:right w:val="none" w:sz="0" w:space="0" w:color="auto"/>
          </w:divBdr>
        </w:div>
        <w:div w:id="1123501716">
          <w:marLeft w:val="480"/>
          <w:marRight w:val="0"/>
          <w:marTop w:val="0"/>
          <w:marBottom w:val="0"/>
          <w:divBdr>
            <w:top w:val="none" w:sz="0" w:space="0" w:color="auto"/>
            <w:left w:val="none" w:sz="0" w:space="0" w:color="auto"/>
            <w:bottom w:val="none" w:sz="0" w:space="0" w:color="auto"/>
            <w:right w:val="none" w:sz="0" w:space="0" w:color="auto"/>
          </w:divBdr>
        </w:div>
        <w:div w:id="1127822794">
          <w:marLeft w:val="480"/>
          <w:marRight w:val="0"/>
          <w:marTop w:val="0"/>
          <w:marBottom w:val="0"/>
          <w:divBdr>
            <w:top w:val="none" w:sz="0" w:space="0" w:color="auto"/>
            <w:left w:val="none" w:sz="0" w:space="0" w:color="auto"/>
            <w:bottom w:val="none" w:sz="0" w:space="0" w:color="auto"/>
            <w:right w:val="none" w:sz="0" w:space="0" w:color="auto"/>
          </w:divBdr>
        </w:div>
        <w:div w:id="1147284170">
          <w:marLeft w:val="480"/>
          <w:marRight w:val="0"/>
          <w:marTop w:val="0"/>
          <w:marBottom w:val="0"/>
          <w:divBdr>
            <w:top w:val="none" w:sz="0" w:space="0" w:color="auto"/>
            <w:left w:val="none" w:sz="0" w:space="0" w:color="auto"/>
            <w:bottom w:val="none" w:sz="0" w:space="0" w:color="auto"/>
            <w:right w:val="none" w:sz="0" w:space="0" w:color="auto"/>
          </w:divBdr>
        </w:div>
        <w:div w:id="1164930279">
          <w:marLeft w:val="480"/>
          <w:marRight w:val="0"/>
          <w:marTop w:val="0"/>
          <w:marBottom w:val="0"/>
          <w:divBdr>
            <w:top w:val="none" w:sz="0" w:space="0" w:color="auto"/>
            <w:left w:val="none" w:sz="0" w:space="0" w:color="auto"/>
            <w:bottom w:val="none" w:sz="0" w:space="0" w:color="auto"/>
            <w:right w:val="none" w:sz="0" w:space="0" w:color="auto"/>
          </w:divBdr>
        </w:div>
        <w:div w:id="1194198350">
          <w:marLeft w:val="480"/>
          <w:marRight w:val="0"/>
          <w:marTop w:val="0"/>
          <w:marBottom w:val="0"/>
          <w:divBdr>
            <w:top w:val="none" w:sz="0" w:space="0" w:color="auto"/>
            <w:left w:val="none" w:sz="0" w:space="0" w:color="auto"/>
            <w:bottom w:val="none" w:sz="0" w:space="0" w:color="auto"/>
            <w:right w:val="none" w:sz="0" w:space="0" w:color="auto"/>
          </w:divBdr>
        </w:div>
        <w:div w:id="1252348979">
          <w:marLeft w:val="480"/>
          <w:marRight w:val="0"/>
          <w:marTop w:val="0"/>
          <w:marBottom w:val="0"/>
          <w:divBdr>
            <w:top w:val="none" w:sz="0" w:space="0" w:color="auto"/>
            <w:left w:val="none" w:sz="0" w:space="0" w:color="auto"/>
            <w:bottom w:val="none" w:sz="0" w:space="0" w:color="auto"/>
            <w:right w:val="none" w:sz="0" w:space="0" w:color="auto"/>
          </w:divBdr>
        </w:div>
        <w:div w:id="1324894692">
          <w:marLeft w:val="480"/>
          <w:marRight w:val="0"/>
          <w:marTop w:val="0"/>
          <w:marBottom w:val="0"/>
          <w:divBdr>
            <w:top w:val="none" w:sz="0" w:space="0" w:color="auto"/>
            <w:left w:val="none" w:sz="0" w:space="0" w:color="auto"/>
            <w:bottom w:val="none" w:sz="0" w:space="0" w:color="auto"/>
            <w:right w:val="none" w:sz="0" w:space="0" w:color="auto"/>
          </w:divBdr>
        </w:div>
        <w:div w:id="1459176616">
          <w:marLeft w:val="480"/>
          <w:marRight w:val="0"/>
          <w:marTop w:val="0"/>
          <w:marBottom w:val="0"/>
          <w:divBdr>
            <w:top w:val="none" w:sz="0" w:space="0" w:color="auto"/>
            <w:left w:val="none" w:sz="0" w:space="0" w:color="auto"/>
            <w:bottom w:val="none" w:sz="0" w:space="0" w:color="auto"/>
            <w:right w:val="none" w:sz="0" w:space="0" w:color="auto"/>
          </w:divBdr>
        </w:div>
        <w:div w:id="1501122497">
          <w:marLeft w:val="480"/>
          <w:marRight w:val="0"/>
          <w:marTop w:val="0"/>
          <w:marBottom w:val="0"/>
          <w:divBdr>
            <w:top w:val="none" w:sz="0" w:space="0" w:color="auto"/>
            <w:left w:val="none" w:sz="0" w:space="0" w:color="auto"/>
            <w:bottom w:val="none" w:sz="0" w:space="0" w:color="auto"/>
            <w:right w:val="none" w:sz="0" w:space="0" w:color="auto"/>
          </w:divBdr>
        </w:div>
        <w:div w:id="1554073964">
          <w:marLeft w:val="480"/>
          <w:marRight w:val="0"/>
          <w:marTop w:val="0"/>
          <w:marBottom w:val="0"/>
          <w:divBdr>
            <w:top w:val="none" w:sz="0" w:space="0" w:color="auto"/>
            <w:left w:val="none" w:sz="0" w:space="0" w:color="auto"/>
            <w:bottom w:val="none" w:sz="0" w:space="0" w:color="auto"/>
            <w:right w:val="none" w:sz="0" w:space="0" w:color="auto"/>
          </w:divBdr>
        </w:div>
        <w:div w:id="1581712648">
          <w:marLeft w:val="480"/>
          <w:marRight w:val="0"/>
          <w:marTop w:val="0"/>
          <w:marBottom w:val="0"/>
          <w:divBdr>
            <w:top w:val="none" w:sz="0" w:space="0" w:color="auto"/>
            <w:left w:val="none" w:sz="0" w:space="0" w:color="auto"/>
            <w:bottom w:val="none" w:sz="0" w:space="0" w:color="auto"/>
            <w:right w:val="none" w:sz="0" w:space="0" w:color="auto"/>
          </w:divBdr>
        </w:div>
        <w:div w:id="1607078123">
          <w:marLeft w:val="480"/>
          <w:marRight w:val="0"/>
          <w:marTop w:val="0"/>
          <w:marBottom w:val="0"/>
          <w:divBdr>
            <w:top w:val="none" w:sz="0" w:space="0" w:color="auto"/>
            <w:left w:val="none" w:sz="0" w:space="0" w:color="auto"/>
            <w:bottom w:val="none" w:sz="0" w:space="0" w:color="auto"/>
            <w:right w:val="none" w:sz="0" w:space="0" w:color="auto"/>
          </w:divBdr>
        </w:div>
        <w:div w:id="1633560796">
          <w:marLeft w:val="480"/>
          <w:marRight w:val="0"/>
          <w:marTop w:val="0"/>
          <w:marBottom w:val="0"/>
          <w:divBdr>
            <w:top w:val="none" w:sz="0" w:space="0" w:color="auto"/>
            <w:left w:val="none" w:sz="0" w:space="0" w:color="auto"/>
            <w:bottom w:val="none" w:sz="0" w:space="0" w:color="auto"/>
            <w:right w:val="none" w:sz="0" w:space="0" w:color="auto"/>
          </w:divBdr>
        </w:div>
        <w:div w:id="1644578848">
          <w:marLeft w:val="480"/>
          <w:marRight w:val="0"/>
          <w:marTop w:val="0"/>
          <w:marBottom w:val="0"/>
          <w:divBdr>
            <w:top w:val="none" w:sz="0" w:space="0" w:color="auto"/>
            <w:left w:val="none" w:sz="0" w:space="0" w:color="auto"/>
            <w:bottom w:val="none" w:sz="0" w:space="0" w:color="auto"/>
            <w:right w:val="none" w:sz="0" w:space="0" w:color="auto"/>
          </w:divBdr>
        </w:div>
        <w:div w:id="1707170220">
          <w:marLeft w:val="480"/>
          <w:marRight w:val="0"/>
          <w:marTop w:val="0"/>
          <w:marBottom w:val="0"/>
          <w:divBdr>
            <w:top w:val="none" w:sz="0" w:space="0" w:color="auto"/>
            <w:left w:val="none" w:sz="0" w:space="0" w:color="auto"/>
            <w:bottom w:val="none" w:sz="0" w:space="0" w:color="auto"/>
            <w:right w:val="none" w:sz="0" w:space="0" w:color="auto"/>
          </w:divBdr>
        </w:div>
        <w:div w:id="1838693149">
          <w:marLeft w:val="480"/>
          <w:marRight w:val="0"/>
          <w:marTop w:val="0"/>
          <w:marBottom w:val="0"/>
          <w:divBdr>
            <w:top w:val="none" w:sz="0" w:space="0" w:color="auto"/>
            <w:left w:val="none" w:sz="0" w:space="0" w:color="auto"/>
            <w:bottom w:val="none" w:sz="0" w:space="0" w:color="auto"/>
            <w:right w:val="none" w:sz="0" w:space="0" w:color="auto"/>
          </w:divBdr>
        </w:div>
        <w:div w:id="1881429819">
          <w:marLeft w:val="480"/>
          <w:marRight w:val="0"/>
          <w:marTop w:val="0"/>
          <w:marBottom w:val="0"/>
          <w:divBdr>
            <w:top w:val="none" w:sz="0" w:space="0" w:color="auto"/>
            <w:left w:val="none" w:sz="0" w:space="0" w:color="auto"/>
            <w:bottom w:val="none" w:sz="0" w:space="0" w:color="auto"/>
            <w:right w:val="none" w:sz="0" w:space="0" w:color="auto"/>
          </w:divBdr>
        </w:div>
        <w:div w:id="1957788293">
          <w:marLeft w:val="480"/>
          <w:marRight w:val="0"/>
          <w:marTop w:val="0"/>
          <w:marBottom w:val="0"/>
          <w:divBdr>
            <w:top w:val="none" w:sz="0" w:space="0" w:color="auto"/>
            <w:left w:val="none" w:sz="0" w:space="0" w:color="auto"/>
            <w:bottom w:val="none" w:sz="0" w:space="0" w:color="auto"/>
            <w:right w:val="none" w:sz="0" w:space="0" w:color="auto"/>
          </w:divBdr>
        </w:div>
        <w:div w:id="1972514355">
          <w:marLeft w:val="480"/>
          <w:marRight w:val="0"/>
          <w:marTop w:val="0"/>
          <w:marBottom w:val="0"/>
          <w:divBdr>
            <w:top w:val="none" w:sz="0" w:space="0" w:color="auto"/>
            <w:left w:val="none" w:sz="0" w:space="0" w:color="auto"/>
            <w:bottom w:val="none" w:sz="0" w:space="0" w:color="auto"/>
            <w:right w:val="none" w:sz="0" w:space="0" w:color="auto"/>
          </w:divBdr>
        </w:div>
      </w:divsChild>
    </w:div>
    <w:div w:id="1889031997">
      <w:bodyDiv w:val="1"/>
      <w:marLeft w:val="0"/>
      <w:marRight w:val="0"/>
      <w:marTop w:val="0"/>
      <w:marBottom w:val="0"/>
      <w:divBdr>
        <w:top w:val="none" w:sz="0" w:space="0" w:color="auto"/>
        <w:left w:val="none" w:sz="0" w:space="0" w:color="auto"/>
        <w:bottom w:val="none" w:sz="0" w:space="0" w:color="auto"/>
        <w:right w:val="none" w:sz="0" w:space="0" w:color="auto"/>
      </w:divBdr>
    </w:div>
    <w:div w:id="1894148302">
      <w:bodyDiv w:val="1"/>
      <w:marLeft w:val="0"/>
      <w:marRight w:val="0"/>
      <w:marTop w:val="0"/>
      <w:marBottom w:val="0"/>
      <w:divBdr>
        <w:top w:val="none" w:sz="0" w:space="0" w:color="auto"/>
        <w:left w:val="none" w:sz="0" w:space="0" w:color="auto"/>
        <w:bottom w:val="none" w:sz="0" w:space="0" w:color="auto"/>
        <w:right w:val="none" w:sz="0" w:space="0" w:color="auto"/>
      </w:divBdr>
    </w:div>
    <w:div w:id="1904023367">
      <w:bodyDiv w:val="1"/>
      <w:marLeft w:val="0"/>
      <w:marRight w:val="0"/>
      <w:marTop w:val="0"/>
      <w:marBottom w:val="0"/>
      <w:divBdr>
        <w:top w:val="none" w:sz="0" w:space="0" w:color="auto"/>
        <w:left w:val="none" w:sz="0" w:space="0" w:color="auto"/>
        <w:bottom w:val="none" w:sz="0" w:space="0" w:color="auto"/>
        <w:right w:val="none" w:sz="0" w:space="0" w:color="auto"/>
      </w:divBdr>
    </w:div>
    <w:div w:id="1905219386">
      <w:bodyDiv w:val="1"/>
      <w:marLeft w:val="0"/>
      <w:marRight w:val="0"/>
      <w:marTop w:val="0"/>
      <w:marBottom w:val="0"/>
      <w:divBdr>
        <w:top w:val="none" w:sz="0" w:space="0" w:color="auto"/>
        <w:left w:val="none" w:sz="0" w:space="0" w:color="auto"/>
        <w:bottom w:val="none" w:sz="0" w:space="0" w:color="auto"/>
        <w:right w:val="none" w:sz="0" w:space="0" w:color="auto"/>
      </w:divBdr>
    </w:div>
    <w:div w:id="1906067270">
      <w:bodyDiv w:val="1"/>
      <w:marLeft w:val="0"/>
      <w:marRight w:val="0"/>
      <w:marTop w:val="0"/>
      <w:marBottom w:val="0"/>
      <w:divBdr>
        <w:top w:val="none" w:sz="0" w:space="0" w:color="auto"/>
        <w:left w:val="none" w:sz="0" w:space="0" w:color="auto"/>
        <w:bottom w:val="none" w:sz="0" w:space="0" w:color="auto"/>
        <w:right w:val="none" w:sz="0" w:space="0" w:color="auto"/>
      </w:divBdr>
    </w:div>
    <w:div w:id="1908805240">
      <w:bodyDiv w:val="1"/>
      <w:marLeft w:val="0"/>
      <w:marRight w:val="0"/>
      <w:marTop w:val="0"/>
      <w:marBottom w:val="0"/>
      <w:divBdr>
        <w:top w:val="none" w:sz="0" w:space="0" w:color="auto"/>
        <w:left w:val="none" w:sz="0" w:space="0" w:color="auto"/>
        <w:bottom w:val="none" w:sz="0" w:space="0" w:color="auto"/>
        <w:right w:val="none" w:sz="0" w:space="0" w:color="auto"/>
      </w:divBdr>
    </w:div>
    <w:div w:id="1909653901">
      <w:bodyDiv w:val="1"/>
      <w:marLeft w:val="0"/>
      <w:marRight w:val="0"/>
      <w:marTop w:val="0"/>
      <w:marBottom w:val="0"/>
      <w:divBdr>
        <w:top w:val="none" w:sz="0" w:space="0" w:color="auto"/>
        <w:left w:val="none" w:sz="0" w:space="0" w:color="auto"/>
        <w:bottom w:val="none" w:sz="0" w:space="0" w:color="auto"/>
        <w:right w:val="none" w:sz="0" w:space="0" w:color="auto"/>
      </w:divBdr>
    </w:div>
    <w:div w:id="1930038416">
      <w:bodyDiv w:val="1"/>
      <w:marLeft w:val="0"/>
      <w:marRight w:val="0"/>
      <w:marTop w:val="0"/>
      <w:marBottom w:val="0"/>
      <w:divBdr>
        <w:top w:val="none" w:sz="0" w:space="0" w:color="auto"/>
        <w:left w:val="none" w:sz="0" w:space="0" w:color="auto"/>
        <w:bottom w:val="none" w:sz="0" w:space="0" w:color="auto"/>
        <w:right w:val="none" w:sz="0" w:space="0" w:color="auto"/>
      </w:divBdr>
    </w:div>
    <w:div w:id="1936089042">
      <w:bodyDiv w:val="1"/>
      <w:marLeft w:val="0"/>
      <w:marRight w:val="0"/>
      <w:marTop w:val="0"/>
      <w:marBottom w:val="0"/>
      <w:divBdr>
        <w:top w:val="none" w:sz="0" w:space="0" w:color="auto"/>
        <w:left w:val="none" w:sz="0" w:space="0" w:color="auto"/>
        <w:bottom w:val="none" w:sz="0" w:space="0" w:color="auto"/>
        <w:right w:val="none" w:sz="0" w:space="0" w:color="auto"/>
      </w:divBdr>
    </w:div>
    <w:div w:id="1947613662">
      <w:bodyDiv w:val="1"/>
      <w:marLeft w:val="0"/>
      <w:marRight w:val="0"/>
      <w:marTop w:val="0"/>
      <w:marBottom w:val="0"/>
      <w:divBdr>
        <w:top w:val="none" w:sz="0" w:space="0" w:color="auto"/>
        <w:left w:val="none" w:sz="0" w:space="0" w:color="auto"/>
        <w:bottom w:val="none" w:sz="0" w:space="0" w:color="auto"/>
        <w:right w:val="none" w:sz="0" w:space="0" w:color="auto"/>
      </w:divBdr>
    </w:div>
    <w:div w:id="1951009478">
      <w:bodyDiv w:val="1"/>
      <w:marLeft w:val="0"/>
      <w:marRight w:val="0"/>
      <w:marTop w:val="0"/>
      <w:marBottom w:val="0"/>
      <w:divBdr>
        <w:top w:val="none" w:sz="0" w:space="0" w:color="auto"/>
        <w:left w:val="none" w:sz="0" w:space="0" w:color="auto"/>
        <w:bottom w:val="none" w:sz="0" w:space="0" w:color="auto"/>
        <w:right w:val="none" w:sz="0" w:space="0" w:color="auto"/>
      </w:divBdr>
    </w:div>
    <w:div w:id="1951665283">
      <w:bodyDiv w:val="1"/>
      <w:marLeft w:val="0"/>
      <w:marRight w:val="0"/>
      <w:marTop w:val="0"/>
      <w:marBottom w:val="0"/>
      <w:divBdr>
        <w:top w:val="none" w:sz="0" w:space="0" w:color="auto"/>
        <w:left w:val="none" w:sz="0" w:space="0" w:color="auto"/>
        <w:bottom w:val="none" w:sz="0" w:space="0" w:color="auto"/>
        <w:right w:val="none" w:sz="0" w:space="0" w:color="auto"/>
      </w:divBdr>
    </w:div>
    <w:div w:id="1951736485">
      <w:bodyDiv w:val="1"/>
      <w:marLeft w:val="0"/>
      <w:marRight w:val="0"/>
      <w:marTop w:val="0"/>
      <w:marBottom w:val="0"/>
      <w:divBdr>
        <w:top w:val="none" w:sz="0" w:space="0" w:color="auto"/>
        <w:left w:val="none" w:sz="0" w:space="0" w:color="auto"/>
        <w:bottom w:val="none" w:sz="0" w:space="0" w:color="auto"/>
        <w:right w:val="none" w:sz="0" w:space="0" w:color="auto"/>
      </w:divBdr>
    </w:div>
    <w:div w:id="1952546556">
      <w:bodyDiv w:val="1"/>
      <w:marLeft w:val="0"/>
      <w:marRight w:val="0"/>
      <w:marTop w:val="0"/>
      <w:marBottom w:val="0"/>
      <w:divBdr>
        <w:top w:val="none" w:sz="0" w:space="0" w:color="auto"/>
        <w:left w:val="none" w:sz="0" w:space="0" w:color="auto"/>
        <w:bottom w:val="none" w:sz="0" w:space="0" w:color="auto"/>
        <w:right w:val="none" w:sz="0" w:space="0" w:color="auto"/>
      </w:divBdr>
    </w:div>
    <w:div w:id="1956666626">
      <w:bodyDiv w:val="1"/>
      <w:marLeft w:val="0"/>
      <w:marRight w:val="0"/>
      <w:marTop w:val="0"/>
      <w:marBottom w:val="0"/>
      <w:divBdr>
        <w:top w:val="none" w:sz="0" w:space="0" w:color="auto"/>
        <w:left w:val="none" w:sz="0" w:space="0" w:color="auto"/>
        <w:bottom w:val="none" w:sz="0" w:space="0" w:color="auto"/>
        <w:right w:val="none" w:sz="0" w:space="0" w:color="auto"/>
      </w:divBdr>
      <w:divsChild>
        <w:div w:id="39211423">
          <w:marLeft w:val="480"/>
          <w:marRight w:val="0"/>
          <w:marTop w:val="0"/>
          <w:marBottom w:val="0"/>
          <w:divBdr>
            <w:top w:val="none" w:sz="0" w:space="0" w:color="auto"/>
            <w:left w:val="none" w:sz="0" w:space="0" w:color="auto"/>
            <w:bottom w:val="none" w:sz="0" w:space="0" w:color="auto"/>
            <w:right w:val="none" w:sz="0" w:space="0" w:color="auto"/>
          </w:divBdr>
        </w:div>
        <w:div w:id="46924722">
          <w:marLeft w:val="480"/>
          <w:marRight w:val="0"/>
          <w:marTop w:val="0"/>
          <w:marBottom w:val="0"/>
          <w:divBdr>
            <w:top w:val="none" w:sz="0" w:space="0" w:color="auto"/>
            <w:left w:val="none" w:sz="0" w:space="0" w:color="auto"/>
            <w:bottom w:val="none" w:sz="0" w:space="0" w:color="auto"/>
            <w:right w:val="none" w:sz="0" w:space="0" w:color="auto"/>
          </w:divBdr>
        </w:div>
        <w:div w:id="66075539">
          <w:marLeft w:val="480"/>
          <w:marRight w:val="0"/>
          <w:marTop w:val="0"/>
          <w:marBottom w:val="0"/>
          <w:divBdr>
            <w:top w:val="none" w:sz="0" w:space="0" w:color="auto"/>
            <w:left w:val="none" w:sz="0" w:space="0" w:color="auto"/>
            <w:bottom w:val="none" w:sz="0" w:space="0" w:color="auto"/>
            <w:right w:val="none" w:sz="0" w:space="0" w:color="auto"/>
          </w:divBdr>
        </w:div>
        <w:div w:id="109596818">
          <w:marLeft w:val="480"/>
          <w:marRight w:val="0"/>
          <w:marTop w:val="0"/>
          <w:marBottom w:val="0"/>
          <w:divBdr>
            <w:top w:val="none" w:sz="0" w:space="0" w:color="auto"/>
            <w:left w:val="none" w:sz="0" w:space="0" w:color="auto"/>
            <w:bottom w:val="none" w:sz="0" w:space="0" w:color="auto"/>
            <w:right w:val="none" w:sz="0" w:space="0" w:color="auto"/>
          </w:divBdr>
        </w:div>
        <w:div w:id="132217398">
          <w:marLeft w:val="480"/>
          <w:marRight w:val="0"/>
          <w:marTop w:val="0"/>
          <w:marBottom w:val="0"/>
          <w:divBdr>
            <w:top w:val="none" w:sz="0" w:space="0" w:color="auto"/>
            <w:left w:val="none" w:sz="0" w:space="0" w:color="auto"/>
            <w:bottom w:val="none" w:sz="0" w:space="0" w:color="auto"/>
            <w:right w:val="none" w:sz="0" w:space="0" w:color="auto"/>
          </w:divBdr>
        </w:div>
        <w:div w:id="204877736">
          <w:marLeft w:val="480"/>
          <w:marRight w:val="0"/>
          <w:marTop w:val="0"/>
          <w:marBottom w:val="0"/>
          <w:divBdr>
            <w:top w:val="none" w:sz="0" w:space="0" w:color="auto"/>
            <w:left w:val="none" w:sz="0" w:space="0" w:color="auto"/>
            <w:bottom w:val="none" w:sz="0" w:space="0" w:color="auto"/>
            <w:right w:val="none" w:sz="0" w:space="0" w:color="auto"/>
          </w:divBdr>
        </w:div>
        <w:div w:id="281613922">
          <w:marLeft w:val="480"/>
          <w:marRight w:val="0"/>
          <w:marTop w:val="0"/>
          <w:marBottom w:val="0"/>
          <w:divBdr>
            <w:top w:val="none" w:sz="0" w:space="0" w:color="auto"/>
            <w:left w:val="none" w:sz="0" w:space="0" w:color="auto"/>
            <w:bottom w:val="none" w:sz="0" w:space="0" w:color="auto"/>
            <w:right w:val="none" w:sz="0" w:space="0" w:color="auto"/>
          </w:divBdr>
        </w:div>
        <w:div w:id="309796191">
          <w:marLeft w:val="480"/>
          <w:marRight w:val="0"/>
          <w:marTop w:val="0"/>
          <w:marBottom w:val="0"/>
          <w:divBdr>
            <w:top w:val="none" w:sz="0" w:space="0" w:color="auto"/>
            <w:left w:val="none" w:sz="0" w:space="0" w:color="auto"/>
            <w:bottom w:val="none" w:sz="0" w:space="0" w:color="auto"/>
            <w:right w:val="none" w:sz="0" w:space="0" w:color="auto"/>
          </w:divBdr>
        </w:div>
        <w:div w:id="340935726">
          <w:marLeft w:val="480"/>
          <w:marRight w:val="0"/>
          <w:marTop w:val="0"/>
          <w:marBottom w:val="0"/>
          <w:divBdr>
            <w:top w:val="none" w:sz="0" w:space="0" w:color="auto"/>
            <w:left w:val="none" w:sz="0" w:space="0" w:color="auto"/>
            <w:bottom w:val="none" w:sz="0" w:space="0" w:color="auto"/>
            <w:right w:val="none" w:sz="0" w:space="0" w:color="auto"/>
          </w:divBdr>
        </w:div>
        <w:div w:id="345254342">
          <w:marLeft w:val="480"/>
          <w:marRight w:val="0"/>
          <w:marTop w:val="0"/>
          <w:marBottom w:val="0"/>
          <w:divBdr>
            <w:top w:val="none" w:sz="0" w:space="0" w:color="auto"/>
            <w:left w:val="none" w:sz="0" w:space="0" w:color="auto"/>
            <w:bottom w:val="none" w:sz="0" w:space="0" w:color="auto"/>
            <w:right w:val="none" w:sz="0" w:space="0" w:color="auto"/>
          </w:divBdr>
        </w:div>
        <w:div w:id="480737495">
          <w:marLeft w:val="480"/>
          <w:marRight w:val="0"/>
          <w:marTop w:val="0"/>
          <w:marBottom w:val="0"/>
          <w:divBdr>
            <w:top w:val="none" w:sz="0" w:space="0" w:color="auto"/>
            <w:left w:val="none" w:sz="0" w:space="0" w:color="auto"/>
            <w:bottom w:val="none" w:sz="0" w:space="0" w:color="auto"/>
            <w:right w:val="none" w:sz="0" w:space="0" w:color="auto"/>
          </w:divBdr>
        </w:div>
        <w:div w:id="582108417">
          <w:marLeft w:val="480"/>
          <w:marRight w:val="0"/>
          <w:marTop w:val="0"/>
          <w:marBottom w:val="0"/>
          <w:divBdr>
            <w:top w:val="none" w:sz="0" w:space="0" w:color="auto"/>
            <w:left w:val="none" w:sz="0" w:space="0" w:color="auto"/>
            <w:bottom w:val="none" w:sz="0" w:space="0" w:color="auto"/>
            <w:right w:val="none" w:sz="0" w:space="0" w:color="auto"/>
          </w:divBdr>
        </w:div>
        <w:div w:id="647324215">
          <w:marLeft w:val="480"/>
          <w:marRight w:val="0"/>
          <w:marTop w:val="0"/>
          <w:marBottom w:val="0"/>
          <w:divBdr>
            <w:top w:val="none" w:sz="0" w:space="0" w:color="auto"/>
            <w:left w:val="none" w:sz="0" w:space="0" w:color="auto"/>
            <w:bottom w:val="none" w:sz="0" w:space="0" w:color="auto"/>
            <w:right w:val="none" w:sz="0" w:space="0" w:color="auto"/>
          </w:divBdr>
        </w:div>
        <w:div w:id="660349216">
          <w:marLeft w:val="480"/>
          <w:marRight w:val="0"/>
          <w:marTop w:val="0"/>
          <w:marBottom w:val="0"/>
          <w:divBdr>
            <w:top w:val="none" w:sz="0" w:space="0" w:color="auto"/>
            <w:left w:val="none" w:sz="0" w:space="0" w:color="auto"/>
            <w:bottom w:val="none" w:sz="0" w:space="0" w:color="auto"/>
            <w:right w:val="none" w:sz="0" w:space="0" w:color="auto"/>
          </w:divBdr>
        </w:div>
        <w:div w:id="660474790">
          <w:marLeft w:val="480"/>
          <w:marRight w:val="0"/>
          <w:marTop w:val="0"/>
          <w:marBottom w:val="0"/>
          <w:divBdr>
            <w:top w:val="none" w:sz="0" w:space="0" w:color="auto"/>
            <w:left w:val="none" w:sz="0" w:space="0" w:color="auto"/>
            <w:bottom w:val="none" w:sz="0" w:space="0" w:color="auto"/>
            <w:right w:val="none" w:sz="0" w:space="0" w:color="auto"/>
          </w:divBdr>
        </w:div>
        <w:div w:id="699864491">
          <w:marLeft w:val="480"/>
          <w:marRight w:val="0"/>
          <w:marTop w:val="0"/>
          <w:marBottom w:val="0"/>
          <w:divBdr>
            <w:top w:val="none" w:sz="0" w:space="0" w:color="auto"/>
            <w:left w:val="none" w:sz="0" w:space="0" w:color="auto"/>
            <w:bottom w:val="none" w:sz="0" w:space="0" w:color="auto"/>
            <w:right w:val="none" w:sz="0" w:space="0" w:color="auto"/>
          </w:divBdr>
        </w:div>
        <w:div w:id="716854804">
          <w:marLeft w:val="480"/>
          <w:marRight w:val="0"/>
          <w:marTop w:val="0"/>
          <w:marBottom w:val="0"/>
          <w:divBdr>
            <w:top w:val="none" w:sz="0" w:space="0" w:color="auto"/>
            <w:left w:val="none" w:sz="0" w:space="0" w:color="auto"/>
            <w:bottom w:val="none" w:sz="0" w:space="0" w:color="auto"/>
            <w:right w:val="none" w:sz="0" w:space="0" w:color="auto"/>
          </w:divBdr>
        </w:div>
        <w:div w:id="787161763">
          <w:marLeft w:val="480"/>
          <w:marRight w:val="0"/>
          <w:marTop w:val="0"/>
          <w:marBottom w:val="0"/>
          <w:divBdr>
            <w:top w:val="none" w:sz="0" w:space="0" w:color="auto"/>
            <w:left w:val="none" w:sz="0" w:space="0" w:color="auto"/>
            <w:bottom w:val="none" w:sz="0" w:space="0" w:color="auto"/>
            <w:right w:val="none" w:sz="0" w:space="0" w:color="auto"/>
          </w:divBdr>
        </w:div>
        <w:div w:id="787313898">
          <w:marLeft w:val="480"/>
          <w:marRight w:val="0"/>
          <w:marTop w:val="0"/>
          <w:marBottom w:val="0"/>
          <w:divBdr>
            <w:top w:val="none" w:sz="0" w:space="0" w:color="auto"/>
            <w:left w:val="none" w:sz="0" w:space="0" w:color="auto"/>
            <w:bottom w:val="none" w:sz="0" w:space="0" w:color="auto"/>
            <w:right w:val="none" w:sz="0" w:space="0" w:color="auto"/>
          </w:divBdr>
        </w:div>
        <w:div w:id="834612314">
          <w:marLeft w:val="480"/>
          <w:marRight w:val="0"/>
          <w:marTop w:val="0"/>
          <w:marBottom w:val="0"/>
          <w:divBdr>
            <w:top w:val="none" w:sz="0" w:space="0" w:color="auto"/>
            <w:left w:val="none" w:sz="0" w:space="0" w:color="auto"/>
            <w:bottom w:val="none" w:sz="0" w:space="0" w:color="auto"/>
            <w:right w:val="none" w:sz="0" w:space="0" w:color="auto"/>
          </w:divBdr>
        </w:div>
        <w:div w:id="938489201">
          <w:marLeft w:val="480"/>
          <w:marRight w:val="0"/>
          <w:marTop w:val="0"/>
          <w:marBottom w:val="0"/>
          <w:divBdr>
            <w:top w:val="none" w:sz="0" w:space="0" w:color="auto"/>
            <w:left w:val="none" w:sz="0" w:space="0" w:color="auto"/>
            <w:bottom w:val="none" w:sz="0" w:space="0" w:color="auto"/>
            <w:right w:val="none" w:sz="0" w:space="0" w:color="auto"/>
          </w:divBdr>
        </w:div>
        <w:div w:id="1085036680">
          <w:marLeft w:val="480"/>
          <w:marRight w:val="0"/>
          <w:marTop w:val="0"/>
          <w:marBottom w:val="0"/>
          <w:divBdr>
            <w:top w:val="none" w:sz="0" w:space="0" w:color="auto"/>
            <w:left w:val="none" w:sz="0" w:space="0" w:color="auto"/>
            <w:bottom w:val="none" w:sz="0" w:space="0" w:color="auto"/>
            <w:right w:val="none" w:sz="0" w:space="0" w:color="auto"/>
          </w:divBdr>
        </w:div>
        <w:div w:id="1163202191">
          <w:marLeft w:val="480"/>
          <w:marRight w:val="0"/>
          <w:marTop w:val="0"/>
          <w:marBottom w:val="0"/>
          <w:divBdr>
            <w:top w:val="none" w:sz="0" w:space="0" w:color="auto"/>
            <w:left w:val="none" w:sz="0" w:space="0" w:color="auto"/>
            <w:bottom w:val="none" w:sz="0" w:space="0" w:color="auto"/>
            <w:right w:val="none" w:sz="0" w:space="0" w:color="auto"/>
          </w:divBdr>
        </w:div>
        <w:div w:id="1202985800">
          <w:marLeft w:val="480"/>
          <w:marRight w:val="0"/>
          <w:marTop w:val="0"/>
          <w:marBottom w:val="0"/>
          <w:divBdr>
            <w:top w:val="none" w:sz="0" w:space="0" w:color="auto"/>
            <w:left w:val="none" w:sz="0" w:space="0" w:color="auto"/>
            <w:bottom w:val="none" w:sz="0" w:space="0" w:color="auto"/>
            <w:right w:val="none" w:sz="0" w:space="0" w:color="auto"/>
          </w:divBdr>
        </w:div>
        <w:div w:id="1250577155">
          <w:marLeft w:val="480"/>
          <w:marRight w:val="0"/>
          <w:marTop w:val="0"/>
          <w:marBottom w:val="0"/>
          <w:divBdr>
            <w:top w:val="none" w:sz="0" w:space="0" w:color="auto"/>
            <w:left w:val="none" w:sz="0" w:space="0" w:color="auto"/>
            <w:bottom w:val="none" w:sz="0" w:space="0" w:color="auto"/>
            <w:right w:val="none" w:sz="0" w:space="0" w:color="auto"/>
          </w:divBdr>
        </w:div>
        <w:div w:id="1272393986">
          <w:marLeft w:val="480"/>
          <w:marRight w:val="0"/>
          <w:marTop w:val="0"/>
          <w:marBottom w:val="0"/>
          <w:divBdr>
            <w:top w:val="none" w:sz="0" w:space="0" w:color="auto"/>
            <w:left w:val="none" w:sz="0" w:space="0" w:color="auto"/>
            <w:bottom w:val="none" w:sz="0" w:space="0" w:color="auto"/>
            <w:right w:val="none" w:sz="0" w:space="0" w:color="auto"/>
          </w:divBdr>
        </w:div>
        <w:div w:id="1277059882">
          <w:marLeft w:val="480"/>
          <w:marRight w:val="0"/>
          <w:marTop w:val="0"/>
          <w:marBottom w:val="0"/>
          <w:divBdr>
            <w:top w:val="none" w:sz="0" w:space="0" w:color="auto"/>
            <w:left w:val="none" w:sz="0" w:space="0" w:color="auto"/>
            <w:bottom w:val="none" w:sz="0" w:space="0" w:color="auto"/>
            <w:right w:val="none" w:sz="0" w:space="0" w:color="auto"/>
          </w:divBdr>
        </w:div>
        <w:div w:id="1334190118">
          <w:marLeft w:val="480"/>
          <w:marRight w:val="0"/>
          <w:marTop w:val="0"/>
          <w:marBottom w:val="0"/>
          <w:divBdr>
            <w:top w:val="none" w:sz="0" w:space="0" w:color="auto"/>
            <w:left w:val="none" w:sz="0" w:space="0" w:color="auto"/>
            <w:bottom w:val="none" w:sz="0" w:space="0" w:color="auto"/>
            <w:right w:val="none" w:sz="0" w:space="0" w:color="auto"/>
          </w:divBdr>
        </w:div>
        <w:div w:id="1361324775">
          <w:marLeft w:val="480"/>
          <w:marRight w:val="0"/>
          <w:marTop w:val="0"/>
          <w:marBottom w:val="0"/>
          <w:divBdr>
            <w:top w:val="none" w:sz="0" w:space="0" w:color="auto"/>
            <w:left w:val="none" w:sz="0" w:space="0" w:color="auto"/>
            <w:bottom w:val="none" w:sz="0" w:space="0" w:color="auto"/>
            <w:right w:val="none" w:sz="0" w:space="0" w:color="auto"/>
          </w:divBdr>
        </w:div>
        <w:div w:id="1370036719">
          <w:marLeft w:val="480"/>
          <w:marRight w:val="0"/>
          <w:marTop w:val="0"/>
          <w:marBottom w:val="0"/>
          <w:divBdr>
            <w:top w:val="none" w:sz="0" w:space="0" w:color="auto"/>
            <w:left w:val="none" w:sz="0" w:space="0" w:color="auto"/>
            <w:bottom w:val="none" w:sz="0" w:space="0" w:color="auto"/>
            <w:right w:val="none" w:sz="0" w:space="0" w:color="auto"/>
          </w:divBdr>
        </w:div>
        <w:div w:id="1419405169">
          <w:marLeft w:val="480"/>
          <w:marRight w:val="0"/>
          <w:marTop w:val="0"/>
          <w:marBottom w:val="0"/>
          <w:divBdr>
            <w:top w:val="none" w:sz="0" w:space="0" w:color="auto"/>
            <w:left w:val="none" w:sz="0" w:space="0" w:color="auto"/>
            <w:bottom w:val="none" w:sz="0" w:space="0" w:color="auto"/>
            <w:right w:val="none" w:sz="0" w:space="0" w:color="auto"/>
          </w:divBdr>
        </w:div>
        <w:div w:id="1430391227">
          <w:marLeft w:val="480"/>
          <w:marRight w:val="0"/>
          <w:marTop w:val="0"/>
          <w:marBottom w:val="0"/>
          <w:divBdr>
            <w:top w:val="none" w:sz="0" w:space="0" w:color="auto"/>
            <w:left w:val="none" w:sz="0" w:space="0" w:color="auto"/>
            <w:bottom w:val="none" w:sz="0" w:space="0" w:color="auto"/>
            <w:right w:val="none" w:sz="0" w:space="0" w:color="auto"/>
          </w:divBdr>
        </w:div>
        <w:div w:id="1446268907">
          <w:marLeft w:val="480"/>
          <w:marRight w:val="0"/>
          <w:marTop w:val="0"/>
          <w:marBottom w:val="0"/>
          <w:divBdr>
            <w:top w:val="none" w:sz="0" w:space="0" w:color="auto"/>
            <w:left w:val="none" w:sz="0" w:space="0" w:color="auto"/>
            <w:bottom w:val="none" w:sz="0" w:space="0" w:color="auto"/>
            <w:right w:val="none" w:sz="0" w:space="0" w:color="auto"/>
          </w:divBdr>
        </w:div>
        <w:div w:id="1463693981">
          <w:marLeft w:val="480"/>
          <w:marRight w:val="0"/>
          <w:marTop w:val="0"/>
          <w:marBottom w:val="0"/>
          <w:divBdr>
            <w:top w:val="none" w:sz="0" w:space="0" w:color="auto"/>
            <w:left w:val="none" w:sz="0" w:space="0" w:color="auto"/>
            <w:bottom w:val="none" w:sz="0" w:space="0" w:color="auto"/>
            <w:right w:val="none" w:sz="0" w:space="0" w:color="auto"/>
          </w:divBdr>
        </w:div>
        <w:div w:id="1489246574">
          <w:marLeft w:val="480"/>
          <w:marRight w:val="0"/>
          <w:marTop w:val="0"/>
          <w:marBottom w:val="0"/>
          <w:divBdr>
            <w:top w:val="none" w:sz="0" w:space="0" w:color="auto"/>
            <w:left w:val="none" w:sz="0" w:space="0" w:color="auto"/>
            <w:bottom w:val="none" w:sz="0" w:space="0" w:color="auto"/>
            <w:right w:val="none" w:sz="0" w:space="0" w:color="auto"/>
          </w:divBdr>
        </w:div>
        <w:div w:id="1522468863">
          <w:marLeft w:val="480"/>
          <w:marRight w:val="0"/>
          <w:marTop w:val="0"/>
          <w:marBottom w:val="0"/>
          <w:divBdr>
            <w:top w:val="none" w:sz="0" w:space="0" w:color="auto"/>
            <w:left w:val="none" w:sz="0" w:space="0" w:color="auto"/>
            <w:bottom w:val="none" w:sz="0" w:space="0" w:color="auto"/>
            <w:right w:val="none" w:sz="0" w:space="0" w:color="auto"/>
          </w:divBdr>
        </w:div>
        <w:div w:id="1661344697">
          <w:marLeft w:val="480"/>
          <w:marRight w:val="0"/>
          <w:marTop w:val="0"/>
          <w:marBottom w:val="0"/>
          <w:divBdr>
            <w:top w:val="none" w:sz="0" w:space="0" w:color="auto"/>
            <w:left w:val="none" w:sz="0" w:space="0" w:color="auto"/>
            <w:bottom w:val="none" w:sz="0" w:space="0" w:color="auto"/>
            <w:right w:val="none" w:sz="0" w:space="0" w:color="auto"/>
          </w:divBdr>
        </w:div>
        <w:div w:id="1698849985">
          <w:marLeft w:val="480"/>
          <w:marRight w:val="0"/>
          <w:marTop w:val="0"/>
          <w:marBottom w:val="0"/>
          <w:divBdr>
            <w:top w:val="none" w:sz="0" w:space="0" w:color="auto"/>
            <w:left w:val="none" w:sz="0" w:space="0" w:color="auto"/>
            <w:bottom w:val="none" w:sz="0" w:space="0" w:color="auto"/>
            <w:right w:val="none" w:sz="0" w:space="0" w:color="auto"/>
          </w:divBdr>
        </w:div>
        <w:div w:id="1709335411">
          <w:marLeft w:val="480"/>
          <w:marRight w:val="0"/>
          <w:marTop w:val="0"/>
          <w:marBottom w:val="0"/>
          <w:divBdr>
            <w:top w:val="none" w:sz="0" w:space="0" w:color="auto"/>
            <w:left w:val="none" w:sz="0" w:space="0" w:color="auto"/>
            <w:bottom w:val="none" w:sz="0" w:space="0" w:color="auto"/>
            <w:right w:val="none" w:sz="0" w:space="0" w:color="auto"/>
          </w:divBdr>
        </w:div>
        <w:div w:id="1727416120">
          <w:marLeft w:val="480"/>
          <w:marRight w:val="0"/>
          <w:marTop w:val="0"/>
          <w:marBottom w:val="0"/>
          <w:divBdr>
            <w:top w:val="none" w:sz="0" w:space="0" w:color="auto"/>
            <w:left w:val="none" w:sz="0" w:space="0" w:color="auto"/>
            <w:bottom w:val="none" w:sz="0" w:space="0" w:color="auto"/>
            <w:right w:val="none" w:sz="0" w:space="0" w:color="auto"/>
          </w:divBdr>
        </w:div>
        <w:div w:id="1755125522">
          <w:marLeft w:val="480"/>
          <w:marRight w:val="0"/>
          <w:marTop w:val="0"/>
          <w:marBottom w:val="0"/>
          <w:divBdr>
            <w:top w:val="none" w:sz="0" w:space="0" w:color="auto"/>
            <w:left w:val="none" w:sz="0" w:space="0" w:color="auto"/>
            <w:bottom w:val="none" w:sz="0" w:space="0" w:color="auto"/>
            <w:right w:val="none" w:sz="0" w:space="0" w:color="auto"/>
          </w:divBdr>
        </w:div>
        <w:div w:id="1771270316">
          <w:marLeft w:val="480"/>
          <w:marRight w:val="0"/>
          <w:marTop w:val="0"/>
          <w:marBottom w:val="0"/>
          <w:divBdr>
            <w:top w:val="none" w:sz="0" w:space="0" w:color="auto"/>
            <w:left w:val="none" w:sz="0" w:space="0" w:color="auto"/>
            <w:bottom w:val="none" w:sz="0" w:space="0" w:color="auto"/>
            <w:right w:val="none" w:sz="0" w:space="0" w:color="auto"/>
          </w:divBdr>
        </w:div>
        <w:div w:id="1773233761">
          <w:marLeft w:val="480"/>
          <w:marRight w:val="0"/>
          <w:marTop w:val="0"/>
          <w:marBottom w:val="0"/>
          <w:divBdr>
            <w:top w:val="none" w:sz="0" w:space="0" w:color="auto"/>
            <w:left w:val="none" w:sz="0" w:space="0" w:color="auto"/>
            <w:bottom w:val="none" w:sz="0" w:space="0" w:color="auto"/>
            <w:right w:val="none" w:sz="0" w:space="0" w:color="auto"/>
          </w:divBdr>
        </w:div>
        <w:div w:id="1797487779">
          <w:marLeft w:val="480"/>
          <w:marRight w:val="0"/>
          <w:marTop w:val="0"/>
          <w:marBottom w:val="0"/>
          <w:divBdr>
            <w:top w:val="none" w:sz="0" w:space="0" w:color="auto"/>
            <w:left w:val="none" w:sz="0" w:space="0" w:color="auto"/>
            <w:bottom w:val="none" w:sz="0" w:space="0" w:color="auto"/>
            <w:right w:val="none" w:sz="0" w:space="0" w:color="auto"/>
          </w:divBdr>
        </w:div>
        <w:div w:id="1811290256">
          <w:marLeft w:val="480"/>
          <w:marRight w:val="0"/>
          <w:marTop w:val="0"/>
          <w:marBottom w:val="0"/>
          <w:divBdr>
            <w:top w:val="none" w:sz="0" w:space="0" w:color="auto"/>
            <w:left w:val="none" w:sz="0" w:space="0" w:color="auto"/>
            <w:bottom w:val="none" w:sz="0" w:space="0" w:color="auto"/>
            <w:right w:val="none" w:sz="0" w:space="0" w:color="auto"/>
          </w:divBdr>
        </w:div>
        <w:div w:id="1848246407">
          <w:marLeft w:val="480"/>
          <w:marRight w:val="0"/>
          <w:marTop w:val="0"/>
          <w:marBottom w:val="0"/>
          <w:divBdr>
            <w:top w:val="none" w:sz="0" w:space="0" w:color="auto"/>
            <w:left w:val="none" w:sz="0" w:space="0" w:color="auto"/>
            <w:bottom w:val="none" w:sz="0" w:space="0" w:color="auto"/>
            <w:right w:val="none" w:sz="0" w:space="0" w:color="auto"/>
          </w:divBdr>
        </w:div>
        <w:div w:id="1892886240">
          <w:marLeft w:val="480"/>
          <w:marRight w:val="0"/>
          <w:marTop w:val="0"/>
          <w:marBottom w:val="0"/>
          <w:divBdr>
            <w:top w:val="none" w:sz="0" w:space="0" w:color="auto"/>
            <w:left w:val="none" w:sz="0" w:space="0" w:color="auto"/>
            <w:bottom w:val="none" w:sz="0" w:space="0" w:color="auto"/>
            <w:right w:val="none" w:sz="0" w:space="0" w:color="auto"/>
          </w:divBdr>
        </w:div>
        <w:div w:id="1906446595">
          <w:marLeft w:val="480"/>
          <w:marRight w:val="0"/>
          <w:marTop w:val="0"/>
          <w:marBottom w:val="0"/>
          <w:divBdr>
            <w:top w:val="none" w:sz="0" w:space="0" w:color="auto"/>
            <w:left w:val="none" w:sz="0" w:space="0" w:color="auto"/>
            <w:bottom w:val="none" w:sz="0" w:space="0" w:color="auto"/>
            <w:right w:val="none" w:sz="0" w:space="0" w:color="auto"/>
          </w:divBdr>
        </w:div>
        <w:div w:id="1944725026">
          <w:marLeft w:val="480"/>
          <w:marRight w:val="0"/>
          <w:marTop w:val="0"/>
          <w:marBottom w:val="0"/>
          <w:divBdr>
            <w:top w:val="none" w:sz="0" w:space="0" w:color="auto"/>
            <w:left w:val="none" w:sz="0" w:space="0" w:color="auto"/>
            <w:bottom w:val="none" w:sz="0" w:space="0" w:color="auto"/>
            <w:right w:val="none" w:sz="0" w:space="0" w:color="auto"/>
          </w:divBdr>
        </w:div>
        <w:div w:id="1962109325">
          <w:marLeft w:val="480"/>
          <w:marRight w:val="0"/>
          <w:marTop w:val="0"/>
          <w:marBottom w:val="0"/>
          <w:divBdr>
            <w:top w:val="none" w:sz="0" w:space="0" w:color="auto"/>
            <w:left w:val="none" w:sz="0" w:space="0" w:color="auto"/>
            <w:bottom w:val="none" w:sz="0" w:space="0" w:color="auto"/>
            <w:right w:val="none" w:sz="0" w:space="0" w:color="auto"/>
          </w:divBdr>
        </w:div>
        <w:div w:id="2011517387">
          <w:marLeft w:val="480"/>
          <w:marRight w:val="0"/>
          <w:marTop w:val="0"/>
          <w:marBottom w:val="0"/>
          <w:divBdr>
            <w:top w:val="none" w:sz="0" w:space="0" w:color="auto"/>
            <w:left w:val="none" w:sz="0" w:space="0" w:color="auto"/>
            <w:bottom w:val="none" w:sz="0" w:space="0" w:color="auto"/>
            <w:right w:val="none" w:sz="0" w:space="0" w:color="auto"/>
          </w:divBdr>
        </w:div>
        <w:div w:id="2044212431">
          <w:marLeft w:val="480"/>
          <w:marRight w:val="0"/>
          <w:marTop w:val="0"/>
          <w:marBottom w:val="0"/>
          <w:divBdr>
            <w:top w:val="none" w:sz="0" w:space="0" w:color="auto"/>
            <w:left w:val="none" w:sz="0" w:space="0" w:color="auto"/>
            <w:bottom w:val="none" w:sz="0" w:space="0" w:color="auto"/>
            <w:right w:val="none" w:sz="0" w:space="0" w:color="auto"/>
          </w:divBdr>
        </w:div>
        <w:div w:id="2092191842">
          <w:marLeft w:val="480"/>
          <w:marRight w:val="0"/>
          <w:marTop w:val="0"/>
          <w:marBottom w:val="0"/>
          <w:divBdr>
            <w:top w:val="none" w:sz="0" w:space="0" w:color="auto"/>
            <w:left w:val="none" w:sz="0" w:space="0" w:color="auto"/>
            <w:bottom w:val="none" w:sz="0" w:space="0" w:color="auto"/>
            <w:right w:val="none" w:sz="0" w:space="0" w:color="auto"/>
          </w:divBdr>
        </w:div>
        <w:div w:id="2109885268">
          <w:marLeft w:val="480"/>
          <w:marRight w:val="0"/>
          <w:marTop w:val="0"/>
          <w:marBottom w:val="0"/>
          <w:divBdr>
            <w:top w:val="none" w:sz="0" w:space="0" w:color="auto"/>
            <w:left w:val="none" w:sz="0" w:space="0" w:color="auto"/>
            <w:bottom w:val="none" w:sz="0" w:space="0" w:color="auto"/>
            <w:right w:val="none" w:sz="0" w:space="0" w:color="auto"/>
          </w:divBdr>
        </w:div>
      </w:divsChild>
    </w:div>
    <w:div w:id="1958441285">
      <w:bodyDiv w:val="1"/>
      <w:marLeft w:val="0"/>
      <w:marRight w:val="0"/>
      <w:marTop w:val="0"/>
      <w:marBottom w:val="0"/>
      <w:divBdr>
        <w:top w:val="none" w:sz="0" w:space="0" w:color="auto"/>
        <w:left w:val="none" w:sz="0" w:space="0" w:color="auto"/>
        <w:bottom w:val="none" w:sz="0" w:space="0" w:color="auto"/>
        <w:right w:val="none" w:sz="0" w:space="0" w:color="auto"/>
      </w:divBdr>
    </w:div>
    <w:div w:id="1963343094">
      <w:bodyDiv w:val="1"/>
      <w:marLeft w:val="0"/>
      <w:marRight w:val="0"/>
      <w:marTop w:val="0"/>
      <w:marBottom w:val="0"/>
      <w:divBdr>
        <w:top w:val="none" w:sz="0" w:space="0" w:color="auto"/>
        <w:left w:val="none" w:sz="0" w:space="0" w:color="auto"/>
        <w:bottom w:val="none" w:sz="0" w:space="0" w:color="auto"/>
        <w:right w:val="none" w:sz="0" w:space="0" w:color="auto"/>
      </w:divBdr>
    </w:div>
    <w:div w:id="1964072322">
      <w:bodyDiv w:val="1"/>
      <w:marLeft w:val="0"/>
      <w:marRight w:val="0"/>
      <w:marTop w:val="0"/>
      <w:marBottom w:val="0"/>
      <w:divBdr>
        <w:top w:val="none" w:sz="0" w:space="0" w:color="auto"/>
        <w:left w:val="none" w:sz="0" w:space="0" w:color="auto"/>
        <w:bottom w:val="none" w:sz="0" w:space="0" w:color="auto"/>
        <w:right w:val="none" w:sz="0" w:space="0" w:color="auto"/>
      </w:divBdr>
    </w:div>
    <w:div w:id="1964115627">
      <w:bodyDiv w:val="1"/>
      <w:marLeft w:val="0"/>
      <w:marRight w:val="0"/>
      <w:marTop w:val="0"/>
      <w:marBottom w:val="0"/>
      <w:divBdr>
        <w:top w:val="none" w:sz="0" w:space="0" w:color="auto"/>
        <w:left w:val="none" w:sz="0" w:space="0" w:color="auto"/>
        <w:bottom w:val="none" w:sz="0" w:space="0" w:color="auto"/>
        <w:right w:val="none" w:sz="0" w:space="0" w:color="auto"/>
      </w:divBdr>
    </w:div>
    <w:div w:id="1964726143">
      <w:bodyDiv w:val="1"/>
      <w:marLeft w:val="0"/>
      <w:marRight w:val="0"/>
      <w:marTop w:val="0"/>
      <w:marBottom w:val="0"/>
      <w:divBdr>
        <w:top w:val="none" w:sz="0" w:space="0" w:color="auto"/>
        <w:left w:val="none" w:sz="0" w:space="0" w:color="auto"/>
        <w:bottom w:val="none" w:sz="0" w:space="0" w:color="auto"/>
        <w:right w:val="none" w:sz="0" w:space="0" w:color="auto"/>
      </w:divBdr>
    </w:div>
    <w:div w:id="1967083163">
      <w:bodyDiv w:val="1"/>
      <w:marLeft w:val="0"/>
      <w:marRight w:val="0"/>
      <w:marTop w:val="0"/>
      <w:marBottom w:val="0"/>
      <w:divBdr>
        <w:top w:val="none" w:sz="0" w:space="0" w:color="auto"/>
        <w:left w:val="none" w:sz="0" w:space="0" w:color="auto"/>
        <w:bottom w:val="none" w:sz="0" w:space="0" w:color="auto"/>
        <w:right w:val="none" w:sz="0" w:space="0" w:color="auto"/>
      </w:divBdr>
    </w:div>
    <w:div w:id="1969432162">
      <w:bodyDiv w:val="1"/>
      <w:marLeft w:val="0"/>
      <w:marRight w:val="0"/>
      <w:marTop w:val="0"/>
      <w:marBottom w:val="0"/>
      <w:divBdr>
        <w:top w:val="none" w:sz="0" w:space="0" w:color="auto"/>
        <w:left w:val="none" w:sz="0" w:space="0" w:color="auto"/>
        <w:bottom w:val="none" w:sz="0" w:space="0" w:color="auto"/>
        <w:right w:val="none" w:sz="0" w:space="0" w:color="auto"/>
      </w:divBdr>
    </w:div>
    <w:div w:id="1969553880">
      <w:bodyDiv w:val="1"/>
      <w:marLeft w:val="0"/>
      <w:marRight w:val="0"/>
      <w:marTop w:val="0"/>
      <w:marBottom w:val="0"/>
      <w:divBdr>
        <w:top w:val="none" w:sz="0" w:space="0" w:color="auto"/>
        <w:left w:val="none" w:sz="0" w:space="0" w:color="auto"/>
        <w:bottom w:val="none" w:sz="0" w:space="0" w:color="auto"/>
        <w:right w:val="none" w:sz="0" w:space="0" w:color="auto"/>
      </w:divBdr>
    </w:div>
    <w:div w:id="1973905062">
      <w:bodyDiv w:val="1"/>
      <w:marLeft w:val="0"/>
      <w:marRight w:val="0"/>
      <w:marTop w:val="0"/>
      <w:marBottom w:val="0"/>
      <w:divBdr>
        <w:top w:val="none" w:sz="0" w:space="0" w:color="auto"/>
        <w:left w:val="none" w:sz="0" w:space="0" w:color="auto"/>
        <w:bottom w:val="none" w:sz="0" w:space="0" w:color="auto"/>
        <w:right w:val="none" w:sz="0" w:space="0" w:color="auto"/>
      </w:divBdr>
    </w:div>
    <w:div w:id="1977029445">
      <w:bodyDiv w:val="1"/>
      <w:marLeft w:val="0"/>
      <w:marRight w:val="0"/>
      <w:marTop w:val="0"/>
      <w:marBottom w:val="0"/>
      <w:divBdr>
        <w:top w:val="none" w:sz="0" w:space="0" w:color="auto"/>
        <w:left w:val="none" w:sz="0" w:space="0" w:color="auto"/>
        <w:bottom w:val="none" w:sz="0" w:space="0" w:color="auto"/>
        <w:right w:val="none" w:sz="0" w:space="0" w:color="auto"/>
      </w:divBdr>
    </w:div>
    <w:div w:id="1977636900">
      <w:bodyDiv w:val="1"/>
      <w:marLeft w:val="0"/>
      <w:marRight w:val="0"/>
      <w:marTop w:val="0"/>
      <w:marBottom w:val="0"/>
      <w:divBdr>
        <w:top w:val="none" w:sz="0" w:space="0" w:color="auto"/>
        <w:left w:val="none" w:sz="0" w:space="0" w:color="auto"/>
        <w:bottom w:val="none" w:sz="0" w:space="0" w:color="auto"/>
        <w:right w:val="none" w:sz="0" w:space="0" w:color="auto"/>
      </w:divBdr>
    </w:div>
    <w:div w:id="1980528523">
      <w:bodyDiv w:val="1"/>
      <w:marLeft w:val="0"/>
      <w:marRight w:val="0"/>
      <w:marTop w:val="0"/>
      <w:marBottom w:val="0"/>
      <w:divBdr>
        <w:top w:val="none" w:sz="0" w:space="0" w:color="auto"/>
        <w:left w:val="none" w:sz="0" w:space="0" w:color="auto"/>
        <w:bottom w:val="none" w:sz="0" w:space="0" w:color="auto"/>
        <w:right w:val="none" w:sz="0" w:space="0" w:color="auto"/>
      </w:divBdr>
    </w:div>
    <w:div w:id="1980916095">
      <w:bodyDiv w:val="1"/>
      <w:marLeft w:val="0"/>
      <w:marRight w:val="0"/>
      <w:marTop w:val="0"/>
      <w:marBottom w:val="0"/>
      <w:divBdr>
        <w:top w:val="none" w:sz="0" w:space="0" w:color="auto"/>
        <w:left w:val="none" w:sz="0" w:space="0" w:color="auto"/>
        <w:bottom w:val="none" w:sz="0" w:space="0" w:color="auto"/>
        <w:right w:val="none" w:sz="0" w:space="0" w:color="auto"/>
      </w:divBdr>
    </w:div>
    <w:div w:id="1994794486">
      <w:bodyDiv w:val="1"/>
      <w:marLeft w:val="0"/>
      <w:marRight w:val="0"/>
      <w:marTop w:val="0"/>
      <w:marBottom w:val="0"/>
      <w:divBdr>
        <w:top w:val="none" w:sz="0" w:space="0" w:color="auto"/>
        <w:left w:val="none" w:sz="0" w:space="0" w:color="auto"/>
        <w:bottom w:val="none" w:sz="0" w:space="0" w:color="auto"/>
        <w:right w:val="none" w:sz="0" w:space="0" w:color="auto"/>
      </w:divBdr>
    </w:div>
    <w:div w:id="2003850418">
      <w:bodyDiv w:val="1"/>
      <w:marLeft w:val="0"/>
      <w:marRight w:val="0"/>
      <w:marTop w:val="0"/>
      <w:marBottom w:val="0"/>
      <w:divBdr>
        <w:top w:val="none" w:sz="0" w:space="0" w:color="auto"/>
        <w:left w:val="none" w:sz="0" w:space="0" w:color="auto"/>
        <w:bottom w:val="none" w:sz="0" w:space="0" w:color="auto"/>
        <w:right w:val="none" w:sz="0" w:space="0" w:color="auto"/>
      </w:divBdr>
    </w:div>
    <w:div w:id="2006276289">
      <w:bodyDiv w:val="1"/>
      <w:marLeft w:val="0"/>
      <w:marRight w:val="0"/>
      <w:marTop w:val="0"/>
      <w:marBottom w:val="0"/>
      <w:divBdr>
        <w:top w:val="none" w:sz="0" w:space="0" w:color="auto"/>
        <w:left w:val="none" w:sz="0" w:space="0" w:color="auto"/>
        <w:bottom w:val="none" w:sz="0" w:space="0" w:color="auto"/>
        <w:right w:val="none" w:sz="0" w:space="0" w:color="auto"/>
      </w:divBdr>
    </w:div>
    <w:div w:id="2007587345">
      <w:bodyDiv w:val="1"/>
      <w:marLeft w:val="0"/>
      <w:marRight w:val="0"/>
      <w:marTop w:val="0"/>
      <w:marBottom w:val="0"/>
      <w:divBdr>
        <w:top w:val="none" w:sz="0" w:space="0" w:color="auto"/>
        <w:left w:val="none" w:sz="0" w:space="0" w:color="auto"/>
        <w:bottom w:val="none" w:sz="0" w:space="0" w:color="auto"/>
        <w:right w:val="none" w:sz="0" w:space="0" w:color="auto"/>
      </w:divBdr>
    </w:div>
    <w:div w:id="2008050993">
      <w:bodyDiv w:val="1"/>
      <w:marLeft w:val="0"/>
      <w:marRight w:val="0"/>
      <w:marTop w:val="0"/>
      <w:marBottom w:val="0"/>
      <w:divBdr>
        <w:top w:val="none" w:sz="0" w:space="0" w:color="auto"/>
        <w:left w:val="none" w:sz="0" w:space="0" w:color="auto"/>
        <w:bottom w:val="none" w:sz="0" w:space="0" w:color="auto"/>
        <w:right w:val="none" w:sz="0" w:space="0" w:color="auto"/>
      </w:divBdr>
    </w:div>
    <w:div w:id="2010599678">
      <w:bodyDiv w:val="1"/>
      <w:marLeft w:val="0"/>
      <w:marRight w:val="0"/>
      <w:marTop w:val="0"/>
      <w:marBottom w:val="0"/>
      <w:divBdr>
        <w:top w:val="none" w:sz="0" w:space="0" w:color="auto"/>
        <w:left w:val="none" w:sz="0" w:space="0" w:color="auto"/>
        <w:bottom w:val="none" w:sz="0" w:space="0" w:color="auto"/>
        <w:right w:val="none" w:sz="0" w:space="0" w:color="auto"/>
      </w:divBdr>
      <w:divsChild>
        <w:div w:id="83576921">
          <w:marLeft w:val="480"/>
          <w:marRight w:val="0"/>
          <w:marTop w:val="0"/>
          <w:marBottom w:val="0"/>
          <w:divBdr>
            <w:top w:val="none" w:sz="0" w:space="0" w:color="auto"/>
            <w:left w:val="none" w:sz="0" w:space="0" w:color="auto"/>
            <w:bottom w:val="none" w:sz="0" w:space="0" w:color="auto"/>
            <w:right w:val="none" w:sz="0" w:space="0" w:color="auto"/>
          </w:divBdr>
        </w:div>
        <w:div w:id="83690911">
          <w:marLeft w:val="480"/>
          <w:marRight w:val="0"/>
          <w:marTop w:val="0"/>
          <w:marBottom w:val="0"/>
          <w:divBdr>
            <w:top w:val="none" w:sz="0" w:space="0" w:color="auto"/>
            <w:left w:val="none" w:sz="0" w:space="0" w:color="auto"/>
            <w:bottom w:val="none" w:sz="0" w:space="0" w:color="auto"/>
            <w:right w:val="none" w:sz="0" w:space="0" w:color="auto"/>
          </w:divBdr>
        </w:div>
        <w:div w:id="102313390">
          <w:marLeft w:val="480"/>
          <w:marRight w:val="0"/>
          <w:marTop w:val="0"/>
          <w:marBottom w:val="0"/>
          <w:divBdr>
            <w:top w:val="none" w:sz="0" w:space="0" w:color="auto"/>
            <w:left w:val="none" w:sz="0" w:space="0" w:color="auto"/>
            <w:bottom w:val="none" w:sz="0" w:space="0" w:color="auto"/>
            <w:right w:val="none" w:sz="0" w:space="0" w:color="auto"/>
          </w:divBdr>
        </w:div>
        <w:div w:id="121047831">
          <w:marLeft w:val="480"/>
          <w:marRight w:val="0"/>
          <w:marTop w:val="0"/>
          <w:marBottom w:val="0"/>
          <w:divBdr>
            <w:top w:val="none" w:sz="0" w:space="0" w:color="auto"/>
            <w:left w:val="none" w:sz="0" w:space="0" w:color="auto"/>
            <w:bottom w:val="none" w:sz="0" w:space="0" w:color="auto"/>
            <w:right w:val="none" w:sz="0" w:space="0" w:color="auto"/>
          </w:divBdr>
        </w:div>
        <w:div w:id="131556456">
          <w:marLeft w:val="480"/>
          <w:marRight w:val="0"/>
          <w:marTop w:val="0"/>
          <w:marBottom w:val="0"/>
          <w:divBdr>
            <w:top w:val="none" w:sz="0" w:space="0" w:color="auto"/>
            <w:left w:val="none" w:sz="0" w:space="0" w:color="auto"/>
            <w:bottom w:val="none" w:sz="0" w:space="0" w:color="auto"/>
            <w:right w:val="none" w:sz="0" w:space="0" w:color="auto"/>
          </w:divBdr>
        </w:div>
        <w:div w:id="163126522">
          <w:marLeft w:val="480"/>
          <w:marRight w:val="0"/>
          <w:marTop w:val="0"/>
          <w:marBottom w:val="0"/>
          <w:divBdr>
            <w:top w:val="none" w:sz="0" w:space="0" w:color="auto"/>
            <w:left w:val="none" w:sz="0" w:space="0" w:color="auto"/>
            <w:bottom w:val="none" w:sz="0" w:space="0" w:color="auto"/>
            <w:right w:val="none" w:sz="0" w:space="0" w:color="auto"/>
          </w:divBdr>
        </w:div>
        <w:div w:id="174270707">
          <w:marLeft w:val="480"/>
          <w:marRight w:val="0"/>
          <w:marTop w:val="0"/>
          <w:marBottom w:val="0"/>
          <w:divBdr>
            <w:top w:val="none" w:sz="0" w:space="0" w:color="auto"/>
            <w:left w:val="none" w:sz="0" w:space="0" w:color="auto"/>
            <w:bottom w:val="none" w:sz="0" w:space="0" w:color="auto"/>
            <w:right w:val="none" w:sz="0" w:space="0" w:color="auto"/>
          </w:divBdr>
        </w:div>
        <w:div w:id="183441818">
          <w:marLeft w:val="480"/>
          <w:marRight w:val="0"/>
          <w:marTop w:val="0"/>
          <w:marBottom w:val="0"/>
          <w:divBdr>
            <w:top w:val="none" w:sz="0" w:space="0" w:color="auto"/>
            <w:left w:val="none" w:sz="0" w:space="0" w:color="auto"/>
            <w:bottom w:val="none" w:sz="0" w:space="0" w:color="auto"/>
            <w:right w:val="none" w:sz="0" w:space="0" w:color="auto"/>
          </w:divBdr>
        </w:div>
        <w:div w:id="191191018">
          <w:marLeft w:val="480"/>
          <w:marRight w:val="0"/>
          <w:marTop w:val="0"/>
          <w:marBottom w:val="0"/>
          <w:divBdr>
            <w:top w:val="none" w:sz="0" w:space="0" w:color="auto"/>
            <w:left w:val="none" w:sz="0" w:space="0" w:color="auto"/>
            <w:bottom w:val="none" w:sz="0" w:space="0" w:color="auto"/>
            <w:right w:val="none" w:sz="0" w:space="0" w:color="auto"/>
          </w:divBdr>
        </w:div>
        <w:div w:id="231283836">
          <w:marLeft w:val="480"/>
          <w:marRight w:val="0"/>
          <w:marTop w:val="0"/>
          <w:marBottom w:val="0"/>
          <w:divBdr>
            <w:top w:val="none" w:sz="0" w:space="0" w:color="auto"/>
            <w:left w:val="none" w:sz="0" w:space="0" w:color="auto"/>
            <w:bottom w:val="none" w:sz="0" w:space="0" w:color="auto"/>
            <w:right w:val="none" w:sz="0" w:space="0" w:color="auto"/>
          </w:divBdr>
        </w:div>
        <w:div w:id="262496507">
          <w:marLeft w:val="480"/>
          <w:marRight w:val="0"/>
          <w:marTop w:val="0"/>
          <w:marBottom w:val="0"/>
          <w:divBdr>
            <w:top w:val="none" w:sz="0" w:space="0" w:color="auto"/>
            <w:left w:val="none" w:sz="0" w:space="0" w:color="auto"/>
            <w:bottom w:val="none" w:sz="0" w:space="0" w:color="auto"/>
            <w:right w:val="none" w:sz="0" w:space="0" w:color="auto"/>
          </w:divBdr>
        </w:div>
        <w:div w:id="278875439">
          <w:marLeft w:val="480"/>
          <w:marRight w:val="0"/>
          <w:marTop w:val="0"/>
          <w:marBottom w:val="0"/>
          <w:divBdr>
            <w:top w:val="none" w:sz="0" w:space="0" w:color="auto"/>
            <w:left w:val="none" w:sz="0" w:space="0" w:color="auto"/>
            <w:bottom w:val="none" w:sz="0" w:space="0" w:color="auto"/>
            <w:right w:val="none" w:sz="0" w:space="0" w:color="auto"/>
          </w:divBdr>
        </w:div>
        <w:div w:id="297682600">
          <w:marLeft w:val="480"/>
          <w:marRight w:val="0"/>
          <w:marTop w:val="0"/>
          <w:marBottom w:val="0"/>
          <w:divBdr>
            <w:top w:val="none" w:sz="0" w:space="0" w:color="auto"/>
            <w:left w:val="none" w:sz="0" w:space="0" w:color="auto"/>
            <w:bottom w:val="none" w:sz="0" w:space="0" w:color="auto"/>
            <w:right w:val="none" w:sz="0" w:space="0" w:color="auto"/>
          </w:divBdr>
        </w:div>
        <w:div w:id="337200136">
          <w:marLeft w:val="480"/>
          <w:marRight w:val="0"/>
          <w:marTop w:val="0"/>
          <w:marBottom w:val="0"/>
          <w:divBdr>
            <w:top w:val="none" w:sz="0" w:space="0" w:color="auto"/>
            <w:left w:val="none" w:sz="0" w:space="0" w:color="auto"/>
            <w:bottom w:val="none" w:sz="0" w:space="0" w:color="auto"/>
            <w:right w:val="none" w:sz="0" w:space="0" w:color="auto"/>
          </w:divBdr>
        </w:div>
        <w:div w:id="371350874">
          <w:marLeft w:val="480"/>
          <w:marRight w:val="0"/>
          <w:marTop w:val="0"/>
          <w:marBottom w:val="0"/>
          <w:divBdr>
            <w:top w:val="none" w:sz="0" w:space="0" w:color="auto"/>
            <w:left w:val="none" w:sz="0" w:space="0" w:color="auto"/>
            <w:bottom w:val="none" w:sz="0" w:space="0" w:color="auto"/>
            <w:right w:val="none" w:sz="0" w:space="0" w:color="auto"/>
          </w:divBdr>
        </w:div>
        <w:div w:id="424690940">
          <w:marLeft w:val="480"/>
          <w:marRight w:val="0"/>
          <w:marTop w:val="0"/>
          <w:marBottom w:val="0"/>
          <w:divBdr>
            <w:top w:val="none" w:sz="0" w:space="0" w:color="auto"/>
            <w:left w:val="none" w:sz="0" w:space="0" w:color="auto"/>
            <w:bottom w:val="none" w:sz="0" w:space="0" w:color="auto"/>
            <w:right w:val="none" w:sz="0" w:space="0" w:color="auto"/>
          </w:divBdr>
        </w:div>
        <w:div w:id="424768163">
          <w:marLeft w:val="480"/>
          <w:marRight w:val="0"/>
          <w:marTop w:val="0"/>
          <w:marBottom w:val="0"/>
          <w:divBdr>
            <w:top w:val="none" w:sz="0" w:space="0" w:color="auto"/>
            <w:left w:val="none" w:sz="0" w:space="0" w:color="auto"/>
            <w:bottom w:val="none" w:sz="0" w:space="0" w:color="auto"/>
            <w:right w:val="none" w:sz="0" w:space="0" w:color="auto"/>
          </w:divBdr>
        </w:div>
        <w:div w:id="467477112">
          <w:marLeft w:val="480"/>
          <w:marRight w:val="0"/>
          <w:marTop w:val="0"/>
          <w:marBottom w:val="0"/>
          <w:divBdr>
            <w:top w:val="none" w:sz="0" w:space="0" w:color="auto"/>
            <w:left w:val="none" w:sz="0" w:space="0" w:color="auto"/>
            <w:bottom w:val="none" w:sz="0" w:space="0" w:color="auto"/>
            <w:right w:val="none" w:sz="0" w:space="0" w:color="auto"/>
          </w:divBdr>
        </w:div>
        <w:div w:id="472523869">
          <w:marLeft w:val="480"/>
          <w:marRight w:val="0"/>
          <w:marTop w:val="0"/>
          <w:marBottom w:val="0"/>
          <w:divBdr>
            <w:top w:val="none" w:sz="0" w:space="0" w:color="auto"/>
            <w:left w:val="none" w:sz="0" w:space="0" w:color="auto"/>
            <w:bottom w:val="none" w:sz="0" w:space="0" w:color="auto"/>
            <w:right w:val="none" w:sz="0" w:space="0" w:color="auto"/>
          </w:divBdr>
        </w:div>
        <w:div w:id="609049933">
          <w:marLeft w:val="480"/>
          <w:marRight w:val="0"/>
          <w:marTop w:val="0"/>
          <w:marBottom w:val="0"/>
          <w:divBdr>
            <w:top w:val="none" w:sz="0" w:space="0" w:color="auto"/>
            <w:left w:val="none" w:sz="0" w:space="0" w:color="auto"/>
            <w:bottom w:val="none" w:sz="0" w:space="0" w:color="auto"/>
            <w:right w:val="none" w:sz="0" w:space="0" w:color="auto"/>
          </w:divBdr>
        </w:div>
        <w:div w:id="610162074">
          <w:marLeft w:val="480"/>
          <w:marRight w:val="0"/>
          <w:marTop w:val="0"/>
          <w:marBottom w:val="0"/>
          <w:divBdr>
            <w:top w:val="none" w:sz="0" w:space="0" w:color="auto"/>
            <w:left w:val="none" w:sz="0" w:space="0" w:color="auto"/>
            <w:bottom w:val="none" w:sz="0" w:space="0" w:color="auto"/>
            <w:right w:val="none" w:sz="0" w:space="0" w:color="auto"/>
          </w:divBdr>
        </w:div>
        <w:div w:id="676226863">
          <w:marLeft w:val="480"/>
          <w:marRight w:val="0"/>
          <w:marTop w:val="0"/>
          <w:marBottom w:val="0"/>
          <w:divBdr>
            <w:top w:val="none" w:sz="0" w:space="0" w:color="auto"/>
            <w:left w:val="none" w:sz="0" w:space="0" w:color="auto"/>
            <w:bottom w:val="none" w:sz="0" w:space="0" w:color="auto"/>
            <w:right w:val="none" w:sz="0" w:space="0" w:color="auto"/>
          </w:divBdr>
        </w:div>
        <w:div w:id="769357796">
          <w:marLeft w:val="480"/>
          <w:marRight w:val="0"/>
          <w:marTop w:val="0"/>
          <w:marBottom w:val="0"/>
          <w:divBdr>
            <w:top w:val="none" w:sz="0" w:space="0" w:color="auto"/>
            <w:left w:val="none" w:sz="0" w:space="0" w:color="auto"/>
            <w:bottom w:val="none" w:sz="0" w:space="0" w:color="auto"/>
            <w:right w:val="none" w:sz="0" w:space="0" w:color="auto"/>
          </w:divBdr>
        </w:div>
        <w:div w:id="795490270">
          <w:marLeft w:val="480"/>
          <w:marRight w:val="0"/>
          <w:marTop w:val="0"/>
          <w:marBottom w:val="0"/>
          <w:divBdr>
            <w:top w:val="none" w:sz="0" w:space="0" w:color="auto"/>
            <w:left w:val="none" w:sz="0" w:space="0" w:color="auto"/>
            <w:bottom w:val="none" w:sz="0" w:space="0" w:color="auto"/>
            <w:right w:val="none" w:sz="0" w:space="0" w:color="auto"/>
          </w:divBdr>
        </w:div>
        <w:div w:id="831291149">
          <w:marLeft w:val="480"/>
          <w:marRight w:val="0"/>
          <w:marTop w:val="0"/>
          <w:marBottom w:val="0"/>
          <w:divBdr>
            <w:top w:val="none" w:sz="0" w:space="0" w:color="auto"/>
            <w:left w:val="none" w:sz="0" w:space="0" w:color="auto"/>
            <w:bottom w:val="none" w:sz="0" w:space="0" w:color="auto"/>
            <w:right w:val="none" w:sz="0" w:space="0" w:color="auto"/>
          </w:divBdr>
        </w:div>
        <w:div w:id="961229999">
          <w:marLeft w:val="480"/>
          <w:marRight w:val="0"/>
          <w:marTop w:val="0"/>
          <w:marBottom w:val="0"/>
          <w:divBdr>
            <w:top w:val="none" w:sz="0" w:space="0" w:color="auto"/>
            <w:left w:val="none" w:sz="0" w:space="0" w:color="auto"/>
            <w:bottom w:val="none" w:sz="0" w:space="0" w:color="auto"/>
            <w:right w:val="none" w:sz="0" w:space="0" w:color="auto"/>
          </w:divBdr>
        </w:div>
        <w:div w:id="1009329915">
          <w:marLeft w:val="480"/>
          <w:marRight w:val="0"/>
          <w:marTop w:val="0"/>
          <w:marBottom w:val="0"/>
          <w:divBdr>
            <w:top w:val="none" w:sz="0" w:space="0" w:color="auto"/>
            <w:left w:val="none" w:sz="0" w:space="0" w:color="auto"/>
            <w:bottom w:val="none" w:sz="0" w:space="0" w:color="auto"/>
            <w:right w:val="none" w:sz="0" w:space="0" w:color="auto"/>
          </w:divBdr>
        </w:div>
        <w:div w:id="1012954224">
          <w:marLeft w:val="480"/>
          <w:marRight w:val="0"/>
          <w:marTop w:val="0"/>
          <w:marBottom w:val="0"/>
          <w:divBdr>
            <w:top w:val="none" w:sz="0" w:space="0" w:color="auto"/>
            <w:left w:val="none" w:sz="0" w:space="0" w:color="auto"/>
            <w:bottom w:val="none" w:sz="0" w:space="0" w:color="auto"/>
            <w:right w:val="none" w:sz="0" w:space="0" w:color="auto"/>
          </w:divBdr>
        </w:div>
        <w:div w:id="1065491076">
          <w:marLeft w:val="480"/>
          <w:marRight w:val="0"/>
          <w:marTop w:val="0"/>
          <w:marBottom w:val="0"/>
          <w:divBdr>
            <w:top w:val="none" w:sz="0" w:space="0" w:color="auto"/>
            <w:left w:val="none" w:sz="0" w:space="0" w:color="auto"/>
            <w:bottom w:val="none" w:sz="0" w:space="0" w:color="auto"/>
            <w:right w:val="none" w:sz="0" w:space="0" w:color="auto"/>
          </w:divBdr>
        </w:div>
        <w:div w:id="1076172138">
          <w:marLeft w:val="480"/>
          <w:marRight w:val="0"/>
          <w:marTop w:val="0"/>
          <w:marBottom w:val="0"/>
          <w:divBdr>
            <w:top w:val="none" w:sz="0" w:space="0" w:color="auto"/>
            <w:left w:val="none" w:sz="0" w:space="0" w:color="auto"/>
            <w:bottom w:val="none" w:sz="0" w:space="0" w:color="auto"/>
            <w:right w:val="none" w:sz="0" w:space="0" w:color="auto"/>
          </w:divBdr>
        </w:div>
        <w:div w:id="1130587693">
          <w:marLeft w:val="480"/>
          <w:marRight w:val="0"/>
          <w:marTop w:val="0"/>
          <w:marBottom w:val="0"/>
          <w:divBdr>
            <w:top w:val="none" w:sz="0" w:space="0" w:color="auto"/>
            <w:left w:val="none" w:sz="0" w:space="0" w:color="auto"/>
            <w:bottom w:val="none" w:sz="0" w:space="0" w:color="auto"/>
            <w:right w:val="none" w:sz="0" w:space="0" w:color="auto"/>
          </w:divBdr>
        </w:div>
        <w:div w:id="1152597600">
          <w:marLeft w:val="480"/>
          <w:marRight w:val="0"/>
          <w:marTop w:val="0"/>
          <w:marBottom w:val="0"/>
          <w:divBdr>
            <w:top w:val="none" w:sz="0" w:space="0" w:color="auto"/>
            <w:left w:val="none" w:sz="0" w:space="0" w:color="auto"/>
            <w:bottom w:val="none" w:sz="0" w:space="0" w:color="auto"/>
            <w:right w:val="none" w:sz="0" w:space="0" w:color="auto"/>
          </w:divBdr>
        </w:div>
        <w:div w:id="1184592905">
          <w:marLeft w:val="480"/>
          <w:marRight w:val="0"/>
          <w:marTop w:val="0"/>
          <w:marBottom w:val="0"/>
          <w:divBdr>
            <w:top w:val="none" w:sz="0" w:space="0" w:color="auto"/>
            <w:left w:val="none" w:sz="0" w:space="0" w:color="auto"/>
            <w:bottom w:val="none" w:sz="0" w:space="0" w:color="auto"/>
            <w:right w:val="none" w:sz="0" w:space="0" w:color="auto"/>
          </w:divBdr>
        </w:div>
        <w:div w:id="1266884342">
          <w:marLeft w:val="480"/>
          <w:marRight w:val="0"/>
          <w:marTop w:val="0"/>
          <w:marBottom w:val="0"/>
          <w:divBdr>
            <w:top w:val="none" w:sz="0" w:space="0" w:color="auto"/>
            <w:left w:val="none" w:sz="0" w:space="0" w:color="auto"/>
            <w:bottom w:val="none" w:sz="0" w:space="0" w:color="auto"/>
            <w:right w:val="none" w:sz="0" w:space="0" w:color="auto"/>
          </w:divBdr>
        </w:div>
        <w:div w:id="1283925090">
          <w:marLeft w:val="480"/>
          <w:marRight w:val="0"/>
          <w:marTop w:val="0"/>
          <w:marBottom w:val="0"/>
          <w:divBdr>
            <w:top w:val="none" w:sz="0" w:space="0" w:color="auto"/>
            <w:left w:val="none" w:sz="0" w:space="0" w:color="auto"/>
            <w:bottom w:val="none" w:sz="0" w:space="0" w:color="auto"/>
            <w:right w:val="none" w:sz="0" w:space="0" w:color="auto"/>
          </w:divBdr>
        </w:div>
        <w:div w:id="1336835857">
          <w:marLeft w:val="480"/>
          <w:marRight w:val="0"/>
          <w:marTop w:val="0"/>
          <w:marBottom w:val="0"/>
          <w:divBdr>
            <w:top w:val="none" w:sz="0" w:space="0" w:color="auto"/>
            <w:left w:val="none" w:sz="0" w:space="0" w:color="auto"/>
            <w:bottom w:val="none" w:sz="0" w:space="0" w:color="auto"/>
            <w:right w:val="none" w:sz="0" w:space="0" w:color="auto"/>
          </w:divBdr>
        </w:div>
        <w:div w:id="1339310655">
          <w:marLeft w:val="480"/>
          <w:marRight w:val="0"/>
          <w:marTop w:val="0"/>
          <w:marBottom w:val="0"/>
          <w:divBdr>
            <w:top w:val="none" w:sz="0" w:space="0" w:color="auto"/>
            <w:left w:val="none" w:sz="0" w:space="0" w:color="auto"/>
            <w:bottom w:val="none" w:sz="0" w:space="0" w:color="auto"/>
            <w:right w:val="none" w:sz="0" w:space="0" w:color="auto"/>
          </w:divBdr>
        </w:div>
        <w:div w:id="1385175462">
          <w:marLeft w:val="480"/>
          <w:marRight w:val="0"/>
          <w:marTop w:val="0"/>
          <w:marBottom w:val="0"/>
          <w:divBdr>
            <w:top w:val="none" w:sz="0" w:space="0" w:color="auto"/>
            <w:left w:val="none" w:sz="0" w:space="0" w:color="auto"/>
            <w:bottom w:val="none" w:sz="0" w:space="0" w:color="auto"/>
            <w:right w:val="none" w:sz="0" w:space="0" w:color="auto"/>
          </w:divBdr>
        </w:div>
        <w:div w:id="1454519792">
          <w:marLeft w:val="480"/>
          <w:marRight w:val="0"/>
          <w:marTop w:val="0"/>
          <w:marBottom w:val="0"/>
          <w:divBdr>
            <w:top w:val="none" w:sz="0" w:space="0" w:color="auto"/>
            <w:left w:val="none" w:sz="0" w:space="0" w:color="auto"/>
            <w:bottom w:val="none" w:sz="0" w:space="0" w:color="auto"/>
            <w:right w:val="none" w:sz="0" w:space="0" w:color="auto"/>
          </w:divBdr>
        </w:div>
        <w:div w:id="1559439629">
          <w:marLeft w:val="480"/>
          <w:marRight w:val="0"/>
          <w:marTop w:val="0"/>
          <w:marBottom w:val="0"/>
          <w:divBdr>
            <w:top w:val="none" w:sz="0" w:space="0" w:color="auto"/>
            <w:left w:val="none" w:sz="0" w:space="0" w:color="auto"/>
            <w:bottom w:val="none" w:sz="0" w:space="0" w:color="auto"/>
            <w:right w:val="none" w:sz="0" w:space="0" w:color="auto"/>
          </w:divBdr>
        </w:div>
        <w:div w:id="1584412707">
          <w:marLeft w:val="480"/>
          <w:marRight w:val="0"/>
          <w:marTop w:val="0"/>
          <w:marBottom w:val="0"/>
          <w:divBdr>
            <w:top w:val="none" w:sz="0" w:space="0" w:color="auto"/>
            <w:left w:val="none" w:sz="0" w:space="0" w:color="auto"/>
            <w:bottom w:val="none" w:sz="0" w:space="0" w:color="auto"/>
            <w:right w:val="none" w:sz="0" w:space="0" w:color="auto"/>
          </w:divBdr>
        </w:div>
        <w:div w:id="1633367976">
          <w:marLeft w:val="480"/>
          <w:marRight w:val="0"/>
          <w:marTop w:val="0"/>
          <w:marBottom w:val="0"/>
          <w:divBdr>
            <w:top w:val="none" w:sz="0" w:space="0" w:color="auto"/>
            <w:left w:val="none" w:sz="0" w:space="0" w:color="auto"/>
            <w:bottom w:val="none" w:sz="0" w:space="0" w:color="auto"/>
            <w:right w:val="none" w:sz="0" w:space="0" w:color="auto"/>
          </w:divBdr>
        </w:div>
        <w:div w:id="1672369661">
          <w:marLeft w:val="480"/>
          <w:marRight w:val="0"/>
          <w:marTop w:val="0"/>
          <w:marBottom w:val="0"/>
          <w:divBdr>
            <w:top w:val="none" w:sz="0" w:space="0" w:color="auto"/>
            <w:left w:val="none" w:sz="0" w:space="0" w:color="auto"/>
            <w:bottom w:val="none" w:sz="0" w:space="0" w:color="auto"/>
            <w:right w:val="none" w:sz="0" w:space="0" w:color="auto"/>
          </w:divBdr>
        </w:div>
        <w:div w:id="1673602517">
          <w:marLeft w:val="480"/>
          <w:marRight w:val="0"/>
          <w:marTop w:val="0"/>
          <w:marBottom w:val="0"/>
          <w:divBdr>
            <w:top w:val="none" w:sz="0" w:space="0" w:color="auto"/>
            <w:left w:val="none" w:sz="0" w:space="0" w:color="auto"/>
            <w:bottom w:val="none" w:sz="0" w:space="0" w:color="auto"/>
            <w:right w:val="none" w:sz="0" w:space="0" w:color="auto"/>
          </w:divBdr>
        </w:div>
        <w:div w:id="1701783260">
          <w:marLeft w:val="480"/>
          <w:marRight w:val="0"/>
          <w:marTop w:val="0"/>
          <w:marBottom w:val="0"/>
          <w:divBdr>
            <w:top w:val="none" w:sz="0" w:space="0" w:color="auto"/>
            <w:left w:val="none" w:sz="0" w:space="0" w:color="auto"/>
            <w:bottom w:val="none" w:sz="0" w:space="0" w:color="auto"/>
            <w:right w:val="none" w:sz="0" w:space="0" w:color="auto"/>
          </w:divBdr>
        </w:div>
        <w:div w:id="1728411405">
          <w:marLeft w:val="480"/>
          <w:marRight w:val="0"/>
          <w:marTop w:val="0"/>
          <w:marBottom w:val="0"/>
          <w:divBdr>
            <w:top w:val="none" w:sz="0" w:space="0" w:color="auto"/>
            <w:left w:val="none" w:sz="0" w:space="0" w:color="auto"/>
            <w:bottom w:val="none" w:sz="0" w:space="0" w:color="auto"/>
            <w:right w:val="none" w:sz="0" w:space="0" w:color="auto"/>
          </w:divBdr>
        </w:div>
        <w:div w:id="1729264472">
          <w:marLeft w:val="480"/>
          <w:marRight w:val="0"/>
          <w:marTop w:val="0"/>
          <w:marBottom w:val="0"/>
          <w:divBdr>
            <w:top w:val="none" w:sz="0" w:space="0" w:color="auto"/>
            <w:left w:val="none" w:sz="0" w:space="0" w:color="auto"/>
            <w:bottom w:val="none" w:sz="0" w:space="0" w:color="auto"/>
            <w:right w:val="none" w:sz="0" w:space="0" w:color="auto"/>
          </w:divBdr>
        </w:div>
        <w:div w:id="1833521433">
          <w:marLeft w:val="480"/>
          <w:marRight w:val="0"/>
          <w:marTop w:val="0"/>
          <w:marBottom w:val="0"/>
          <w:divBdr>
            <w:top w:val="none" w:sz="0" w:space="0" w:color="auto"/>
            <w:left w:val="none" w:sz="0" w:space="0" w:color="auto"/>
            <w:bottom w:val="none" w:sz="0" w:space="0" w:color="auto"/>
            <w:right w:val="none" w:sz="0" w:space="0" w:color="auto"/>
          </w:divBdr>
        </w:div>
        <w:div w:id="1854873833">
          <w:marLeft w:val="480"/>
          <w:marRight w:val="0"/>
          <w:marTop w:val="0"/>
          <w:marBottom w:val="0"/>
          <w:divBdr>
            <w:top w:val="none" w:sz="0" w:space="0" w:color="auto"/>
            <w:left w:val="none" w:sz="0" w:space="0" w:color="auto"/>
            <w:bottom w:val="none" w:sz="0" w:space="0" w:color="auto"/>
            <w:right w:val="none" w:sz="0" w:space="0" w:color="auto"/>
          </w:divBdr>
        </w:div>
        <w:div w:id="1991206639">
          <w:marLeft w:val="480"/>
          <w:marRight w:val="0"/>
          <w:marTop w:val="0"/>
          <w:marBottom w:val="0"/>
          <w:divBdr>
            <w:top w:val="none" w:sz="0" w:space="0" w:color="auto"/>
            <w:left w:val="none" w:sz="0" w:space="0" w:color="auto"/>
            <w:bottom w:val="none" w:sz="0" w:space="0" w:color="auto"/>
            <w:right w:val="none" w:sz="0" w:space="0" w:color="auto"/>
          </w:divBdr>
        </w:div>
        <w:div w:id="1995720973">
          <w:marLeft w:val="480"/>
          <w:marRight w:val="0"/>
          <w:marTop w:val="0"/>
          <w:marBottom w:val="0"/>
          <w:divBdr>
            <w:top w:val="none" w:sz="0" w:space="0" w:color="auto"/>
            <w:left w:val="none" w:sz="0" w:space="0" w:color="auto"/>
            <w:bottom w:val="none" w:sz="0" w:space="0" w:color="auto"/>
            <w:right w:val="none" w:sz="0" w:space="0" w:color="auto"/>
          </w:divBdr>
        </w:div>
        <w:div w:id="2008820948">
          <w:marLeft w:val="480"/>
          <w:marRight w:val="0"/>
          <w:marTop w:val="0"/>
          <w:marBottom w:val="0"/>
          <w:divBdr>
            <w:top w:val="none" w:sz="0" w:space="0" w:color="auto"/>
            <w:left w:val="none" w:sz="0" w:space="0" w:color="auto"/>
            <w:bottom w:val="none" w:sz="0" w:space="0" w:color="auto"/>
            <w:right w:val="none" w:sz="0" w:space="0" w:color="auto"/>
          </w:divBdr>
        </w:div>
        <w:div w:id="2019767947">
          <w:marLeft w:val="480"/>
          <w:marRight w:val="0"/>
          <w:marTop w:val="0"/>
          <w:marBottom w:val="0"/>
          <w:divBdr>
            <w:top w:val="none" w:sz="0" w:space="0" w:color="auto"/>
            <w:left w:val="none" w:sz="0" w:space="0" w:color="auto"/>
            <w:bottom w:val="none" w:sz="0" w:space="0" w:color="auto"/>
            <w:right w:val="none" w:sz="0" w:space="0" w:color="auto"/>
          </w:divBdr>
        </w:div>
        <w:div w:id="2041861064">
          <w:marLeft w:val="480"/>
          <w:marRight w:val="0"/>
          <w:marTop w:val="0"/>
          <w:marBottom w:val="0"/>
          <w:divBdr>
            <w:top w:val="none" w:sz="0" w:space="0" w:color="auto"/>
            <w:left w:val="none" w:sz="0" w:space="0" w:color="auto"/>
            <w:bottom w:val="none" w:sz="0" w:space="0" w:color="auto"/>
            <w:right w:val="none" w:sz="0" w:space="0" w:color="auto"/>
          </w:divBdr>
        </w:div>
        <w:div w:id="2053141835">
          <w:marLeft w:val="480"/>
          <w:marRight w:val="0"/>
          <w:marTop w:val="0"/>
          <w:marBottom w:val="0"/>
          <w:divBdr>
            <w:top w:val="none" w:sz="0" w:space="0" w:color="auto"/>
            <w:left w:val="none" w:sz="0" w:space="0" w:color="auto"/>
            <w:bottom w:val="none" w:sz="0" w:space="0" w:color="auto"/>
            <w:right w:val="none" w:sz="0" w:space="0" w:color="auto"/>
          </w:divBdr>
        </w:div>
        <w:div w:id="2101173340">
          <w:marLeft w:val="480"/>
          <w:marRight w:val="0"/>
          <w:marTop w:val="0"/>
          <w:marBottom w:val="0"/>
          <w:divBdr>
            <w:top w:val="none" w:sz="0" w:space="0" w:color="auto"/>
            <w:left w:val="none" w:sz="0" w:space="0" w:color="auto"/>
            <w:bottom w:val="none" w:sz="0" w:space="0" w:color="auto"/>
            <w:right w:val="none" w:sz="0" w:space="0" w:color="auto"/>
          </w:divBdr>
        </w:div>
        <w:div w:id="2105106779">
          <w:marLeft w:val="480"/>
          <w:marRight w:val="0"/>
          <w:marTop w:val="0"/>
          <w:marBottom w:val="0"/>
          <w:divBdr>
            <w:top w:val="none" w:sz="0" w:space="0" w:color="auto"/>
            <w:left w:val="none" w:sz="0" w:space="0" w:color="auto"/>
            <w:bottom w:val="none" w:sz="0" w:space="0" w:color="auto"/>
            <w:right w:val="none" w:sz="0" w:space="0" w:color="auto"/>
          </w:divBdr>
        </w:div>
        <w:div w:id="2109081500">
          <w:marLeft w:val="480"/>
          <w:marRight w:val="0"/>
          <w:marTop w:val="0"/>
          <w:marBottom w:val="0"/>
          <w:divBdr>
            <w:top w:val="none" w:sz="0" w:space="0" w:color="auto"/>
            <w:left w:val="none" w:sz="0" w:space="0" w:color="auto"/>
            <w:bottom w:val="none" w:sz="0" w:space="0" w:color="auto"/>
            <w:right w:val="none" w:sz="0" w:space="0" w:color="auto"/>
          </w:divBdr>
        </w:div>
        <w:div w:id="2135364335">
          <w:marLeft w:val="480"/>
          <w:marRight w:val="0"/>
          <w:marTop w:val="0"/>
          <w:marBottom w:val="0"/>
          <w:divBdr>
            <w:top w:val="none" w:sz="0" w:space="0" w:color="auto"/>
            <w:left w:val="none" w:sz="0" w:space="0" w:color="auto"/>
            <w:bottom w:val="none" w:sz="0" w:space="0" w:color="auto"/>
            <w:right w:val="none" w:sz="0" w:space="0" w:color="auto"/>
          </w:divBdr>
        </w:div>
      </w:divsChild>
    </w:div>
    <w:div w:id="2012097752">
      <w:bodyDiv w:val="1"/>
      <w:marLeft w:val="0"/>
      <w:marRight w:val="0"/>
      <w:marTop w:val="0"/>
      <w:marBottom w:val="0"/>
      <w:divBdr>
        <w:top w:val="none" w:sz="0" w:space="0" w:color="auto"/>
        <w:left w:val="none" w:sz="0" w:space="0" w:color="auto"/>
        <w:bottom w:val="none" w:sz="0" w:space="0" w:color="auto"/>
        <w:right w:val="none" w:sz="0" w:space="0" w:color="auto"/>
      </w:divBdr>
      <w:divsChild>
        <w:div w:id="86268842">
          <w:marLeft w:val="480"/>
          <w:marRight w:val="0"/>
          <w:marTop w:val="0"/>
          <w:marBottom w:val="0"/>
          <w:divBdr>
            <w:top w:val="none" w:sz="0" w:space="0" w:color="auto"/>
            <w:left w:val="none" w:sz="0" w:space="0" w:color="auto"/>
            <w:bottom w:val="none" w:sz="0" w:space="0" w:color="auto"/>
            <w:right w:val="none" w:sz="0" w:space="0" w:color="auto"/>
          </w:divBdr>
        </w:div>
        <w:div w:id="138815655">
          <w:marLeft w:val="480"/>
          <w:marRight w:val="0"/>
          <w:marTop w:val="0"/>
          <w:marBottom w:val="0"/>
          <w:divBdr>
            <w:top w:val="none" w:sz="0" w:space="0" w:color="auto"/>
            <w:left w:val="none" w:sz="0" w:space="0" w:color="auto"/>
            <w:bottom w:val="none" w:sz="0" w:space="0" w:color="auto"/>
            <w:right w:val="none" w:sz="0" w:space="0" w:color="auto"/>
          </w:divBdr>
        </w:div>
        <w:div w:id="181290335">
          <w:marLeft w:val="480"/>
          <w:marRight w:val="0"/>
          <w:marTop w:val="0"/>
          <w:marBottom w:val="0"/>
          <w:divBdr>
            <w:top w:val="none" w:sz="0" w:space="0" w:color="auto"/>
            <w:left w:val="none" w:sz="0" w:space="0" w:color="auto"/>
            <w:bottom w:val="none" w:sz="0" w:space="0" w:color="auto"/>
            <w:right w:val="none" w:sz="0" w:space="0" w:color="auto"/>
          </w:divBdr>
        </w:div>
        <w:div w:id="308900897">
          <w:marLeft w:val="480"/>
          <w:marRight w:val="0"/>
          <w:marTop w:val="0"/>
          <w:marBottom w:val="0"/>
          <w:divBdr>
            <w:top w:val="none" w:sz="0" w:space="0" w:color="auto"/>
            <w:left w:val="none" w:sz="0" w:space="0" w:color="auto"/>
            <w:bottom w:val="none" w:sz="0" w:space="0" w:color="auto"/>
            <w:right w:val="none" w:sz="0" w:space="0" w:color="auto"/>
          </w:divBdr>
        </w:div>
        <w:div w:id="360207303">
          <w:marLeft w:val="480"/>
          <w:marRight w:val="0"/>
          <w:marTop w:val="0"/>
          <w:marBottom w:val="0"/>
          <w:divBdr>
            <w:top w:val="none" w:sz="0" w:space="0" w:color="auto"/>
            <w:left w:val="none" w:sz="0" w:space="0" w:color="auto"/>
            <w:bottom w:val="none" w:sz="0" w:space="0" w:color="auto"/>
            <w:right w:val="none" w:sz="0" w:space="0" w:color="auto"/>
          </w:divBdr>
        </w:div>
        <w:div w:id="360278779">
          <w:marLeft w:val="480"/>
          <w:marRight w:val="0"/>
          <w:marTop w:val="0"/>
          <w:marBottom w:val="0"/>
          <w:divBdr>
            <w:top w:val="none" w:sz="0" w:space="0" w:color="auto"/>
            <w:left w:val="none" w:sz="0" w:space="0" w:color="auto"/>
            <w:bottom w:val="none" w:sz="0" w:space="0" w:color="auto"/>
            <w:right w:val="none" w:sz="0" w:space="0" w:color="auto"/>
          </w:divBdr>
        </w:div>
        <w:div w:id="378824760">
          <w:marLeft w:val="480"/>
          <w:marRight w:val="0"/>
          <w:marTop w:val="0"/>
          <w:marBottom w:val="0"/>
          <w:divBdr>
            <w:top w:val="none" w:sz="0" w:space="0" w:color="auto"/>
            <w:left w:val="none" w:sz="0" w:space="0" w:color="auto"/>
            <w:bottom w:val="none" w:sz="0" w:space="0" w:color="auto"/>
            <w:right w:val="none" w:sz="0" w:space="0" w:color="auto"/>
          </w:divBdr>
        </w:div>
        <w:div w:id="431899517">
          <w:marLeft w:val="480"/>
          <w:marRight w:val="0"/>
          <w:marTop w:val="0"/>
          <w:marBottom w:val="0"/>
          <w:divBdr>
            <w:top w:val="none" w:sz="0" w:space="0" w:color="auto"/>
            <w:left w:val="none" w:sz="0" w:space="0" w:color="auto"/>
            <w:bottom w:val="none" w:sz="0" w:space="0" w:color="auto"/>
            <w:right w:val="none" w:sz="0" w:space="0" w:color="auto"/>
          </w:divBdr>
        </w:div>
        <w:div w:id="437992000">
          <w:marLeft w:val="480"/>
          <w:marRight w:val="0"/>
          <w:marTop w:val="0"/>
          <w:marBottom w:val="0"/>
          <w:divBdr>
            <w:top w:val="none" w:sz="0" w:space="0" w:color="auto"/>
            <w:left w:val="none" w:sz="0" w:space="0" w:color="auto"/>
            <w:bottom w:val="none" w:sz="0" w:space="0" w:color="auto"/>
            <w:right w:val="none" w:sz="0" w:space="0" w:color="auto"/>
          </w:divBdr>
        </w:div>
        <w:div w:id="520313814">
          <w:marLeft w:val="480"/>
          <w:marRight w:val="0"/>
          <w:marTop w:val="0"/>
          <w:marBottom w:val="0"/>
          <w:divBdr>
            <w:top w:val="none" w:sz="0" w:space="0" w:color="auto"/>
            <w:left w:val="none" w:sz="0" w:space="0" w:color="auto"/>
            <w:bottom w:val="none" w:sz="0" w:space="0" w:color="auto"/>
            <w:right w:val="none" w:sz="0" w:space="0" w:color="auto"/>
          </w:divBdr>
        </w:div>
        <w:div w:id="599146641">
          <w:marLeft w:val="480"/>
          <w:marRight w:val="0"/>
          <w:marTop w:val="0"/>
          <w:marBottom w:val="0"/>
          <w:divBdr>
            <w:top w:val="none" w:sz="0" w:space="0" w:color="auto"/>
            <w:left w:val="none" w:sz="0" w:space="0" w:color="auto"/>
            <w:bottom w:val="none" w:sz="0" w:space="0" w:color="auto"/>
            <w:right w:val="none" w:sz="0" w:space="0" w:color="auto"/>
          </w:divBdr>
        </w:div>
        <w:div w:id="602767065">
          <w:marLeft w:val="480"/>
          <w:marRight w:val="0"/>
          <w:marTop w:val="0"/>
          <w:marBottom w:val="0"/>
          <w:divBdr>
            <w:top w:val="none" w:sz="0" w:space="0" w:color="auto"/>
            <w:left w:val="none" w:sz="0" w:space="0" w:color="auto"/>
            <w:bottom w:val="none" w:sz="0" w:space="0" w:color="auto"/>
            <w:right w:val="none" w:sz="0" w:space="0" w:color="auto"/>
          </w:divBdr>
        </w:div>
        <w:div w:id="640962700">
          <w:marLeft w:val="480"/>
          <w:marRight w:val="0"/>
          <w:marTop w:val="0"/>
          <w:marBottom w:val="0"/>
          <w:divBdr>
            <w:top w:val="none" w:sz="0" w:space="0" w:color="auto"/>
            <w:left w:val="none" w:sz="0" w:space="0" w:color="auto"/>
            <w:bottom w:val="none" w:sz="0" w:space="0" w:color="auto"/>
            <w:right w:val="none" w:sz="0" w:space="0" w:color="auto"/>
          </w:divBdr>
        </w:div>
        <w:div w:id="715080950">
          <w:marLeft w:val="480"/>
          <w:marRight w:val="0"/>
          <w:marTop w:val="0"/>
          <w:marBottom w:val="0"/>
          <w:divBdr>
            <w:top w:val="none" w:sz="0" w:space="0" w:color="auto"/>
            <w:left w:val="none" w:sz="0" w:space="0" w:color="auto"/>
            <w:bottom w:val="none" w:sz="0" w:space="0" w:color="auto"/>
            <w:right w:val="none" w:sz="0" w:space="0" w:color="auto"/>
          </w:divBdr>
        </w:div>
        <w:div w:id="742680797">
          <w:marLeft w:val="480"/>
          <w:marRight w:val="0"/>
          <w:marTop w:val="0"/>
          <w:marBottom w:val="0"/>
          <w:divBdr>
            <w:top w:val="none" w:sz="0" w:space="0" w:color="auto"/>
            <w:left w:val="none" w:sz="0" w:space="0" w:color="auto"/>
            <w:bottom w:val="none" w:sz="0" w:space="0" w:color="auto"/>
            <w:right w:val="none" w:sz="0" w:space="0" w:color="auto"/>
          </w:divBdr>
        </w:div>
        <w:div w:id="791174108">
          <w:marLeft w:val="480"/>
          <w:marRight w:val="0"/>
          <w:marTop w:val="0"/>
          <w:marBottom w:val="0"/>
          <w:divBdr>
            <w:top w:val="none" w:sz="0" w:space="0" w:color="auto"/>
            <w:left w:val="none" w:sz="0" w:space="0" w:color="auto"/>
            <w:bottom w:val="none" w:sz="0" w:space="0" w:color="auto"/>
            <w:right w:val="none" w:sz="0" w:space="0" w:color="auto"/>
          </w:divBdr>
        </w:div>
        <w:div w:id="854656652">
          <w:marLeft w:val="480"/>
          <w:marRight w:val="0"/>
          <w:marTop w:val="0"/>
          <w:marBottom w:val="0"/>
          <w:divBdr>
            <w:top w:val="none" w:sz="0" w:space="0" w:color="auto"/>
            <w:left w:val="none" w:sz="0" w:space="0" w:color="auto"/>
            <w:bottom w:val="none" w:sz="0" w:space="0" w:color="auto"/>
            <w:right w:val="none" w:sz="0" w:space="0" w:color="auto"/>
          </w:divBdr>
        </w:div>
        <w:div w:id="866479741">
          <w:marLeft w:val="480"/>
          <w:marRight w:val="0"/>
          <w:marTop w:val="0"/>
          <w:marBottom w:val="0"/>
          <w:divBdr>
            <w:top w:val="none" w:sz="0" w:space="0" w:color="auto"/>
            <w:left w:val="none" w:sz="0" w:space="0" w:color="auto"/>
            <w:bottom w:val="none" w:sz="0" w:space="0" w:color="auto"/>
            <w:right w:val="none" w:sz="0" w:space="0" w:color="auto"/>
          </w:divBdr>
        </w:div>
        <w:div w:id="907806867">
          <w:marLeft w:val="480"/>
          <w:marRight w:val="0"/>
          <w:marTop w:val="0"/>
          <w:marBottom w:val="0"/>
          <w:divBdr>
            <w:top w:val="none" w:sz="0" w:space="0" w:color="auto"/>
            <w:left w:val="none" w:sz="0" w:space="0" w:color="auto"/>
            <w:bottom w:val="none" w:sz="0" w:space="0" w:color="auto"/>
            <w:right w:val="none" w:sz="0" w:space="0" w:color="auto"/>
          </w:divBdr>
        </w:div>
        <w:div w:id="908274005">
          <w:marLeft w:val="480"/>
          <w:marRight w:val="0"/>
          <w:marTop w:val="0"/>
          <w:marBottom w:val="0"/>
          <w:divBdr>
            <w:top w:val="none" w:sz="0" w:space="0" w:color="auto"/>
            <w:left w:val="none" w:sz="0" w:space="0" w:color="auto"/>
            <w:bottom w:val="none" w:sz="0" w:space="0" w:color="auto"/>
            <w:right w:val="none" w:sz="0" w:space="0" w:color="auto"/>
          </w:divBdr>
        </w:div>
        <w:div w:id="920019506">
          <w:marLeft w:val="480"/>
          <w:marRight w:val="0"/>
          <w:marTop w:val="0"/>
          <w:marBottom w:val="0"/>
          <w:divBdr>
            <w:top w:val="none" w:sz="0" w:space="0" w:color="auto"/>
            <w:left w:val="none" w:sz="0" w:space="0" w:color="auto"/>
            <w:bottom w:val="none" w:sz="0" w:space="0" w:color="auto"/>
            <w:right w:val="none" w:sz="0" w:space="0" w:color="auto"/>
          </w:divBdr>
        </w:div>
        <w:div w:id="925696878">
          <w:marLeft w:val="480"/>
          <w:marRight w:val="0"/>
          <w:marTop w:val="0"/>
          <w:marBottom w:val="0"/>
          <w:divBdr>
            <w:top w:val="none" w:sz="0" w:space="0" w:color="auto"/>
            <w:left w:val="none" w:sz="0" w:space="0" w:color="auto"/>
            <w:bottom w:val="none" w:sz="0" w:space="0" w:color="auto"/>
            <w:right w:val="none" w:sz="0" w:space="0" w:color="auto"/>
          </w:divBdr>
        </w:div>
        <w:div w:id="1011030430">
          <w:marLeft w:val="480"/>
          <w:marRight w:val="0"/>
          <w:marTop w:val="0"/>
          <w:marBottom w:val="0"/>
          <w:divBdr>
            <w:top w:val="none" w:sz="0" w:space="0" w:color="auto"/>
            <w:left w:val="none" w:sz="0" w:space="0" w:color="auto"/>
            <w:bottom w:val="none" w:sz="0" w:space="0" w:color="auto"/>
            <w:right w:val="none" w:sz="0" w:space="0" w:color="auto"/>
          </w:divBdr>
        </w:div>
        <w:div w:id="1041318943">
          <w:marLeft w:val="480"/>
          <w:marRight w:val="0"/>
          <w:marTop w:val="0"/>
          <w:marBottom w:val="0"/>
          <w:divBdr>
            <w:top w:val="none" w:sz="0" w:space="0" w:color="auto"/>
            <w:left w:val="none" w:sz="0" w:space="0" w:color="auto"/>
            <w:bottom w:val="none" w:sz="0" w:space="0" w:color="auto"/>
            <w:right w:val="none" w:sz="0" w:space="0" w:color="auto"/>
          </w:divBdr>
        </w:div>
        <w:div w:id="1088306452">
          <w:marLeft w:val="480"/>
          <w:marRight w:val="0"/>
          <w:marTop w:val="0"/>
          <w:marBottom w:val="0"/>
          <w:divBdr>
            <w:top w:val="none" w:sz="0" w:space="0" w:color="auto"/>
            <w:left w:val="none" w:sz="0" w:space="0" w:color="auto"/>
            <w:bottom w:val="none" w:sz="0" w:space="0" w:color="auto"/>
            <w:right w:val="none" w:sz="0" w:space="0" w:color="auto"/>
          </w:divBdr>
        </w:div>
        <w:div w:id="1106119484">
          <w:marLeft w:val="480"/>
          <w:marRight w:val="0"/>
          <w:marTop w:val="0"/>
          <w:marBottom w:val="0"/>
          <w:divBdr>
            <w:top w:val="none" w:sz="0" w:space="0" w:color="auto"/>
            <w:left w:val="none" w:sz="0" w:space="0" w:color="auto"/>
            <w:bottom w:val="none" w:sz="0" w:space="0" w:color="auto"/>
            <w:right w:val="none" w:sz="0" w:space="0" w:color="auto"/>
          </w:divBdr>
        </w:div>
        <w:div w:id="1119572377">
          <w:marLeft w:val="480"/>
          <w:marRight w:val="0"/>
          <w:marTop w:val="0"/>
          <w:marBottom w:val="0"/>
          <w:divBdr>
            <w:top w:val="none" w:sz="0" w:space="0" w:color="auto"/>
            <w:left w:val="none" w:sz="0" w:space="0" w:color="auto"/>
            <w:bottom w:val="none" w:sz="0" w:space="0" w:color="auto"/>
            <w:right w:val="none" w:sz="0" w:space="0" w:color="auto"/>
          </w:divBdr>
        </w:div>
        <w:div w:id="1155609357">
          <w:marLeft w:val="480"/>
          <w:marRight w:val="0"/>
          <w:marTop w:val="0"/>
          <w:marBottom w:val="0"/>
          <w:divBdr>
            <w:top w:val="none" w:sz="0" w:space="0" w:color="auto"/>
            <w:left w:val="none" w:sz="0" w:space="0" w:color="auto"/>
            <w:bottom w:val="none" w:sz="0" w:space="0" w:color="auto"/>
            <w:right w:val="none" w:sz="0" w:space="0" w:color="auto"/>
          </w:divBdr>
        </w:div>
        <w:div w:id="1164005633">
          <w:marLeft w:val="480"/>
          <w:marRight w:val="0"/>
          <w:marTop w:val="0"/>
          <w:marBottom w:val="0"/>
          <w:divBdr>
            <w:top w:val="none" w:sz="0" w:space="0" w:color="auto"/>
            <w:left w:val="none" w:sz="0" w:space="0" w:color="auto"/>
            <w:bottom w:val="none" w:sz="0" w:space="0" w:color="auto"/>
            <w:right w:val="none" w:sz="0" w:space="0" w:color="auto"/>
          </w:divBdr>
        </w:div>
        <w:div w:id="1164667495">
          <w:marLeft w:val="480"/>
          <w:marRight w:val="0"/>
          <w:marTop w:val="0"/>
          <w:marBottom w:val="0"/>
          <w:divBdr>
            <w:top w:val="none" w:sz="0" w:space="0" w:color="auto"/>
            <w:left w:val="none" w:sz="0" w:space="0" w:color="auto"/>
            <w:bottom w:val="none" w:sz="0" w:space="0" w:color="auto"/>
            <w:right w:val="none" w:sz="0" w:space="0" w:color="auto"/>
          </w:divBdr>
        </w:div>
        <w:div w:id="1265963111">
          <w:marLeft w:val="480"/>
          <w:marRight w:val="0"/>
          <w:marTop w:val="0"/>
          <w:marBottom w:val="0"/>
          <w:divBdr>
            <w:top w:val="none" w:sz="0" w:space="0" w:color="auto"/>
            <w:left w:val="none" w:sz="0" w:space="0" w:color="auto"/>
            <w:bottom w:val="none" w:sz="0" w:space="0" w:color="auto"/>
            <w:right w:val="none" w:sz="0" w:space="0" w:color="auto"/>
          </w:divBdr>
        </w:div>
        <w:div w:id="1400051547">
          <w:marLeft w:val="480"/>
          <w:marRight w:val="0"/>
          <w:marTop w:val="0"/>
          <w:marBottom w:val="0"/>
          <w:divBdr>
            <w:top w:val="none" w:sz="0" w:space="0" w:color="auto"/>
            <w:left w:val="none" w:sz="0" w:space="0" w:color="auto"/>
            <w:bottom w:val="none" w:sz="0" w:space="0" w:color="auto"/>
            <w:right w:val="none" w:sz="0" w:space="0" w:color="auto"/>
          </w:divBdr>
        </w:div>
        <w:div w:id="1458067473">
          <w:marLeft w:val="480"/>
          <w:marRight w:val="0"/>
          <w:marTop w:val="0"/>
          <w:marBottom w:val="0"/>
          <w:divBdr>
            <w:top w:val="none" w:sz="0" w:space="0" w:color="auto"/>
            <w:left w:val="none" w:sz="0" w:space="0" w:color="auto"/>
            <w:bottom w:val="none" w:sz="0" w:space="0" w:color="auto"/>
            <w:right w:val="none" w:sz="0" w:space="0" w:color="auto"/>
          </w:divBdr>
        </w:div>
        <w:div w:id="1470703243">
          <w:marLeft w:val="480"/>
          <w:marRight w:val="0"/>
          <w:marTop w:val="0"/>
          <w:marBottom w:val="0"/>
          <w:divBdr>
            <w:top w:val="none" w:sz="0" w:space="0" w:color="auto"/>
            <w:left w:val="none" w:sz="0" w:space="0" w:color="auto"/>
            <w:bottom w:val="none" w:sz="0" w:space="0" w:color="auto"/>
            <w:right w:val="none" w:sz="0" w:space="0" w:color="auto"/>
          </w:divBdr>
        </w:div>
        <w:div w:id="1534032736">
          <w:marLeft w:val="480"/>
          <w:marRight w:val="0"/>
          <w:marTop w:val="0"/>
          <w:marBottom w:val="0"/>
          <w:divBdr>
            <w:top w:val="none" w:sz="0" w:space="0" w:color="auto"/>
            <w:left w:val="none" w:sz="0" w:space="0" w:color="auto"/>
            <w:bottom w:val="none" w:sz="0" w:space="0" w:color="auto"/>
            <w:right w:val="none" w:sz="0" w:space="0" w:color="auto"/>
          </w:divBdr>
        </w:div>
        <w:div w:id="1690716547">
          <w:marLeft w:val="480"/>
          <w:marRight w:val="0"/>
          <w:marTop w:val="0"/>
          <w:marBottom w:val="0"/>
          <w:divBdr>
            <w:top w:val="none" w:sz="0" w:space="0" w:color="auto"/>
            <w:left w:val="none" w:sz="0" w:space="0" w:color="auto"/>
            <w:bottom w:val="none" w:sz="0" w:space="0" w:color="auto"/>
            <w:right w:val="none" w:sz="0" w:space="0" w:color="auto"/>
          </w:divBdr>
        </w:div>
        <w:div w:id="1976788030">
          <w:marLeft w:val="480"/>
          <w:marRight w:val="0"/>
          <w:marTop w:val="0"/>
          <w:marBottom w:val="0"/>
          <w:divBdr>
            <w:top w:val="none" w:sz="0" w:space="0" w:color="auto"/>
            <w:left w:val="none" w:sz="0" w:space="0" w:color="auto"/>
            <w:bottom w:val="none" w:sz="0" w:space="0" w:color="auto"/>
            <w:right w:val="none" w:sz="0" w:space="0" w:color="auto"/>
          </w:divBdr>
        </w:div>
        <w:div w:id="2004384610">
          <w:marLeft w:val="480"/>
          <w:marRight w:val="0"/>
          <w:marTop w:val="0"/>
          <w:marBottom w:val="0"/>
          <w:divBdr>
            <w:top w:val="none" w:sz="0" w:space="0" w:color="auto"/>
            <w:left w:val="none" w:sz="0" w:space="0" w:color="auto"/>
            <w:bottom w:val="none" w:sz="0" w:space="0" w:color="auto"/>
            <w:right w:val="none" w:sz="0" w:space="0" w:color="auto"/>
          </w:divBdr>
        </w:div>
        <w:div w:id="2116438614">
          <w:marLeft w:val="480"/>
          <w:marRight w:val="0"/>
          <w:marTop w:val="0"/>
          <w:marBottom w:val="0"/>
          <w:divBdr>
            <w:top w:val="none" w:sz="0" w:space="0" w:color="auto"/>
            <w:left w:val="none" w:sz="0" w:space="0" w:color="auto"/>
            <w:bottom w:val="none" w:sz="0" w:space="0" w:color="auto"/>
            <w:right w:val="none" w:sz="0" w:space="0" w:color="auto"/>
          </w:divBdr>
        </w:div>
        <w:div w:id="2124839301">
          <w:marLeft w:val="480"/>
          <w:marRight w:val="0"/>
          <w:marTop w:val="0"/>
          <w:marBottom w:val="0"/>
          <w:divBdr>
            <w:top w:val="none" w:sz="0" w:space="0" w:color="auto"/>
            <w:left w:val="none" w:sz="0" w:space="0" w:color="auto"/>
            <w:bottom w:val="none" w:sz="0" w:space="0" w:color="auto"/>
            <w:right w:val="none" w:sz="0" w:space="0" w:color="auto"/>
          </w:divBdr>
        </w:div>
        <w:div w:id="2140221569">
          <w:marLeft w:val="480"/>
          <w:marRight w:val="0"/>
          <w:marTop w:val="0"/>
          <w:marBottom w:val="0"/>
          <w:divBdr>
            <w:top w:val="none" w:sz="0" w:space="0" w:color="auto"/>
            <w:left w:val="none" w:sz="0" w:space="0" w:color="auto"/>
            <w:bottom w:val="none" w:sz="0" w:space="0" w:color="auto"/>
            <w:right w:val="none" w:sz="0" w:space="0" w:color="auto"/>
          </w:divBdr>
        </w:div>
      </w:divsChild>
    </w:div>
    <w:div w:id="2014798103">
      <w:bodyDiv w:val="1"/>
      <w:marLeft w:val="0"/>
      <w:marRight w:val="0"/>
      <w:marTop w:val="0"/>
      <w:marBottom w:val="0"/>
      <w:divBdr>
        <w:top w:val="none" w:sz="0" w:space="0" w:color="auto"/>
        <w:left w:val="none" w:sz="0" w:space="0" w:color="auto"/>
        <w:bottom w:val="none" w:sz="0" w:space="0" w:color="auto"/>
        <w:right w:val="none" w:sz="0" w:space="0" w:color="auto"/>
      </w:divBdr>
    </w:div>
    <w:div w:id="2016571938">
      <w:bodyDiv w:val="1"/>
      <w:marLeft w:val="0"/>
      <w:marRight w:val="0"/>
      <w:marTop w:val="0"/>
      <w:marBottom w:val="0"/>
      <w:divBdr>
        <w:top w:val="none" w:sz="0" w:space="0" w:color="auto"/>
        <w:left w:val="none" w:sz="0" w:space="0" w:color="auto"/>
        <w:bottom w:val="none" w:sz="0" w:space="0" w:color="auto"/>
        <w:right w:val="none" w:sz="0" w:space="0" w:color="auto"/>
      </w:divBdr>
    </w:div>
    <w:div w:id="2017030737">
      <w:bodyDiv w:val="1"/>
      <w:marLeft w:val="0"/>
      <w:marRight w:val="0"/>
      <w:marTop w:val="0"/>
      <w:marBottom w:val="0"/>
      <w:divBdr>
        <w:top w:val="none" w:sz="0" w:space="0" w:color="auto"/>
        <w:left w:val="none" w:sz="0" w:space="0" w:color="auto"/>
        <w:bottom w:val="none" w:sz="0" w:space="0" w:color="auto"/>
        <w:right w:val="none" w:sz="0" w:space="0" w:color="auto"/>
      </w:divBdr>
    </w:div>
    <w:div w:id="2019849296">
      <w:bodyDiv w:val="1"/>
      <w:marLeft w:val="0"/>
      <w:marRight w:val="0"/>
      <w:marTop w:val="0"/>
      <w:marBottom w:val="0"/>
      <w:divBdr>
        <w:top w:val="none" w:sz="0" w:space="0" w:color="auto"/>
        <w:left w:val="none" w:sz="0" w:space="0" w:color="auto"/>
        <w:bottom w:val="none" w:sz="0" w:space="0" w:color="auto"/>
        <w:right w:val="none" w:sz="0" w:space="0" w:color="auto"/>
      </w:divBdr>
    </w:div>
    <w:div w:id="2025589116">
      <w:bodyDiv w:val="1"/>
      <w:marLeft w:val="0"/>
      <w:marRight w:val="0"/>
      <w:marTop w:val="0"/>
      <w:marBottom w:val="0"/>
      <w:divBdr>
        <w:top w:val="none" w:sz="0" w:space="0" w:color="auto"/>
        <w:left w:val="none" w:sz="0" w:space="0" w:color="auto"/>
        <w:bottom w:val="none" w:sz="0" w:space="0" w:color="auto"/>
        <w:right w:val="none" w:sz="0" w:space="0" w:color="auto"/>
      </w:divBdr>
    </w:div>
    <w:div w:id="2026202612">
      <w:bodyDiv w:val="1"/>
      <w:marLeft w:val="0"/>
      <w:marRight w:val="0"/>
      <w:marTop w:val="0"/>
      <w:marBottom w:val="0"/>
      <w:divBdr>
        <w:top w:val="none" w:sz="0" w:space="0" w:color="auto"/>
        <w:left w:val="none" w:sz="0" w:space="0" w:color="auto"/>
        <w:bottom w:val="none" w:sz="0" w:space="0" w:color="auto"/>
        <w:right w:val="none" w:sz="0" w:space="0" w:color="auto"/>
      </w:divBdr>
    </w:div>
    <w:div w:id="2029285930">
      <w:bodyDiv w:val="1"/>
      <w:marLeft w:val="0"/>
      <w:marRight w:val="0"/>
      <w:marTop w:val="0"/>
      <w:marBottom w:val="0"/>
      <w:divBdr>
        <w:top w:val="none" w:sz="0" w:space="0" w:color="auto"/>
        <w:left w:val="none" w:sz="0" w:space="0" w:color="auto"/>
        <w:bottom w:val="none" w:sz="0" w:space="0" w:color="auto"/>
        <w:right w:val="none" w:sz="0" w:space="0" w:color="auto"/>
      </w:divBdr>
      <w:divsChild>
        <w:div w:id="33696876">
          <w:marLeft w:val="480"/>
          <w:marRight w:val="0"/>
          <w:marTop w:val="0"/>
          <w:marBottom w:val="0"/>
          <w:divBdr>
            <w:top w:val="none" w:sz="0" w:space="0" w:color="auto"/>
            <w:left w:val="none" w:sz="0" w:space="0" w:color="auto"/>
            <w:bottom w:val="none" w:sz="0" w:space="0" w:color="auto"/>
            <w:right w:val="none" w:sz="0" w:space="0" w:color="auto"/>
          </w:divBdr>
        </w:div>
        <w:div w:id="75903895">
          <w:marLeft w:val="480"/>
          <w:marRight w:val="0"/>
          <w:marTop w:val="0"/>
          <w:marBottom w:val="0"/>
          <w:divBdr>
            <w:top w:val="none" w:sz="0" w:space="0" w:color="auto"/>
            <w:left w:val="none" w:sz="0" w:space="0" w:color="auto"/>
            <w:bottom w:val="none" w:sz="0" w:space="0" w:color="auto"/>
            <w:right w:val="none" w:sz="0" w:space="0" w:color="auto"/>
          </w:divBdr>
        </w:div>
        <w:div w:id="188833479">
          <w:marLeft w:val="480"/>
          <w:marRight w:val="0"/>
          <w:marTop w:val="0"/>
          <w:marBottom w:val="0"/>
          <w:divBdr>
            <w:top w:val="none" w:sz="0" w:space="0" w:color="auto"/>
            <w:left w:val="none" w:sz="0" w:space="0" w:color="auto"/>
            <w:bottom w:val="none" w:sz="0" w:space="0" w:color="auto"/>
            <w:right w:val="none" w:sz="0" w:space="0" w:color="auto"/>
          </w:divBdr>
        </w:div>
        <w:div w:id="189683796">
          <w:marLeft w:val="480"/>
          <w:marRight w:val="0"/>
          <w:marTop w:val="0"/>
          <w:marBottom w:val="0"/>
          <w:divBdr>
            <w:top w:val="none" w:sz="0" w:space="0" w:color="auto"/>
            <w:left w:val="none" w:sz="0" w:space="0" w:color="auto"/>
            <w:bottom w:val="none" w:sz="0" w:space="0" w:color="auto"/>
            <w:right w:val="none" w:sz="0" w:space="0" w:color="auto"/>
          </w:divBdr>
        </w:div>
        <w:div w:id="190844323">
          <w:marLeft w:val="480"/>
          <w:marRight w:val="0"/>
          <w:marTop w:val="0"/>
          <w:marBottom w:val="0"/>
          <w:divBdr>
            <w:top w:val="none" w:sz="0" w:space="0" w:color="auto"/>
            <w:left w:val="none" w:sz="0" w:space="0" w:color="auto"/>
            <w:bottom w:val="none" w:sz="0" w:space="0" w:color="auto"/>
            <w:right w:val="none" w:sz="0" w:space="0" w:color="auto"/>
          </w:divBdr>
        </w:div>
        <w:div w:id="246548491">
          <w:marLeft w:val="480"/>
          <w:marRight w:val="0"/>
          <w:marTop w:val="0"/>
          <w:marBottom w:val="0"/>
          <w:divBdr>
            <w:top w:val="none" w:sz="0" w:space="0" w:color="auto"/>
            <w:left w:val="none" w:sz="0" w:space="0" w:color="auto"/>
            <w:bottom w:val="none" w:sz="0" w:space="0" w:color="auto"/>
            <w:right w:val="none" w:sz="0" w:space="0" w:color="auto"/>
          </w:divBdr>
        </w:div>
        <w:div w:id="327369266">
          <w:marLeft w:val="480"/>
          <w:marRight w:val="0"/>
          <w:marTop w:val="0"/>
          <w:marBottom w:val="0"/>
          <w:divBdr>
            <w:top w:val="none" w:sz="0" w:space="0" w:color="auto"/>
            <w:left w:val="none" w:sz="0" w:space="0" w:color="auto"/>
            <w:bottom w:val="none" w:sz="0" w:space="0" w:color="auto"/>
            <w:right w:val="none" w:sz="0" w:space="0" w:color="auto"/>
          </w:divBdr>
        </w:div>
        <w:div w:id="368266374">
          <w:marLeft w:val="480"/>
          <w:marRight w:val="0"/>
          <w:marTop w:val="0"/>
          <w:marBottom w:val="0"/>
          <w:divBdr>
            <w:top w:val="none" w:sz="0" w:space="0" w:color="auto"/>
            <w:left w:val="none" w:sz="0" w:space="0" w:color="auto"/>
            <w:bottom w:val="none" w:sz="0" w:space="0" w:color="auto"/>
            <w:right w:val="none" w:sz="0" w:space="0" w:color="auto"/>
          </w:divBdr>
        </w:div>
        <w:div w:id="444740492">
          <w:marLeft w:val="480"/>
          <w:marRight w:val="0"/>
          <w:marTop w:val="0"/>
          <w:marBottom w:val="0"/>
          <w:divBdr>
            <w:top w:val="none" w:sz="0" w:space="0" w:color="auto"/>
            <w:left w:val="none" w:sz="0" w:space="0" w:color="auto"/>
            <w:bottom w:val="none" w:sz="0" w:space="0" w:color="auto"/>
            <w:right w:val="none" w:sz="0" w:space="0" w:color="auto"/>
          </w:divBdr>
        </w:div>
        <w:div w:id="459687263">
          <w:marLeft w:val="480"/>
          <w:marRight w:val="0"/>
          <w:marTop w:val="0"/>
          <w:marBottom w:val="0"/>
          <w:divBdr>
            <w:top w:val="none" w:sz="0" w:space="0" w:color="auto"/>
            <w:left w:val="none" w:sz="0" w:space="0" w:color="auto"/>
            <w:bottom w:val="none" w:sz="0" w:space="0" w:color="auto"/>
            <w:right w:val="none" w:sz="0" w:space="0" w:color="auto"/>
          </w:divBdr>
        </w:div>
        <w:div w:id="462770909">
          <w:marLeft w:val="480"/>
          <w:marRight w:val="0"/>
          <w:marTop w:val="0"/>
          <w:marBottom w:val="0"/>
          <w:divBdr>
            <w:top w:val="none" w:sz="0" w:space="0" w:color="auto"/>
            <w:left w:val="none" w:sz="0" w:space="0" w:color="auto"/>
            <w:bottom w:val="none" w:sz="0" w:space="0" w:color="auto"/>
            <w:right w:val="none" w:sz="0" w:space="0" w:color="auto"/>
          </w:divBdr>
        </w:div>
        <w:div w:id="529879296">
          <w:marLeft w:val="480"/>
          <w:marRight w:val="0"/>
          <w:marTop w:val="0"/>
          <w:marBottom w:val="0"/>
          <w:divBdr>
            <w:top w:val="none" w:sz="0" w:space="0" w:color="auto"/>
            <w:left w:val="none" w:sz="0" w:space="0" w:color="auto"/>
            <w:bottom w:val="none" w:sz="0" w:space="0" w:color="auto"/>
            <w:right w:val="none" w:sz="0" w:space="0" w:color="auto"/>
          </w:divBdr>
        </w:div>
        <w:div w:id="550384223">
          <w:marLeft w:val="480"/>
          <w:marRight w:val="0"/>
          <w:marTop w:val="0"/>
          <w:marBottom w:val="0"/>
          <w:divBdr>
            <w:top w:val="none" w:sz="0" w:space="0" w:color="auto"/>
            <w:left w:val="none" w:sz="0" w:space="0" w:color="auto"/>
            <w:bottom w:val="none" w:sz="0" w:space="0" w:color="auto"/>
            <w:right w:val="none" w:sz="0" w:space="0" w:color="auto"/>
          </w:divBdr>
        </w:div>
        <w:div w:id="592011684">
          <w:marLeft w:val="480"/>
          <w:marRight w:val="0"/>
          <w:marTop w:val="0"/>
          <w:marBottom w:val="0"/>
          <w:divBdr>
            <w:top w:val="none" w:sz="0" w:space="0" w:color="auto"/>
            <w:left w:val="none" w:sz="0" w:space="0" w:color="auto"/>
            <w:bottom w:val="none" w:sz="0" w:space="0" w:color="auto"/>
            <w:right w:val="none" w:sz="0" w:space="0" w:color="auto"/>
          </w:divBdr>
        </w:div>
        <w:div w:id="605038929">
          <w:marLeft w:val="480"/>
          <w:marRight w:val="0"/>
          <w:marTop w:val="0"/>
          <w:marBottom w:val="0"/>
          <w:divBdr>
            <w:top w:val="none" w:sz="0" w:space="0" w:color="auto"/>
            <w:left w:val="none" w:sz="0" w:space="0" w:color="auto"/>
            <w:bottom w:val="none" w:sz="0" w:space="0" w:color="auto"/>
            <w:right w:val="none" w:sz="0" w:space="0" w:color="auto"/>
          </w:divBdr>
        </w:div>
        <w:div w:id="607740510">
          <w:marLeft w:val="480"/>
          <w:marRight w:val="0"/>
          <w:marTop w:val="0"/>
          <w:marBottom w:val="0"/>
          <w:divBdr>
            <w:top w:val="none" w:sz="0" w:space="0" w:color="auto"/>
            <w:left w:val="none" w:sz="0" w:space="0" w:color="auto"/>
            <w:bottom w:val="none" w:sz="0" w:space="0" w:color="auto"/>
            <w:right w:val="none" w:sz="0" w:space="0" w:color="auto"/>
          </w:divBdr>
        </w:div>
        <w:div w:id="630861485">
          <w:marLeft w:val="480"/>
          <w:marRight w:val="0"/>
          <w:marTop w:val="0"/>
          <w:marBottom w:val="0"/>
          <w:divBdr>
            <w:top w:val="none" w:sz="0" w:space="0" w:color="auto"/>
            <w:left w:val="none" w:sz="0" w:space="0" w:color="auto"/>
            <w:bottom w:val="none" w:sz="0" w:space="0" w:color="auto"/>
            <w:right w:val="none" w:sz="0" w:space="0" w:color="auto"/>
          </w:divBdr>
        </w:div>
        <w:div w:id="636108156">
          <w:marLeft w:val="480"/>
          <w:marRight w:val="0"/>
          <w:marTop w:val="0"/>
          <w:marBottom w:val="0"/>
          <w:divBdr>
            <w:top w:val="none" w:sz="0" w:space="0" w:color="auto"/>
            <w:left w:val="none" w:sz="0" w:space="0" w:color="auto"/>
            <w:bottom w:val="none" w:sz="0" w:space="0" w:color="auto"/>
            <w:right w:val="none" w:sz="0" w:space="0" w:color="auto"/>
          </w:divBdr>
        </w:div>
        <w:div w:id="655763715">
          <w:marLeft w:val="480"/>
          <w:marRight w:val="0"/>
          <w:marTop w:val="0"/>
          <w:marBottom w:val="0"/>
          <w:divBdr>
            <w:top w:val="none" w:sz="0" w:space="0" w:color="auto"/>
            <w:left w:val="none" w:sz="0" w:space="0" w:color="auto"/>
            <w:bottom w:val="none" w:sz="0" w:space="0" w:color="auto"/>
            <w:right w:val="none" w:sz="0" w:space="0" w:color="auto"/>
          </w:divBdr>
        </w:div>
        <w:div w:id="659311370">
          <w:marLeft w:val="480"/>
          <w:marRight w:val="0"/>
          <w:marTop w:val="0"/>
          <w:marBottom w:val="0"/>
          <w:divBdr>
            <w:top w:val="none" w:sz="0" w:space="0" w:color="auto"/>
            <w:left w:val="none" w:sz="0" w:space="0" w:color="auto"/>
            <w:bottom w:val="none" w:sz="0" w:space="0" w:color="auto"/>
            <w:right w:val="none" w:sz="0" w:space="0" w:color="auto"/>
          </w:divBdr>
        </w:div>
        <w:div w:id="757365774">
          <w:marLeft w:val="480"/>
          <w:marRight w:val="0"/>
          <w:marTop w:val="0"/>
          <w:marBottom w:val="0"/>
          <w:divBdr>
            <w:top w:val="none" w:sz="0" w:space="0" w:color="auto"/>
            <w:left w:val="none" w:sz="0" w:space="0" w:color="auto"/>
            <w:bottom w:val="none" w:sz="0" w:space="0" w:color="auto"/>
            <w:right w:val="none" w:sz="0" w:space="0" w:color="auto"/>
          </w:divBdr>
        </w:div>
        <w:div w:id="759180774">
          <w:marLeft w:val="480"/>
          <w:marRight w:val="0"/>
          <w:marTop w:val="0"/>
          <w:marBottom w:val="0"/>
          <w:divBdr>
            <w:top w:val="none" w:sz="0" w:space="0" w:color="auto"/>
            <w:left w:val="none" w:sz="0" w:space="0" w:color="auto"/>
            <w:bottom w:val="none" w:sz="0" w:space="0" w:color="auto"/>
            <w:right w:val="none" w:sz="0" w:space="0" w:color="auto"/>
          </w:divBdr>
        </w:div>
        <w:div w:id="782654766">
          <w:marLeft w:val="480"/>
          <w:marRight w:val="0"/>
          <w:marTop w:val="0"/>
          <w:marBottom w:val="0"/>
          <w:divBdr>
            <w:top w:val="none" w:sz="0" w:space="0" w:color="auto"/>
            <w:left w:val="none" w:sz="0" w:space="0" w:color="auto"/>
            <w:bottom w:val="none" w:sz="0" w:space="0" w:color="auto"/>
            <w:right w:val="none" w:sz="0" w:space="0" w:color="auto"/>
          </w:divBdr>
        </w:div>
        <w:div w:id="805973676">
          <w:marLeft w:val="480"/>
          <w:marRight w:val="0"/>
          <w:marTop w:val="0"/>
          <w:marBottom w:val="0"/>
          <w:divBdr>
            <w:top w:val="none" w:sz="0" w:space="0" w:color="auto"/>
            <w:left w:val="none" w:sz="0" w:space="0" w:color="auto"/>
            <w:bottom w:val="none" w:sz="0" w:space="0" w:color="auto"/>
            <w:right w:val="none" w:sz="0" w:space="0" w:color="auto"/>
          </w:divBdr>
        </w:div>
        <w:div w:id="861817649">
          <w:marLeft w:val="480"/>
          <w:marRight w:val="0"/>
          <w:marTop w:val="0"/>
          <w:marBottom w:val="0"/>
          <w:divBdr>
            <w:top w:val="none" w:sz="0" w:space="0" w:color="auto"/>
            <w:left w:val="none" w:sz="0" w:space="0" w:color="auto"/>
            <w:bottom w:val="none" w:sz="0" w:space="0" w:color="auto"/>
            <w:right w:val="none" w:sz="0" w:space="0" w:color="auto"/>
          </w:divBdr>
        </w:div>
        <w:div w:id="1005741655">
          <w:marLeft w:val="480"/>
          <w:marRight w:val="0"/>
          <w:marTop w:val="0"/>
          <w:marBottom w:val="0"/>
          <w:divBdr>
            <w:top w:val="none" w:sz="0" w:space="0" w:color="auto"/>
            <w:left w:val="none" w:sz="0" w:space="0" w:color="auto"/>
            <w:bottom w:val="none" w:sz="0" w:space="0" w:color="auto"/>
            <w:right w:val="none" w:sz="0" w:space="0" w:color="auto"/>
          </w:divBdr>
        </w:div>
        <w:div w:id="1011183074">
          <w:marLeft w:val="480"/>
          <w:marRight w:val="0"/>
          <w:marTop w:val="0"/>
          <w:marBottom w:val="0"/>
          <w:divBdr>
            <w:top w:val="none" w:sz="0" w:space="0" w:color="auto"/>
            <w:left w:val="none" w:sz="0" w:space="0" w:color="auto"/>
            <w:bottom w:val="none" w:sz="0" w:space="0" w:color="auto"/>
            <w:right w:val="none" w:sz="0" w:space="0" w:color="auto"/>
          </w:divBdr>
        </w:div>
        <w:div w:id="1109350292">
          <w:marLeft w:val="480"/>
          <w:marRight w:val="0"/>
          <w:marTop w:val="0"/>
          <w:marBottom w:val="0"/>
          <w:divBdr>
            <w:top w:val="none" w:sz="0" w:space="0" w:color="auto"/>
            <w:left w:val="none" w:sz="0" w:space="0" w:color="auto"/>
            <w:bottom w:val="none" w:sz="0" w:space="0" w:color="auto"/>
            <w:right w:val="none" w:sz="0" w:space="0" w:color="auto"/>
          </w:divBdr>
        </w:div>
        <w:div w:id="1125540259">
          <w:marLeft w:val="480"/>
          <w:marRight w:val="0"/>
          <w:marTop w:val="0"/>
          <w:marBottom w:val="0"/>
          <w:divBdr>
            <w:top w:val="none" w:sz="0" w:space="0" w:color="auto"/>
            <w:left w:val="none" w:sz="0" w:space="0" w:color="auto"/>
            <w:bottom w:val="none" w:sz="0" w:space="0" w:color="auto"/>
            <w:right w:val="none" w:sz="0" w:space="0" w:color="auto"/>
          </w:divBdr>
        </w:div>
        <w:div w:id="1130516039">
          <w:marLeft w:val="480"/>
          <w:marRight w:val="0"/>
          <w:marTop w:val="0"/>
          <w:marBottom w:val="0"/>
          <w:divBdr>
            <w:top w:val="none" w:sz="0" w:space="0" w:color="auto"/>
            <w:left w:val="none" w:sz="0" w:space="0" w:color="auto"/>
            <w:bottom w:val="none" w:sz="0" w:space="0" w:color="auto"/>
            <w:right w:val="none" w:sz="0" w:space="0" w:color="auto"/>
          </w:divBdr>
        </w:div>
        <w:div w:id="1240750905">
          <w:marLeft w:val="480"/>
          <w:marRight w:val="0"/>
          <w:marTop w:val="0"/>
          <w:marBottom w:val="0"/>
          <w:divBdr>
            <w:top w:val="none" w:sz="0" w:space="0" w:color="auto"/>
            <w:left w:val="none" w:sz="0" w:space="0" w:color="auto"/>
            <w:bottom w:val="none" w:sz="0" w:space="0" w:color="auto"/>
            <w:right w:val="none" w:sz="0" w:space="0" w:color="auto"/>
          </w:divBdr>
        </w:div>
        <w:div w:id="1332878038">
          <w:marLeft w:val="480"/>
          <w:marRight w:val="0"/>
          <w:marTop w:val="0"/>
          <w:marBottom w:val="0"/>
          <w:divBdr>
            <w:top w:val="none" w:sz="0" w:space="0" w:color="auto"/>
            <w:left w:val="none" w:sz="0" w:space="0" w:color="auto"/>
            <w:bottom w:val="none" w:sz="0" w:space="0" w:color="auto"/>
            <w:right w:val="none" w:sz="0" w:space="0" w:color="auto"/>
          </w:divBdr>
        </w:div>
        <w:div w:id="1349715729">
          <w:marLeft w:val="480"/>
          <w:marRight w:val="0"/>
          <w:marTop w:val="0"/>
          <w:marBottom w:val="0"/>
          <w:divBdr>
            <w:top w:val="none" w:sz="0" w:space="0" w:color="auto"/>
            <w:left w:val="none" w:sz="0" w:space="0" w:color="auto"/>
            <w:bottom w:val="none" w:sz="0" w:space="0" w:color="auto"/>
            <w:right w:val="none" w:sz="0" w:space="0" w:color="auto"/>
          </w:divBdr>
        </w:div>
        <w:div w:id="1359117703">
          <w:marLeft w:val="480"/>
          <w:marRight w:val="0"/>
          <w:marTop w:val="0"/>
          <w:marBottom w:val="0"/>
          <w:divBdr>
            <w:top w:val="none" w:sz="0" w:space="0" w:color="auto"/>
            <w:left w:val="none" w:sz="0" w:space="0" w:color="auto"/>
            <w:bottom w:val="none" w:sz="0" w:space="0" w:color="auto"/>
            <w:right w:val="none" w:sz="0" w:space="0" w:color="auto"/>
          </w:divBdr>
        </w:div>
        <w:div w:id="1453206285">
          <w:marLeft w:val="480"/>
          <w:marRight w:val="0"/>
          <w:marTop w:val="0"/>
          <w:marBottom w:val="0"/>
          <w:divBdr>
            <w:top w:val="none" w:sz="0" w:space="0" w:color="auto"/>
            <w:left w:val="none" w:sz="0" w:space="0" w:color="auto"/>
            <w:bottom w:val="none" w:sz="0" w:space="0" w:color="auto"/>
            <w:right w:val="none" w:sz="0" w:space="0" w:color="auto"/>
          </w:divBdr>
        </w:div>
        <w:div w:id="1456870579">
          <w:marLeft w:val="480"/>
          <w:marRight w:val="0"/>
          <w:marTop w:val="0"/>
          <w:marBottom w:val="0"/>
          <w:divBdr>
            <w:top w:val="none" w:sz="0" w:space="0" w:color="auto"/>
            <w:left w:val="none" w:sz="0" w:space="0" w:color="auto"/>
            <w:bottom w:val="none" w:sz="0" w:space="0" w:color="auto"/>
            <w:right w:val="none" w:sz="0" w:space="0" w:color="auto"/>
          </w:divBdr>
        </w:div>
        <w:div w:id="1500194748">
          <w:marLeft w:val="480"/>
          <w:marRight w:val="0"/>
          <w:marTop w:val="0"/>
          <w:marBottom w:val="0"/>
          <w:divBdr>
            <w:top w:val="none" w:sz="0" w:space="0" w:color="auto"/>
            <w:left w:val="none" w:sz="0" w:space="0" w:color="auto"/>
            <w:bottom w:val="none" w:sz="0" w:space="0" w:color="auto"/>
            <w:right w:val="none" w:sz="0" w:space="0" w:color="auto"/>
          </w:divBdr>
        </w:div>
        <w:div w:id="1565683716">
          <w:marLeft w:val="480"/>
          <w:marRight w:val="0"/>
          <w:marTop w:val="0"/>
          <w:marBottom w:val="0"/>
          <w:divBdr>
            <w:top w:val="none" w:sz="0" w:space="0" w:color="auto"/>
            <w:left w:val="none" w:sz="0" w:space="0" w:color="auto"/>
            <w:bottom w:val="none" w:sz="0" w:space="0" w:color="auto"/>
            <w:right w:val="none" w:sz="0" w:space="0" w:color="auto"/>
          </w:divBdr>
        </w:div>
        <w:div w:id="1576355696">
          <w:marLeft w:val="480"/>
          <w:marRight w:val="0"/>
          <w:marTop w:val="0"/>
          <w:marBottom w:val="0"/>
          <w:divBdr>
            <w:top w:val="none" w:sz="0" w:space="0" w:color="auto"/>
            <w:left w:val="none" w:sz="0" w:space="0" w:color="auto"/>
            <w:bottom w:val="none" w:sz="0" w:space="0" w:color="auto"/>
            <w:right w:val="none" w:sz="0" w:space="0" w:color="auto"/>
          </w:divBdr>
        </w:div>
        <w:div w:id="1583828932">
          <w:marLeft w:val="480"/>
          <w:marRight w:val="0"/>
          <w:marTop w:val="0"/>
          <w:marBottom w:val="0"/>
          <w:divBdr>
            <w:top w:val="none" w:sz="0" w:space="0" w:color="auto"/>
            <w:left w:val="none" w:sz="0" w:space="0" w:color="auto"/>
            <w:bottom w:val="none" w:sz="0" w:space="0" w:color="auto"/>
            <w:right w:val="none" w:sz="0" w:space="0" w:color="auto"/>
          </w:divBdr>
        </w:div>
        <w:div w:id="1612470177">
          <w:marLeft w:val="480"/>
          <w:marRight w:val="0"/>
          <w:marTop w:val="0"/>
          <w:marBottom w:val="0"/>
          <w:divBdr>
            <w:top w:val="none" w:sz="0" w:space="0" w:color="auto"/>
            <w:left w:val="none" w:sz="0" w:space="0" w:color="auto"/>
            <w:bottom w:val="none" w:sz="0" w:space="0" w:color="auto"/>
            <w:right w:val="none" w:sz="0" w:space="0" w:color="auto"/>
          </w:divBdr>
        </w:div>
        <w:div w:id="1655378331">
          <w:marLeft w:val="480"/>
          <w:marRight w:val="0"/>
          <w:marTop w:val="0"/>
          <w:marBottom w:val="0"/>
          <w:divBdr>
            <w:top w:val="none" w:sz="0" w:space="0" w:color="auto"/>
            <w:left w:val="none" w:sz="0" w:space="0" w:color="auto"/>
            <w:bottom w:val="none" w:sz="0" w:space="0" w:color="auto"/>
            <w:right w:val="none" w:sz="0" w:space="0" w:color="auto"/>
          </w:divBdr>
        </w:div>
        <w:div w:id="1750154729">
          <w:marLeft w:val="480"/>
          <w:marRight w:val="0"/>
          <w:marTop w:val="0"/>
          <w:marBottom w:val="0"/>
          <w:divBdr>
            <w:top w:val="none" w:sz="0" w:space="0" w:color="auto"/>
            <w:left w:val="none" w:sz="0" w:space="0" w:color="auto"/>
            <w:bottom w:val="none" w:sz="0" w:space="0" w:color="auto"/>
            <w:right w:val="none" w:sz="0" w:space="0" w:color="auto"/>
          </w:divBdr>
        </w:div>
        <w:div w:id="1842695851">
          <w:marLeft w:val="480"/>
          <w:marRight w:val="0"/>
          <w:marTop w:val="0"/>
          <w:marBottom w:val="0"/>
          <w:divBdr>
            <w:top w:val="none" w:sz="0" w:space="0" w:color="auto"/>
            <w:left w:val="none" w:sz="0" w:space="0" w:color="auto"/>
            <w:bottom w:val="none" w:sz="0" w:space="0" w:color="auto"/>
            <w:right w:val="none" w:sz="0" w:space="0" w:color="auto"/>
          </w:divBdr>
        </w:div>
        <w:div w:id="1912496460">
          <w:marLeft w:val="480"/>
          <w:marRight w:val="0"/>
          <w:marTop w:val="0"/>
          <w:marBottom w:val="0"/>
          <w:divBdr>
            <w:top w:val="none" w:sz="0" w:space="0" w:color="auto"/>
            <w:left w:val="none" w:sz="0" w:space="0" w:color="auto"/>
            <w:bottom w:val="none" w:sz="0" w:space="0" w:color="auto"/>
            <w:right w:val="none" w:sz="0" w:space="0" w:color="auto"/>
          </w:divBdr>
        </w:div>
        <w:div w:id="1918007022">
          <w:marLeft w:val="480"/>
          <w:marRight w:val="0"/>
          <w:marTop w:val="0"/>
          <w:marBottom w:val="0"/>
          <w:divBdr>
            <w:top w:val="none" w:sz="0" w:space="0" w:color="auto"/>
            <w:left w:val="none" w:sz="0" w:space="0" w:color="auto"/>
            <w:bottom w:val="none" w:sz="0" w:space="0" w:color="auto"/>
            <w:right w:val="none" w:sz="0" w:space="0" w:color="auto"/>
          </w:divBdr>
        </w:div>
        <w:div w:id="2103600512">
          <w:marLeft w:val="480"/>
          <w:marRight w:val="0"/>
          <w:marTop w:val="0"/>
          <w:marBottom w:val="0"/>
          <w:divBdr>
            <w:top w:val="none" w:sz="0" w:space="0" w:color="auto"/>
            <w:left w:val="none" w:sz="0" w:space="0" w:color="auto"/>
            <w:bottom w:val="none" w:sz="0" w:space="0" w:color="auto"/>
            <w:right w:val="none" w:sz="0" w:space="0" w:color="auto"/>
          </w:divBdr>
        </w:div>
        <w:div w:id="2137526616">
          <w:marLeft w:val="480"/>
          <w:marRight w:val="0"/>
          <w:marTop w:val="0"/>
          <w:marBottom w:val="0"/>
          <w:divBdr>
            <w:top w:val="none" w:sz="0" w:space="0" w:color="auto"/>
            <w:left w:val="none" w:sz="0" w:space="0" w:color="auto"/>
            <w:bottom w:val="none" w:sz="0" w:space="0" w:color="auto"/>
            <w:right w:val="none" w:sz="0" w:space="0" w:color="auto"/>
          </w:divBdr>
        </w:div>
        <w:div w:id="2144763619">
          <w:marLeft w:val="480"/>
          <w:marRight w:val="0"/>
          <w:marTop w:val="0"/>
          <w:marBottom w:val="0"/>
          <w:divBdr>
            <w:top w:val="none" w:sz="0" w:space="0" w:color="auto"/>
            <w:left w:val="none" w:sz="0" w:space="0" w:color="auto"/>
            <w:bottom w:val="none" w:sz="0" w:space="0" w:color="auto"/>
            <w:right w:val="none" w:sz="0" w:space="0" w:color="auto"/>
          </w:divBdr>
        </w:div>
      </w:divsChild>
    </w:div>
    <w:div w:id="2032681491">
      <w:bodyDiv w:val="1"/>
      <w:marLeft w:val="0"/>
      <w:marRight w:val="0"/>
      <w:marTop w:val="0"/>
      <w:marBottom w:val="0"/>
      <w:divBdr>
        <w:top w:val="none" w:sz="0" w:space="0" w:color="auto"/>
        <w:left w:val="none" w:sz="0" w:space="0" w:color="auto"/>
        <w:bottom w:val="none" w:sz="0" w:space="0" w:color="auto"/>
        <w:right w:val="none" w:sz="0" w:space="0" w:color="auto"/>
      </w:divBdr>
    </w:div>
    <w:div w:id="2038311532">
      <w:bodyDiv w:val="1"/>
      <w:marLeft w:val="0"/>
      <w:marRight w:val="0"/>
      <w:marTop w:val="0"/>
      <w:marBottom w:val="0"/>
      <w:divBdr>
        <w:top w:val="none" w:sz="0" w:space="0" w:color="auto"/>
        <w:left w:val="none" w:sz="0" w:space="0" w:color="auto"/>
        <w:bottom w:val="none" w:sz="0" w:space="0" w:color="auto"/>
        <w:right w:val="none" w:sz="0" w:space="0" w:color="auto"/>
      </w:divBdr>
      <w:divsChild>
        <w:div w:id="23021309">
          <w:marLeft w:val="480"/>
          <w:marRight w:val="0"/>
          <w:marTop w:val="0"/>
          <w:marBottom w:val="0"/>
          <w:divBdr>
            <w:top w:val="none" w:sz="0" w:space="0" w:color="auto"/>
            <w:left w:val="none" w:sz="0" w:space="0" w:color="auto"/>
            <w:bottom w:val="none" w:sz="0" w:space="0" w:color="auto"/>
            <w:right w:val="none" w:sz="0" w:space="0" w:color="auto"/>
          </w:divBdr>
        </w:div>
        <w:div w:id="26565791">
          <w:marLeft w:val="480"/>
          <w:marRight w:val="0"/>
          <w:marTop w:val="0"/>
          <w:marBottom w:val="0"/>
          <w:divBdr>
            <w:top w:val="none" w:sz="0" w:space="0" w:color="auto"/>
            <w:left w:val="none" w:sz="0" w:space="0" w:color="auto"/>
            <w:bottom w:val="none" w:sz="0" w:space="0" w:color="auto"/>
            <w:right w:val="none" w:sz="0" w:space="0" w:color="auto"/>
          </w:divBdr>
        </w:div>
        <w:div w:id="104886781">
          <w:marLeft w:val="480"/>
          <w:marRight w:val="0"/>
          <w:marTop w:val="0"/>
          <w:marBottom w:val="0"/>
          <w:divBdr>
            <w:top w:val="none" w:sz="0" w:space="0" w:color="auto"/>
            <w:left w:val="none" w:sz="0" w:space="0" w:color="auto"/>
            <w:bottom w:val="none" w:sz="0" w:space="0" w:color="auto"/>
            <w:right w:val="none" w:sz="0" w:space="0" w:color="auto"/>
          </w:divBdr>
        </w:div>
        <w:div w:id="175926418">
          <w:marLeft w:val="480"/>
          <w:marRight w:val="0"/>
          <w:marTop w:val="0"/>
          <w:marBottom w:val="0"/>
          <w:divBdr>
            <w:top w:val="none" w:sz="0" w:space="0" w:color="auto"/>
            <w:left w:val="none" w:sz="0" w:space="0" w:color="auto"/>
            <w:bottom w:val="none" w:sz="0" w:space="0" w:color="auto"/>
            <w:right w:val="none" w:sz="0" w:space="0" w:color="auto"/>
          </w:divBdr>
        </w:div>
        <w:div w:id="193812199">
          <w:marLeft w:val="480"/>
          <w:marRight w:val="0"/>
          <w:marTop w:val="0"/>
          <w:marBottom w:val="0"/>
          <w:divBdr>
            <w:top w:val="none" w:sz="0" w:space="0" w:color="auto"/>
            <w:left w:val="none" w:sz="0" w:space="0" w:color="auto"/>
            <w:bottom w:val="none" w:sz="0" w:space="0" w:color="auto"/>
            <w:right w:val="none" w:sz="0" w:space="0" w:color="auto"/>
          </w:divBdr>
        </w:div>
        <w:div w:id="231891295">
          <w:marLeft w:val="480"/>
          <w:marRight w:val="0"/>
          <w:marTop w:val="0"/>
          <w:marBottom w:val="0"/>
          <w:divBdr>
            <w:top w:val="none" w:sz="0" w:space="0" w:color="auto"/>
            <w:left w:val="none" w:sz="0" w:space="0" w:color="auto"/>
            <w:bottom w:val="none" w:sz="0" w:space="0" w:color="auto"/>
            <w:right w:val="none" w:sz="0" w:space="0" w:color="auto"/>
          </w:divBdr>
        </w:div>
        <w:div w:id="233390859">
          <w:marLeft w:val="480"/>
          <w:marRight w:val="0"/>
          <w:marTop w:val="0"/>
          <w:marBottom w:val="0"/>
          <w:divBdr>
            <w:top w:val="none" w:sz="0" w:space="0" w:color="auto"/>
            <w:left w:val="none" w:sz="0" w:space="0" w:color="auto"/>
            <w:bottom w:val="none" w:sz="0" w:space="0" w:color="auto"/>
            <w:right w:val="none" w:sz="0" w:space="0" w:color="auto"/>
          </w:divBdr>
        </w:div>
        <w:div w:id="293414219">
          <w:marLeft w:val="480"/>
          <w:marRight w:val="0"/>
          <w:marTop w:val="0"/>
          <w:marBottom w:val="0"/>
          <w:divBdr>
            <w:top w:val="none" w:sz="0" w:space="0" w:color="auto"/>
            <w:left w:val="none" w:sz="0" w:space="0" w:color="auto"/>
            <w:bottom w:val="none" w:sz="0" w:space="0" w:color="auto"/>
            <w:right w:val="none" w:sz="0" w:space="0" w:color="auto"/>
          </w:divBdr>
        </w:div>
        <w:div w:id="410931051">
          <w:marLeft w:val="480"/>
          <w:marRight w:val="0"/>
          <w:marTop w:val="0"/>
          <w:marBottom w:val="0"/>
          <w:divBdr>
            <w:top w:val="none" w:sz="0" w:space="0" w:color="auto"/>
            <w:left w:val="none" w:sz="0" w:space="0" w:color="auto"/>
            <w:bottom w:val="none" w:sz="0" w:space="0" w:color="auto"/>
            <w:right w:val="none" w:sz="0" w:space="0" w:color="auto"/>
          </w:divBdr>
        </w:div>
        <w:div w:id="419299721">
          <w:marLeft w:val="480"/>
          <w:marRight w:val="0"/>
          <w:marTop w:val="0"/>
          <w:marBottom w:val="0"/>
          <w:divBdr>
            <w:top w:val="none" w:sz="0" w:space="0" w:color="auto"/>
            <w:left w:val="none" w:sz="0" w:space="0" w:color="auto"/>
            <w:bottom w:val="none" w:sz="0" w:space="0" w:color="auto"/>
            <w:right w:val="none" w:sz="0" w:space="0" w:color="auto"/>
          </w:divBdr>
        </w:div>
        <w:div w:id="429089958">
          <w:marLeft w:val="480"/>
          <w:marRight w:val="0"/>
          <w:marTop w:val="0"/>
          <w:marBottom w:val="0"/>
          <w:divBdr>
            <w:top w:val="none" w:sz="0" w:space="0" w:color="auto"/>
            <w:left w:val="none" w:sz="0" w:space="0" w:color="auto"/>
            <w:bottom w:val="none" w:sz="0" w:space="0" w:color="auto"/>
            <w:right w:val="none" w:sz="0" w:space="0" w:color="auto"/>
          </w:divBdr>
        </w:div>
        <w:div w:id="587933220">
          <w:marLeft w:val="480"/>
          <w:marRight w:val="0"/>
          <w:marTop w:val="0"/>
          <w:marBottom w:val="0"/>
          <w:divBdr>
            <w:top w:val="none" w:sz="0" w:space="0" w:color="auto"/>
            <w:left w:val="none" w:sz="0" w:space="0" w:color="auto"/>
            <w:bottom w:val="none" w:sz="0" w:space="0" w:color="auto"/>
            <w:right w:val="none" w:sz="0" w:space="0" w:color="auto"/>
          </w:divBdr>
        </w:div>
        <w:div w:id="640309636">
          <w:marLeft w:val="480"/>
          <w:marRight w:val="0"/>
          <w:marTop w:val="0"/>
          <w:marBottom w:val="0"/>
          <w:divBdr>
            <w:top w:val="none" w:sz="0" w:space="0" w:color="auto"/>
            <w:left w:val="none" w:sz="0" w:space="0" w:color="auto"/>
            <w:bottom w:val="none" w:sz="0" w:space="0" w:color="auto"/>
            <w:right w:val="none" w:sz="0" w:space="0" w:color="auto"/>
          </w:divBdr>
        </w:div>
        <w:div w:id="746150623">
          <w:marLeft w:val="480"/>
          <w:marRight w:val="0"/>
          <w:marTop w:val="0"/>
          <w:marBottom w:val="0"/>
          <w:divBdr>
            <w:top w:val="none" w:sz="0" w:space="0" w:color="auto"/>
            <w:left w:val="none" w:sz="0" w:space="0" w:color="auto"/>
            <w:bottom w:val="none" w:sz="0" w:space="0" w:color="auto"/>
            <w:right w:val="none" w:sz="0" w:space="0" w:color="auto"/>
          </w:divBdr>
        </w:div>
        <w:div w:id="760954120">
          <w:marLeft w:val="480"/>
          <w:marRight w:val="0"/>
          <w:marTop w:val="0"/>
          <w:marBottom w:val="0"/>
          <w:divBdr>
            <w:top w:val="none" w:sz="0" w:space="0" w:color="auto"/>
            <w:left w:val="none" w:sz="0" w:space="0" w:color="auto"/>
            <w:bottom w:val="none" w:sz="0" w:space="0" w:color="auto"/>
            <w:right w:val="none" w:sz="0" w:space="0" w:color="auto"/>
          </w:divBdr>
        </w:div>
        <w:div w:id="829056154">
          <w:marLeft w:val="480"/>
          <w:marRight w:val="0"/>
          <w:marTop w:val="0"/>
          <w:marBottom w:val="0"/>
          <w:divBdr>
            <w:top w:val="none" w:sz="0" w:space="0" w:color="auto"/>
            <w:left w:val="none" w:sz="0" w:space="0" w:color="auto"/>
            <w:bottom w:val="none" w:sz="0" w:space="0" w:color="auto"/>
            <w:right w:val="none" w:sz="0" w:space="0" w:color="auto"/>
          </w:divBdr>
        </w:div>
        <w:div w:id="876505144">
          <w:marLeft w:val="480"/>
          <w:marRight w:val="0"/>
          <w:marTop w:val="0"/>
          <w:marBottom w:val="0"/>
          <w:divBdr>
            <w:top w:val="none" w:sz="0" w:space="0" w:color="auto"/>
            <w:left w:val="none" w:sz="0" w:space="0" w:color="auto"/>
            <w:bottom w:val="none" w:sz="0" w:space="0" w:color="auto"/>
            <w:right w:val="none" w:sz="0" w:space="0" w:color="auto"/>
          </w:divBdr>
        </w:div>
        <w:div w:id="955528795">
          <w:marLeft w:val="480"/>
          <w:marRight w:val="0"/>
          <w:marTop w:val="0"/>
          <w:marBottom w:val="0"/>
          <w:divBdr>
            <w:top w:val="none" w:sz="0" w:space="0" w:color="auto"/>
            <w:left w:val="none" w:sz="0" w:space="0" w:color="auto"/>
            <w:bottom w:val="none" w:sz="0" w:space="0" w:color="auto"/>
            <w:right w:val="none" w:sz="0" w:space="0" w:color="auto"/>
          </w:divBdr>
        </w:div>
        <w:div w:id="1032263903">
          <w:marLeft w:val="480"/>
          <w:marRight w:val="0"/>
          <w:marTop w:val="0"/>
          <w:marBottom w:val="0"/>
          <w:divBdr>
            <w:top w:val="none" w:sz="0" w:space="0" w:color="auto"/>
            <w:left w:val="none" w:sz="0" w:space="0" w:color="auto"/>
            <w:bottom w:val="none" w:sz="0" w:space="0" w:color="auto"/>
            <w:right w:val="none" w:sz="0" w:space="0" w:color="auto"/>
          </w:divBdr>
        </w:div>
        <w:div w:id="1045521224">
          <w:marLeft w:val="480"/>
          <w:marRight w:val="0"/>
          <w:marTop w:val="0"/>
          <w:marBottom w:val="0"/>
          <w:divBdr>
            <w:top w:val="none" w:sz="0" w:space="0" w:color="auto"/>
            <w:left w:val="none" w:sz="0" w:space="0" w:color="auto"/>
            <w:bottom w:val="none" w:sz="0" w:space="0" w:color="auto"/>
            <w:right w:val="none" w:sz="0" w:space="0" w:color="auto"/>
          </w:divBdr>
        </w:div>
        <w:div w:id="1088816709">
          <w:marLeft w:val="480"/>
          <w:marRight w:val="0"/>
          <w:marTop w:val="0"/>
          <w:marBottom w:val="0"/>
          <w:divBdr>
            <w:top w:val="none" w:sz="0" w:space="0" w:color="auto"/>
            <w:left w:val="none" w:sz="0" w:space="0" w:color="auto"/>
            <w:bottom w:val="none" w:sz="0" w:space="0" w:color="auto"/>
            <w:right w:val="none" w:sz="0" w:space="0" w:color="auto"/>
          </w:divBdr>
        </w:div>
        <w:div w:id="1223370480">
          <w:marLeft w:val="480"/>
          <w:marRight w:val="0"/>
          <w:marTop w:val="0"/>
          <w:marBottom w:val="0"/>
          <w:divBdr>
            <w:top w:val="none" w:sz="0" w:space="0" w:color="auto"/>
            <w:left w:val="none" w:sz="0" w:space="0" w:color="auto"/>
            <w:bottom w:val="none" w:sz="0" w:space="0" w:color="auto"/>
            <w:right w:val="none" w:sz="0" w:space="0" w:color="auto"/>
          </w:divBdr>
        </w:div>
        <w:div w:id="1307318253">
          <w:marLeft w:val="480"/>
          <w:marRight w:val="0"/>
          <w:marTop w:val="0"/>
          <w:marBottom w:val="0"/>
          <w:divBdr>
            <w:top w:val="none" w:sz="0" w:space="0" w:color="auto"/>
            <w:left w:val="none" w:sz="0" w:space="0" w:color="auto"/>
            <w:bottom w:val="none" w:sz="0" w:space="0" w:color="auto"/>
            <w:right w:val="none" w:sz="0" w:space="0" w:color="auto"/>
          </w:divBdr>
        </w:div>
        <w:div w:id="1338314400">
          <w:marLeft w:val="480"/>
          <w:marRight w:val="0"/>
          <w:marTop w:val="0"/>
          <w:marBottom w:val="0"/>
          <w:divBdr>
            <w:top w:val="none" w:sz="0" w:space="0" w:color="auto"/>
            <w:left w:val="none" w:sz="0" w:space="0" w:color="auto"/>
            <w:bottom w:val="none" w:sz="0" w:space="0" w:color="auto"/>
            <w:right w:val="none" w:sz="0" w:space="0" w:color="auto"/>
          </w:divBdr>
        </w:div>
        <w:div w:id="1355183476">
          <w:marLeft w:val="480"/>
          <w:marRight w:val="0"/>
          <w:marTop w:val="0"/>
          <w:marBottom w:val="0"/>
          <w:divBdr>
            <w:top w:val="none" w:sz="0" w:space="0" w:color="auto"/>
            <w:left w:val="none" w:sz="0" w:space="0" w:color="auto"/>
            <w:bottom w:val="none" w:sz="0" w:space="0" w:color="auto"/>
            <w:right w:val="none" w:sz="0" w:space="0" w:color="auto"/>
          </w:divBdr>
        </w:div>
        <w:div w:id="1501967806">
          <w:marLeft w:val="480"/>
          <w:marRight w:val="0"/>
          <w:marTop w:val="0"/>
          <w:marBottom w:val="0"/>
          <w:divBdr>
            <w:top w:val="none" w:sz="0" w:space="0" w:color="auto"/>
            <w:left w:val="none" w:sz="0" w:space="0" w:color="auto"/>
            <w:bottom w:val="none" w:sz="0" w:space="0" w:color="auto"/>
            <w:right w:val="none" w:sz="0" w:space="0" w:color="auto"/>
          </w:divBdr>
        </w:div>
        <w:div w:id="1556089226">
          <w:marLeft w:val="480"/>
          <w:marRight w:val="0"/>
          <w:marTop w:val="0"/>
          <w:marBottom w:val="0"/>
          <w:divBdr>
            <w:top w:val="none" w:sz="0" w:space="0" w:color="auto"/>
            <w:left w:val="none" w:sz="0" w:space="0" w:color="auto"/>
            <w:bottom w:val="none" w:sz="0" w:space="0" w:color="auto"/>
            <w:right w:val="none" w:sz="0" w:space="0" w:color="auto"/>
          </w:divBdr>
        </w:div>
        <w:div w:id="1596135651">
          <w:marLeft w:val="480"/>
          <w:marRight w:val="0"/>
          <w:marTop w:val="0"/>
          <w:marBottom w:val="0"/>
          <w:divBdr>
            <w:top w:val="none" w:sz="0" w:space="0" w:color="auto"/>
            <w:left w:val="none" w:sz="0" w:space="0" w:color="auto"/>
            <w:bottom w:val="none" w:sz="0" w:space="0" w:color="auto"/>
            <w:right w:val="none" w:sz="0" w:space="0" w:color="auto"/>
          </w:divBdr>
        </w:div>
        <w:div w:id="1602225940">
          <w:marLeft w:val="480"/>
          <w:marRight w:val="0"/>
          <w:marTop w:val="0"/>
          <w:marBottom w:val="0"/>
          <w:divBdr>
            <w:top w:val="none" w:sz="0" w:space="0" w:color="auto"/>
            <w:left w:val="none" w:sz="0" w:space="0" w:color="auto"/>
            <w:bottom w:val="none" w:sz="0" w:space="0" w:color="auto"/>
            <w:right w:val="none" w:sz="0" w:space="0" w:color="auto"/>
          </w:divBdr>
        </w:div>
        <w:div w:id="1648895529">
          <w:marLeft w:val="480"/>
          <w:marRight w:val="0"/>
          <w:marTop w:val="0"/>
          <w:marBottom w:val="0"/>
          <w:divBdr>
            <w:top w:val="none" w:sz="0" w:space="0" w:color="auto"/>
            <w:left w:val="none" w:sz="0" w:space="0" w:color="auto"/>
            <w:bottom w:val="none" w:sz="0" w:space="0" w:color="auto"/>
            <w:right w:val="none" w:sz="0" w:space="0" w:color="auto"/>
          </w:divBdr>
        </w:div>
        <w:div w:id="1652325045">
          <w:marLeft w:val="480"/>
          <w:marRight w:val="0"/>
          <w:marTop w:val="0"/>
          <w:marBottom w:val="0"/>
          <w:divBdr>
            <w:top w:val="none" w:sz="0" w:space="0" w:color="auto"/>
            <w:left w:val="none" w:sz="0" w:space="0" w:color="auto"/>
            <w:bottom w:val="none" w:sz="0" w:space="0" w:color="auto"/>
            <w:right w:val="none" w:sz="0" w:space="0" w:color="auto"/>
          </w:divBdr>
        </w:div>
        <w:div w:id="1722434561">
          <w:marLeft w:val="480"/>
          <w:marRight w:val="0"/>
          <w:marTop w:val="0"/>
          <w:marBottom w:val="0"/>
          <w:divBdr>
            <w:top w:val="none" w:sz="0" w:space="0" w:color="auto"/>
            <w:left w:val="none" w:sz="0" w:space="0" w:color="auto"/>
            <w:bottom w:val="none" w:sz="0" w:space="0" w:color="auto"/>
            <w:right w:val="none" w:sz="0" w:space="0" w:color="auto"/>
          </w:divBdr>
        </w:div>
        <w:div w:id="1724937887">
          <w:marLeft w:val="480"/>
          <w:marRight w:val="0"/>
          <w:marTop w:val="0"/>
          <w:marBottom w:val="0"/>
          <w:divBdr>
            <w:top w:val="none" w:sz="0" w:space="0" w:color="auto"/>
            <w:left w:val="none" w:sz="0" w:space="0" w:color="auto"/>
            <w:bottom w:val="none" w:sz="0" w:space="0" w:color="auto"/>
            <w:right w:val="none" w:sz="0" w:space="0" w:color="auto"/>
          </w:divBdr>
        </w:div>
        <w:div w:id="1745175174">
          <w:marLeft w:val="480"/>
          <w:marRight w:val="0"/>
          <w:marTop w:val="0"/>
          <w:marBottom w:val="0"/>
          <w:divBdr>
            <w:top w:val="none" w:sz="0" w:space="0" w:color="auto"/>
            <w:left w:val="none" w:sz="0" w:space="0" w:color="auto"/>
            <w:bottom w:val="none" w:sz="0" w:space="0" w:color="auto"/>
            <w:right w:val="none" w:sz="0" w:space="0" w:color="auto"/>
          </w:divBdr>
        </w:div>
        <w:div w:id="1763407015">
          <w:marLeft w:val="480"/>
          <w:marRight w:val="0"/>
          <w:marTop w:val="0"/>
          <w:marBottom w:val="0"/>
          <w:divBdr>
            <w:top w:val="none" w:sz="0" w:space="0" w:color="auto"/>
            <w:left w:val="none" w:sz="0" w:space="0" w:color="auto"/>
            <w:bottom w:val="none" w:sz="0" w:space="0" w:color="auto"/>
            <w:right w:val="none" w:sz="0" w:space="0" w:color="auto"/>
          </w:divBdr>
        </w:div>
        <w:div w:id="1782609631">
          <w:marLeft w:val="480"/>
          <w:marRight w:val="0"/>
          <w:marTop w:val="0"/>
          <w:marBottom w:val="0"/>
          <w:divBdr>
            <w:top w:val="none" w:sz="0" w:space="0" w:color="auto"/>
            <w:left w:val="none" w:sz="0" w:space="0" w:color="auto"/>
            <w:bottom w:val="none" w:sz="0" w:space="0" w:color="auto"/>
            <w:right w:val="none" w:sz="0" w:space="0" w:color="auto"/>
          </w:divBdr>
        </w:div>
        <w:div w:id="1800301166">
          <w:marLeft w:val="480"/>
          <w:marRight w:val="0"/>
          <w:marTop w:val="0"/>
          <w:marBottom w:val="0"/>
          <w:divBdr>
            <w:top w:val="none" w:sz="0" w:space="0" w:color="auto"/>
            <w:left w:val="none" w:sz="0" w:space="0" w:color="auto"/>
            <w:bottom w:val="none" w:sz="0" w:space="0" w:color="auto"/>
            <w:right w:val="none" w:sz="0" w:space="0" w:color="auto"/>
          </w:divBdr>
        </w:div>
        <w:div w:id="1865168266">
          <w:marLeft w:val="480"/>
          <w:marRight w:val="0"/>
          <w:marTop w:val="0"/>
          <w:marBottom w:val="0"/>
          <w:divBdr>
            <w:top w:val="none" w:sz="0" w:space="0" w:color="auto"/>
            <w:left w:val="none" w:sz="0" w:space="0" w:color="auto"/>
            <w:bottom w:val="none" w:sz="0" w:space="0" w:color="auto"/>
            <w:right w:val="none" w:sz="0" w:space="0" w:color="auto"/>
          </w:divBdr>
        </w:div>
        <w:div w:id="1896040557">
          <w:marLeft w:val="480"/>
          <w:marRight w:val="0"/>
          <w:marTop w:val="0"/>
          <w:marBottom w:val="0"/>
          <w:divBdr>
            <w:top w:val="none" w:sz="0" w:space="0" w:color="auto"/>
            <w:left w:val="none" w:sz="0" w:space="0" w:color="auto"/>
            <w:bottom w:val="none" w:sz="0" w:space="0" w:color="auto"/>
            <w:right w:val="none" w:sz="0" w:space="0" w:color="auto"/>
          </w:divBdr>
        </w:div>
        <w:div w:id="1924534733">
          <w:marLeft w:val="480"/>
          <w:marRight w:val="0"/>
          <w:marTop w:val="0"/>
          <w:marBottom w:val="0"/>
          <w:divBdr>
            <w:top w:val="none" w:sz="0" w:space="0" w:color="auto"/>
            <w:left w:val="none" w:sz="0" w:space="0" w:color="auto"/>
            <w:bottom w:val="none" w:sz="0" w:space="0" w:color="auto"/>
            <w:right w:val="none" w:sz="0" w:space="0" w:color="auto"/>
          </w:divBdr>
        </w:div>
        <w:div w:id="2048799661">
          <w:marLeft w:val="480"/>
          <w:marRight w:val="0"/>
          <w:marTop w:val="0"/>
          <w:marBottom w:val="0"/>
          <w:divBdr>
            <w:top w:val="none" w:sz="0" w:space="0" w:color="auto"/>
            <w:left w:val="none" w:sz="0" w:space="0" w:color="auto"/>
            <w:bottom w:val="none" w:sz="0" w:space="0" w:color="auto"/>
            <w:right w:val="none" w:sz="0" w:space="0" w:color="auto"/>
          </w:divBdr>
        </w:div>
        <w:div w:id="2095591087">
          <w:marLeft w:val="480"/>
          <w:marRight w:val="0"/>
          <w:marTop w:val="0"/>
          <w:marBottom w:val="0"/>
          <w:divBdr>
            <w:top w:val="none" w:sz="0" w:space="0" w:color="auto"/>
            <w:left w:val="none" w:sz="0" w:space="0" w:color="auto"/>
            <w:bottom w:val="none" w:sz="0" w:space="0" w:color="auto"/>
            <w:right w:val="none" w:sz="0" w:space="0" w:color="auto"/>
          </w:divBdr>
        </w:div>
      </w:divsChild>
    </w:div>
    <w:div w:id="2038846658">
      <w:bodyDiv w:val="1"/>
      <w:marLeft w:val="0"/>
      <w:marRight w:val="0"/>
      <w:marTop w:val="0"/>
      <w:marBottom w:val="0"/>
      <w:divBdr>
        <w:top w:val="none" w:sz="0" w:space="0" w:color="auto"/>
        <w:left w:val="none" w:sz="0" w:space="0" w:color="auto"/>
        <w:bottom w:val="none" w:sz="0" w:space="0" w:color="auto"/>
        <w:right w:val="none" w:sz="0" w:space="0" w:color="auto"/>
      </w:divBdr>
    </w:div>
    <w:div w:id="2039815309">
      <w:bodyDiv w:val="1"/>
      <w:marLeft w:val="0"/>
      <w:marRight w:val="0"/>
      <w:marTop w:val="0"/>
      <w:marBottom w:val="0"/>
      <w:divBdr>
        <w:top w:val="none" w:sz="0" w:space="0" w:color="auto"/>
        <w:left w:val="none" w:sz="0" w:space="0" w:color="auto"/>
        <w:bottom w:val="none" w:sz="0" w:space="0" w:color="auto"/>
        <w:right w:val="none" w:sz="0" w:space="0" w:color="auto"/>
      </w:divBdr>
    </w:div>
    <w:div w:id="2045062105">
      <w:bodyDiv w:val="1"/>
      <w:marLeft w:val="0"/>
      <w:marRight w:val="0"/>
      <w:marTop w:val="0"/>
      <w:marBottom w:val="0"/>
      <w:divBdr>
        <w:top w:val="none" w:sz="0" w:space="0" w:color="auto"/>
        <w:left w:val="none" w:sz="0" w:space="0" w:color="auto"/>
        <w:bottom w:val="none" w:sz="0" w:space="0" w:color="auto"/>
        <w:right w:val="none" w:sz="0" w:space="0" w:color="auto"/>
      </w:divBdr>
    </w:div>
    <w:div w:id="2045866586">
      <w:bodyDiv w:val="1"/>
      <w:marLeft w:val="0"/>
      <w:marRight w:val="0"/>
      <w:marTop w:val="0"/>
      <w:marBottom w:val="0"/>
      <w:divBdr>
        <w:top w:val="none" w:sz="0" w:space="0" w:color="auto"/>
        <w:left w:val="none" w:sz="0" w:space="0" w:color="auto"/>
        <w:bottom w:val="none" w:sz="0" w:space="0" w:color="auto"/>
        <w:right w:val="none" w:sz="0" w:space="0" w:color="auto"/>
      </w:divBdr>
      <w:divsChild>
        <w:div w:id="137192300">
          <w:marLeft w:val="480"/>
          <w:marRight w:val="0"/>
          <w:marTop w:val="0"/>
          <w:marBottom w:val="0"/>
          <w:divBdr>
            <w:top w:val="none" w:sz="0" w:space="0" w:color="auto"/>
            <w:left w:val="none" w:sz="0" w:space="0" w:color="auto"/>
            <w:bottom w:val="none" w:sz="0" w:space="0" w:color="auto"/>
            <w:right w:val="none" w:sz="0" w:space="0" w:color="auto"/>
          </w:divBdr>
        </w:div>
        <w:div w:id="145780524">
          <w:marLeft w:val="480"/>
          <w:marRight w:val="0"/>
          <w:marTop w:val="0"/>
          <w:marBottom w:val="0"/>
          <w:divBdr>
            <w:top w:val="none" w:sz="0" w:space="0" w:color="auto"/>
            <w:left w:val="none" w:sz="0" w:space="0" w:color="auto"/>
            <w:bottom w:val="none" w:sz="0" w:space="0" w:color="auto"/>
            <w:right w:val="none" w:sz="0" w:space="0" w:color="auto"/>
          </w:divBdr>
        </w:div>
        <w:div w:id="149756510">
          <w:marLeft w:val="480"/>
          <w:marRight w:val="0"/>
          <w:marTop w:val="0"/>
          <w:marBottom w:val="0"/>
          <w:divBdr>
            <w:top w:val="none" w:sz="0" w:space="0" w:color="auto"/>
            <w:left w:val="none" w:sz="0" w:space="0" w:color="auto"/>
            <w:bottom w:val="none" w:sz="0" w:space="0" w:color="auto"/>
            <w:right w:val="none" w:sz="0" w:space="0" w:color="auto"/>
          </w:divBdr>
        </w:div>
        <w:div w:id="175310835">
          <w:marLeft w:val="480"/>
          <w:marRight w:val="0"/>
          <w:marTop w:val="0"/>
          <w:marBottom w:val="0"/>
          <w:divBdr>
            <w:top w:val="none" w:sz="0" w:space="0" w:color="auto"/>
            <w:left w:val="none" w:sz="0" w:space="0" w:color="auto"/>
            <w:bottom w:val="none" w:sz="0" w:space="0" w:color="auto"/>
            <w:right w:val="none" w:sz="0" w:space="0" w:color="auto"/>
          </w:divBdr>
        </w:div>
        <w:div w:id="212472806">
          <w:marLeft w:val="480"/>
          <w:marRight w:val="0"/>
          <w:marTop w:val="0"/>
          <w:marBottom w:val="0"/>
          <w:divBdr>
            <w:top w:val="none" w:sz="0" w:space="0" w:color="auto"/>
            <w:left w:val="none" w:sz="0" w:space="0" w:color="auto"/>
            <w:bottom w:val="none" w:sz="0" w:space="0" w:color="auto"/>
            <w:right w:val="none" w:sz="0" w:space="0" w:color="auto"/>
          </w:divBdr>
        </w:div>
        <w:div w:id="215430161">
          <w:marLeft w:val="480"/>
          <w:marRight w:val="0"/>
          <w:marTop w:val="0"/>
          <w:marBottom w:val="0"/>
          <w:divBdr>
            <w:top w:val="none" w:sz="0" w:space="0" w:color="auto"/>
            <w:left w:val="none" w:sz="0" w:space="0" w:color="auto"/>
            <w:bottom w:val="none" w:sz="0" w:space="0" w:color="auto"/>
            <w:right w:val="none" w:sz="0" w:space="0" w:color="auto"/>
          </w:divBdr>
        </w:div>
        <w:div w:id="220874963">
          <w:marLeft w:val="480"/>
          <w:marRight w:val="0"/>
          <w:marTop w:val="0"/>
          <w:marBottom w:val="0"/>
          <w:divBdr>
            <w:top w:val="none" w:sz="0" w:space="0" w:color="auto"/>
            <w:left w:val="none" w:sz="0" w:space="0" w:color="auto"/>
            <w:bottom w:val="none" w:sz="0" w:space="0" w:color="auto"/>
            <w:right w:val="none" w:sz="0" w:space="0" w:color="auto"/>
          </w:divBdr>
        </w:div>
        <w:div w:id="235213559">
          <w:marLeft w:val="480"/>
          <w:marRight w:val="0"/>
          <w:marTop w:val="0"/>
          <w:marBottom w:val="0"/>
          <w:divBdr>
            <w:top w:val="none" w:sz="0" w:space="0" w:color="auto"/>
            <w:left w:val="none" w:sz="0" w:space="0" w:color="auto"/>
            <w:bottom w:val="none" w:sz="0" w:space="0" w:color="auto"/>
            <w:right w:val="none" w:sz="0" w:space="0" w:color="auto"/>
          </w:divBdr>
        </w:div>
        <w:div w:id="263147450">
          <w:marLeft w:val="480"/>
          <w:marRight w:val="0"/>
          <w:marTop w:val="0"/>
          <w:marBottom w:val="0"/>
          <w:divBdr>
            <w:top w:val="none" w:sz="0" w:space="0" w:color="auto"/>
            <w:left w:val="none" w:sz="0" w:space="0" w:color="auto"/>
            <w:bottom w:val="none" w:sz="0" w:space="0" w:color="auto"/>
            <w:right w:val="none" w:sz="0" w:space="0" w:color="auto"/>
          </w:divBdr>
        </w:div>
        <w:div w:id="317923670">
          <w:marLeft w:val="480"/>
          <w:marRight w:val="0"/>
          <w:marTop w:val="0"/>
          <w:marBottom w:val="0"/>
          <w:divBdr>
            <w:top w:val="none" w:sz="0" w:space="0" w:color="auto"/>
            <w:left w:val="none" w:sz="0" w:space="0" w:color="auto"/>
            <w:bottom w:val="none" w:sz="0" w:space="0" w:color="auto"/>
            <w:right w:val="none" w:sz="0" w:space="0" w:color="auto"/>
          </w:divBdr>
        </w:div>
        <w:div w:id="369303263">
          <w:marLeft w:val="480"/>
          <w:marRight w:val="0"/>
          <w:marTop w:val="0"/>
          <w:marBottom w:val="0"/>
          <w:divBdr>
            <w:top w:val="none" w:sz="0" w:space="0" w:color="auto"/>
            <w:left w:val="none" w:sz="0" w:space="0" w:color="auto"/>
            <w:bottom w:val="none" w:sz="0" w:space="0" w:color="auto"/>
            <w:right w:val="none" w:sz="0" w:space="0" w:color="auto"/>
          </w:divBdr>
        </w:div>
        <w:div w:id="387996124">
          <w:marLeft w:val="480"/>
          <w:marRight w:val="0"/>
          <w:marTop w:val="0"/>
          <w:marBottom w:val="0"/>
          <w:divBdr>
            <w:top w:val="none" w:sz="0" w:space="0" w:color="auto"/>
            <w:left w:val="none" w:sz="0" w:space="0" w:color="auto"/>
            <w:bottom w:val="none" w:sz="0" w:space="0" w:color="auto"/>
            <w:right w:val="none" w:sz="0" w:space="0" w:color="auto"/>
          </w:divBdr>
        </w:div>
        <w:div w:id="391539846">
          <w:marLeft w:val="480"/>
          <w:marRight w:val="0"/>
          <w:marTop w:val="0"/>
          <w:marBottom w:val="0"/>
          <w:divBdr>
            <w:top w:val="none" w:sz="0" w:space="0" w:color="auto"/>
            <w:left w:val="none" w:sz="0" w:space="0" w:color="auto"/>
            <w:bottom w:val="none" w:sz="0" w:space="0" w:color="auto"/>
            <w:right w:val="none" w:sz="0" w:space="0" w:color="auto"/>
          </w:divBdr>
        </w:div>
        <w:div w:id="489488833">
          <w:marLeft w:val="480"/>
          <w:marRight w:val="0"/>
          <w:marTop w:val="0"/>
          <w:marBottom w:val="0"/>
          <w:divBdr>
            <w:top w:val="none" w:sz="0" w:space="0" w:color="auto"/>
            <w:left w:val="none" w:sz="0" w:space="0" w:color="auto"/>
            <w:bottom w:val="none" w:sz="0" w:space="0" w:color="auto"/>
            <w:right w:val="none" w:sz="0" w:space="0" w:color="auto"/>
          </w:divBdr>
        </w:div>
        <w:div w:id="535510772">
          <w:marLeft w:val="480"/>
          <w:marRight w:val="0"/>
          <w:marTop w:val="0"/>
          <w:marBottom w:val="0"/>
          <w:divBdr>
            <w:top w:val="none" w:sz="0" w:space="0" w:color="auto"/>
            <w:left w:val="none" w:sz="0" w:space="0" w:color="auto"/>
            <w:bottom w:val="none" w:sz="0" w:space="0" w:color="auto"/>
            <w:right w:val="none" w:sz="0" w:space="0" w:color="auto"/>
          </w:divBdr>
        </w:div>
        <w:div w:id="573128887">
          <w:marLeft w:val="480"/>
          <w:marRight w:val="0"/>
          <w:marTop w:val="0"/>
          <w:marBottom w:val="0"/>
          <w:divBdr>
            <w:top w:val="none" w:sz="0" w:space="0" w:color="auto"/>
            <w:left w:val="none" w:sz="0" w:space="0" w:color="auto"/>
            <w:bottom w:val="none" w:sz="0" w:space="0" w:color="auto"/>
            <w:right w:val="none" w:sz="0" w:space="0" w:color="auto"/>
          </w:divBdr>
        </w:div>
        <w:div w:id="584806567">
          <w:marLeft w:val="480"/>
          <w:marRight w:val="0"/>
          <w:marTop w:val="0"/>
          <w:marBottom w:val="0"/>
          <w:divBdr>
            <w:top w:val="none" w:sz="0" w:space="0" w:color="auto"/>
            <w:left w:val="none" w:sz="0" w:space="0" w:color="auto"/>
            <w:bottom w:val="none" w:sz="0" w:space="0" w:color="auto"/>
            <w:right w:val="none" w:sz="0" w:space="0" w:color="auto"/>
          </w:divBdr>
        </w:div>
        <w:div w:id="598877201">
          <w:marLeft w:val="480"/>
          <w:marRight w:val="0"/>
          <w:marTop w:val="0"/>
          <w:marBottom w:val="0"/>
          <w:divBdr>
            <w:top w:val="none" w:sz="0" w:space="0" w:color="auto"/>
            <w:left w:val="none" w:sz="0" w:space="0" w:color="auto"/>
            <w:bottom w:val="none" w:sz="0" w:space="0" w:color="auto"/>
            <w:right w:val="none" w:sz="0" w:space="0" w:color="auto"/>
          </w:divBdr>
        </w:div>
        <w:div w:id="600261006">
          <w:marLeft w:val="480"/>
          <w:marRight w:val="0"/>
          <w:marTop w:val="0"/>
          <w:marBottom w:val="0"/>
          <w:divBdr>
            <w:top w:val="none" w:sz="0" w:space="0" w:color="auto"/>
            <w:left w:val="none" w:sz="0" w:space="0" w:color="auto"/>
            <w:bottom w:val="none" w:sz="0" w:space="0" w:color="auto"/>
            <w:right w:val="none" w:sz="0" w:space="0" w:color="auto"/>
          </w:divBdr>
        </w:div>
        <w:div w:id="682367300">
          <w:marLeft w:val="480"/>
          <w:marRight w:val="0"/>
          <w:marTop w:val="0"/>
          <w:marBottom w:val="0"/>
          <w:divBdr>
            <w:top w:val="none" w:sz="0" w:space="0" w:color="auto"/>
            <w:left w:val="none" w:sz="0" w:space="0" w:color="auto"/>
            <w:bottom w:val="none" w:sz="0" w:space="0" w:color="auto"/>
            <w:right w:val="none" w:sz="0" w:space="0" w:color="auto"/>
          </w:divBdr>
        </w:div>
        <w:div w:id="689061769">
          <w:marLeft w:val="480"/>
          <w:marRight w:val="0"/>
          <w:marTop w:val="0"/>
          <w:marBottom w:val="0"/>
          <w:divBdr>
            <w:top w:val="none" w:sz="0" w:space="0" w:color="auto"/>
            <w:left w:val="none" w:sz="0" w:space="0" w:color="auto"/>
            <w:bottom w:val="none" w:sz="0" w:space="0" w:color="auto"/>
            <w:right w:val="none" w:sz="0" w:space="0" w:color="auto"/>
          </w:divBdr>
        </w:div>
        <w:div w:id="701250051">
          <w:marLeft w:val="480"/>
          <w:marRight w:val="0"/>
          <w:marTop w:val="0"/>
          <w:marBottom w:val="0"/>
          <w:divBdr>
            <w:top w:val="none" w:sz="0" w:space="0" w:color="auto"/>
            <w:left w:val="none" w:sz="0" w:space="0" w:color="auto"/>
            <w:bottom w:val="none" w:sz="0" w:space="0" w:color="auto"/>
            <w:right w:val="none" w:sz="0" w:space="0" w:color="auto"/>
          </w:divBdr>
        </w:div>
        <w:div w:id="717243849">
          <w:marLeft w:val="480"/>
          <w:marRight w:val="0"/>
          <w:marTop w:val="0"/>
          <w:marBottom w:val="0"/>
          <w:divBdr>
            <w:top w:val="none" w:sz="0" w:space="0" w:color="auto"/>
            <w:left w:val="none" w:sz="0" w:space="0" w:color="auto"/>
            <w:bottom w:val="none" w:sz="0" w:space="0" w:color="auto"/>
            <w:right w:val="none" w:sz="0" w:space="0" w:color="auto"/>
          </w:divBdr>
        </w:div>
        <w:div w:id="721371390">
          <w:marLeft w:val="480"/>
          <w:marRight w:val="0"/>
          <w:marTop w:val="0"/>
          <w:marBottom w:val="0"/>
          <w:divBdr>
            <w:top w:val="none" w:sz="0" w:space="0" w:color="auto"/>
            <w:left w:val="none" w:sz="0" w:space="0" w:color="auto"/>
            <w:bottom w:val="none" w:sz="0" w:space="0" w:color="auto"/>
            <w:right w:val="none" w:sz="0" w:space="0" w:color="auto"/>
          </w:divBdr>
        </w:div>
        <w:div w:id="736976652">
          <w:marLeft w:val="480"/>
          <w:marRight w:val="0"/>
          <w:marTop w:val="0"/>
          <w:marBottom w:val="0"/>
          <w:divBdr>
            <w:top w:val="none" w:sz="0" w:space="0" w:color="auto"/>
            <w:left w:val="none" w:sz="0" w:space="0" w:color="auto"/>
            <w:bottom w:val="none" w:sz="0" w:space="0" w:color="auto"/>
            <w:right w:val="none" w:sz="0" w:space="0" w:color="auto"/>
          </w:divBdr>
        </w:div>
        <w:div w:id="770054217">
          <w:marLeft w:val="480"/>
          <w:marRight w:val="0"/>
          <w:marTop w:val="0"/>
          <w:marBottom w:val="0"/>
          <w:divBdr>
            <w:top w:val="none" w:sz="0" w:space="0" w:color="auto"/>
            <w:left w:val="none" w:sz="0" w:space="0" w:color="auto"/>
            <w:bottom w:val="none" w:sz="0" w:space="0" w:color="auto"/>
            <w:right w:val="none" w:sz="0" w:space="0" w:color="auto"/>
          </w:divBdr>
        </w:div>
        <w:div w:id="783186190">
          <w:marLeft w:val="480"/>
          <w:marRight w:val="0"/>
          <w:marTop w:val="0"/>
          <w:marBottom w:val="0"/>
          <w:divBdr>
            <w:top w:val="none" w:sz="0" w:space="0" w:color="auto"/>
            <w:left w:val="none" w:sz="0" w:space="0" w:color="auto"/>
            <w:bottom w:val="none" w:sz="0" w:space="0" w:color="auto"/>
            <w:right w:val="none" w:sz="0" w:space="0" w:color="auto"/>
          </w:divBdr>
        </w:div>
        <w:div w:id="992441996">
          <w:marLeft w:val="480"/>
          <w:marRight w:val="0"/>
          <w:marTop w:val="0"/>
          <w:marBottom w:val="0"/>
          <w:divBdr>
            <w:top w:val="none" w:sz="0" w:space="0" w:color="auto"/>
            <w:left w:val="none" w:sz="0" w:space="0" w:color="auto"/>
            <w:bottom w:val="none" w:sz="0" w:space="0" w:color="auto"/>
            <w:right w:val="none" w:sz="0" w:space="0" w:color="auto"/>
          </w:divBdr>
        </w:div>
        <w:div w:id="1014847084">
          <w:marLeft w:val="480"/>
          <w:marRight w:val="0"/>
          <w:marTop w:val="0"/>
          <w:marBottom w:val="0"/>
          <w:divBdr>
            <w:top w:val="none" w:sz="0" w:space="0" w:color="auto"/>
            <w:left w:val="none" w:sz="0" w:space="0" w:color="auto"/>
            <w:bottom w:val="none" w:sz="0" w:space="0" w:color="auto"/>
            <w:right w:val="none" w:sz="0" w:space="0" w:color="auto"/>
          </w:divBdr>
        </w:div>
        <w:div w:id="1026297006">
          <w:marLeft w:val="480"/>
          <w:marRight w:val="0"/>
          <w:marTop w:val="0"/>
          <w:marBottom w:val="0"/>
          <w:divBdr>
            <w:top w:val="none" w:sz="0" w:space="0" w:color="auto"/>
            <w:left w:val="none" w:sz="0" w:space="0" w:color="auto"/>
            <w:bottom w:val="none" w:sz="0" w:space="0" w:color="auto"/>
            <w:right w:val="none" w:sz="0" w:space="0" w:color="auto"/>
          </w:divBdr>
        </w:div>
        <w:div w:id="1062412355">
          <w:marLeft w:val="480"/>
          <w:marRight w:val="0"/>
          <w:marTop w:val="0"/>
          <w:marBottom w:val="0"/>
          <w:divBdr>
            <w:top w:val="none" w:sz="0" w:space="0" w:color="auto"/>
            <w:left w:val="none" w:sz="0" w:space="0" w:color="auto"/>
            <w:bottom w:val="none" w:sz="0" w:space="0" w:color="auto"/>
            <w:right w:val="none" w:sz="0" w:space="0" w:color="auto"/>
          </w:divBdr>
        </w:div>
        <w:div w:id="1105342983">
          <w:marLeft w:val="480"/>
          <w:marRight w:val="0"/>
          <w:marTop w:val="0"/>
          <w:marBottom w:val="0"/>
          <w:divBdr>
            <w:top w:val="none" w:sz="0" w:space="0" w:color="auto"/>
            <w:left w:val="none" w:sz="0" w:space="0" w:color="auto"/>
            <w:bottom w:val="none" w:sz="0" w:space="0" w:color="auto"/>
            <w:right w:val="none" w:sz="0" w:space="0" w:color="auto"/>
          </w:divBdr>
        </w:div>
        <w:div w:id="1117069621">
          <w:marLeft w:val="480"/>
          <w:marRight w:val="0"/>
          <w:marTop w:val="0"/>
          <w:marBottom w:val="0"/>
          <w:divBdr>
            <w:top w:val="none" w:sz="0" w:space="0" w:color="auto"/>
            <w:left w:val="none" w:sz="0" w:space="0" w:color="auto"/>
            <w:bottom w:val="none" w:sz="0" w:space="0" w:color="auto"/>
            <w:right w:val="none" w:sz="0" w:space="0" w:color="auto"/>
          </w:divBdr>
        </w:div>
        <w:div w:id="1126267399">
          <w:marLeft w:val="480"/>
          <w:marRight w:val="0"/>
          <w:marTop w:val="0"/>
          <w:marBottom w:val="0"/>
          <w:divBdr>
            <w:top w:val="none" w:sz="0" w:space="0" w:color="auto"/>
            <w:left w:val="none" w:sz="0" w:space="0" w:color="auto"/>
            <w:bottom w:val="none" w:sz="0" w:space="0" w:color="auto"/>
            <w:right w:val="none" w:sz="0" w:space="0" w:color="auto"/>
          </w:divBdr>
        </w:div>
        <w:div w:id="1137451292">
          <w:marLeft w:val="480"/>
          <w:marRight w:val="0"/>
          <w:marTop w:val="0"/>
          <w:marBottom w:val="0"/>
          <w:divBdr>
            <w:top w:val="none" w:sz="0" w:space="0" w:color="auto"/>
            <w:left w:val="none" w:sz="0" w:space="0" w:color="auto"/>
            <w:bottom w:val="none" w:sz="0" w:space="0" w:color="auto"/>
            <w:right w:val="none" w:sz="0" w:space="0" w:color="auto"/>
          </w:divBdr>
        </w:div>
        <w:div w:id="1143931801">
          <w:marLeft w:val="480"/>
          <w:marRight w:val="0"/>
          <w:marTop w:val="0"/>
          <w:marBottom w:val="0"/>
          <w:divBdr>
            <w:top w:val="none" w:sz="0" w:space="0" w:color="auto"/>
            <w:left w:val="none" w:sz="0" w:space="0" w:color="auto"/>
            <w:bottom w:val="none" w:sz="0" w:space="0" w:color="auto"/>
            <w:right w:val="none" w:sz="0" w:space="0" w:color="auto"/>
          </w:divBdr>
        </w:div>
        <w:div w:id="1180199952">
          <w:marLeft w:val="480"/>
          <w:marRight w:val="0"/>
          <w:marTop w:val="0"/>
          <w:marBottom w:val="0"/>
          <w:divBdr>
            <w:top w:val="none" w:sz="0" w:space="0" w:color="auto"/>
            <w:left w:val="none" w:sz="0" w:space="0" w:color="auto"/>
            <w:bottom w:val="none" w:sz="0" w:space="0" w:color="auto"/>
            <w:right w:val="none" w:sz="0" w:space="0" w:color="auto"/>
          </w:divBdr>
        </w:div>
        <w:div w:id="1216501954">
          <w:marLeft w:val="480"/>
          <w:marRight w:val="0"/>
          <w:marTop w:val="0"/>
          <w:marBottom w:val="0"/>
          <w:divBdr>
            <w:top w:val="none" w:sz="0" w:space="0" w:color="auto"/>
            <w:left w:val="none" w:sz="0" w:space="0" w:color="auto"/>
            <w:bottom w:val="none" w:sz="0" w:space="0" w:color="auto"/>
            <w:right w:val="none" w:sz="0" w:space="0" w:color="auto"/>
          </w:divBdr>
        </w:div>
        <w:div w:id="1220484237">
          <w:marLeft w:val="480"/>
          <w:marRight w:val="0"/>
          <w:marTop w:val="0"/>
          <w:marBottom w:val="0"/>
          <w:divBdr>
            <w:top w:val="none" w:sz="0" w:space="0" w:color="auto"/>
            <w:left w:val="none" w:sz="0" w:space="0" w:color="auto"/>
            <w:bottom w:val="none" w:sz="0" w:space="0" w:color="auto"/>
            <w:right w:val="none" w:sz="0" w:space="0" w:color="auto"/>
          </w:divBdr>
        </w:div>
        <w:div w:id="1301689334">
          <w:marLeft w:val="480"/>
          <w:marRight w:val="0"/>
          <w:marTop w:val="0"/>
          <w:marBottom w:val="0"/>
          <w:divBdr>
            <w:top w:val="none" w:sz="0" w:space="0" w:color="auto"/>
            <w:left w:val="none" w:sz="0" w:space="0" w:color="auto"/>
            <w:bottom w:val="none" w:sz="0" w:space="0" w:color="auto"/>
            <w:right w:val="none" w:sz="0" w:space="0" w:color="auto"/>
          </w:divBdr>
        </w:div>
        <w:div w:id="1318459592">
          <w:marLeft w:val="480"/>
          <w:marRight w:val="0"/>
          <w:marTop w:val="0"/>
          <w:marBottom w:val="0"/>
          <w:divBdr>
            <w:top w:val="none" w:sz="0" w:space="0" w:color="auto"/>
            <w:left w:val="none" w:sz="0" w:space="0" w:color="auto"/>
            <w:bottom w:val="none" w:sz="0" w:space="0" w:color="auto"/>
            <w:right w:val="none" w:sz="0" w:space="0" w:color="auto"/>
          </w:divBdr>
        </w:div>
        <w:div w:id="1334258336">
          <w:marLeft w:val="480"/>
          <w:marRight w:val="0"/>
          <w:marTop w:val="0"/>
          <w:marBottom w:val="0"/>
          <w:divBdr>
            <w:top w:val="none" w:sz="0" w:space="0" w:color="auto"/>
            <w:left w:val="none" w:sz="0" w:space="0" w:color="auto"/>
            <w:bottom w:val="none" w:sz="0" w:space="0" w:color="auto"/>
            <w:right w:val="none" w:sz="0" w:space="0" w:color="auto"/>
          </w:divBdr>
        </w:div>
        <w:div w:id="1345326420">
          <w:marLeft w:val="480"/>
          <w:marRight w:val="0"/>
          <w:marTop w:val="0"/>
          <w:marBottom w:val="0"/>
          <w:divBdr>
            <w:top w:val="none" w:sz="0" w:space="0" w:color="auto"/>
            <w:left w:val="none" w:sz="0" w:space="0" w:color="auto"/>
            <w:bottom w:val="none" w:sz="0" w:space="0" w:color="auto"/>
            <w:right w:val="none" w:sz="0" w:space="0" w:color="auto"/>
          </w:divBdr>
        </w:div>
        <w:div w:id="1359623313">
          <w:marLeft w:val="480"/>
          <w:marRight w:val="0"/>
          <w:marTop w:val="0"/>
          <w:marBottom w:val="0"/>
          <w:divBdr>
            <w:top w:val="none" w:sz="0" w:space="0" w:color="auto"/>
            <w:left w:val="none" w:sz="0" w:space="0" w:color="auto"/>
            <w:bottom w:val="none" w:sz="0" w:space="0" w:color="auto"/>
            <w:right w:val="none" w:sz="0" w:space="0" w:color="auto"/>
          </w:divBdr>
        </w:div>
        <w:div w:id="1371808699">
          <w:marLeft w:val="480"/>
          <w:marRight w:val="0"/>
          <w:marTop w:val="0"/>
          <w:marBottom w:val="0"/>
          <w:divBdr>
            <w:top w:val="none" w:sz="0" w:space="0" w:color="auto"/>
            <w:left w:val="none" w:sz="0" w:space="0" w:color="auto"/>
            <w:bottom w:val="none" w:sz="0" w:space="0" w:color="auto"/>
            <w:right w:val="none" w:sz="0" w:space="0" w:color="auto"/>
          </w:divBdr>
        </w:div>
        <w:div w:id="1415783499">
          <w:marLeft w:val="480"/>
          <w:marRight w:val="0"/>
          <w:marTop w:val="0"/>
          <w:marBottom w:val="0"/>
          <w:divBdr>
            <w:top w:val="none" w:sz="0" w:space="0" w:color="auto"/>
            <w:left w:val="none" w:sz="0" w:space="0" w:color="auto"/>
            <w:bottom w:val="none" w:sz="0" w:space="0" w:color="auto"/>
            <w:right w:val="none" w:sz="0" w:space="0" w:color="auto"/>
          </w:divBdr>
        </w:div>
        <w:div w:id="1445927374">
          <w:marLeft w:val="480"/>
          <w:marRight w:val="0"/>
          <w:marTop w:val="0"/>
          <w:marBottom w:val="0"/>
          <w:divBdr>
            <w:top w:val="none" w:sz="0" w:space="0" w:color="auto"/>
            <w:left w:val="none" w:sz="0" w:space="0" w:color="auto"/>
            <w:bottom w:val="none" w:sz="0" w:space="0" w:color="auto"/>
            <w:right w:val="none" w:sz="0" w:space="0" w:color="auto"/>
          </w:divBdr>
        </w:div>
        <w:div w:id="1499491797">
          <w:marLeft w:val="480"/>
          <w:marRight w:val="0"/>
          <w:marTop w:val="0"/>
          <w:marBottom w:val="0"/>
          <w:divBdr>
            <w:top w:val="none" w:sz="0" w:space="0" w:color="auto"/>
            <w:left w:val="none" w:sz="0" w:space="0" w:color="auto"/>
            <w:bottom w:val="none" w:sz="0" w:space="0" w:color="auto"/>
            <w:right w:val="none" w:sz="0" w:space="0" w:color="auto"/>
          </w:divBdr>
        </w:div>
        <w:div w:id="1505513470">
          <w:marLeft w:val="480"/>
          <w:marRight w:val="0"/>
          <w:marTop w:val="0"/>
          <w:marBottom w:val="0"/>
          <w:divBdr>
            <w:top w:val="none" w:sz="0" w:space="0" w:color="auto"/>
            <w:left w:val="none" w:sz="0" w:space="0" w:color="auto"/>
            <w:bottom w:val="none" w:sz="0" w:space="0" w:color="auto"/>
            <w:right w:val="none" w:sz="0" w:space="0" w:color="auto"/>
          </w:divBdr>
        </w:div>
        <w:div w:id="1553271309">
          <w:marLeft w:val="480"/>
          <w:marRight w:val="0"/>
          <w:marTop w:val="0"/>
          <w:marBottom w:val="0"/>
          <w:divBdr>
            <w:top w:val="none" w:sz="0" w:space="0" w:color="auto"/>
            <w:left w:val="none" w:sz="0" w:space="0" w:color="auto"/>
            <w:bottom w:val="none" w:sz="0" w:space="0" w:color="auto"/>
            <w:right w:val="none" w:sz="0" w:space="0" w:color="auto"/>
          </w:divBdr>
        </w:div>
        <w:div w:id="1567183486">
          <w:marLeft w:val="480"/>
          <w:marRight w:val="0"/>
          <w:marTop w:val="0"/>
          <w:marBottom w:val="0"/>
          <w:divBdr>
            <w:top w:val="none" w:sz="0" w:space="0" w:color="auto"/>
            <w:left w:val="none" w:sz="0" w:space="0" w:color="auto"/>
            <w:bottom w:val="none" w:sz="0" w:space="0" w:color="auto"/>
            <w:right w:val="none" w:sz="0" w:space="0" w:color="auto"/>
          </w:divBdr>
        </w:div>
        <w:div w:id="1606617070">
          <w:marLeft w:val="480"/>
          <w:marRight w:val="0"/>
          <w:marTop w:val="0"/>
          <w:marBottom w:val="0"/>
          <w:divBdr>
            <w:top w:val="none" w:sz="0" w:space="0" w:color="auto"/>
            <w:left w:val="none" w:sz="0" w:space="0" w:color="auto"/>
            <w:bottom w:val="none" w:sz="0" w:space="0" w:color="auto"/>
            <w:right w:val="none" w:sz="0" w:space="0" w:color="auto"/>
          </w:divBdr>
        </w:div>
        <w:div w:id="1614676643">
          <w:marLeft w:val="480"/>
          <w:marRight w:val="0"/>
          <w:marTop w:val="0"/>
          <w:marBottom w:val="0"/>
          <w:divBdr>
            <w:top w:val="none" w:sz="0" w:space="0" w:color="auto"/>
            <w:left w:val="none" w:sz="0" w:space="0" w:color="auto"/>
            <w:bottom w:val="none" w:sz="0" w:space="0" w:color="auto"/>
            <w:right w:val="none" w:sz="0" w:space="0" w:color="auto"/>
          </w:divBdr>
        </w:div>
        <w:div w:id="1797797826">
          <w:marLeft w:val="480"/>
          <w:marRight w:val="0"/>
          <w:marTop w:val="0"/>
          <w:marBottom w:val="0"/>
          <w:divBdr>
            <w:top w:val="none" w:sz="0" w:space="0" w:color="auto"/>
            <w:left w:val="none" w:sz="0" w:space="0" w:color="auto"/>
            <w:bottom w:val="none" w:sz="0" w:space="0" w:color="auto"/>
            <w:right w:val="none" w:sz="0" w:space="0" w:color="auto"/>
          </w:divBdr>
        </w:div>
        <w:div w:id="1894004313">
          <w:marLeft w:val="480"/>
          <w:marRight w:val="0"/>
          <w:marTop w:val="0"/>
          <w:marBottom w:val="0"/>
          <w:divBdr>
            <w:top w:val="none" w:sz="0" w:space="0" w:color="auto"/>
            <w:left w:val="none" w:sz="0" w:space="0" w:color="auto"/>
            <w:bottom w:val="none" w:sz="0" w:space="0" w:color="auto"/>
            <w:right w:val="none" w:sz="0" w:space="0" w:color="auto"/>
          </w:divBdr>
        </w:div>
        <w:div w:id="1942251267">
          <w:marLeft w:val="480"/>
          <w:marRight w:val="0"/>
          <w:marTop w:val="0"/>
          <w:marBottom w:val="0"/>
          <w:divBdr>
            <w:top w:val="none" w:sz="0" w:space="0" w:color="auto"/>
            <w:left w:val="none" w:sz="0" w:space="0" w:color="auto"/>
            <w:bottom w:val="none" w:sz="0" w:space="0" w:color="auto"/>
            <w:right w:val="none" w:sz="0" w:space="0" w:color="auto"/>
          </w:divBdr>
        </w:div>
        <w:div w:id="1962110914">
          <w:marLeft w:val="480"/>
          <w:marRight w:val="0"/>
          <w:marTop w:val="0"/>
          <w:marBottom w:val="0"/>
          <w:divBdr>
            <w:top w:val="none" w:sz="0" w:space="0" w:color="auto"/>
            <w:left w:val="none" w:sz="0" w:space="0" w:color="auto"/>
            <w:bottom w:val="none" w:sz="0" w:space="0" w:color="auto"/>
            <w:right w:val="none" w:sz="0" w:space="0" w:color="auto"/>
          </w:divBdr>
        </w:div>
        <w:div w:id="2001692685">
          <w:marLeft w:val="480"/>
          <w:marRight w:val="0"/>
          <w:marTop w:val="0"/>
          <w:marBottom w:val="0"/>
          <w:divBdr>
            <w:top w:val="none" w:sz="0" w:space="0" w:color="auto"/>
            <w:left w:val="none" w:sz="0" w:space="0" w:color="auto"/>
            <w:bottom w:val="none" w:sz="0" w:space="0" w:color="auto"/>
            <w:right w:val="none" w:sz="0" w:space="0" w:color="auto"/>
          </w:divBdr>
        </w:div>
        <w:div w:id="2071492555">
          <w:marLeft w:val="480"/>
          <w:marRight w:val="0"/>
          <w:marTop w:val="0"/>
          <w:marBottom w:val="0"/>
          <w:divBdr>
            <w:top w:val="none" w:sz="0" w:space="0" w:color="auto"/>
            <w:left w:val="none" w:sz="0" w:space="0" w:color="auto"/>
            <w:bottom w:val="none" w:sz="0" w:space="0" w:color="auto"/>
            <w:right w:val="none" w:sz="0" w:space="0" w:color="auto"/>
          </w:divBdr>
        </w:div>
        <w:div w:id="2134861702">
          <w:marLeft w:val="480"/>
          <w:marRight w:val="0"/>
          <w:marTop w:val="0"/>
          <w:marBottom w:val="0"/>
          <w:divBdr>
            <w:top w:val="none" w:sz="0" w:space="0" w:color="auto"/>
            <w:left w:val="none" w:sz="0" w:space="0" w:color="auto"/>
            <w:bottom w:val="none" w:sz="0" w:space="0" w:color="auto"/>
            <w:right w:val="none" w:sz="0" w:space="0" w:color="auto"/>
          </w:divBdr>
        </w:div>
        <w:div w:id="2143963476">
          <w:marLeft w:val="480"/>
          <w:marRight w:val="0"/>
          <w:marTop w:val="0"/>
          <w:marBottom w:val="0"/>
          <w:divBdr>
            <w:top w:val="none" w:sz="0" w:space="0" w:color="auto"/>
            <w:left w:val="none" w:sz="0" w:space="0" w:color="auto"/>
            <w:bottom w:val="none" w:sz="0" w:space="0" w:color="auto"/>
            <w:right w:val="none" w:sz="0" w:space="0" w:color="auto"/>
          </w:divBdr>
        </w:div>
      </w:divsChild>
    </w:div>
    <w:div w:id="2046172859">
      <w:bodyDiv w:val="1"/>
      <w:marLeft w:val="0"/>
      <w:marRight w:val="0"/>
      <w:marTop w:val="0"/>
      <w:marBottom w:val="0"/>
      <w:divBdr>
        <w:top w:val="none" w:sz="0" w:space="0" w:color="auto"/>
        <w:left w:val="none" w:sz="0" w:space="0" w:color="auto"/>
        <w:bottom w:val="none" w:sz="0" w:space="0" w:color="auto"/>
        <w:right w:val="none" w:sz="0" w:space="0" w:color="auto"/>
      </w:divBdr>
    </w:div>
    <w:div w:id="2049257636">
      <w:bodyDiv w:val="1"/>
      <w:marLeft w:val="0"/>
      <w:marRight w:val="0"/>
      <w:marTop w:val="0"/>
      <w:marBottom w:val="0"/>
      <w:divBdr>
        <w:top w:val="none" w:sz="0" w:space="0" w:color="auto"/>
        <w:left w:val="none" w:sz="0" w:space="0" w:color="auto"/>
        <w:bottom w:val="none" w:sz="0" w:space="0" w:color="auto"/>
        <w:right w:val="none" w:sz="0" w:space="0" w:color="auto"/>
      </w:divBdr>
    </w:div>
    <w:div w:id="2056192390">
      <w:bodyDiv w:val="1"/>
      <w:marLeft w:val="0"/>
      <w:marRight w:val="0"/>
      <w:marTop w:val="0"/>
      <w:marBottom w:val="0"/>
      <w:divBdr>
        <w:top w:val="none" w:sz="0" w:space="0" w:color="auto"/>
        <w:left w:val="none" w:sz="0" w:space="0" w:color="auto"/>
        <w:bottom w:val="none" w:sz="0" w:space="0" w:color="auto"/>
        <w:right w:val="none" w:sz="0" w:space="0" w:color="auto"/>
      </w:divBdr>
    </w:div>
    <w:div w:id="2059430478">
      <w:bodyDiv w:val="1"/>
      <w:marLeft w:val="0"/>
      <w:marRight w:val="0"/>
      <w:marTop w:val="0"/>
      <w:marBottom w:val="0"/>
      <w:divBdr>
        <w:top w:val="none" w:sz="0" w:space="0" w:color="auto"/>
        <w:left w:val="none" w:sz="0" w:space="0" w:color="auto"/>
        <w:bottom w:val="none" w:sz="0" w:space="0" w:color="auto"/>
        <w:right w:val="none" w:sz="0" w:space="0" w:color="auto"/>
      </w:divBdr>
      <w:divsChild>
        <w:div w:id="2585455">
          <w:marLeft w:val="480"/>
          <w:marRight w:val="0"/>
          <w:marTop w:val="0"/>
          <w:marBottom w:val="0"/>
          <w:divBdr>
            <w:top w:val="none" w:sz="0" w:space="0" w:color="auto"/>
            <w:left w:val="none" w:sz="0" w:space="0" w:color="auto"/>
            <w:bottom w:val="none" w:sz="0" w:space="0" w:color="auto"/>
            <w:right w:val="none" w:sz="0" w:space="0" w:color="auto"/>
          </w:divBdr>
        </w:div>
        <w:div w:id="159080299">
          <w:marLeft w:val="480"/>
          <w:marRight w:val="0"/>
          <w:marTop w:val="0"/>
          <w:marBottom w:val="0"/>
          <w:divBdr>
            <w:top w:val="none" w:sz="0" w:space="0" w:color="auto"/>
            <w:left w:val="none" w:sz="0" w:space="0" w:color="auto"/>
            <w:bottom w:val="none" w:sz="0" w:space="0" w:color="auto"/>
            <w:right w:val="none" w:sz="0" w:space="0" w:color="auto"/>
          </w:divBdr>
        </w:div>
        <w:div w:id="168762888">
          <w:marLeft w:val="480"/>
          <w:marRight w:val="0"/>
          <w:marTop w:val="0"/>
          <w:marBottom w:val="0"/>
          <w:divBdr>
            <w:top w:val="none" w:sz="0" w:space="0" w:color="auto"/>
            <w:left w:val="none" w:sz="0" w:space="0" w:color="auto"/>
            <w:bottom w:val="none" w:sz="0" w:space="0" w:color="auto"/>
            <w:right w:val="none" w:sz="0" w:space="0" w:color="auto"/>
          </w:divBdr>
        </w:div>
        <w:div w:id="218252497">
          <w:marLeft w:val="480"/>
          <w:marRight w:val="0"/>
          <w:marTop w:val="0"/>
          <w:marBottom w:val="0"/>
          <w:divBdr>
            <w:top w:val="none" w:sz="0" w:space="0" w:color="auto"/>
            <w:left w:val="none" w:sz="0" w:space="0" w:color="auto"/>
            <w:bottom w:val="none" w:sz="0" w:space="0" w:color="auto"/>
            <w:right w:val="none" w:sz="0" w:space="0" w:color="auto"/>
          </w:divBdr>
        </w:div>
        <w:div w:id="308629132">
          <w:marLeft w:val="480"/>
          <w:marRight w:val="0"/>
          <w:marTop w:val="0"/>
          <w:marBottom w:val="0"/>
          <w:divBdr>
            <w:top w:val="none" w:sz="0" w:space="0" w:color="auto"/>
            <w:left w:val="none" w:sz="0" w:space="0" w:color="auto"/>
            <w:bottom w:val="none" w:sz="0" w:space="0" w:color="auto"/>
            <w:right w:val="none" w:sz="0" w:space="0" w:color="auto"/>
          </w:divBdr>
        </w:div>
        <w:div w:id="334039166">
          <w:marLeft w:val="480"/>
          <w:marRight w:val="0"/>
          <w:marTop w:val="0"/>
          <w:marBottom w:val="0"/>
          <w:divBdr>
            <w:top w:val="none" w:sz="0" w:space="0" w:color="auto"/>
            <w:left w:val="none" w:sz="0" w:space="0" w:color="auto"/>
            <w:bottom w:val="none" w:sz="0" w:space="0" w:color="auto"/>
            <w:right w:val="none" w:sz="0" w:space="0" w:color="auto"/>
          </w:divBdr>
        </w:div>
        <w:div w:id="338239982">
          <w:marLeft w:val="480"/>
          <w:marRight w:val="0"/>
          <w:marTop w:val="0"/>
          <w:marBottom w:val="0"/>
          <w:divBdr>
            <w:top w:val="none" w:sz="0" w:space="0" w:color="auto"/>
            <w:left w:val="none" w:sz="0" w:space="0" w:color="auto"/>
            <w:bottom w:val="none" w:sz="0" w:space="0" w:color="auto"/>
            <w:right w:val="none" w:sz="0" w:space="0" w:color="auto"/>
          </w:divBdr>
        </w:div>
        <w:div w:id="412163306">
          <w:marLeft w:val="480"/>
          <w:marRight w:val="0"/>
          <w:marTop w:val="0"/>
          <w:marBottom w:val="0"/>
          <w:divBdr>
            <w:top w:val="none" w:sz="0" w:space="0" w:color="auto"/>
            <w:left w:val="none" w:sz="0" w:space="0" w:color="auto"/>
            <w:bottom w:val="none" w:sz="0" w:space="0" w:color="auto"/>
            <w:right w:val="none" w:sz="0" w:space="0" w:color="auto"/>
          </w:divBdr>
        </w:div>
        <w:div w:id="492918890">
          <w:marLeft w:val="480"/>
          <w:marRight w:val="0"/>
          <w:marTop w:val="0"/>
          <w:marBottom w:val="0"/>
          <w:divBdr>
            <w:top w:val="none" w:sz="0" w:space="0" w:color="auto"/>
            <w:left w:val="none" w:sz="0" w:space="0" w:color="auto"/>
            <w:bottom w:val="none" w:sz="0" w:space="0" w:color="auto"/>
            <w:right w:val="none" w:sz="0" w:space="0" w:color="auto"/>
          </w:divBdr>
        </w:div>
        <w:div w:id="521287032">
          <w:marLeft w:val="480"/>
          <w:marRight w:val="0"/>
          <w:marTop w:val="0"/>
          <w:marBottom w:val="0"/>
          <w:divBdr>
            <w:top w:val="none" w:sz="0" w:space="0" w:color="auto"/>
            <w:left w:val="none" w:sz="0" w:space="0" w:color="auto"/>
            <w:bottom w:val="none" w:sz="0" w:space="0" w:color="auto"/>
            <w:right w:val="none" w:sz="0" w:space="0" w:color="auto"/>
          </w:divBdr>
        </w:div>
        <w:div w:id="526260776">
          <w:marLeft w:val="480"/>
          <w:marRight w:val="0"/>
          <w:marTop w:val="0"/>
          <w:marBottom w:val="0"/>
          <w:divBdr>
            <w:top w:val="none" w:sz="0" w:space="0" w:color="auto"/>
            <w:left w:val="none" w:sz="0" w:space="0" w:color="auto"/>
            <w:bottom w:val="none" w:sz="0" w:space="0" w:color="auto"/>
            <w:right w:val="none" w:sz="0" w:space="0" w:color="auto"/>
          </w:divBdr>
        </w:div>
        <w:div w:id="534386164">
          <w:marLeft w:val="480"/>
          <w:marRight w:val="0"/>
          <w:marTop w:val="0"/>
          <w:marBottom w:val="0"/>
          <w:divBdr>
            <w:top w:val="none" w:sz="0" w:space="0" w:color="auto"/>
            <w:left w:val="none" w:sz="0" w:space="0" w:color="auto"/>
            <w:bottom w:val="none" w:sz="0" w:space="0" w:color="auto"/>
            <w:right w:val="none" w:sz="0" w:space="0" w:color="auto"/>
          </w:divBdr>
        </w:div>
        <w:div w:id="572273182">
          <w:marLeft w:val="480"/>
          <w:marRight w:val="0"/>
          <w:marTop w:val="0"/>
          <w:marBottom w:val="0"/>
          <w:divBdr>
            <w:top w:val="none" w:sz="0" w:space="0" w:color="auto"/>
            <w:left w:val="none" w:sz="0" w:space="0" w:color="auto"/>
            <w:bottom w:val="none" w:sz="0" w:space="0" w:color="auto"/>
            <w:right w:val="none" w:sz="0" w:space="0" w:color="auto"/>
          </w:divBdr>
        </w:div>
        <w:div w:id="691880507">
          <w:marLeft w:val="480"/>
          <w:marRight w:val="0"/>
          <w:marTop w:val="0"/>
          <w:marBottom w:val="0"/>
          <w:divBdr>
            <w:top w:val="none" w:sz="0" w:space="0" w:color="auto"/>
            <w:left w:val="none" w:sz="0" w:space="0" w:color="auto"/>
            <w:bottom w:val="none" w:sz="0" w:space="0" w:color="auto"/>
            <w:right w:val="none" w:sz="0" w:space="0" w:color="auto"/>
          </w:divBdr>
        </w:div>
        <w:div w:id="703746324">
          <w:marLeft w:val="480"/>
          <w:marRight w:val="0"/>
          <w:marTop w:val="0"/>
          <w:marBottom w:val="0"/>
          <w:divBdr>
            <w:top w:val="none" w:sz="0" w:space="0" w:color="auto"/>
            <w:left w:val="none" w:sz="0" w:space="0" w:color="auto"/>
            <w:bottom w:val="none" w:sz="0" w:space="0" w:color="auto"/>
            <w:right w:val="none" w:sz="0" w:space="0" w:color="auto"/>
          </w:divBdr>
        </w:div>
        <w:div w:id="712118735">
          <w:marLeft w:val="480"/>
          <w:marRight w:val="0"/>
          <w:marTop w:val="0"/>
          <w:marBottom w:val="0"/>
          <w:divBdr>
            <w:top w:val="none" w:sz="0" w:space="0" w:color="auto"/>
            <w:left w:val="none" w:sz="0" w:space="0" w:color="auto"/>
            <w:bottom w:val="none" w:sz="0" w:space="0" w:color="auto"/>
            <w:right w:val="none" w:sz="0" w:space="0" w:color="auto"/>
          </w:divBdr>
        </w:div>
        <w:div w:id="791287819">
          <w:marLeft w:val="480"/>
          <w:marRight w:val="0"/>
          <w:marTop w:val="0"/>
          <w:marBottom w:val="0"/>
          <w:divBdr>
            <w:top w:val="none" w:sz="0" w:space="0" w:color="auto"/>
            <w:left w:val="none" w:sz="0" w:space="0" w:color="auto"/>
            <w:bottom w:val="none" w:sz="0" w:space="0" w:color="auto"/>
            <w:right w:val="none" w:sz="0" w:space="0" w:color="auto"/>
          </w:divBdr>
        </w:div>
        <w:div w:id="929000225">
          <w:marLeft w:val="480"/>
          <w:marRight w:val="0"/>
          <w:marTop w:val="0"/>
          <w:marBottom w:val="0"/>
          <w:divBdr>
            <w:top w:val="none" w:sz="0" w:space="0" w:color="auto"/>
            <w:left w:val="none" w:sz="0" w:space="0" w:color="auto"/>
            <w:bottom w:val="none" w:sz="0" w:space="0" w:color="auto"/>
            <w:right w:val="none" w:sz="0" w:space="0" w:color="auto"/>
          </w:divBdr>
        </w:div>
        <w:div w:id="1035542718">
          <w:marLeft w:val="480"/>
          <w:marRight w:val="0"/>
          <w:marTop w:val="0"/>
          <w:marBottom w:val="0"/>
          <w:divBdr>
            <w:top w:val="none" w:sz="0" w:space="0" w:color="auto"/>
            <w:left w:val="none" w:sz="0" w:space="0" w:color="auto"/>
            <w:bottom w:val="none" w:sz="0" w:space="0" w:color="auto"/>
            <w:right w:val="none" w:sz="0" w:space="0" w:color="auto"/>
          </w:divBdr>
        </w:div>
        <w:div w:id="1046567626">
          <w:marLeft w:val="480"/>
          <w:marRight w:val="0"/>
          <w:marTop w:val="0"/>
          <w:marBottom w:val="0"/>
          <w:divBdr>
            <w:top w:val="none" w:sz="0" w:space="0" w:color="auto"/>
            <w:left w:val="none" w:sz="0" w:space="0" w:color="auto"/>
            <w:bottom w:val="none" w:sz="0" w:space="0" w:color="auto"/>
            <w:right w:val="none" w:sz="0" w:space="0" w:color="auto"/>
          </w:divBdr>
        </w:div>
        <w:div w:id="1118722006">
          <w:marLeft w:val="480"/>
          <w:marRight w:val="0"/>
          <w:marTop w:val="0"/>
          <w:marBottom w:val="0"/>
          <w:divBdr>
            <w:top w:val="none" w:sz="0" w:space="0" w:color="auto"/>
            <w:left w:val="none" w:sz="0" w:space="0" w:color="auto"/>
            <w:bottom w:val="none" w:sz="0" w:space="0" w:color="auto"/>
            <w:right w:val="none" w:sz="0" w:space="0" w:color="auto"/>
          </w:divBdr>
        </w:div>
        <w:div w:id="1124613153">
          <w:marLeft w:val="480"/>
          <w:marRight w:val="0"/>
          <w:marTop w:val="0"/>
          <w:marBottom w:val="0"/>
          <w:divBdr>
            <w:top w:val="none" w:sz="0" w:space="0" w:color="auto"/>
            <w:left w:val="none" w:sz="0" w:space="0" w:color="auto"/>
            <w:bottom w:val="none" w:sz="0" w:space="0" w:color="auto"/>
            <w:right w:val="none" w:sz="0" w:space="0" w:color="auto"/>
          </w:divBdr>
        </w:div>
        <w:div w:id="1131555035">
          <w:marLeft w:val="480"/>
          <w:marRight w:val="0"/>
          <w:marTop w:val="0"/>
          <w:marBottom w:val="0"/>
          <w:divBdr>
            <w:top w:val="none" w:sz="0" w:space="0" w:color="auto"/>
            <w:left w:val="none" w:sz="0" w:space="0" w:color="auto"/>
            <w:bottom w:val="none" w:sz="0" w:space="0" w:color="auto"/>
            <w:right w:val="none" w:sz="0" w:space="0" w:color="auto"/>
          </w:divBdr>
        </w:div>
        <w:div w:id="1207063908">
          <w:marLeft w:val="480"/>
          <w:marRight w:val="0"/>
          <w:marTop w:val="0"/>
          <w:marBottom w:val="0"/>
          <w:divBdr>
            <w:top w:val="none" w:sz="0" w:space="0" w:color="auto"/>
            <w:left w:val="none" w:sz="0" w:space="0" w:color="auto"/>
            <w:bottom w:val="none" w:sz="0" w:space="0" w:color="auto"/>
            <w:right w:val="none" w:sz="0" w:space="0" w:color="auto"/>
          </w:divBdr>
        </w:div>
        <w:div w:id="1218391834">
          <w:marLeft w:val="480"/>
          <w:marRight w:val="0"/>
          <w:marTop w:val="0"/>
          <w:marBottom w:val="0"/>
          <w:divBdr>
            <w:top w:val="none" w:sz="0" w:space="0" w:color="auto"/>
            <w:left w:val="none" w:sz="0" w:space="0" w:color="auto"/>
            <w:bottom w:val="none" w:sz="0" w:space="0" w:color="auto"/>
            <w:right w:val="none" w:sz="0" w:space="0" w:color="auto"/>
          </w:divBdr>
        </w:div>
        <w:div w:id="1283220629">
          <w:marLeft w:val="480"/>
          <w:marRight w:val="0"/>
          <w:marTop w:val="0"/>
          <w:marBottom w:val="0"/>
          <w:divBdr>
            <w:top w:val="none" w:sz="0" w:space="0" w:color="auto"/>
            <w:left w:val="none" w:sz="0" w:space="0" w:color="auto"/>
            <w:bottom w:val="none" w:sz="0" w:space="0" w:color="auto"/>
            <w:right w:val="none" w:sz="0" w:space="0" w:color="auto"/>
          </w:divBdr>
        </w:div>
        <w:div w:id="1446073698">
          <w:marLeft w:val="480"/>
          <w:marRight w:val="0"/>
          <w:marTop w:val="0"/>
          <w:marBottom w:val="0"/>
          <w:divBdr>
            <w:top w:val="none" w:sz="0" w:space="0" w:color="auto"/>
            <w:left w:val="none" w:sz="0" w:space="0" w:color="auto"/>
            <w:bottom w:val="none" w:sz="0" w:space="0" w:color="auto"/>
            <w:right w:val="none" w:sz="0" w:space="0" w:color="auto"/>
          </w:divBdr>
        </w:div>
        <w:div w:id="1533687576">
          <w:marLeft w:val="480"/>
          <w:marRight w:val="0"/>
          <w:marTop w:val="0"/>
          <w:marBottom w:val="0"/>
          <w:divBdr>
            <w:top w:val="none" w:sz="0" w:space="0" w:color="auto"/>
            <w:left w:val="none" w:sz="0" w:space="0" w:color="auto"/>
            <w:bottom w:val="none" w:sz="0" w:space="0" w:color="auto"/>
            <w:right w:val="none" w:sz="0" w:space="0" w:color="auto"/>
          </w:divBdr>
        </w:div>
        <w:div w:id="1539782216">
          <w:marLeft w:val="480"/>
          <w:marRight w:val="0"/>
          <w:marTop w:val="0"/>
          <w:marBottom w:val="0"/>
          <w:divBdr>
            <w:top w:val="none" w:sz="0" w:space="0" w:color="auto"/>
            <w:left w:val="none" w:sz="0" w:space="0" w:color="auto"/>
            <w:bottom w:val="none" w:sz="0" w:space="0" w:color="auto"/>
            <w:right w:val="none" w:sz="0" w:space="0" w:color="auto"/>
          </w:divBdr>
        </w:div>
        <w:div w:id="1605530227">
          <w:marLeft w:val="480"/>
          <w:marRight w:val="0"/>
          <w:marTop w:val="0"/>
          <w:marBottom w:val="0"/>
          <w:divBdr>
            <w:top w:val="none" w:sz="0" w:space="0" w:color="auto"/>
            <w:left w:val="none" w:sz="0" w:space="0" w:color="auto"/>
            <w:bottom w:val="none" w:sz="0" w:space="0" w:color="auto"/>
            <w:right w:val="none" w:sz="0" w:space="0" w:color="auto"/>
          </w:divBdr>
        </w:div>
        <w:div w:id="1649438223">
          <w:marLeft w:val="480"/>
          <w:marRight w:val="0"/>
          <w:marTop w:val="0"/>
          <w:marBottom w:val="0"/>
          <w:divBdr>
            <w:top w:val="none" w:sz="0" w:space="0" w:color="auto"/>
            <w:left w:val="none" w:sz="0" w:space="0" w:color="auto"/>
            <w:bottom w:val="none" w:sz="0" w:space="0" w:color="auto"/>
            <w:right w:val="none" w:sz="0" w:space="0" w:color="auto"/>
          </w:divBdr>
        </w:div>
        <w:div w:id="1701278948">
          <w:marLeft w:val="480"/>
          <w:marRight w:val="0"/>
          <w:marTop w:val="0"/>
          <w:marBottom w:val="0"/>
          <w:divBdr>
            <w:top w:val="none" w:sz="0" w:space="0" w:color="auto"/>
            <w:left w:val="none" w:sz="0" w:space="0" w:color="auto"/>
            <w:bottom w:val="none" w:sz="0" w:space="0" w:color="auto"/>
            <w:right w:val="none" w:sz="0" w:space="0" w:color="auto"/>
          </w:divBdr>
        </w:div>
        <w:div w:id="1744990934">
          <w:marLeft w:val="480"/>
          <w:marRight w:val="0"/>
          <w:marTop w:val="0"/>
          <w:marBottom w:val="0"/>
          <w:divBdr>
            <w:top w:val="none" w:sz="0" w:space="0" w:color="auto"/>
            <w:left w:val="none" w:sz="0" w:space="0" w:color="auto"/>
            <w:bottom w:val="none" w:sz="0" w:space="0" w:color="auto"/>
            <w:right w:val="none" w:sz="0" w:space="0" w:color="auto"/>
          </w:divBdr>
        </w:div>
        <w:div w:id="1820656824">
          <w:marLeft w:val="480"/>
          <w:marRight w:val="0"/>
          <w:marTop w:val="0"/>
          <w:marBottom w:val="0"/>
          <w:divBdr>
            <w:top w:val="none" w:sz="0" w:space="0" w:color="auto"/>
            <w:left w:val="none" w:sz="0" w:space="0" w:color="auto"/>
            <w:bottom w:val="none" w:sz="0" w:space="0" w:color="auto"/>
            <w:right w:val="none" w:sz="0" w:space="0" w:color="auto"/>
          </w:divBdr>
        </w:div>
        <w:div w:id="1835946416">
          <w:marLeft w:val="480"/>
          <w:marRight w:val="0"/>
          <w:marTop w:val="0"/>
          <w:marBottom w:val="0"/>
          <w:divBdr>
            <w:top w:val="none" w:sz="0" w:space="0" w:color="auto"/>
            <w:left w:val="none" w:sz="0" w:space="0" w:color="auto"/>
            <w:bottom w:val="none" w:sz="0" w:space="0" w:color="auto"/>
            <w:right w:val="none" w:sz="0" w:space="0" w:color="auto"/>
          </w:divBdr>
        </w:div>
        <w:div w:id="1856966137">
          <w:marLeft w:val="480"/>
          <w:marRight w:val="0"/>
          <w:marTop w:val="0"/>
          <w:marBottom w:val="0"/>
          <w:divBdr>
            <w:top w:val="none" w:sz="0" w:space="0" w:color="auto"/>
            <w:left w:val="none" w:sz="0" w:space="0" w:color="auto"/>
            <w:bottom w:val="none" w:sz="0" w:space="0" w:color="auto"/>
            <w:right w:val="none" w:sz="0" w:space="0" w:color="auto"/>
          </w:divBdr>
        </w:div>
        <w:div w:id="1922833086">
          <w:marLeft w:val="480"/>
          <w:marRight w:val="0"/>
          <w:marTop w:val="0"/>
          <w:marBottom w:val="0"/>
          <w:divBdr>
            <w:top w:val="none" w:sz="0" w:space="0" w:color="auto"/>
            <w:left w:val="none" w:sz="0" w:space="0" w:color="auto"/>
            <w:bottom w:val="none" w:sz="0" w:space="0" w:color="auto"/>
            <w:right w:val="none" w:sz="0" w:space="0" w:color="auto"/>
          </w:divBdr>
        </w:div>
        <w:div w:id="1925607596">
          <w:marLeft w:val="480"/>
          <w:marRight w:val="0"/>
          <w:marTop w:val="0"/>
          <w:marBottom w:val="0"/>
          <w:divBdr>
            <w:top w:val="none" w:sz="0" w:space="0" w:color="auto"/>
            <w:left w:val="none" w:sz="0" w:space="0" w:color="auto"/>
            <w:bottom w:val="none" w:sz="0" w:space="0" w:color="auto"/>
            <w:right w:val="none" w:sz="0" w:space="0" w:color="auto"/>
          </w:divBdr>
        </w:div>
        <w:div w:id="1965499860">
          <w:marLeft w:val="480"/>
          <w:marRight w:val="0"/>
          <w:marTop w:val="0"/>
          <w:marBottom w:val="0"/>
          <w:divBdr>
            <w:top w:val="none" w:sz="0" w:space="0" w:color="auto"/>
            <w:left w:val="none" w:sz="0" w:space="0" w:color="auto"/>
            <w:bottom w:val="none" w:sz="0" w:space="0" w:color="auto"/>
            <w:right w:val="none" w:sz="0" w:space="0" w:color="auto"/>
          </w:divBdr>
        </w:div>
        <w:div w:id="2078017445">
          <w:marLeft w:val="480"/>
          <w:marRight w:val="0"/>
          <w:marTop w:val="0"/>
          <w:marBottom w:val="0"/>
          <w:divBdr>
            <w:top w:val="none" w:sz="0" w:space="0" w:color="auto"/>
            <w:left w:val="none" w:sz="0" w:space="0" w:color="auto"/>
            <w:bottom w:val="none" w:sz="0" w:space="0" w:color="auto"/>
            <w:right w:val="none" w:sz="0" w:space="0" w:color="auto"/>
          </w:divBdr>
        </w:div>
        <w:div w:id="2094082902">
          <w:marLeft w:val="480"/>
          <w:marRight w:val="0"/>
          <w:marTop w:val="0"/>
          <w:marBottom w:val="0"/>
          <w:divBdr>
            <w:top w:val="none" w:sz="0" w:space="0" w:color="auto"/>
            <w:left w:val="none" w:sz="0" w:space="0" w:color="auto"/>
            <w:bottom w:val="none" w:sz="0" w:space="0" w:color="auto"/>
            <w:right w:val="none" w:sz="0" w:space="0" w:color="auto"/>
          </w:divBdr>
        </w:div>
      </w:divsChild>
    </w:div>
    <w:div w:id="2063869532">
      <w:bodyDiv w:val="1"/>
      <w:marLeft w:val="0"/>
      <w:marRight w:val="0"/>
      <w:marTop w:val="0"/>
      <w:marBottom w:val="0"/>
      <w:divBdr>
        <w:top w:val="none" w:sz="0" w:space="0" w:color="auto"/>
        <w:left w:val="none" w:sz="0" w:space="0" w:color="auto"/>
        <w:bottom w:val="none" w:sz="0" w:space="0" w:color="auto"/>
        <w:right w:val="none" w:sz="0" w:space="0" w:color="auto"/>
      </w:divBdr>
    </w:div>
    <w:div w:id="2064869481">
      <w:bodyDiv w:val="1"/>
      <w:marLeft w:val="0"/>
      <w:marRight w:val="0"/>
      <w:marTop w:val="0"/>
      <w:marBottom w:val="0"/>
      <w:divBdr>
        <w:top w:val="none" w:sz="0" w:space="0" w:color="auto"/>
        <w:left w:val="none" w:sz="0" w:space="0" w:color="auto"/>
        <w:bottom w:val="none" w:sz="0" w:space="0" w:color="auto"/>
        <w:right w:val="none" w:sz="0" w:space="0" w:color="auto"/>
      </w:divBdr>
    </w:div>
    <w:div w:id="2067029877">
      <w:bodyDiv w:val="1"/>
      <w:marLeft w:val="0"/>
      <w:marRight w:val="0"/>
      <w:marTop w:val="0"/>
      <w:marBottom w:val="0"/>
      <w:divBdr>
        <w:top w:val="none" w:sz="0" w:space="0" w:color="auto"/>
        <w:left w:val="none" w:sz="0" w:space="0" w:color="auto"/>
        <w:bottom w:val="none" w:sz="0" w:space="0" w:color="auto"/>
        <w:right w:val="none" w:sz="0" w:space="0" w:color="auto"/>
      </w:divBdr>
    </w:div>
    <w:div w:id="2071883877">
      <w:bodyDiv w:val="1"/>
      <w:marLeft w:val="0"/>
      <w:marRight w:val="0"/>
      <w:marTop w:val="0"/>
      <w:marBottom w:val="0"/>
      <w:divBdr>
        <w:top w:val="none" w:sz="0" w:space="0" w:color="auto"/>
        <w:left w:val="none" w:sz="0" w:space="0" w:color="auto"/>
        <w:bottom w:val="none" w:sz="0" w:space="0" w:color="auto"/>
        <w:right w:val="none" w:sz="0" w:space="0" w:color="auto"/>
      </w:divBdr>
      <w:divsChild>
        <w:div w:id="1206554">
          <w:marLeft w:val="480"/>
          <w:marRight w:val="0"/>
          <w:marTop w:val="0"/>
          <w:marBottom w:val="0"/>
          <w:divBdr>
            <w:top w:val="none" w:sz="0" w:space="0" w:color="auto"/>
            <w:left w:val="none" w:sz="0" w:space="0" w:color="auto"/>
            <w:bottom w:val="none" w:sz="0" w:space="0" w:color="auto"/>
            <w:right w:val="none" w:sz="0" w:space="0" w:color="auto"/>
          </w:divBdr>
        </w:div>
        <w:div w:id="10037578">
          <w:marLeft w:val="480"/>
          <w:marRight w:val="0"/>
          <w:marTop w:val="0"/>
          <w:marBottom w:val="0"/>
          <w:divBdr>
            <w:top w:val="none" w:sz="0" w:space="0" w:color="auto"/>
            <w:left w:val="none" w:sz="0" w:space="0" w:color="auto"/>
            <w:bottom w:val="none" w:sz="0" w:space="0" w:color="auto"/>
            <w:right w:val="none" w:sz="0" w:space="0" w:color="auto"/>
          </w:divBdr>
        </w:div>
        <w:div w:id="53164661">
          <w:marLeft w:val="480"/>
          <w:marRight w:val="0"/>
          <w:marTop w:val="0"/>
          <w:marBottom w:val="0"/>
          <w:divBdr>
            <w:top w:val="none" w:sz="0" w:space="0" w:color="auto"/>
            <w:left w:val="none" w:sz="0" w:space="0" w:color="auto"/>
            <w:bottom w:val="none" w:sz="0" w:space="0" w:color="auto"/>
            <w:right w:val="none" w:sz="0" w:space="0" w:color="auto"/>
          </w:divBdr>
        </w:div>
        <w:div w:id="101809273">
          <w:marLeft w:val="480"/>
          <w:marRight w:val="0"/>
          <w:marTop w:val="0"/>
          <w:marBottom w:val="0"/>
          <w:divBdr>
            <w:top w:val="none" w:sz="0" w:space="0" w:color="auto"/>
            <w:left w:val="none" w:sz="0" w:space="0" w:color="auto"/>
            <w:bottom w:val="none" w:sz="0" w:space="0" w:color="auto"/>
            <w:right w:val="none" w:sz="0" w:space="0" w:color="auto"/>
          </w:divBdr>
        </w:div>
        <w:div w:id="158739808">
          <w:marLeft w:val="480"/>
          <w:marRight w:val="0"/>
          <w:marTop w:val="0"/>
          <w:marBottom w:val="0"/>
          <w:divBdr>
            <w:top w:val="none" w:sz="0" w:space="0" w:color="auto"/>
            <w:left w:val="none" w:sz="0" w:space="0" w:color="auto"/>
            <w:bottom w:val="none" w:sz="0" w:space="0" w:color="auto"/>
            <w:right w:val="none" w:sz="0" w:space="0" w:color="auto"/>
          </w:divBdr>
        </w:div>
        <w:div w:id="281763071">
          <w:marLeft w:val="480"/>
          <w:marRight w:val="0"/>
          <w:marTop w:val="0"/>
          <w:marBottom w:val="0"/>
          <w:divBdr>
            <w:top w:val="none" w:sz="0" w:space="0" w:color="auto"/>
            <w:left w:val="none" w:sz="0" w:space="0" w:color="auto"/>
            <w:bottom w:val="none" w:sz="0" w:space="0" w:color="auto"/>
            <w:right w:val="none" w:sz="0" w:space="0" w:color="auto"/>
          </w:divBdr>
        </w:div>
        <w:div w:id="294067308">
          <w:marLeft w:val="480"/>
          <w:marRight w:val="0"/>
          <w:marTop w:val="0"/>
          <w:marBottom w:val="0"/>
          <w:divBdr>
            <w:top w:val="none" w:sz="0" w:space="0" w:color="auto"/>
            <w:left w:val="none" w:sz="0" w:space="0" w:color="auto"/>
            <w:bottom w:val="none" w:sz="0" w:space="0" w:color="auto"/>
            <w:right w:val="none" w:sz="0" w:space="0" w:color="auto"/>
          </w:divBdr>
        </w:div>
        <w:div w:id="370766366">
          <w:marLeft w:val="480"/>
          <w:marRight w:val="0"/>
          <w:marTop w:val="0"/>
          <w:marBottom w:val="0"/>
          <w:divBdr>
            <w:top w:val="none" w:sz="0" w:space="0" w:color="auto"/>
            <w:left w:val="none" w:sz="0" w:space="0" w:color="auto"/>
            <w:bottom w:val="none" w:sz="0" w:space="0" w:color="auto"/>
            <w:right w:val="none" w:sz="0" w:space="0" w:color="auto"/>
          </w:divBdr>
        </w:div>
        <w:div w:id="533232901">
          <w:marLeft w:val="480"/>
          <w:marRight w:val="0"/>
          <w:marTop w:val="0"/>
          <w:marBottom w:val="0"/>
          <w:divBdr>
            <w:top w:val="none" w:sz="0" w:space="0" w:color="auto"/>
            <w:left w:val="none" w:sz="0" w:space="0" w:color="auto"/>
            <w:bottom w:val="none" w:sz="0" w:space="0" w:color="auto"/>
            <w:right w:val="none" w:sz="0" w:space="0" w:color="auto"/>
          </w:divBdr>
        </w:div>
        <w:div w:id="608196203">
          <w:marLeft w:val="480"/>
          <w:marRight w:val="0"/>
          <w:marTop w:val="0"/>
          <w:marBottom w:val="0"/>
          <w:divBdr>
            <w:top w:val="none" w:sz="0" w:space="0" w:color="auto"/>
            <w:left w:val="none" w:sz="0" w:space="0" w:color="auto"/>
            <w:bottom w:val="none" w:sz="0" w:space="0" w:color="auto"/>
            <w:right w:val="none" w:sz="0" w:space="0" w:color="auto"/>
          </w:divBdr>
        </w:div>
        <w:div w:id="640423042">
          <w:marLeft w:val="480"/>
          <w:marRight w:val="0"/>
          <w:marTop w:val="0"/>
          <w:marBottom w:val="0"/>
          <w:divBdr>
            <w:top w:val="none" w:sz="0" w:space="0" w:color="auto"/>
            <w:left w:val="none" w:sz="0" w:space="0" w:color="auto"/>
            <w:bottom w:val="none" w:sz="0" w:space="0" w:color="auto"/>
            <w:right w:val="none" w:sz="0" w:space="0" w:color="auto"/>
          </w:divBdr>
        </w:div>
        <w:div w:id="762992889">
          <w:marLeft w:val="480"/>
          <w:marRight w:val="0"/>
          <w:marTop w:val="0"/>
          <w:marBottom w:val="0"/>
          <w:divBdr>
            <w:top w:val="none" w:sz="0" w:space="0" w:color="auto"/>
            <w:left w:val="none" w:sz="0" w:space="0" w:color="auto"/>
            <w:bottom w:val="none" w:sz="0" w:space="0" w:color="auto"/>
            <w:right w:val="none" w:sz="0" w:space="0" w:color="auto"/>
          </w:divBdr>
        </w:div>
        <w:div w:id="768811824">
          <w:marLeft w:val="480"/>
          <w:marRight w:val="0"/>
          <w:marTop w:val="0"/>
          <w:marBottom w:val="0"/>
          <w:divBdr>
            <w:top w:val="none" w:sz="0" w:space="0" w:color="auto"/>
            <w:left w:val="none" w:sz="0" w:space="0" w:color="auto"/>
            <w:bottom w:val="none" w:sz="0" w:space="0" w:color="auto"/>
            <w:right w:val="none" w:sz="0" w:space="0" w:color="auto"/>
          </w:divBdr>
        </w:div>
        <w:div w:id="772752174">
          <w:marLeft w:val="480"/>
          <w:marRight w:val="0"/>
          <w:marTop w:val="0"/>
          <w:marBottom w:val="0"/>
          <w:divBdr>
            <w:top w:val="none" w:sz="0" w:space="0" w:color="auto"/>
            <w:left w:val="none" w:sz="0" w:space="0" w:color="auto"/>
            <w:bottom w:val="none" w:sz="0" w:space="0" w:color="auto"/>
            <w:right w:val="none" w:sz="0" w:space="0" w:color="auto"/>
          </w:divBdr>
        </w:div>
        <w:div w:id="913315130">
          <w:marLeft w:val="480"/>
          <w:marRight w:val="0"/>
          <w:marTop w:val="0"/>
          <w:marBottom w:val="0"/>
          <w:divBdr>
            <w:top w:val="none" w:sz="0" w:space="0" w:color="auto"/>
            <w:left w:val="none" w:sz="0" w:space="0" w:color="auto"/>
            <w:bottom w:val="none" w:sz="0" w:space="0" w:color="auto"/>
            <w:right w:val="none" w:sz="0" w:space="0" w:color="auto"/>
          </w:divBdr>
        </w:div>
        <w:div w:id="953176674">
          <w:marLeft w:val="480"/>
          <w:marRight w:val="0"/>
          <w:marTop w:val="0"/>
          <w:marBottom w:val="0"/>
          <w:divBdr>
            <w:top w:val="none" w:sz="0" w:space="0" w:color="auto"/>
            <w:left w:val="none" w:sz="0" w:space="0" w:color="auto"/>
            <w:bottom w:val="none" w:sz="0" w:space="0" w:color="auto"/>
            <w:right w:val="none" w:sz="0" w:space="0" w:color="auto"/>
          </w:divBdr>
        </w:div>
        <w:div w:id="1027173473">
          <w:marLeft w:val="480"/>
          <w:marRight w:val="0"/>
          <w:marTop w:val="0"/>
          <w:marBottom w:val="0"/>
          <w:divBdr>
            <w:top w:val="none" w:sz="0" w:space="0" w:color="auto"/>
            <w:left w:val="none" w:sz="0" w:space="0" w:color="auto"/>
            <w:bottom w:val="none" w:sz="0" w:space="0" w:color="auto"/>
            <w:right w:val="none" w:sz="0" w:space="0" w:color="auto"/>
          </w:divBdr>
        </w:div>
        <w:div w:id="1056322600">
          <w:marLeft w:val="480"/>
          <w:marRight w:val="0"/>
          <w:marTop w:val="0"/>
          <w:marBottom w:val="0"/>
          <w:divBdr>
            <w:top w:val="none" w:sz="0" w:space="0" w:color="auto"/>
            <w:left w:val="none" w:sz="0" w:space="0" w:color="auto"/>
            <w:bottom w:val="none" w:sz="0" w:space="0" w:color="auto"/>
            <w:right w:val="none" w:sz="0" w:space="0" w:color="auto"/>
          </w:divBdr>
        </w:div>
        <w:div w:id="1080131544">
          <w:marLeft w:val="480"/>
          <w:marRight w:val="0"/>
          <w:marTop w:val="0"/>
          <w:marBottom w:val="0"/>
          <w:divBdr>
            <w:top w:val="none" w:sz="0" w:space="0" w:color="auto"/>
            <w:left w:val="none" w:sz="0" w:space="0" w:color="auto"/>
            <w:bottom w:val="none" w:sz="0" w:space="0" w:color="auto"/>
            <w:right w:val="none" w:sz="0" w:space="0" w:color="auto"/>
          </w:divBdr>
        </w:div>
        <w:div w:id="1093478669">
          <w:marLeft w:val="480"/>
          <w:marRight w:val="0"/>
          <w:marTop w:val="0"/>
          <w:marBottom w:val="0"/>
          <w:divBdr>
            <w:top w:val="none" w:sz="0" w:space="0" w:color="auto"/>
            <w:left w:val="none" w:sz="0" w:space="0" w:color="auto"/>
            <w:bottom w:val="none" w:sz="0" w:space="0" w:color="auto"/>
            <w:right w:val="none" w:sz="0" w:space="0" w:color="auto"/>
          </w:divBdr>
        </w:div>
        <w:div w:id="1180122886">
          <w:marLeft w:val="480"/>
          <w:marRight w:val="0"/>
          <w:marTop w:val="0"/>
          <w:marBottom w:val="0"/>
          <w:divBdr>
            <w:top w:val="none" w:sz="0" w:space="0" w:color="auto"/>
            <w:left w:val="none" w:sz="0" w:space="0" w:color="auto"/>
            <w:bottom w:val="none" w:sz="0" w:space="0" w:color="auto"/>
            <w:right w:val="none" w:sz="0" w:space="0" w:color="auto"/>
          </w:divBdr>
        </w:div>
        <w:div w:id="1267538917">
          <w:marLeft w:val="480"/>
          <w:marRight w:val="0"/>
          <w:marTop w:val="0"/>
          <w:marBottom w:val="0"/>
          <w:divBdr>
            <w:top w:val="none" w:sz="0" w:space="0" w:color="auto"/>
            <w:left w:val="none" w:sz="0" w:space="0" w:color="auto"/>
            <w:bottom w:val="none" w:sz="0" w:space="0" w:color="auto"/>
            <w:right w:val="none" w:sz="0" w:space="0" w:color="auto"/>
          </w:divBdr>
        </w:div>
        <w:div w:id="1289357734">
          <w:marLeft w:val="480"/>
          <w:marRight w:val="0"/>
          <w:marTop w:val="0"/>
          <w:marBottom w:val="0"/>
          <w:divBdr>
            <w:top w:val="none" w:sz="0" w:space="0" w:color="auto"/>
            <w:left w:val="none" w:sz="0" w:space="0" w:color="auto"/>
            <w:bottom w:val="none" w:sz="0" w:space="0" w:color="auto"/>
            <w:right w:val="none" w:sz="0" w:space="0" w:color="auto"/>
          </w:divBdr>
        </w:div>
        <w:div w:id="1299841474">
          <w:marLeft w:val="480"/>
          <w:marRight w:val="0"/>
          <w:marTop w:val="0"/>
          <w:marBottom w:val="0"/>
          <w:divBdr>
            <w:top w:val="none" w:sz="0" w:space="0" w:color="auto"/>
            <w:left w:val="none" w:sz="0" w:space="0" w:color="auto"/>
            <w:bottom w:val="none" w:sz="0" w:space="0" w:color="auto"/>
            <w:right w:val="none" w:sz="0" w:space="0" w:color="auto"/>
          </w:divBdr>
        </w:div>
        <w:div w:id="1360426479">
          <w:marLeft w:val="480"/>
          <w:marRight w:val="0"/>
          <w:marTop w:val="0"/>
          <w:marBottom w:val="0"/>
          <w:divBdr>
            <w:top w:val="none" w:sz="0" w:space="0" w:color="auto"/>
            <w:left w:val="none" w:sz="0" w:space="0" w:color="auto"/>
            <w:bottom w:val="none" w:sz="0" w:space="0" w:color="auto"/>
            <w:right w:val="none" w:sz="0" w:space="0" w:color="auto"/>
          </w:divBdr>
        </w:div>
        <w:div w:id="1389646876">
          <w:marLeft w:val="480"/>
          <w:marRight w:val="0"/>
          <w:marTop w:val="0"/>
          <w:marBottom w:val="0"/>
          <w:divBdr>
            <w:top w:val="none" w:sz="0" w:space="0" w:color="auto"/>
            <w:left w:val="none" w:sz="0" w:space="0" w:color="auto"/>
            <w:bottom w:val="none" w:sz="0" w:space="0" w:color="auto"/>
            <w:right w:val="none" w:sz="0" w:space="0" w:color="auto"/>
          </w:divBdr>
        </w:div>
        <w:div w:id="1400057415">
          <w:marLeft w:val="480"/>
          <w:marRight w:val="0"/>
          <w:marTop w:val="0"/>
          <w:marBottom w:val="0"/>
          <w:divBdr>
            <w:top w:val="none" w:sz="0" w:space="0" w:color="auto"/>
            <w:left w:val="none" w:sz="0" w:space="0" w:color="auto"/>
            <w:bottom w:val="none" w:sz="0" w:space="0" w:color="auto"/>
            <w:right w:val="none" w:sz="0" w:space="0" w:color="auto"/>
          </w:divBdr>
        </w:div>
        <w:div w:id="1404643367">
          <w:marLeft w:val="480"/>
          <w:marRight w:val="0"/>
          <w:marTop w:val="0"/>
          <w:marBottom w:val="0"/>
          <w:divBdr>
            <w:top w:val="none" w:sz="0" w:space="0" w:color="auto"/>
            <w:left w:val="none" w:sz="0" w:space="0" w:color="auto"/>
            <w:bottom w:val="none" w:sz="0" w:space="0" w:color="auto"/>
            <w:right w:val="none" w:sz="0" w:space="0" w:color="auto"/>
          </w:divBdr>
        </w:div>
        <w:div w:id="1468166297">
          <w:marLeft w:val="480"/>
          <w:marRight w:val="0"/>
          <w:marTop w:val="0"/>
          <w:marBottom w:val="0"/>
          <w:divBdr>
            <w:top w:val="none" w:sz="0" w:space="0" w:color="auto"/>
            <w:left w:val="none" w:sz="0" w:space="0" w:color="auto"/>
            <w:bottom w:val="none" w:sz="0" w:space="0" w:color="auto"/>
            <w:right w:val="none" w:sz="0" w:space="0" w:color="auto"/>
          </w:divBdr>
        </w:div>
        <w:div w:id="1487934747">
          <w:marLeft w:val="480"/>
          <w:marRight w:val="0"/>
          <w:marTop w:val="0"/>
          <w:marBottom w:val="0"/>
          <w:divBdr>
            <w:top w:val="none" w:sz="0" w:space="0" w:color="auto"/>
            <w:left w:val="none" w:sz="0" w:space="0" w:color="auto"/>
            <w:bottom w:val="none" w:sz="0" w:space="0" w:color="auto"/>
            <w:right w:val="none" w:sz="0" w:space="0" w:color="auto"/>
          </w:divBdr>
        </w:div>
        <w:div w:id="1499536900">
          <w:marLeft w:val="480"/>
          <w:marRight w:val="0"/>
          <w:marTop w:val="0"/>
          <w:marBottom w:val="0"/>
          <w:divBdr>
            <w:top w:val="none" w:sz="0" w:space="0" w:color="auto"/>
            <w:left w:val="none" w:sz="0" w:space="0" w:color="auto"/>
            <w:bottom w:val="none" w:sz="0" w:space="0" w:color="auto"/>
            <w:right w:val="none" w:sz="0" w:space="0" w:color="auto"/>
          </w:divBdr>
        </w:div>
        <w:div w:id="1524440040">
          <w:marLeft w:val="480"/>
          <w:marRight w:val="0"/>
          <w:marTop w:val="0"/>
          <w:marBottom w:val="0"/>
          <w:divBdr>
            <w:top w:val="none" w:sz="0" w:space="0" w:color="auto"/>
            <w:left w:val="none" w:sz="0" w:space="0" w:color="auto"/>
            <w:bottom w:val="none" w:sz="0" w:space="0" w:color="auto"/>
            <w:right w:val="none" w:sz="0" w:space="0" w:color="auto"/>
          </w:divBdr>
        </w:div>
        <w:div w:id="1530996859">
          <w:marLeft w:val="480"/>
          <w:marRight w:val="0"/>
          <w:marTop w:val="0"/>
          <w:marBottom w:val="0"/>
          <w:divBdr>
            <w:top w:val="none" w:sz="0" w:space="0" w:color="auto"/>
            <w:left w:val="none" w:sz="0" w:space="0" w:color="auto"/>
            <w:bottom w:val="none" w:sz="0" w:space="0" w:color="auto"/>
            <w:right w:val="none" w:sz="0" w:space="0" w:color="auto"/>
          </w:divBdr>
        </w:div>
        <w:div w:id="1586574130">
          <w:marLeft w:val="480"/>
          <w:marRight w:val="0"/>
          <w:marTop w:val="0"/>
          <w:marBottom w:val="0"/>
          <w:divBdr>
            <w:top w:val="none" w:sz="0" w:space="0" w:color="auto"/>
            <w:left w:val="none" w:sz="0" w:space="0" w:color="auto"/>
            <w:bottom w:val="none" w:sz="0" w:space="0" w:color="auto"/>
            <w:right w:val="none" w:sz="0" w:space="0" w:color="auto"/>
          </w:divBdr>
        </w:div>
        <w:div w:id="1604605204">
          <w:marLeft w:val="480"/>
          <w:marRight w:val="0"/>
          <w:marTop w:val="0"/>
          <w:marBottom w:val="0"/>
          <w:divBdr>
            <w:top w:val="none" w:sz="0" w:space="0" w:color="auto"/>
            <w:left w:val="none" w:sz="0" w:space="0" w:color="auto"/>
            <w:bottom w:val="none" w:sz="0" w:space="0" w:color="auto"/>
            <w:right w:val="none" w:sz="0" w:space="0" w:color="auto"/>
          </w:divBdr>
        </w:div>
        <w:div w:id="1611621715">
          <w:marLeft w:val="480"/>
          <w:marRight w:val="0"/>
          <w:marTop w:val="0"/>
          <w:marBottom w:val="0"/>
          <w:divBdr>
            <w:top w:val="none" w:sz="0" w:space="0" w:color="auto"/>
            <w:left w:val="none" w:sz="0" w:space="0" w:color="auto"/>
            <w:bottom w:val="none" w:sz="0" w:space="0" w:color="auto"/>
            <w:right w:val="none" w:sz="0" w:space="0" w:color="auto"/>
          </w:divBdr>
        </w:div>
        <w:div w:id="1692145199">
          <w:marLeft w:val="480"/>
          <w:marRight w:val="0"/>
          <w:marTop w:val="0"/>
          <w:marBottom w:val="0"/>
          <w:divBdr>
            <w:top w:val="none" w:sz="0" w:space="0" w:color="auto"/>
            <w:left w:val="none" w:sz="0" w:space="0" w:color="auto"/>
            <w:bottom w:val="none" w:sz="0" w:space="0" w:color="auto"/>
            <w:right w:val="none" w:sz="0" w:space="0" w:color="auto"/>
          </w:divBdr>
        </w:div>
        <w:div w:id="1749182740">
          <w:marLeft w:val="480"/>
          <w:marRight w:val="0"/>
          <w:marTop w:val="0"/>
          <w:marBottom w:val="0"/>
          <w:divBdr>
            <w:top w:val="none" w:sz="0" w:space="0" w:color="auto"/>
            <w:left w:val="none" w:sz="0" w:space="0" w:color="auto"/>
            <w:bottom w:val="none" w:sz="0" w:space="0" w:color="auto"/>
            <w:right w:val="none" w:sz="0" w:space="0" w:color="auto"/>
          </w:divBdr>
        </w:div>
        <w:div w:id="1756897681">
          <w:marLeft w:val="480"/>
          <w:marRight w:val="0"/>
          <w:marTop w:val="0"/>
          <w:marBottom w:val="0"/>
          <w:divBdr>
            <w:top w:val="none" w:sz="0" w:space="0" w:color="auto"/>
            <w:left w:val="none" w:sz="0" w:space="0" w:color="auto"/>
            <w:bottom w:val="none" w:sz="0" w:space="0" w:color="auto"/>
            <w:right w:val="none" w:sz="0" w:space="0" w:color="auto"/>
          </w:divBdr>
        </w:div>
        <w:div w:id="1790082949">
          <w:marLeft w:val="480"/>
          <w:marRight w:val="0"/>
          <w:marTop w:val="0"/>
          <w:marBottom w:val="0"/>
          <w:divBdr>
            <w:top w:val="none" w:sz="0" w:space="0" w:color="auto"/>
            <w:left w:val="none" w:sz="0" w:space="0" w:color="auto"/>
            <w:bottom w:val="none" w:sz="0" w:space="0" w:color="auto"/>
            <w:right w:val="none" w:sz="0" w:space="0" w:color="auto"/>
          </w:divBdr>
        </w:div>
        <w:div w:id="1796218368">
          <w:marLeft w:val="480"/>
          <w:marRight w:val="0"/>
          <w:marTop w:val="0"/>
          <w:marBottom w:val="0"/>
          <w:divBdr>
            <w:top w:val="none" w:sz="0" w:space="0" w:color="auto"/>
            <w:left w:val="none" w:sz="0" w:space="0" w:color="auto"/>
            <w:bottom w:val="none" w:sz="0" w:space="0" w:color="auto"/>
            <w:right w:val="none" w:sz="0" w:space="0" w:color="auto"/>
          </w:divBdr>
        </w:div>
        <w:div w:id="1888223391">
          <w:marLeft w:val="480"/>
          <w:marRight w:val="0"/>
          <w:marTop w:val="0"/>
          <w:marBottom w:val="0"/>
          <w:divBdr>
            <w:top w:val="none" w:sz="0" w:space="0" w:color="auto"/>
            <w:left w:val="none" w:sz="0" w:space="0" w:color="auto"/>
            <w:bottom w:val="none" w:sz="0" w:space="0" w:color="auto"/>
            <w:right w:val="none" w:sz="0" w:space="0" w:color="auto"/>
          </w:divBdr>
        </w:div>
        <w:div w:id="1910113135">
          <w:marLeft w:val="480"/>
          <w:marRight w:val="0"/>
          <w:marTop w:val="0"/>
          <w:marBottom w:val="0"/>
          <w:divBdr>
            <w:top w:val="none" w:sz="0" w:space="0" w:color="auto"/>
            <w:left w:val="none" w:sz="0" w:space="0" w:color="auto"/>
            <w:bottom w:val="none" w:sz="0" w:space="0" w:color="auto"/>
            <w:right w:val="none" w:sz="0" w:space="0" w:color="auto"/>
          </w:divBdr>
        </w:div>
        <w:div w:id="1943371737">
          <w:marLeft w:val="480"/>
          <w:marRight w:val="0"/>
          <w:marTop w:val="0"/>
          <w:marBottom w:val="0"/>
          <w:divBdr>
            <w:top w:val="none" w:sz="0" w:space="0" w:color="auto"/>
            <w:left w:val="none" w:sz="0" w:space="0" w:color="auto"/>
            <w:bottom w:val="none" w:sz="0" w:space="0" w:color="auto"/>
            <w:right w:val="none" w:sz="0" w:space="0" w:color="auto"/>
          </w:divBdr>
        </w:div>
        <w:div w:id="2008366146">
          <w:marLeft w:val="480"/>
          <w:marRight w:val="0"/>
          <w:marTop w:val="0"/>
          <w:marBottom w:val="0"/>
          <w:divBdr>
            <w:top w:val="none" w:sz="0" w:space="0" w:color="auto"/>
            <w:left w:val="none" w:sz="0" w:space="0" w:color="auto"/>
            <w:bottom w:val="none" w:sz="0" w:space="0" w:color="auto"/>
            <w:right w:val="none" w:sz="0" w:space="0" w:color="auto"/>
          </w:divBdr>
        </w:div>
        <w:div w:id="2084838865">
          <w:marLeft w:val="480"/>
          <w:marRight w:val="0"/>
          <w:marTop w:val="0"/>
          <w:marBottom w:val="0"/>
          <w:divBdr>
            <w:top w:val="none" w:sz="0" w:space="0" w:color="auto"/>
            <w:left w:val="none" w:sz="0" w:space="0" w:color="auto"/>
            <w:bottom w:val="none" w:sz="0" w:space="0" w:color="auto"/>
            <w:right w:val="none" w:sz="0" w:space="0" w:color="auto"/>
          </w:divBdr>
        </w:div>
      </w:divsChild>
    </w:div>
    <w:div w:id="2072077521">
      <w:bodyDiv w:val="1"/>
      <w:marLeft w:val="0"/>
      <w:marRight w:val="0"/>
      <w:marTop w:val="0"/>
      <w:marBottom w:val="0"/>
      <w:divBdr>
        <w:top w:val="none" w:sz="0" w:space="0" w:color="auto"/>
        <w:left w:val="none" w:sz="0" w:space="0" w:color="auto"/>
        <w:bottom w:val="none" w:sz="0" w:space="0" w:color="auto"/>
        <w:right w:val="none" w:sz="0" w:space="0" w:color="auto"/>
      </w:divBdr>
    </w:div>
    <w:div w:id="2073959690">
      <w:bodyDiv w:val="1"/>
      <w:marLeft w:val="0"/>
      <w:marRight w:val="0"/>
      <w:marTop w:val="0"/>
      <w:marBottom w:val="0"/>
      <w:divBdr>
        <w:top w:val="none" w:sz="0" w:space="0" w:color="auto"/>
        <w:left w:val="none" w:sz="0" w:space="0" w:color="auto"/>
        <w:bottom w:val="none" w:sz="0" w:space="0" w:color="auto"/>
        <w:right w:val="none" w:sz="0" w:space="0" w:color="auto"/>
      </w:divBdr>
      <w:divsChild>
        <w:div w:id="56982391">
          <w:marLeft w:val="480"/>
          <w:marRight w:val="0"/>
          <w:marTop w:val="0"/>
          <w:marBottom w:val="0"/>
          <w:divBdr>
            <w:top w:val="none" w:sz="0" w:space="0" w:color="auto"/>
            <w:left w:val="none" w:sz="0" w:space="0" w:color="auto"/>
            <w:bottom w:val="none" w:sz="0" w:space="0" w:color="auto"/>
            <w:right w:val="none" w:sz="0" w:space="0" w:color="auto"/>
          </w:divBdr>
        </w:div>
        <w:div w:id="64575351">
          <w:marLeft w:val="480"/>
          <w:marRight w:val="0"/>
          <w:marTop w:val="0"/>
          <w:marBottom w:val="0"/>
          <w:divBdr>
            <w:top w:val="none" w:sz="0" w:space="0" w:color="auto"/>
            <w:left w:val="none" w:sz="0" w:space="0" w:color="auto"/>
            <w:bottom w:val="none" w:sz="0" w:space="0" w:color="auto"/>
            <w:right w:val="none" w:sz="0" w:space="0" w:color="auto"/>
          </w:divBdr>
        </w:div>
        <w:div w:id="105658776">
          <w:marLeft w:val="480"/>
          <w:marRight w:val="0"/>
          <w:marTop w:val="0"/>
          <w:marBottom w:val="0"/>
          <w:divBdr>
            <w:top w:val="none" w:sz="0" w:space="0" w:color="auto"/>
            <w:left w:val="none" w:sz="0" w:space="0" w:color="auto"/>
            <w:bottom w:val="none" w:sz="0" w:space="0" w:color="auto"/>
            <w:right w:val="none" w:sz="0" w:space="0" w:color="auto"/>
          </w:divBdr>
        </w:div>
        <w:div w:id="113057398">
          <w:marLeft w:val="480"/>
          <w:marRight w:val="0"/>
          <w:marTop w:val="0"/>
          <w:marBottom w:val="0"/>
          <w:divBdr>
            <w:top w:val="none" w:sz="0" w:space="0" w:color="auto"/>
            <w:left w:val="none" w:sz="0" w:space="0" w:color="auto"/>
            <w:bottom w:val="none" w:sz="0" w:space="0" w:color="auto"/>
            <w:right w:val="none" w:sz="0" w:space="0" w:color="auto"/>
          </w:divBdr>
        </w:div>
        <w:div w:id="136186898">
          <w:marLeft w:val="480"/>
          <w:marRight w:val="0"/>
          <w:marTop w:val="0"/>
          <w:marBottom w:val="0"/>
          <w:divBdr>
            <w:top w:val="none" w:sz="0" w:space="0" w:color="auto"/>
            <w:left w:val="none" w:sz="0" w:space="0" w:color="auto"/>
            <w:bottom w:val="none" w:sz="0" w:space="0" w:color="auto"/>
            <w:right w:val="none" w:sz="0" w:space="0" w:color="auto"/>
          </w:divBdr>
        </w:div>
        <w:div w:id="153954875">
          <w:marLeft w:val="480"/>
          <w:marRight w:val="0"/>
          <w:marTop w:val="0"/>
          <w:marBottom w:val="0"/>
          <w:divBdr>
            <w:top w:val="none" w:sz="0" w:space="0" w:color="auto"/>
            <w:left w:val="none" w:sz="0" w:space="0" w:color="auto"/>
            <w:bottom w:val="none" w:sz="0" w:space="0" w:color="auto"/>
            <w:right w:val="none" w:sz="0" w:space="0" w:color="auto"/>
          </w:divBdr>
        </w:div>
        <w:div w:id="306856325">
          <w:marLeft w:val="480"/>
          <w:marRight w:val="0"/>
          <w:marTop w:val="0"/>
          <w:marBottom w:val="0"/>
          <w:divBdr>
            <w:top w:val="none" w:sz="0" w:space="0" w:color="auto"/>
            <w:left w:val="none" w:sz="0" w:space="0" w:color="auto"/>
            <w:bottom w:val="none" w:sz="0" w:space="0" w:color="auto"/>
            <w:right w:val="none" w:sz="0" w:space="0" w:color="auto"/>
          </w:divBdr>
        </w:div>
        <w:div w:id="317684763">
          <w:marLeft w:val="480"/>
          <w:marRight w:val="0"/>
          <w:marTop w:val="0"/>
          <w:marBottom w:val="0"/>
          <w:divBdr>
            <w:top w:val="none" w:sz="0" w:space="0" w:color="auto"/>
            <w:left w:val="none" w:sz="0" w:space="0" w:color="auto"/>
            <w:bottom w:val="none" w:sz="0" w:space="0" w:color="auto"/>
            <w:right w:val="none" w:sz="0" w:space="0" w:color="auto"/>
          </w:divBdr>
        </w:div>
        <w:div w:id="406802929">
          <w:marLeft w:val="480"/>
          <w:marRight w:val="0"/>
          <w:marTop w:val="0"/>
          <w:marBottom w:val="0"/>
          <w:divBdr>
            <w:top w:val="none" w:sz="0" w:space="0" w:color="auto"/>
            <w:left w:val="none" w:sz="0" w:space="0" w:color="auto"/>
            <w:bottom w:val="none" w:sz="0" w:space="0" w:color="auto"/>
            <w:right w:val="none" w:sz="0" w:space="0" w:color="auto"/>
          </w:divBdr>
        </w:div>
        <w:div w:id="476192280">
          <w:marLeft w:val="480"/>
          <w:marRight w:val="0"/>
          <w:marTop w:val="0"/>
          <w:marBottom w:val="0"/>
          <w:divBdr>
            <w:top w:val="none" w:sz="0" w:space="0" w:color="auto"/>
            <w:left w:val="none" w:sz="0" w:space="0" w:color="auto"/>
            <w:bottom w:val="none" w:sz="0" w:space="0" w:color="auto"/>
            <w:right w:val="none" w:sz="0" w:space="0" w:color="auto"/>
          </w:divBdr>
        </w:div>
        <w:div w:id="514196075">
          <w:marLeft w:val="480"/>
          <w:marRight w:val="0"/>
          <w:marTop w:val="0"/>
          <w:marBottom w:val="0"/>
          <w:divBdr>
            <w:top w:val="none" w:sz="0" w:space="0" w:color="auto"/>
            <w:left w:val="none" w:sz="0" w:space="0" w:color="auto"/>
            <w:bottom w:val="none" w:sz="0" w:space="0" w:color="auto"/>
            <w:right w:val="none" w:sz="0" w:space="0" w:color="auto"/>
          </w:divBdr>
        </w:div>
        <w:div w:id="599140584">
          <w:marLeft w:val="480"/>
          <w:marRight w:val="0"/>
          <w:marTop w:val="0"/>
          <w:marBottom w:val="0"/>
          <w:divBdr>
            <w:top w:val="none" w:sz="0" w:space="0" w:color="auto"/>
            <w:left w:val="none" w:sz="0" w:space="0" w:color="auto"/>
            <w:bottom w:val="none" w:sz="0" w:space="0" w:color="auto"/>
            <w:right w:val="none" w:sz="0" w:space="0" w:color="auto"/>
          </w:divBdr>
        </w:div>
        <w:div w:id="631908087">
          <w:marLeft w:val="480"/>
          <w:marRight w:val="0"/>
          <w:marTop w:val="0"/>
          <w:marBottom w:val="0"/>
          <w:divBdr>
            <w:top w:val="none" w:sz="0" w:space="0" w:color="auto"/>
            <w:left w:val="none" w:sz="0" w:space="0" w:color="auto"/>
            <w:bottom w:val="none" w:sz="0" w:space="0" w:color="auto"/>
            <w:right w:val="none" w:sz="0" w:space="0" w:color="auto"/>
          </w:divBdr>
        </w:div>
        <w:div w:id="654147212">
          <w:marLeft w:val="480"/>
          <w:marRight w:val="0"/>
          <w:marTop w:val="0"/>
          <w:marBottom w:val="0"/>
          <w:divBdr>
            <w:top w:val="none" w:sz="0" w:space="0" w:color="auto"/>
            <w:left w:val="none" w:sz="0" w:space="0" w:color="auto"/>
            <w:bottom w:val="none" w:sz="0" w:space="0" w:color="auto"/>
            <w:right w:val="none" w:sz="0" w:space="0" w:color="auto"/>
          </w:divBdr>
        </w:div>
        <w:div w:id="678578291">
          <w:marLeft w:val="480"/>
          <w:marRight w:val="0"/>
          <w:marTop w:val="0"/>
          <w:marBottom w:val="0"/>
          <w:divBdr>
            <w:top w:val="none" w:sz="0" w:space="0" w:color="auto"/>
            <w:left w:val="none" w:sz="0" w:space="0" w:color="auto"/>
            <w:bottom w:val="none" w:sz="0" w:space="0" w:color="auto"/>
            <w:right w:val="none" w:sz="0" w:space="0" w:color="auto"/>
          </w:divBdr>
        </w:div>
        <w:div w:id="685834764">
          <w:marLeft w:val="480"/>
          <w:marRight w:val="0"/>
          <w:marTop w:val="0"/>
          <w:marBottom w:val="0"/>
          <w:divBdr>
            <w:top w:val="none" w:sz="0" w:space="0" w:color="auto"/>
            <w:left w:val="none" w:sz="0" w:space="0" w:color="auto"/>
            <w:bottom w:val="none" w:sz="0" w:space="0" w:color="auto"/>
            <w:right w:val="none" w:sz="0" w:space="0" w:color="auto"/>
          </w:divBdr>
        </w:div>
        <w:div w:id="704141107">
          <w:marLeft w:val="480"/>
          <w:marRight w:val="0"/>
          <w:marTop w:val="0"/>
          <w:marBottom w:val="0"/>
          <w:divBdr>
            <w:top w:val="none" w:sz="0" w:space="0" w:color="auto"/>
            <w:left w:val="none" w:sz="0" w:space="0" w:color="auto"/>
            <w:bottom w:val="none" w:sz="0" w:space="0" w:color="auto"/>
            <w:right w:val="none" w:sz="0" w:space="0" w:color="auto"/>
          </w:divBdr>
        </w:div>
        <w:div w:id="720592045">
          <w:marLeft w:val="480"/>
          <w:marRight w:val="0"/>
          <w:marTop w:val="0"/>
          <w:marBottom w:val="0"/>
          <w:divBdr>
            <w:top w:val="none" w:sz="0" w:space="0" w:color="auto"/>
            <w:left w:val="none" w:sz="0" w:space="0" w:color="auto"/>
            <w:bottom w:val="none" w:sz="0" w:space="0" w:color="auto"/>
            <w:right w:val="none" w:sz="0" w:space="0" w:color="auto"/>
          </w:divBdr>
        </w:div>
        <w:div w:id="731730488">
          <w:marLeft w:val="480"/>
          <w:marRight w:val="0"/>
          <w:marTop w:val="0"/>
          <w:marBottom w:val="0"/>
          <w:divBdr>
            <w:top w:val="none" w:sz="0" w:space="0" w:color="auto"/>
            <w:left w:val="none" w:sz="0" w:space="0" w:color="auto"/>
            <w:bottom w:val="none" w:sz="0" w:space="0" w:color="auto"/>
            <w:right w:val="none" w:sz="0" w:space="0" w:color="auto"/>
          </w:divBdr>
        </w:div>
        <w:div w:id="751511922">
          <w:marLeft w:val="480"/>
          <w:marRight w:val="0"/>
          <w:marTop w:val="0"/>
          <w:marBottom w:val="0"/>
          <w:divBdr>
            <w:top w:val="none" w:sz="0" w:space="0" w:color="auto"/>
            <w:left w:val="none" w:sz="0" w:space="0" w:color="auto"/>
            <w:bottom w:val="none" w:sz="0" w:space="0" w:color="auto"/>
            <w:right w:val="none" w:sz="0" w:space="0" w:color="auto"/>
          </w:divBdr>
        </w:div>
        <w:div w:id="772939657">
          <w:marLeft w:val="480"/>
          <w:marRight w:val="0"/>
          <w:marTop w:val="0"/>
          <w:marBottom w:val="0"/>
          <w:divBdr>
            <w:top w:val="none" w:sz="0" w:space="0" w:color="auto"/>
            <w:left w:val="none" w:sz="0" w:space="0" w:color="auto"/>
            <w:bottom w:val="none" w:sz="0" w:space="0" w:color="auto"/>
            <w:right w:val="none" w:sz="0" w:space="0" w:color="auto"/>
          </w:divBdr>
        </w:div>
        <w:div w:id="790980166">
          <w:marLeft w:val="480"/>
          <w:marRight w:val="0"/>
          <w:marTop w:val="0"/>
          <w:marBottom w:val="0"/>
          <w:divBdr>
            <w:top w:val="none" w:sz="0" w:space="0" w:color="auto"/>
            <w:left w:val="none" w:sz="0" w:space="0" w:color="auto"/>
            <w:bottom w:val="none" w:sz="0" w:space="0" w:color="auto"/>
            <w:right w:val="none" w:sz="0" w:space="0" w:color="auto"/>
          </w:divBdr>
        </w:div>
        <w:div w:id="834764514">
          <w:marLeft w:val="480"/>
          <w:marRight w:val="0"/>
          <w:marTop w:val="0"/>
          <w:marBottom w:val="0"/>
          <w:divBdr>
            <w:top w:val="none" w:sz="0" w:space="0" w:color="auto"/>
            <w:left w:val="none" w:sz="0" w:space="0" w:color="auto"/>
            <w:bottom w:val="none" w:sz="0" w:space="0" w:color="auto"/>
            <w:right w:val="none" w:sz="0" w:space="0" w:color="auto"/>
          </w:divBdr>
        </w:div>
        <w:div w:id="872040372">
          <w:marLeft w:val="480"/>
          <w:marRight w:val="0"/>
          <w:marTop w:val="0"/>
          <w:marBottom w:val="0"/>
          <w:divBdr>
            <w:top w:val="none" w:sz="0" w:space="0" w:color="auto"/>
            <w:left w:val="none" w:sz="0" w:space="0" w:color="auto"/>
            <w:bottom w:val="none" w:sz="0" w:space="0" w:color="auto"/>
            <w:right w:val="none" w:sz="0" w:space="0" w:color="auto"/>
          </w:divBdr>
        </w:div>
        <w:div w:id="917787203">
          <w:marLeft w:val="480"/>
          <w:marRight w:val="0"/>
          <w:marTop w:val="0"/>
          <w:marBottom w:val="0"/>
          <w:divBdr>
            <w:top w:val="none" w:sz="0" w:space="0" w:color="auto"/>
            <w:left w:val="none" w:sz="0" w:space="0" w:color="auto"/>
            <w:bottom w:val="none" w:sz="0" w:space="0" w:color="auto"/>
            <w:right w:val="none" w:sz="0" w:space="0" w:color="auto"/>
          </w:divBdr>
        </w:div>
        <w:div w:id="963773176">
          <w:marLeft w:val="480"/>
          <w:marRight w:val="0"/>
          <w:marTop w:val="0"/>
          <w:marBottom w:val="0"/>
          <w:divBdr>
            <w:top w:val="none" w:sz="0" w:space="0" w:color="auto"/>
            <w:left w:val="none" w:sz="0" w:space="0" w:color="auto"/>
            <w:bottom w:val="none" w:sz="0" w:space="0" w:color="auto"/>
            <w:right w:val="none" w:sz="0" w:space="0" w:color="auto"/>
          </w:divBdr>
        </w:div>
        <w:div w:id="1046875177">
          <w:marLeft w:val="480"/>
          <w:marRight w:val="0"/>
          <w:marTop w:val="0"/>
          <w:marBottom w:val="0"/>
          <w:divBdr>
            <w:top w:val="none" w:sz="0" w:space="0" w:color="auto"/>
            <w:left w:val="none" w:sz="0" w:space="0" w:color="auto"/>
            <w:bottom w:val="none" w:sz="0" w:space="0" w:color="auto"/>
            <w:right w:val="none" w:sz="0" w:space="0" w:color="auto"/>
          </w:divBdr>
        </w:div>
        <w:div w:id="1079718556">
          <w:marLeft w:val="480"/>
          <w:marRight w:val="0"/>
          <w:marTop w:val="0"/>
          <w:marBottom w:val="0"/>
          <w:divBdr>
            <w:top w:val="none" w:sz="0" w:space="0" w:color="auto"/>
            <w:left w:val="none" w:sz="0" w:space="0" w:color="auto"/>
            <w:bottom w:val="none" w:sz="0" w:space="0" w:color="auto"/>
            <w:right w:val="none" w:sz="0" w:space="0" w:color="auto"/>
          </w:divBdr>
        </w:div>
        <w:div w:id="1115102706">
          <w:marLeft w:val="480"/>
          <w:marRight w:val="0"/>
          <w:marTop w:val="0"/>
          <w:marBottom w:val="0"/>
          <w:divBdr>
            <w:top w:val="none" w:sz="0" w:space="0" w:color="auto"/>
            <w:left w:val="none" w:sz="0" w:space="0" w:color="auto"/>
            <w:bottom w:val="none" w:sz="0" w:space="0" w:color="auto"/>
            <w:right w:val="none" w:sz="0" w:space="0" w:color="auto"/>
          </w:divBdr>
        </w:div>
        <w:div w:id="1134712439">
          <w:marLeft w:val="480"/>
          <w:marRight w:val="0"/>
          <w:marTop w:val="0"/>
          <w:marBottom w:val="0"/>
          <w:divBdr>
            <w:top w:val="none" w:sz="0" w:space="0" w:color="auto"/>
            <w:left w:val="none" w:sz="0" w:space="0" w:color="auto"/>
            <w:bottom w:val="none" w:sz="0" w:space="0" w:color="auto"/>
            <w:right w:val="none" w:sz="0" w:space="0" w:color="auto"/>
          </w:divBdr>
        </w:div>
        <w:div w:id="1156802615">
          <w:marLeft w:val="480"/>
          <w:marRight w:val="0"/>
          <w:marTop w:val="0"/>
          <w:marBottom w:val="0"/>
          <w:divBdr>
            <w:top w:val="none" w:sz="0" w:space="0" w:color="auto"/>
            <w:left w:val="none" w:sz="0" w:space="0" w:color="auto"/>
            <w:bottom w:val="none" w:sz="0" w:space="0" w:color="auto"/>
            <w:right w:val="none" w:sz="0" w:space="0" w:color="auto"/>
          </w:divBdr>
        </w:div>
        <w:div w:id="1191410596">
          <w:marLeft w:val="480"/>
          <w:marRight w:val="0"/>
          <w:marTop w:val="0"/>
          <w:marBottom w:val="0"/>
          <w:divBdr>
            <w:top w:val="none" w:sz="0" w:space="0" w:color="auto"/>
            <w:left w:val="none" w:sz="0" w:space="0" w:color="auto"/>
            <w:bottom w:val="none" w:sz="0" w:space="0" w:color="auto"/>
            <w:right w:val="none" w:sz="0" w:space="0" w:color="auto"/>
          </w:divBdr>
        </w:div>
        <w:div w:id="1366514976">
          <w:marLeft w:val="480"/>
          <w:marRight w:val="0"/>
          <w:marTop w:val="0"/>
          <w:marBottom w:val="0"/>
          <w:divBdr>
            <w:top w:val="none" w:sz="0" w:space="0" w:color="auto"/>
            <w:left w:val="none" w:sz="0" w:space="0" w:color="auto"/>
            <w:bottom w:val="none" w:sz="0" w:space="0" w:color="auto"/>
            <w:right w:val="none" w:sz="0" w:space="0" w:color="auto"/>
          </w:divBdr>
        </w:div>
        <w:div w:id="1423067789">
          <w:marLeft w:val="480"/>
          <w:marRight w:val="0"/>
          <w:marTop w:val="0"/>
          <w:marBottom w:val="0"/>
          <w:divBdr>
            <w:top w:val="none" w:sz="0" w:space="0" w:color="auto"/>
            <w:left w:val="none" w:sz="0" w:space="0" w:color="auto"/>
            <w:bottom w:val="none" w:sz="0" w:space="0" w:color="auto"/>
            <w:right w:val="none" w:sz="0" w:space="0" w:color="auto"/>
          </w:divBdr>
        </w:div>
        <w:div w:id="1453674198">
          <w:marLeft w:val="480"/>
          <w:marRight w:val="0"/>
          <w:marTop w:val="0"/>
          <w:marBottom w:val="0"/>
          <w:divBdr>
            <w:top w:val="none" w:sz="0" w:space="0" w:color="auto"/>
            <w:left w:val="none" w:sz="0" w:space="0" w:color="auto"/>
            <w:bottom w:val="none" w:sz="0" w:space="0" w:color="auto"/>
            <w:right w:val="none" w:sz="0" w:space="0" w:color="auto"/>
          </w:divBdr>
        </w:div>
        <w:div w:id="1569536055">
          <w:marLeft w:val="480"/>
          <w:marRight w:val="0"/>
          <w:marTop w:val="0"/>
          <w:marBottom w:val="0"/>
          <w:divBdr>
            <w:top w:val="none" w:sz="0" w:space="0" w:color="auto"/>
            <w:left w:val="none" w:sz="0" w:space="0" w:color="auto"/>
            <w:bottom w:val="none" w:sz="0" w:space="0" w:color="auto"/>
            <w:right w:val="none" w:sz="0" w:space="0" w:color="auto"/>
          </w:divBdr>
        </w:div>
        <w:div w:id="1595897665">
          <w:marLeft w:val="480"/>
          <w:marRight w:val="0"/>
          <w:marTop w:val="0"/>
          <w:marBottom w:val="0"/>
          <w:divBdr>
            <w:top w:val="none" w:sz="0" w:space="0" w:color="auto"/>
            <w:left w:val="none" w:sz="0" w:space="0" w:color="auto"/>
            <w:bottom w:val="none" w:sz="0" w:space="0" w:color="auto"/>
            <w:right w:val="none" w:sz="0" w:space="0" w:color="auto"/>
          </w:divBdr>
        </w:div>
        <w:div w:id="1599946693">
          <w:marLeft w:val="480"/>
          <w:marRight w:val="0"/>
          <w:marTop w:val="0"/>
          <w:marBottom w:val="0"/>
          <w:divBdr>
            <w:top w:val="none" w:sz="0" w:space="0" w:color="auto"/>
            <w:left w:val="none" w:sz="0" w:space="0" w:color="auto"/>
            <w:bottom w:val="none" w:sz="0" w:space="0" w:color="auto"/>
            <w:right w:val="none" w:sz="0" w:space="0" w:color="auto"/>
          </w:divBdr>
        </w:div>
        <w:div w:id="1695420386">
          <w:marLeft w:val="480"/>
          <w:marRight w:val="0"/>
          <w:marTop w:val="0"/>
          <w:marBottom w:val="0"/>
          <w:divBdr>
            <w:top w:val="none" w:sz="0" w:space="0" w:color="auto"/>
            <w:left w:val="none" w:sz="0" w:space="0" w:color="auto"/>
            <w:bottom w:val="none" w:sz="0" w:space="0" w:color="auto"/>
            <w:right w:val="none" w:sz="0" w:space="0" w:color="auto"/>
          </w:divBdr>
        </w:div>
        <w:div w:id="1717319154">
          <w:marLeft w:val="480"/>
          <w:marRight w:val="0"/>
          <w:marTop w:val="0"/>
          <w:marBottom w:val="0"/>
          <w:divBdr>
            <w:top w:val="none" w:sz="0" w:space="0" w:color="auto"/>
            <w:left w:val="none" w:sz="0" w:space="0" w:color="auto"/>
            <w:bottom w:val="none" w:sz="0" w:space="0" w:color="auto"/>
            <w:right w:val="none" w:sz="0" w:space="0" w:color="auto"/>
          </w:divBdr>
        </w:div>
        <w:div w:id="1778864487">
          <w:marLeft w:val="480"/>
          <w:marRight w:val="0"/>
          <w:marTop w:val="0"/>
          <w:marBottom w:val="0"/>
          <w:divBdr>
            <w:top w:val="none" w:sz="0" w:space="0" w:color="auto"/>
            <w:left w:val="none" w:sz="0" w:space="0" w:color="auto"/>
            <w:bottom w:val="none" w:sz="0" w:space="0" w:color="auto"/>
            <w:right w:val="none" w:sz="0" w:space="0" w:color="auto"/>
          </w:divBdr>
        </w:div>
        <w:div w:id="1794790518">
          <w:marLeft w:val="480"/>
          <w:marRight w:val="0"/>
          <w:marTop w:val="0"/>
          <w:marBottom w:val="0"/>
          <w:divBdr>
            <w:top w:val="none" w:sz="0" w:space="0" w:color="auto"/>
            <w:left w:val="none" w:sz="0" w:space="0" w:color="auto"/>
            <w:bottom w:val="none" w:sz="0" w:space="0" w:color="auto"/>
            <w:right w:val="none" w:sz="0" w:space="0" w:color="auto"/>
          </w:divBdr>
        </w:div>
        <w:div w:id="1824420563">
          <w:marLeft w:val="480"/>
          <w:marRight w:val="0"/>
          <w:marTop w:val="0"/>
          <w:marBottom w:val="0"/>
          <w:divBdr>
            <w:top w:val="none" w:sz="0" w:space="0" w:color="auto"/>
            <w:left w:val="none" w:sz="0" w:space="0" w:color="auto"/>
            <w:bottom w:val="none" w:sz="0" w:space="0" w:color="auto"/>
            <w:right w:val="none" w:sz="0" w:space="0" w:color="auto"/>
          </w:divBdr>
        </w:div>
        <w:div w:id="1930506023">
          <w:marLeft w:val="480"/>
          <w:marRight w:val="0"/>
          <w:marTop w:val="0"/>
          <w:marBottom w:val="0"/>
          <w:divBdr>
            <w:top w:val="none" w:sz="0" w:space="0" w:color="auto"/>
            <w:left w:val="none" w:sz="0" w:space="0" w:color="auto"/>
            <w:bottom w:val="none" w:sz="0" w:space="0" w:color="auto"/>
            <w:right w:val="none" w:sz="0" w:space="0" w:color="auto"/>
          </w:divBdr>
        </w:div>
        <w:div w:id="1962299173">
          <w:marLeft w:val="480"/>
          <w:marRight w:val="0"/>
          <w:marTop w:val="0"/>
          <w:marBottom w:val="0"/>
          <w:divBdr>
            <w:top w:val="none" w:sz="0" w:space="0" w:color="auto"/>
            <w:left w:val="none" w:sz="0" w:space="0" w:color="auto"/>
            <w:bottom w:val="none" w:sz="0" w:space="0" w:color="auto"/>
            <w:right w:val="none" w:sz="0" w:space="0" w:color="auto"/>
          </w:divBdr>
        </w:div>
        <w:div w:id="2016685368">
          <w:marLeft w:val="480"/>
          <w:marRight w:val="0"/>
          <w:marTop w:val="0"/>
          <w:marBottom w:val="0"/>
          <w:divBdr>
            <w:top w:val="none" w:sz="0" w:space="0" w:color="auto"/>
            <w:left w:val="none" w:sz="0" w:space="0" w:color="auto"/>
            <w:bottom w:val="none" w:sz="0" w:space="0" w:color="auto"/>
            <w:right w:val="none" w:sz="0" w:space="0" w:color="auto"/>
          </w:divBdr>
        </w:div>
        <w:div w:id="2022780772">
          <w:marLeft w:val="480"/>
          <w:marRight w:val="0"/>
          <w:marTop w:val="0"/>
          <w:marBottom w:val="0"/>
          <w:divBdr>
            <w:top w:val="none" w:sz="0" w:space="0" w:color="auto"/>
            <w:left w:val="none" w:sz="0" w:space="0" w:color="auto"/>
            <w:bottom w:val="none" w:sz="0" w:space="0" w:color="auto"/>
            <w:right w:val="none" w:sz="0" w:space="0" w:color="auto"/>
          </w:divBdr>
        </w:div>
        <w:div w:id="2068186386">
          <w:marLeft w:val="480"/>
          <w:marRight w:val="0"/>
          <w:marTop w:val="0"/>
          <w:marBottom w:val="0"/>
          <w:divBdr>
            <w:top w:val="none" w:sz="0" w:space="0" w:color="auto"/>
            <w:left w:val="none" w:sz="0" w:space="0" w:color="auto"/>
            <w:bottom w:val="none" w:sz="0" w:space="0" w:color="auto"/>
            <w:right w:val="none" w:sz="0" w:space="0" w:color="auto"/>
          </w:divBdr>
        </w:div>
        <w:div w:id="2079355633">
          <w:marLeft w:val="480"/>
          <w:marRight w:val="0"/>
          <w:marTop w:val="0"/>
          <w:marBottom w:val="0"/>
          <w:divBdr>
            <w:top w:val="none" w:sz="0" w:space="0" w:color="auto"/>
            <w:left w:val="none" w:sz="0" w:space="0" w:color="auto"/>
            <w:bottom w:val="none" w:sz="0" w:space="0" w:color="auto"/>
            <w:right w:val="none" w:sz="0" w:space="0" w:color="auto"/>
          </w:divBdr>
        </w:div>
        <w:div w:id="2131244152">
          <w:marLeft w:val="480"/>
          <w:marRight w:val="0"/>
          <w:marTop w:val="0"/>
          <w:marBottom w:val="0"/>
          <w:divBdr>
            <w:top w:val="none" w:sz="0" w:space="0" w:color="auto"/>
            <w:left w:val="none" w:sz="0" w:space="0" w:color="auto"/>
            <w:bottom w:val="none" w:sz="0" w:space="0" w:color="auto"/>
            <w:right w:val="none" w:sz="0" w:space="0" w:color="auto"/>
          </w:divBdr>
        </w:div>
        <w:div w:id="2140419095">
          <w:marLeft w:val="480"/>
          <w:marRight w:val="0"/>
          <w:marTop w:val="0"/>
          <w:marBottom w:val="0"/>
          <w:divBdr>
            <w:top w:val="none" w:sz="0" w:space="0" w:color="auto"/>
            <w:left w:val="none" w:sz="0" w:space="0" w:color="auto"/>
            <w:bottom w:val="none" w:sz="0" w:space="0" w:color="auto"/>
            <w:right w:val="none" w:sz="0" w:space="0" w:color="auto"/>
          </w:divBdr>
        </w:div>
      </w:divsChild>
    </w:div>
    <w:div w:id="2079938480">
      <w:bodyDiv w:val="1"/>
      <w:marLeft w:val="0"/>
      <w:marRight w:val="0"/>
      <w:marTop w:val="0"/>
      <w:marBottom w:val="0"/>
      <w:divBdr>
        <w:top w:val="none" w:sz="0" w:space="0" w:color="auto"/>
        <w:left w:val="none" w:sz="0" w:space="0" w:color="auto"/>
        <w:bottom w:val="none" w:sz="0" w:space="0" w:color="auto"/>
        <w:right w:val="none" w:sz="0" w:space="0" w:color="auto"/>
      </w:divBdr>
    </w:div>
    <w:div w:id="2086418817">
      <w:bodyDiv w:val="1"/>
      <w:marLeft w:val="0"/>
      <w:marRight w:val="0"/>
      <w:marTop w:val="0"/>
      <w:marBottom w:val="0"/>
      <w:divBdr>
        <w:top w:val="none" w:sz="0" w:space="0" w:color="auto"/>
        <w:left w:val="none" w:sz="0" w:space="0" w:color="auto"/>
        <w:bottom w:val="none" w:sz="0" w:space="0" w:color="auto"/>
        <w:right w:val="none" w:sz="0" w:space="0" w:color="auto"/>
      </w:divBdr>
    </w:div>
    <w:div w:id="2086949669">
      <w:bodyDiv w:val="1"/>
      <w:marLeft w:val="0"/>
      <w:marRight w:val="0"/>
      <w:marTop w:val="0"/>
      <w:marBottom w:val="0"/>
      <w:divBdr>
        <w:top w:val="none" w:sz="0" w:space="0" w:color="auto"/>
        <w:left w:val="none" w:sz="0" w:space="0" w:color="auto"/>
        <w:bottom w:val="none" w:sz="0" w:space="0" w:color="auto"/>
        <w:right w:val="none" w:sz="0" w:space="0" w:color="auto"/>
      </w:divBdr>
      <w:divsChild>
        <w:div w:id="37321737">
          <w:marLeft w:val="480"/>
          <w:marRight w:val="0"/>
          <w:marTop w:val="0"/>
          <w:marBottom w:val="0"/>
          <w:divBdr>
            <w:top w:val="none" w:sz="0" w:space="0" w:color="auto"/>
            <w:left w:val="none" w:sz="0" w:space="0" w:color="auto"/>
            <w:bottom w:val="none" w:sz="0" w:space="0" w:color="auto"/>
            <w:right w:val="none" w:sz="0" w:space="0" w:color="auto"/>
          </w:divBdr>
        </w:div>
        <w:div w:id="44331854">
          <w:marLeft w:val="480"/>
          <w:marRight w:val="0"/>
          <w:marTop w:val="0"/>
          <w:marBottom w:val="0"/>
          <w:divBdr>
            <w:top w:val="none" w:sz="0" w:space="0" w:color="auto"/>
            <w:left w:val="none" w:sz="0" w:space="0" w:color="auto"/>
            <w:bottom w:val="none" w:sz="0" w:space="0" w:color="auto"/>
            <w:right w:val="none" w:sz="0" w:space="0" w:color="auto"/>
          </w:divBdr>
        </w:div>
        <w:div w:id="45380751">
          <w:marLeft w:val="480"/>
          <w:marRight w:val="0"/>
          <w:marTop w:val="0"/>
          <w:marBottom w:val="0"/>
          <w:divBdr>
            <w:top w:val="none" w:sz="0" w:space="0" w:color="auto"/>
            <w:left w:val="none" w:sz="0" w:space="0" w:color="auto"/>
            <w:bottom w:val="none" w:sz="0" w:space="0" w:color="auto"/>
            <w:right w:val="none" w:sz="0" w:space="0" w:color="auto"/>
          </w:divBdr>
        </w:div>
        <w:div w:id="79061262">
          <w:marLeft w:val="480"/>
          <w:marRight w:val="0"/>
          <w:marTop w:val="0"/>
          <w:marBottom w:val="0"/>
          <w:divBdr>
            <w:top w:val="none" w:sz="0" w:space="0" w:color="auto"/>
            <w:left w:val="none" w:sz="0" w:space="0" w:color="auto"/>
            <w:bottom w:val="none" w:sz="0" w:space="0" w:color="auto"/>
            <w:right w:val="none" w:sz="0" w:space="0" w:color="auto"/>
          </w:divBdr>
        </w:div>
        <w:div w:id="112990007">
          <w:marLeft w:val="480"/>
          <w:marRight w:val="0"/>
          <w:marTop w:val="0"/>
          <w:marBottom w:val="0"/>
          <w:divBdr>
            <w:top w:val="none" w:sz="0" w:space="0" w:color="auto"/>
            <w:left w:val="none" w:sz="0" w:space="0" w:color="auto"/>
            <w:bottom w:val="none" w:sz="0" w:space="0" w:color="auto"/>
            <w:right w:val="none" w:sz="0" w:space="0" w:color="auto"/>
          </w:divBdr>
        </w:div>
        <w:div w:id="120464895">
          <w:marLeft w:val="480"/>
          <w:marRight w:val="0"/>
          <w:marTop w:val="0"/>
          <w:marBottom w:val="0"/>
          <w:divBdr>
            <w:top w:val="none" w:sz="0" w:space="0" w:color="auto"/>
            <w:left w:val="none" w:sz="0" w:space="0" w:color="auto"/>
            <w:bottom w:val="none" w:sz="0" w:space="0" w:color="auto"/>
            <w:right w:val="none" w:sz="0" w:space="0" w:color="auto"/>
          </w:divBdr>
        </w:div>
        <w:div w:id="124853576">
          <w:marLeft w:val="480"/>
          <w:marRight w:val="0"/>
          <w:marTop w:val="0"/>
          <w:marBottom w:val="0"/>
          <w:divBdr>
            <w:top w:val="none" w:sz="0" w:space="0" w:color="auto"/>
            <w:left w:val="none" w:sz="0" w:space="0" w:color="auto"/>
            <w:bottom w:val="none" w:sz="0" w:space="0" w:color="auto"/>
            <w:right w:val="none" w:sz="0" w:space="0" w:color="auto"/>
          </w:divBdr>
        </w:div>
        <w:div w:id="163936609">
          <w:marLeft w:val="480"/>
          <w:marRight w:val="0"/>
          <w:marTop w:val="0"/>
          <w:marBottom w:val="0"/>
          <w:divBdr>
            <w:top w:val="none" w:sz="0" w:space="0" w:color="auto"/>
            <w:left w:val="none" w:sz="0" w:space="0" w:color="auto"/>
            <w:bottom w:val="none" w:sz="0" w:space="0" w:color="auto"/>
            <w:right w:val="none" w:sz="0" w:space="0" w:color="auto"/>
          </w:divBdr>
        </w:div>
        <w:div w:id="183833380">
          <w:marLeft w:val="480"/>
          <w:marRight w:val="0"/>
          <w:marTop w:val="0"/>
          <w:marBottom w:val="0"/>
          <w:divBdr>
            <w:top w:val="none" w:sz="0" w:space="0" w:color="auto"/>
            <w:left w:val="none" w:sz="0" w:space="0" w:color="auto"/>
            <w:bottom w:val="none" w:sz="0" w:space="0" w:color="auto"/>
            <w:right w:val="none" w:sz="0" w:space="0" w:color="auto"/>
          </w:divBdr>
        </w:div>
        <w:div w:id="187840593">
          <w:marLeft w:val="480"/>
          <w:marRight w:val="0"/>
          <w:marTop w:val="0"/>
          <w:marBottom w:val="0"/>
          <w:divBdr>
            <w:top w:val="none" w:sz="0" w:space="0" w:color="auto"/>
            <w:left w:val="none" w:sz="0" w:space="0" w:color="auto"/>
            <w:bottom w:val="none" w:sz="0" w:space="0" w:color="auto"/>
            <w:right w:val="none" w:sz="0" w:space="0" w:color="auto"/>
          </w:divBdr>
        </w:div>
        <w:div w:id="198050830">
          <w:marLeft w:val="480"/>
          <w:marRight w:val="0"/>
          <w:marTop w:val="0"/>
          <w:marBottom w:val="0"/>
          <w:divBdr>
            <w:top w:val="none" w:sz="0" w:space="0" w:color="auto"/>
            <w:left w:val="none" w:sz="0" w:space="0" w:color="auto"/>
            <w:bottom w:val="none" w:sz="0" w:space="0" w:color="auto"/>
            <w:right w:val="none" w:sz="0" w:space="0" w:color="auto"/>
          </w:divBdr>
        </w:div>
        <w:div w:id="231279254">
          <w:marLeft w:val="480"/>
          <w:marRight w:val="0"/>
          <w:marTop w:val="0"/>
          <w:marBottom w:val="0"/>
          <w:divBdr>
            <w:top w:val="none" w:sz="0" w:space="0" w:color="auto"/>
            <w:left w:val="none" w:sz="0" w:space="0" w:color="auto"/>
            <w:bottom w:val="none" w:sz="0" w:space="0" w:color="auto"/>
            <w:right w:val="none" w:sz="0" w:space="0" w:color="auto"/>
          </w:divBdr>
        </w:div>
        <w:div w:id="259873195">
          <w:marLeft w:val="480"/>
          <w:marRight w:val="0"/>
          <w:marTop w:val="0"/>
          <w:marBottom w:val="0"/>
          <w:divBdr>
            <w:top w:val="none" w:sz="0" w:space="0" w:color="auto"/>
            <w:left w:val="none" w:sz="0" w:space="0" w:color="auto"/>
            <w:bottom w:val="none" w:sz="0" w:space="0" w:color="auto"/>
            <w:right w:val="none" w:sz="0" w:space="0" w:color="auto"/>
          </w:divBdr>
        </w:div>
        <w:div w:id="340622742">
          <w:marLeft w:val="480"/>
          <w:marRight w:val="0"/>
          <w:marTop w:val="0"/>
          <w:marBottom w:val="0"/>
          <w:divBdr>
            <w:top w:val="none" w:sz="0" w:space="0" w:color="auto"/>
            <w:left w:val="none" w:sz="0" w:space="0" w:color="auto"/>
            <w:bottom w:val="none" w:sz="0" w:space="0" w:color="auto"/>
            <w:right w:val="none" w:sz="0" w:space="0" w:color="auto"/>
          </w:divBdr>
        </w:div>
        <w:div w:id="449588216">
          <w:marLeft w:val="480"/>
          <w:marRight w:val="0"/>
          <w:marTop w:val="0"/>
          <w:marBottom w:val="0"/>
          <w:divBdr>
            <w:top w:val="none" w:sz="0" w:space="0" w:color="auto"/>
            <w:left w:val="none" w:sz="0" w:space="0" w:color="auto"/>
            <w:bottom w:val="none" w:sz="0" w:space="0" w:color="auto"/>
            <w:right w:val="none" w:sz="0" w:space="0" w:color="auto"/>
          </w:divBdr>
        </w:div>
        <w:div w:id="493300071">
          <w:marLeft w:val="480"/>
          <w:marRight w:val="0"/>
          <w:marTop w:val="0"/>
          <w:marBottom w:val="0"/>
          <w:divBdr>
            <w:top w:val="none" w:sz="0" w:space="0" w:color="auto"/>
            <w:left w:val="none" w:sz="0" w:space="0" w:color="auto"/>
            <w:bottom w:val="none" w:sz="0" w:space="0" w:color="auto"/>
            <w:right w:val="none" w:sz="0" w:space="0" w:color="auto"/>
          </w:divBdr>
        </w:div>
        <w:div w:id="502555274">
          <w:marLeft w:val="480"/>
          <w:marRight w:val="0"/>
          <w:marTop w:val="0"/>
          <w:marBottom w:val="0"/>
          <w:divBdr>
            <w:top w:val="none" w:sz="0" w:space="0" w:color="auto"/>
            <w:left w:val="none" w:sz="0" w:space="0" w:color="auto"/>
            <w:bottom w:val="none" w:sz="0" w:space="0" w:color="auto"/>
            <w:right w:val="none" w:sz="0" w:space="0" w:color="auto"/>
          </w:divBdr>
        </w:div>
        <w:div w:id="660499865">
          <w:marLeft w:val="480"/>
          <w:marRight w:val="0"/>
          <w:marTop w:val="0"/>
          <w:marBottom w:val="0"/>
          <w:divBdr>
            <w:top w:val="none" w:sz="0" w:space="0" w:color="auto"/>
            <w:left w:val="none" w:sz="0" w:space="0" w:color="auto"/>
            <w:bottom w:val="none" w:sz="0" w:space="0" w:color="auto"/>
            <w:right w:val="none" w:sz="0" w:space="0" w:color="auto"/>
          </w:divBdr>
        </w:div>
        <w:div w:id="691995371">
          <w:marLeft w:val="480"/>
          <w:marRight w:val="0"/>
          <w:marTop w:val="0"/>
          <w:marBottom w:val="0"/>
          <w:divBdr>
            <w:top w:val="none" w:sz="0" w:space="0" w:color="auto"/>
            <w:left w:val="none" w:sz="0" w:space="0" w:color="auto"/>
            <w:bottom w:val="none" w:sz="0" w:space="0" w:color="auto"/>
            <w:right w:val="none" w:sz="0" w:space="0" w:color="auto"/>
          </w:divBdr>
        </w:div>
        <w:div w:id="705985253">
          <w:marLeft w:val="480"/>
          <w:marRight w:val="0"/>
          <w:marTop w:val="0"/>
          <w:marBottom w:val="0"/>
          <w:divBdr>
            <w:top w:val="none" w:sz="0" w:space="0" w:color="auto"/>
            <w:left w:val="none" w:sz="0" w:space="0" w:color="auto"/>
            <w:bottom w:val="none" w:sz="0" w:space="0" w:color="auto"/>
            <w:right w:val="none" w:sz="0" w:space="0" w:color="auto"/>
          </w:divBdr>
        </w:div>
        <w:div w:id="739521962">
          <w:marLeft w:val="480"/>
          <w:marRight w:val="0"/>
          <w:marTop w:val="0"/>
          <w:marBottom w:val="0"/>
          <w:divBdr>
            <w:top w:val="none" w:sz="0" w:space="0" w:color="auto"/>
            <w:left w:val="none" w:sz="0" w:space="0" w:color="auto"/>
            <w:bottom w:val="none" w:sz="0" w:space="0" w:color="auto"/>
            <w:right w:val="none" w:sz="0" w:space="0" w:color="auto"/>
          </w:divBdr>
        </w:div>
        <w:div w:id="759721147">
          <w:marLeft w:val="480"/>
          <w:marRight w:val="0"/>
          <w:marTop w:val="0"/>
          <w:marBottom w:val="0"/>
          <w:divBdr>
            <w:top w:val="none" w:sz="0" w:space="0" w:color="auto"/>
            <w:left w:val="none" w:sz="0" w:space="0" w:color="auto"/>
            <w:bottom w:val="none" w:sz="0" w:space="0" w:color="auto"/>
            <w:right w:val="none" w:sz="0" w:space="0" w:color="auto"/>
          </w:divBdr>
        </w:div>
        <w:div w:id="772745599">
          <w:marLeft w:val="480"/>
          <w:marRight w:val="0"/>
          <w:marTop w:val="0"/>
          <w:marBottom w:val="0"/>
          <w:divBdr>
            <w:top w:val="none" w:sz="0" w:space="0" w:color="auto"/>
            <w:left w:val="none" w:sz="0" w:space="0" w:color="auto"/>
            <w:bottom w:val="none" w:sz="0" w:space="0" w:color="auto"/>
            <w:right w:val="none" w:sz="0" w:space="0" w:color="auto"/>
          </w:divBdr>
        </w:div>
        <w:div w:id="808203043">
          <w:marLeft w:val="480"/>
          <w:marRight w:val="0"/>
          <w:marTop w:val="0"/>
          <w:marBottom w:val="0"/>
          <w:divBdr>
            <w:top w:val="none" w:sz="0" w:space="0" w:color="auto"/>
            <w:left w:val="none" w:sz="0" w:space="0" w:color="auto"/>
            <w:bottom w:val="none" w:sz="0" w:space="0" w:color="auto"/>
            <w:right w:val="none" w:sz="0" w:space="0" w:color="auto"/>
          </w:divBdr>
        </w:div>
        <w:div w:id="814492236">
          <w:marLeft w:val="480"/>
          <w:marRight w:val="0"/>
          <w:marTop w:val="0"/>
          <w:marBottom w:val="0"/>
          <w:divBdr>
            <w:top w:val="none" w:sz="0" w:space="0" w:color="auto"/>
            <w:left w:val="none" w:sz="0" w:space="0" w:color="auto"/>
            <w:bottom w:val="none" w:sz="0" w:space="0" w:color="auto"/>
            <w:right w:val="none" w:sz="0" w:space="0" w:color="auto"/>
          </w:divBdr>
        </w:div>
        <w:div w:id="825827059">
          <w:marLeft w:val="480"/>
          <w:marRight w:val="0"/>
          <w:marTop w:val="0"/>
          <w:marBottom w:val="0"/>
          <w:divBdr>
            <w:top w:val="none" w:sz="0" w:space="0" w:color="auto"/>
            <w:left w:val="none" w:sz="0" w:space="0" w:color="auto"/>
            <w:bottom w:val="none" w:sz="0" w:space="0" w:color="auto"/>
            <w:right w:val="none" w:sz="0" w:space="0" w:color="auto"/>
          </w:divBdr>
        </w:div>
        <w:div w:id="859658494">
          <w:marLeft w:val="480"/>
          <w:marRight w:val="0"/>
          <w:marTop w:val="0"/>
          <w:marBottom w:val="0"/>
          <w:divBdr>
            <w:top w:val="none" w:sz="0" w:space="0" w:color="auto"/>
            <w:left w:val="none" w:sz="0" w:space="0" w:color="auto"/>
            <w:bottom w:val="none" w:sz="0" w:space="0" w:color="auto"/>
            <w:right w:val="none" w:sz="0" w:space="0" w:color="auto"/>
          </w:divBdr>
        </w:div>
        <w:div w:id="888608119">
          <w:marLeft w:val="480"/>
          <w:marRight w:val="0"/>
          <w:marTop w:val="0"/>
          <w:marBottom w:val="0"/>
          <w:divBdr>
            <w:top w:val="none" w:sz="0" w:space="0" w:color="auto"/>
            <w:left w:val="none" w:sz="0" w:space="0" w:color="auto"/>
            <w:bottom w:val="none" w:sz="0" w:space="0" w:color="auto"/>
            <w:right w:val="none" w:sz="0" w:space="0" w:color="auto"/>
          </w:divBdr>
        </w:div>
        <w:div w:id="903292774">
          <w:marLeft w:val="480"/>
          <w:marRight w:val="0"/>
          <w:marTop w:val="0"/>
          <w:marBottom w:val="0"/>
          <w:divBdr>
            <w:top w:val="none" w:sz="0" w:space="0" w:color="auto"/>
            <w:left w:val="none" w:sz="0" w:space="0" w:color="auto"/>
            <w:bottom w:val="none" w:sz="0" w:space="0" w:color="auto"/>
            <w:right w:val="none" w:sz="0" w:space="0" w:color="auto"/>
          </w:divBdr>
        </w:div>
        <w:div w:id="979186893">
          <w:marLeft w:val="480"/>
          <w:marRight w:val="0"/>
          <w:marTop w:val="0"/>
          <w:marBottom w:val="0"/>
          <w:divBdr>
            <w:top w:val="none" w:sz="0" w:space="0" w:color="auto"/>
            <w:left w:val="none" w:sz="0" w:space="0" w:color="auto"/>
            <w:bottom w:val="none" w:sz="0" w:space="0" w:color="auto"/>
            <w:right w:val="none" w:sz="0" w:space="0" w:color="auto"/>
          </w:divBdr>
        </w:div>
        <w:div w:id="995105587">
          <w:marLeft w:val="480"/>
          <w:marRight w:val="0"/>
          <w:marTop w:val="0"/>
          <w:marBottom w:val="0"/>
          <w:divBdr>
            <w:top w:val="none" w:sz="0" w:space="0" w:color="auto"/>
            <w:left w:val="none" w:sz="0" w:space="0" w:color="auto"/>
            <w:bottom w:val="none" w:sz="0" w:space="0" w:color="auto"/>
            <w:right w:val="none" w:sz="0" w:space="0" w:color="auto"/>
          </w:divBdr>
        </w:div>
        <w:div w:id="1045522776">
          <w:marLeft w:val="480"/>
          <w:marRight w:val="0"/>
          <w:marTop w:val="0"/>
          <w:marBottom w:val="0"/>
          <w:divBdr>
            <w:top w:val="none" w:sz="0" w:space="0" w:color="auto"/>
            <w:left w:val="none" w:sz="0" w:space="0" w:color="auto"/>
            <w:bottom w:val="none" w:sz="0" w:space="0" w:color="auto"/>
            <w:right w:val="none" w:sz="0" w:space="0" w:color="auto"/>
          </w:divBdr>
        </w:div>
        <w:div w:id="1106460497">
          <w:marLeft w:val="480"/>
          <w:marRight w:val="0"/>
          <w:marTop w:val="0"/>
          <w:marBottom w:val="0"/>
          <w:divBdr>
            <w:top w:val="none" w:sz="0" w:space="0" w:color="auto"/>
            <w:left w:val="none" w:sz="0" w:space="0" w:color="auto"/>
            <w:bottom w:val="none" w:sz="0" w:space="0" w:color="auto"/>
            <w:right w:val="none" w:sz="0" w:space="0" w:color="auto"/>
          </w:divBdr>
        </w:div>
        <w:div w:id="1139112624">
          <w:marLeft w:val="480"/>
          <w:marRight w:val="0"/>
          <w:marTop w:val="0"/>
          <w:marBottom w:val="0"/>
          <w:divBdr>
            <w:top w:val="none" w:sz="0" w:space="0" w:color="auto"/>
            <w:left w:val="none" w:sz="0" w:space="0" w:color="auto"/>
            <w:bottom w:val="none" w:sz="0" w:space="0" w:color="auto"/>
            <w:right w:val="none" w:sz="0" w:space="0" w:color="auto"/>
          </w:divBdr>
        </w:div>
        <w:div w:id="1149712136">
          <w:marLeft w:val="480"/>
          <w:marRight w:val="0"/>
          <w:marTop w:val="0"/>
          <w:marBottom w:val="0"/>
          <w:divBdr>
            <w:top w:val="none" w:sz="0" w:space="0" w:color="auto"/>
            <w:left w:val="none" w:sz="0" w:space="0" w:color="auto"/>
            <w:bottom w:val="none" w:sz="0" w:space="0" w:color="auto"/>
            <w:right w:val="none" w:sz="0" w:space="0" w:color="auto"/>
          </w:divBdr>
        </w:div>
        <w:div w:id="1192645432">
          <w:marLeft w:val="480"/>
          <w:marRight w:val="0"/>
          <w:marTop w:val="0"/>
          <w:marBottom w:val="0"/>
          <w:divBdr>
            <w:top w:val="none" w:sz="0" w:space="0" w:color="auto"/>
            <w:left w:val="none" w:sz="0" w:space="0" w:color="auto"/>
            <w:bottom w:val="none" w:sz="0" w:space="0" w:color="auto"/>
            <w:right w:val="none" w:sz="0" w:space="0" w:color="auto"/>
          </w:divBdr>
        </w:div>
        <w:div w:id="1225750473">
          <w:marLeft w:val="480"/>
          <w:marRight w:val="0"/>
          <w:marTop w:val="0"/>
          <w:marBottom w:val="0"/>
          <w:divBdr>
            <w:top w:val="none" w:sz="0" w:space="0" w:color="auto"/>
            <w:left w:val="none" w:sz="0" w:space="0" w:color="auto"/>
            <w:bottom w:val="none" w:sz="0" w:space="0" w:color="auto"/>
            <w:right w:val="none" w:sz="0" w:space="0" w:color="auto"/>
          </w:divBdr>
        </w:div>
        <w:div w:id="1227112413">
          <w:marLeft w:val="480"/>
          <w:marRight w:val="0"/>
          <w:marTop w:val="0"/>
          <w:marBottom w:val="0"/>
          <w:divBdr>
            <w:top w:val="none" w:sz="0" w:space="0" w:color="auto"/>
            <w:left w:val="none" w:sz="0" w:space="0" w:color="auto"/>
            <w:bottom w:val="none" w:sz="0" w:space="0" w:color="auto"/>
            <w:right w:val="none" w:sz="0" w:space="0" w:color="auto"/>
          </w:divBdr>
        </w:div>
        <w:div w:id="1319533093">
          <w:marLeft w:val="480"/>
          <w:marRight w:val="0"/>
          <w:marTop w:val="0"/>
          <w:marBottom w:val="0"/>
          <w:divBdr>
            <w:top w:val="none" w:sz="0" w:space="0" w:color="auto"/>
            <w:left w:val="none" w:sz="0" w:space="0" w:color="auto"/>
            <w:bottom w:val="none" w:sz="0" w:space="0" w:color="auto"/>
            <w:right w:val="none" w:sz="0" w:space="0" w:color="auto"/>
          </w:divBdr>
        </w:div>
        <w:div w:id="1338342045">
          <w:marLeft w:val="480"/>
          <w:marRight w:val="0"/>
          <w:marTop w:val="0"/>
          <w:marBottom w:val="0"/>
          <w:divBdr>
            <w:top w:val="none" w:sz="0" w:space="0" w:color="auto"/>
            <w:left w:val="none" w:sz="0" w:space="0" w:color="auto"/>
            <w:bottom w:val="none" w:sz="0" w:space="0" w:color="auto"/>
            <w:right w:val="none" w:sz="0" w:space="0" w:color="auto"/>
          </w:divBdr>
        </w:div>
        <w:div w:id="1393387903">
          <w:marLeft w:val="480"/>
          <w:marRight w:val="0"/>
          <w:marTop w:val="0"/>
          <w:marBottom w:val="0"/>
          <w:divBdr>
            <w:top w:val="none" w:sz="0" w:space="0" w:color="auto"/>
            <w:left w:val="none" w:sz="0" w:space="0" w:color="auto"/>
            <w:bottom w:val="none" w:sz="0" w:space="0" w:color="auto"/>
            <w:right w:val="none" w:sz="0" w:space="0" w:color="auto"/>
          </w:divBdr>
        </w:div>
        <w:div w:id="1422145286">
          <w:marLeft w:val="480"/>
          <w:marRight w:val="0"/>
          <w:marTop w:val="0"/>
          <w:marBottom w:val="0"/>
          <w:divBdr>
            <w:top w:val="none" w:sz="0" w:space="0" w:color="auto"/>
            <w:left w:val="none" w:sz="0" w:space="0" w:color="auto"/>
            <w:bottom w:val="none" w:sz="0" w:space="0" w:color="auto"/>
            <w:right w:val="none" w:sz="0" w:space="0" w:color="auto"/>
          </w:divBdr>
        </w:div>
        <w:div w:id="1464349744">
          <w:marLeft w:val="480"/>
          <w:marRight w:val="0"/>
          <w:marTop w:val="0"/>
          <w:marBottom w:val="0"/>
          <w:divBdr>
            <w:top w:val="none" w:sz="0" w:space="0" w:color="auto"/>
            <w:left w:val="none" w:sz="0" w:space="0" w:color="auto"/>
            <w:bottom w:val="none" w:sz="0" w:space="0" w:color="auto"/>
            <w:right w:val="none" w:sz="0" w:space="0" w:color="auto"/>
          </w:divBdr>
        </w:div>
        <w:div w:id="1521119686">
          <w:marLeft w:val="480"/>
          <w:marRight w:val="0"/>
          <w:marTop w:val="0"/>
          <w:marBottom w:val="0"/>
          <w:divBdr>
            <w:top w:val="none" w:sz="0" w:space="0" w:color="auto"/>
            <w:left w:val="none" w:sz="0" w:space="0" w:color="auto"/>
            <w:bottom w:val="none" w:sz="0" w:space="0" w:color="auto"/>
            <w:right w:val="none" w:sz="0" w:space="0" w:color="auto"/>
          </w:divBdr>
        </w:div>
        <w:div w:id="1542982007">
          <w:marLeft w:val="480"/>
          <w:marRight w:val="0"/>
          <w:marTop w:val="0"/>
          <w:marBottom w:val="0"/>
          <w:divBdr>
            <w:top w:val="none" w:sz="0" w:space="0" w:color="auto"/>
            <w:left w:val="none" w:sz="0" w:space="0" w:color="auto"/>
            <w:bottom w:val="none" w:sz="0" w:space="0" w:color="auto"/>
            <w:right w:val="none" w:sz="0" w:space="0" w:color="auto"/>
          </w:divBdr>
        </w:div>
        <w:div w:id="1548763967">
          <w:marLeft w:val="480"/>
          <w:marRight w:val="0"/>
          <w:marTop w:val="0"/>
          <w:marBottom w:val="0"/>
          <w:divBdr>
            <w:top w:val="none" w:sz="0" w:space="0" w:color="auto"/>
            <w:left w:val="none" w:sz="0" w:space="0" w:color="auto"/>
            <w:bottom w:val="none" w:sz="0" w:space="0" w:color="auto"/>
            <w:right w:val="none" w:sz="0" w:space="0" w:color="auto"/>
          </w:divBdr>
        </w:div>
        <w:div w:id="1587806460">
          <w:marLeft w:val="480"/>
          <w:marRight w:val="0"/>
          <w:marTop w:val="0"/>
          <w:marBottom w:val="0"/>
          <w:divBdr>
            <w:top w:val="none" w:sz="0" w:space="0" w:color="auto"/>
            <w:left w:val="none" w:sz="0" w:space="0" w:color="auto"/>
            <w:bottom w:val="none" w:sz="0" w:space="0" w:color="auto"/>
            <w:right w:val="none" w:sz="0" w:space="0" w:color="auto"/>
          </w:divBdr>
        </w:div>
        <w:div w:id="1605529710">
          <w:marLeft w:val="480"/>
          <w:marRight w:val="0"/>
          <w:marTop w:val="0"/>
          <w:marBottom w:val="0"/>
          <w:divBdr>
            <w:top w:val="none" w:sz="0" w:space="0" w:color="auto"/>
            <w:left w:val="none" w:sz="0" w:space="0" w:color="auto"/>
            <w:bottom w:val="none" w:sz="0" w:space="0" w:color="auto"/>
            <w:right w:val="none" w:sz="0" w:space="0" w:color="auto"/>
          </w:divBdr>
        </w:div>
        <w:div w:id="1619485944">
          <w:marLeft w:val="480"/>
          <w:marRight w:val="0"/>
          <w:marTop w:val="0"/>
          <w:marBottom w:val="0"/>
          <w:divBdr>
            <w:top w:val="none" w:sz="0" w:space="0" w:color="auto"/>
            <w:left w:val="none" w:sz="0" w:space="0" w:color="auto"/>
            <w:bottom w:val="none" w:sz="0" w:space="0" w:color="auto"/>
            <w:right w:val="none" w:sz="0" w:space="0" w:color="auto"/>
          </w:divBdr>
        </w:div>
        <w:div w:id="1704743668">
          <w:marLeft w:val="480"/>
          <w:marRight w:val="0"/>
          <w:marTop w:val="0"/>
          <w:marBottom w:val="0"/>
          <w:divBdr>
            <w:top w:val="none" w:sz="0" w:space="0" w:color="auto"/>
            <w:left w:val="none" w:sz="0" w:space="0" w:color="auto"/>
            <w:bottom w:val="none" w:sz="0" w:space="0" w:color="auto"/>
            <w:right w:val="none" w:sz="0" w:space="0" w:color="auto"/>
          </w:divBdr>
        </w:div>
        <w:div w:id="1731075290">
          <w:marLeft w:val="480"/>
          <w:marRight w:val="0"/>
          <w:marTop w:val="0"/>
          <w:marBottom w:val="0"/>
          <w:divBdr>
            <w:top w:val="none" w:sz="0" w:space="0" w:color="auto"/>
            <w:left w:val="none" w:sz="0" w:space="0" w:color="auto"/>
            <w:bottom w:val="none" w:sz="0" w:space="0" w:color="auto"/>
            <w:right w:val="none" w:sz="0" w:space="0" w:color="auto"/>
          </w:divBdr>
        </w:div>
        <w:div w:id="1741632746">
          <w:marLeft w:val="480"/>
          <w:marRight w:val="0"/>
          <w:marTop w:val="0"/>
          <w:marBottom w:val="0"/>
          <w:divBdr>
            <w:top w:val="none" w:sz="0" w:space="0" w:color="auto"/>
            <w:left w:val="none" w:sz="0" w:space="0" w:color="auto"/>
            <w:bottom w:val="none" w:sz="0" w:space="0" w:color="auto"/>
            <w:right w:val="none" w:sz="0" w:space="0" w:color="auto"/>
          </w:divBdr>
        </w:div>
        <w:div w:id="1845893370">
          <w:marLeft w:val="480"/>
          <w:marRight w:val="0"/>
          <w:marTop w:val="0"/>
          <w:marBottom w:val="0"/>
          <w:divBdr>
            <w:top w:val="none" w:sz="0" w:space="0" w:color="auto"/>
            <w:left w:val="none" w:sz="0" w:space="0" w:color="auto"/>
            <w:bottom w:val="none" w:sz="0" w:space="0" w:color="auto"/>
            <w:right w:val="none" w:sz="0" w:space="0" w:color="auto"/>
          </w:divBdr>
        </w:div>
        <w:div w:id="1897399062">
          <w:marLeft w:val="480"/>
          <w:marRight w:val="0"/>
          <w:marTop w:val="0"/>
          <w:marBottom w:val="0"/>
          <w:divBdr>
            <w:top w:val="none" w:sz="0" w:space="0" w:color="auto"/>
            <w:left w:val="none" w:sz="0" w:space="0" w:color="auto"/>
            <w:bottom w:val="none" w:sz="0" w:space="0" w:color="auto"/>
            <w:right w:val="none" w:sz="0" w:space="0" w:color="auto"/>
          </w:divBdr>
        </w:div>
        <w:div w:id="1905025099">
          <w:marLeft w:val="480"/>
          <w:marRight w:val="0"/>
          <w:marTop w:val="0"/>
          <w:marBottom w:val="0"/>
          <w:divBdr>
            <w:top w:val="none" w:sz="0" w:space="0" w:color="auto"/>
            <w:left w:val="none" w:sz="0" w:space="0" w:color="auto"/>
            <w:bottom w:val="none" w:sz="0" w:space="0" w:color="auto"/>
            <w:right w:val="none" w:sz="0" w:space="0" w:color="auto"/>
          </w:divBdr>
        </w:div>
        <w:div w:id="1909268280">
          <w:marLeft w:val="480"/>
          <w:marRight w:val="0"/>
          <w:marTop w:val="0"/>
          <w:marBottom w:val="0"/>
          <w:divBdr>
            <w:top w:val="none" w:sz="0" w:space="0" w:color="auto"/>
            <w:left w:val="none" w:sz="0" w:space="0" w:color="auto"/>
            <w:bottom w:val="none" w:sz="0" w:space="0" w:color="auto"/>
            <w:right w:val="none" w:sz="0" w:space="0" w:color="auto"/>
          </w:divBdr>
        </w:div>
        <w:div w:id="1978027620">
          <w:marLeft w:val="480"/>
          <w:marRight w:val="0"/>
          <w:marTop w:val="0"/>
          <w:marBottom w:val="0"/>
          <w:divBdr>
            <w:top w:val="none" w:sz="0" w:space="0" w:color="auto"/>
            <w:left w:val="none" w:sz="0" w:space="0" w:color="auto"/>
            <w:bottom w:val="none" w:sz="0" w:space="0" w:color="auto"/>
            <w:right w:val="none" w:sz="0" w:space="0" w:color="auto"/>
          </w:divBdr>
        </w:div>
        <w:div w:id="1995865912">
          <w:marLeft w:val="480"/>
          <w:marRight w:val="0"/>
          <w:marTop w:val="0"/>
          <w:marBottom w:val="0"/>
          <w:divBdr>
            <w:top w:val="none" w:sz="0" w:space="0" w:color="auto"/>
            <w:left w:val="none" w:sz="0" w:space="0" w:color="auto"/>
            <w:bottom w:val="none" w:sz="0" w:space="0" w:color="auto"/>
            <w:right w:val="none" w:sz="0" w:space="0" w:color="auto"/>
          </w:divBdr>
        </w:div>
        <w:div w:id="2086030380">
          <w:marLeft w:val="480"/>
          <w:marRight w:val="0"/>
          <w:marTop w:val="0"/>
          <w:marBottom w:val="0"/>
          <w:divBdr>
            <w:top w:val="none" w:sz="0" w:space="0" w:color="auto"/>
            <w:left w:val="none" w:sz="0" w:space="0" w:color="auto"/>
            <w:bottom w:val="none" w:sz="0" w:space="0" w:color="auto"/>
            <w:right w:val="none" w:sz="0" w:space="0" w:color="auto"/>
          </w:divBdr>
        </w:div>
        <w:div w:id="2089963142">
          <w:marLeft w:val="480"/>
          <w:marRight w:val="0"/>
          <w:marTop w:val="0"/>
          <w:marBottom w:val="0"/>
          <w:divBdr>
            <w:top w:val="none" w:sz="0" w:space="0" w:color="auto"/>
            <w:left w:val="none" w:sz="0" w:space="0" w:color="auto"/>
            <w:bottom w:val="none" w:sz="0" w:space="0" w:color="auto"/>
            <w:right w:val="none" w:sz="0" w:space="0" w:color="auto"/>
          </w:divBdr>
        </w:div>
        <w:div w:id="2131825998">
          <w:marLeft w:val="480"/>
          <w:marRight w:val="0"/>
          <w:marTop w:val="0"/>
          <w:marBottom w:val="0"/>
          <w:divBdr>
            <w:top w:val="none" w:sz="0" w:space="0" w:color="auto"/>
            <w:left w:val="none" w:sz="0" w:space="0" w:color="auto"/>
            <w:bottom w:val="none" w:sz="0" w:space="0" w:color="auto"/>
            <w:right w:val="none" w:sz="0" w:space="0" w:color="auto"/>
          </w:divBdr>
        </w:div>
      </w:divsChild>
    </w:div>
    <w:div w:id="2089761560">
      <w:bodyDiv w:val="1"/>
      <w:marLeft w:val="0"/>
      <w:marRight w:val="0"/>
      <w:marTop w:val="0"/>
      <w:marBottom w:val="0"/>
      <w:divBdr>
        <w:top w:val="none" w:sz="0" w:space="0" w:color="auto"/>
        <w:left w:val="none" w:sz="0" w:space="0" w:color="auto"/>
        <w:bottom w:val="none" w:sz="0" w:space="0" w:color="auto"/>
        <w:right w:val="none" w:sz="0" w:space="0" w:color="auto"/>
      </w:divBdr>
    </w:div>
    <w:div w:id="2095932375">
      <w:bodyDiv w:val="1"/>
      <w:marLeft w:val="0"/>
      <w:marRight w:val="0"/>
      <w:marTop w:val="0"/>
      <w:marBottom w:val="0"/>
      <w:divBdr>
        <w:top w:val="none" w:sz="0" w:space="0" w:color="auto"/>
        <w:left w:val="none" w:sz="0" w:space="0" w:color="auto"/>
        <w:bottom w:val="none" w:sz="0" w:space="0" w:color="auto"/>
        <w:right w:val="none" w:sz="0" w:space="0" w:color="auto"/>
      </w:divBdr>
    </w:div>
    <w:div w:id="2096704668">
      <w:bodyDiv w:val="1"/>
      <w:marLeft w:val="0"/>
      <w:marRight w:val="0"/>
      <w:marTop w:val="0"/>
      <w:marBottom w:val="0"/>
      <w:divBdr>
        <w:top w:val="none" w:sz="0" w:space="0" w:color="auto"/>
        <w:left w:val="none" w:sz="0" w:space="0" w:color="auto"/>
        <w:bottom w:val="none" w:sz="0" w:space="0" w:color="auto"/>
        <w:right w:val="none" w:sz="0" w:space="0" w:color="auto"/>
      </w:divBdr>
    </w:div>
    <w:div w:id="2096827124">
      <w:bodyDiv w:val="1"/>
      <w:marLeft w:val="0"/>
      <w:marRight w:val="0"/>
      <w:marTop w:val="0"/>
      <w:marBottom w:val="0"/>
      <w:divBdr>
        <w:top w:val="none" w:sz="0" w:space="0" w:color="auto"/>
        <w:left w:val="none" w:sz="0" w:space="0" w:color="auto"/>
        <w:bottom w:val="none" w:sz="0" w:space="0" w:color="auto"/>
        <w:right w:val="none" w:sz="0" w:space="0" w:color="auto"/>
      </w:divBdr>
    </w:div>
    <w:div w:id="2097480845">
      <w:bodyDiv w:val="1"/>
      <w:marLeft w:val="0"/>
      <w:marRight w:val="0"/>
      <w:marTop w:val="0"/>
      <w:marBottom w:val="0"/>
      <w:divBdr>
        <w:top w:val="none" w:sz="0" w:space="0" w:color="auto"/>
        <w:left w:val="none" w:sz="0" w:space="0" w:color="auto"/>
        <w:bottom w:val="none" w:sz="0" w:space="0" w:color="auto"/>
        <w:right w:val="none" w:sz="0" w:space="0" w:color="auto"/>
      </w:divBdr>
    </w:div>
    <w:div w:id="2099786983">
      <w:bodyDiv w:val="1"/>
      <w:marLeft w:val="0"/>
      <w:marRight w:val="0"/>
      <w:marTop w:val="0"/>
      <w:marBottom w:val="0"/>
      <w:divBdr>
        <w:top w:val="none" w:sz="0" w:space="0" w:color="auto"/>
        <w:left w:val="none" w:sz="0" w:space="0" w:color="auto"/>
        <w:bottom w:val="none" w:sz="0" w:space="0" w:color="auto"/>
        <w:right w:val="none" w:sz="0" w:space="0" w:color="auto"/>
      </w:divBdr>
    </w:div>
    <w:div w:id="2100059218">
      <w:bodyDiv w:val="1"/>
      <w:marLeft w:val="0"/>
      <w:marRight w:val="0"/>
      <w:marTop w:val="0"/>
      <w:marBottom w:val="0"/>
      <w:divBdr>
        <w:top w:val="none" w:sz="0" w:space="0" w:color="auto"/>
        <w:left w:val="none" w:sz="0" w:space="0" w:color="auto"/>
        <w:bottom w:val="none" w:sz="0" w:space="0" w:color="auto"/>
        <w:right w:val="none" w:sz="0" w:space="0" w:color="auto"/>
      </w:divBdr>
    </w:div>
    <w:div w:id="2100757978">
      <w:bodyDiv w:val="1"/>
      <w:marLeft w:val="0"/>
      <w:marRight w:val="0"/>
      <w:marTop w:val="0"/>
      <w:marBottom w:val="0"/>
      <w:divBdr>
        <w:top w:val="none" w:sz="0" w:space="0" w:color="auto"/>
        <w:left w:val="none" w:sz="0" w:space="0" w:color="auto"/>
        <w:bottom w:val="none" w:sz="0" w:space="0" w:color="auto"/>
        <w:right w:val="none" w:sz="0" w:space="0" w:color="auto"/>
      </w:divBdr>
    </w:div>
    <w:div w:id="2102137603">
      <w:bodyDiv w:val="1"/>
      <w:marLeft w:val="0"/>
      <w:marRight w:val="0"/>
      <w:marTop w:val="0"/>
      <w:marBottom w:val="0"/>
      <w:divBdr>
        <w:top w:val="none" w:sz="0" w:space="0" w:color="auto"/>
        <w:left w:val="none" w:sz="0" w:space="0" w:color="auto"/>
        <w:bottom w:val="none" w:sz="0" w:space="0" w:color="auto"/>
        <w:right w:val="none" w:sz="0" w:space="0" w:color="auto"/>
      </w:divBdr>
    </w:div>
    <w:div w:id="2102793959">
      <w:bodyDiv w:val="1"/>
      <w:marLeft w:val="0"/>
      <w:marRight w:val="0"/>
      <w:marTop w:val="0"/>
      <w:marBottom w:val="0"/>
      <w:divBdr>
        <w:top w:val="none" w:sz="0" w:space="0" w:color="auto"/>
        <w:left w:val="none" w:sz="0" w:space="0" w:color="auto"/>
        <w:bottom w:val="none" w:sz="0" w:space="0" w:color="auto"/>
        <w:right w:val="none" w:sz="0" w:space="0" w:color="auto"/>
      </w:divBdr>
    </w:div>
    <w:div w:id="2106223483">
      <w:bodyDiv w:val="1"/>
      <w:marLeft w:val="0"/>
      <w:marRight w:val="0"/>
      <w:marTop w:val="0"/>
      <w:marBottom w:val="0"/>
      <w:divBdr>
        <w:top w:val="none" w:sz="0" w:space="0" w:color="auto"/>
        <w:left w:val="none" w:sz="0" w:space="0" w:color="auto"/>
        <w:bottom w:val="none" w:sz="0" w:space="0" w:color="auto"/>
        <w:right w:val="none" w:sz="0" w:space="0" w:color="auto"/>
      </w:divBdr>
    </w:div>
    <w:div w:id="2107537168">
      <w:bodyDiv w:val="1"/>
      <w:marLeft w:val="0"/>
      <w:marRight w:val="0"/>
      <w:marTop w:val="0"/>
      <w:marBottom w:val="0"/>
      <w:divBdr>
        <w:top w:val="none" w:sz="0" w:space="0" w:color="auto"/>
        <w:left w:val="none" w:sz="0" w:space="0" w:color="auto"/>
        <w:bottom w:val="none" w:sz="0" w:space="0" w:color="auto"/>
        <w:right w:val="none" w:sz="0" w:space="0" w:color="auto"/>
      </w:divBdr>
    </w:div>
    <w:div w:id="2112621243">
      <w:bodyDiv w:val="1"/>
      <w:marLeft w:val="0"/>
      <w:marRight w:val="0"/>
      <w:marTop w:val="0"/>
      <w:marBottom w:val="0"/>
      <w:divBdr>
        <w:top w:val="none" w:sz="0" w:space="0" w:color="auto"/>
        <w:left w:val="none" w:sz="0" w:space="0" w:color="auto"/>
        <w:bottom w:val="none" w:sz="0" w:space="0" w:color="auto"/>
        <w:right w:val="none" w:sz="0" w:space="0" w:color="auto"/>
      </w:divBdr>
    </w:div>
    <w:div w:id="2115665587">
      <w:bodyDiv w:val="1"/>
      <w:marLeft w:val="0"/>
      <w:marRight w:val="0"/>
      <w:marTop w:val="0"/>
      <w:marBottom w:val="0"/>
      <w:divBdr>
        <w:top w:val="none" w:sz="0" w:space="0" w:color="auto"/>
        <w:left w:val="none" w:sz="0" w:space="0" w:color="auto"/>
        <w:bottom w:val="none" w:sz="0" w:space="0" w:color="auto"/>
        <w:right w:val="none" w:sz="0" w:space="0" w:color="auto"/>
      </w:divBdr>
    </w:div>
    <w:div w:id="2116898887">
      <w:bodyDiv w:val="1"/>
      <w:marLeft w:val="0"/>
      <w:marRight w:val="0"/>
      <w:marTop w:val="0"/>
      <w:marBottom w:val="0"/>
      <w:divBdr>
        <w:top w:val="none" w:sz="0" w:space="0" w:color="auto"/>
        <w:left w:val="none" w:sz="0" w:space="0" w:color="auto"/>
        <w:bottom w:val="none" w:sz="0" w:space="0" w:color="auto"/>
        <w:right w:val="none" w:sz="0" w:space="0" w:color="auto"/>
      </w:divBdr>
      <w:divsChild>
        <w:div w:id="99961518">
          <w:marLeft w:val="480"/>
          <w:marRight w:val="0"/>
          <w:marTop w:val="0"/>
          <w:marBottom w:val="0"/>
          <w:divBdr>
            <w:top w:val="none" w:sz="0" w:space="0" w:color="auto"/>
            <w:left w:val="none" w:sz="0" w:space="0" w:color="auto"/>
            <w:bottom w:val="none" w:sz="0" w:space="0" w:color="auto"/>
            <w:right w:val="none" w:sz="0" w:space="0" w:color="auto"/>
          </w:divBdr>
        </w:div>
        <w:div w:id="158664687">
          <w:marLeft w:val="480"/>
          <w:marRight w:val="0"/>
          <w:marTop w:val="0"/>
          <w:marBottom w:val="0"/>
          <w:divBdr>
            <w:top w:val="none" w:sz="0" w:space="0" w:color="auto"/>
            <w:left w:val="none" w:sz="0" w:space="0" w:color="auto"/>
            <w:bottom w:val="none" w:sz="0" w:space="0" w:color="auto"/>
            <w:right w:val="none" w:sz="0" w:space="0" w:color="auto"/>
          </w:divBdr>
        </w:div>
        <w:div w:id="298998969">
          <w:marLeft w:val="480"/>
          <w:marRight w:val="0"/>
          <w:marTop w:val="0"/>
          <w:marBottom w:val="0"/>
          <w:divBdr>
            <w:top w:val="none" w:sz="0" w:space="0" w:color="auto"/>
            <w:left w:val="none" w:sz="0" w:space="0" w:color="auto"/>
            <w:bottom w:val="none" w:sz="0" w:space="0" w:color="auto"/>
            <w:right w:val="none" w:sz="0" w:space="0" w:color="auto"/>
          </w:divBdr>
        </w:div>
        <w:div w:id="320740764">
          <w:marLeft w:val="480"/>
          <w:marRight w:val="0"/>
          <w:marTop w:val="0"/>
          <w:marBottom w:val="0"/>
          <w:divBdr>
            <w:top w:val="none" w:sz="0" w:space="0" w:color="auto"/>
            <w:left w:val="none" w:sz="0" w:space="0" w:color="auto"/>
            <w:bottom w:val="none" w:sz="0" w:space="0" w:color="auto"/>
            <w:right w:val="none" w:sz="0" w:space="0" w:color="auto"/>
          </w:divBdr>
        </w:div>
        <w:div w:id="361327253">
          <w:marLeft w:val="480"/>
          <w:marRight w:val="0"/>
          <w:marTop w:val="0"/>
          <w:marBottom w:val="0"/>
          <w:divBdr>
            <w:top w:val="none" w:sz="0" w:space="0" w:color="auto"/>
            <w:left w:val="none" w:sz="0" w:space="0" w:color="auto"/>
            <w:bottom w:val="none" w:sz="0" w:space="0" w:color="auto"/>
            <w:right w:val="none" w:sz="0" w:space="0" w:color="auto"/>
          </w:divBdr>
        </w:div>
        <w:div w:id="445584754">
          <w:marLeft w:val="480"/>
          <w:marRight w:val="0"/>
          <w:marTop w:val="0"/>
          <w:marBottom w:val="0"/>
          <w:divBdr>
            <w:top w:val="none" w:sz="0" w:space="0" w:color="auto"/>
            <w:left w:val="none" w:sz="0" w:space="0" w:color="auto"/>
            <w:bottom w:val="none" w:sz="0" w:space="0" w:color="auto"/>
            <w:right w:val="none" w:sz="0" w:space="0" w:color="auto"/>
          </w:divBdr>
        </w:div>
        <w:div w:id="462045881">
          <w:marLeft w:val="480"/>
          <w:marRight w:val="0"/>
          <w:marTop w:val="0"/>
          <w:marBottom w:val="0"/>
          <w:divBdr>
            <w:top w:val="none" w:sz="0" w:space="0" w:color="auto"/>
            <w:left w:val="none" w:sz="0" w:space="0" w:color="auto"/>
            <w:bottom w:val="none" w:sz="0" w:space="0" w:color="auto"/>
            <w:right w:val="none" w:sz="0" w:space="0" w:color="auto"/>
          </w:divBdr>
        </w:div>
        <w:div w:id="649528498">
          <w:marLeft w:val="480"/>
          <w:marRight w:val="0"/>
          <w:marTop w:val="0"/>
          <w:marBottom w:val="0"/>
          <w:divBdr>
            <w:top w:val="none" w:sz="0" w:space="0" w:color="auto"/>
            <w:left w:val="none" w:sz="0" w:space="0" w:color="auto"/>
            <w:bottom w:val="none" w:sz="0" w:space="0" w:color="auto"/>
            <w:right w:val="none" w:sz="0" w:space="0" w:color="auto"/>
          </w:divBdr>
        </w:div>
        <w:div w:id="653097369">
          <w:marLeft w:val="480"/>
          <w:marRight w:val="0"/>
          <w:marTop w:val="0"/>
          <w:marBottom w:val="0"/>
          <w:divBdr>
            <w:top w:val="none" w:sz="0" w:space="0" w:color="auto"/>
            <w:left w:val="none" w:sz="0" w:space="0" w:color="auto"/>
            <w:bottom w:val="none" w:sz="0" w:space="0" w:color="auto"/>
            <w:right w:val="none" w:sz="0" w:space="0" w:color="auto"/>
          </w:divBdr>
        </w:div>
        <w:div w:id="654069319">
          <w:marLeft w:val="480"/>
          <w:marRight w:val="0"/>
          <w:marTop w:val="0"/>
          <w:marBottom w:val="0"/>
          <w:divBdr>
            <w:top w:val="none" w:sz="0" w:space="0" w:color="auto"/>
            <w:left w:val="none" w:sz="0" w:space="0" w:color="auto"/>
            <w:bottom w:val="none" w:sz="0" w:space="0" w:color="auto"/>
            <w:right w:val="none" w:sz="0" w:space="0" w:color="auto"/>
          </w:divBdr>
        </w:div>
        <w:div w:id="664629682">
          <w:marLeft w:val="480"/>
          <w:marRight w:val="0"/>
          <w:marTop w:val="0"/>
          <w:marBottom w:val="0"/>
          <w:divBdr>
            <w:top w:val="none" w:sz="0" w:space="0" w:color="auto"/>
            <w:left w:val="none" w:sz="0" w:space="0" w:color="auto"/>
            <w:bottom w:val="none" w:sz="0" w:space="0" w:color="auto"/>
            <w:right w:val="none" w:sz="0" w:space="0" w:color="auto"/>
          </w:divBdr>
        </w:div>
        <w:div w:id="676660711">
          <w:marLeft w:val="480"/>
          <w:marRight w:val="0"/>
          <w:marTop w:val="0"/>
          <w:marBottom w:val="0"/>
          <w:divBdr>
            <w:top w:val="none" w:sz="0" w:space="0" w:color="auto"/>
            <w:left w:val="none" w:sz="0" w:space="0" w:color="auto"/>
            <w:bottom w:val="none" w:sz="0" w:space="0" w:color="auto"/>
            <w:right w:val="none" w:sz="0" w:space="0" w:color="auto"/>
          </w:divBdr>
        </w:div>
        <w:div w:id="683240263">
          <w:marLeft w:val="480"/>
          <w:marRight w:val="0"/>
          <w:marTop w:val="0"/>
          <w:marBottom w:val="0"/>
          <w:divBdr>
            <w:top w:val="none" w:sz="0" w:space="0" w:color="auto"/>
            <w:left w:val="none" w:sz="0" w:space="0" w:color="auto"/>
            <w:bottom w:val="none" w:sz="0" w:space="0" w:color="auto"/>
            <w:right w:val="none" w:sz="0" w:space="0" w:color="auto"/>
          </w:divBdr>
        </w:div>
        <w:div w:id="722753840">
          <w:marLeft w:val="480"/>
          <w:marRight w:val="0"/>
          <w:marTop w:val="0"/>
          <w:marBottom w:val="0"/>
          <w:divBdr>
            <w:top w:val="none" w:sz="0" w:space="0" w:color="auto"/>
            <w:left w:val="none" w:sz="0" w:space="0" w:color="auto"/>
            <w:bottom w:val="none" w:sz="0" w:space="0" w:color="auto"/>
            <w:right w:val="none" w:sz="0" w:space="0" w:color="auto"/>
          </w:divBdr>
        </w:div>
        <w:div w:id="723023384">
          <w:marLeft w:val="480"/>
          <w:marRight w:val="0"/>
          <w:marTop w:val="0"/>
          <w:marBottom w:val="0"/>
          <w:divBdr>
            <w:top w:val="none" w:sz="0" w:space="0" w:color="auto"/>
            <w:left w:val="none" w:sz="0" w:space="0" w:color="auto"/>
            <w:bottom w:val="none" w:sz="0" w:space="0" w:color="auto"/>
            <w:right w:val="none" w:sz="0" w:space="0" w:color="auto"/>
          </w:divBdr>
        </w:div>
        <w:div w:id="802381260">
          <w:marLeft w:val="480"/>
          <w:marRight w:val="0"/>
          <w:marTop w:val="0"/>
          <w:marBottom w:val="0"/>
          <w:divBdr>
            <w:top w:val="none" w:sz="0" w:space="0" w:color="auto"/>
            <w:left w:val="none" w:sz="0" w:space="0" w:color="auto"/>
            <w:bottom w:val="none" w:sz="0" w:space="0" w:color="auto"/>
            <w:right w:val="none" w:sz="0" w:space="0" w:color="auto"/>
          </w:divBdr>
        </w:div>
        <w:div w:id="808671870">
          <w:marLeft w:val="480"/>
          <w:marRight w:val="0"/>
          <w:marTop w:val="0"/>
          <w:marBottom w:val="0"/>
          <w:divBdr>
            <w:top w:val="none" w:sz="0" w:space="0" w:color="auto"/>
            <w:left w:val="none" w:sz="0" w:space="0" w:color="auto"/>
            <w:bottom w:val="none" w:sz="0" w:space="0" w:color="auto"/>
            <w:right w:val="none" w:sz="0" w:space="0" w:color="auto"/>
          </w:divBdr>
        </w:div>
        <w:div w:id="828012177">
          <w:marLeft w:val="480"/>
          <w:marRight w:val="0"/>
          <w:marTop w:val="0"/>
          <w:marBottom w:val="0"/>
          <w:divBdr>
            <w:top w:val="none" w:sz="0" w:space="0" w:color="auto"/>
            <w:left w:val="none" w:sz="0" w:space="0" w:color="auto"/>
            <w:bottom w:val="none" w:sz="0" w:space="0" w:color="auto"/>
            <w:right w:val="none" w:sz="0" w:space="0" w:color="auto"/>
          </w:divBdr>
        </w:div>
        <w:div w:id="834565338">
          <w:marLeft w:val="480"/>
          <w:marRight w:val="0"/>
          <w:marTop w:val="0"/>
          <w:marBottom w:val="0"/>
          <w:divBdr>
            <w:top w:val="none" w:sz="0" w:space="0" w:color="auto"/>
            <w:left w:val="none" w:sz="0" w:space="0" w:color="auto"/>
            <w:bottom w:val="none" w:sz="0" w:space="0" w:color="auto"/>
            <w:right w:val="none" w:sz="0" w:space="0" w:color="auto"/>
          </w:divBdr>
        </w:div>
        <w:div w:id="907499329">
          <w:marLeft w:val="480"/>
          <w:marRight w:val="0"/>
          <w:marTop w:val="0"/>
          <w:marBottom w:val="0"/>
          <w:divBdr>
            <w:top w:val="none" w:sz="0" w:space="0" w:color="auto"/>
            <w:left w:val="none" w:sz="0" w:space="0" w:color="auto"/>
            <w:bottom w:val="none" w:sz="0" w:space="0" w:color="auto"/>
            <w:right w:val="none" w:sz="0" w:space="0" w:color="auto"/>
          </w:divBdr>
        </w:div>
        <w:div w:id="1104304734">
          <w:marLeft w:val="480"/>
          <w:marRight w:val="0"/>
          <w:marTop w:val="0"/>
          <w:marBottom w:val="0"/>
          <w:divBdr>
            <w:top w:val="none" w:sz="0" w:space="0" w:color="auto"/>
            <w:left w:val="none" w:sz="0" w:space="0" w:color="auto"/>
            <w:bottom w:val="none" w:sz="0" w:space="0" w:color="auto"/>
            <w:right w:val="none" w:sz="0" w:space="0" w:color="auto"/>
          </w:divBdr>
        </w:div>
        <w:div w:id="1159538757">
          <w:marLeft w:val="480"/>
          <w:marRight w:val="0"/>
          <w:marTop w:val="0"/>
          <w:marBottom w:val="0"/>
          <w:divBdr>
            <w:top w:val="none" w:sz="0" w:space="0" w:color="auto"/>
            <w:left w:val="none" w:sz="0" w:space="0" w:color="auto"/>
            <w:bottom w:val="none" w:sz="0" w:space="0" w:color="auto"/>
            <w:right w:val="none" w:sz="0" w:space="0" w:color="auto"/>
          </w:divBdr>
        </w:div>
        <w:div w:id="1168405022">
          <w:marLeft w:val="480"/>
          <w:marRight w:val="0"/>
          <w:marTop w:val="0"/>
          <w:marBottom w:val="0"/>
          <w:divBdr>
            <w:top w:val="none" w:sz="0" w:space="0" w:color="auto"/>
            <w:left w:val="none" w:sz="0" w:space="0" w:color="auto"/>
            <w:bottom w:val="none" w:sz="0" w:space="0" w:color="auto"/>
            <w:right w:val="none" w:sz="0" w:space="0" w:color="auto"/>
          </w:divBdr>
        </w:div>
        <w:div w:id="1222711778">
          <w:marLeft w:val="480"/>
          <w:marRight w:val="0"/>
          <w:marTop w:val="0"/>
          <w:marBottom w:val="0"/>
          <w:divBdr>
            <w:top w:val="none" w:sz="0" w:space="0" w:color="auto"/>
            <w:left w:val="none" w:sz="0" w:space="0" w:color="auto"/>
            <w:bottom w:val="none" w:sz="0" w:space="0" w:color="auto"/>
            <w:right w:val="none" w:sz="0" w:space="0" w:color="auto"/>
          </w:divBdr>
        </w:div>
        <w:div w:id="1232811178">
          <w:marLeft w:val="480"/>
          <w:marRight w:val="0"/>
          <w:marTop w:val="0"/>
          <w:marBottom w:val="0"/>
          <w:divBdr>
            <w:top w:val="none" w:sz="0" w:space="0" w:color="auto"/>
            <w:left w:val="none" w:sz="0" w:space="0" w:color="auto"/>
            <w:bottom w:val="none" w:sz="0" w:space="0" w:color="auto"/>
            <w:right w:val="none" w:sz="0" w:space="0" w:color="auto"/>
          </w:divBdr>
        </w:div>
        <w:div w:id="1272930115">
          <w:marLeft w:val="480"/>
          <w:marRight w:val="0"/>
          <w:marTop w:val="0"/>
          <w:marBottom w:val="0"/>
          <w:divBdr>
            <w:top w:val="none" w:sz="0" w:space="0" w:color="auto"/>
            <w:left w:val="none" w:sz="0" w:space="0" w:color="auto"/>
            <w:bottom w:val="none" w:sz="0" w:space="0" w:color="auto"/>
            <w:right w:val="none" w:sz="0" w:space="0" w:color="auto"/>
          </w:divBdr>
        </w:div>
        <w:div w:id="1314334677">
          <w:marLeft w:val="480"/>
          <w:marRight w:val="0"/>
          <w:marTop w:val="0"/>
          <w:marBottom w:val="0"/>
          <w:divBdr>
            <w:top w:val="none" w:sz="0" w:space="0" w:color="auto"/>
            <w:left w:val="none" w:sz="0" w:space="0" w:color="auto"/>
            <w:bottom w:val="none" w:sz="0" w:space="0" w:color="auto"/>
            <w:right w:val="none" w:sz="0" w:space="0" w:color="auto"/>
          </w:divBdr>
        </w:div>
        <w:div w:id="1370647470">
          <w:marLeft w:val="480"/>
          <w:marRight w:val="0"/>
          <w:marTop w:val="0"/>
          <w:marBottom w:val="0"/>
          <w:divBdr>
            <w:top w:val="none" w:sz="0" w:space="0" w:color="auto"/>
            <w:left w:val="none" w:sz="0" w:space="0" w:color="auto"/>
            <w:bottom w:val="none" w:sz="0" w:space="0" w:color="auto"/>
            <w:right w:val="none" w:sz="0" w:space="0" w:color="auto"/>
          </w:divBdr>
        </w:div>
        <w:div w:id="1400664227">
          <w:marLeft w:val="480"/>
          <w:marRight w:val="0"/>
          <w:marTop w:val="0"/>
          <w:marBottom w:val="0"/>
          <w:divBdr>
            <w:top w:val="none" w:sz="0" w:space="0" w:color="auto"/>
            <w:left w:val="none" w:sz="0" w:space="0" w:color="auto"/>
            <w:bottom w:val="none" w:sz="0" w:space="0" w:color="auto"/>
            <w:right w:val="none" w:sz="0" w:space="0" w:color="auto"/>
          </w:divBdr>
        </w:div>
        <w:div w:id="1420062021">
          <w:marLeft w:val="480"/>
          <w:marRight w:val="0"/>
          <w:marTop w:val="0"/>
          <w:marBottom w:val="0"/>
          <w:divBdr>
            <w:top w:val="none" w:sz="0" w:space="0" w:color="auto"/>
            <w:left w:val="none" w:sz="0" w:space="0" w:color="auto"/>
            <w:bottom w:val="none" w:sz="0" w:space="0" w:color="auto"/>
            <w:right w:val="none" w:sz="0" w:space="0" w:color="auto"/>
          </w:divBdr>
        </w:div>
        <w:div w:id="1470782569">
          <w:marLeft w:val="480"/>
          <w:marRight w:val="0"/>
          <w:marTop w:val="0"/>
          <w:marBottom w:val="0"/>
          <w:divBdr>
            <w:top w:val="none" w:sz="0" w:space="0" w:color="auto"/>
            <w:left w:val="none" w:sz="0" w:space="0" w:color="auto"/>
            <w:bottom w:val="none" w:sz="0" w:space="0" w:color="auto"/>
            <w:right w:val="none" w:sz="0" w:space="0" w:color="auto"/>
          </w:divBdr>
        </w:div>
        <w:div w:id="1630741458">
          <w:marLeft w:val="480"/>
          <w:marRight w:val="0"/>
          <w:marTop w:val="0"/>
          <w:marBottom w:val="0"/>
          <w:divBdr>
            <w:top w:val="none" w:sz="0" w:space="0" w:color="auto"/>
            <w:left w:val="none" w:sz="0" w:space="0" w:color="auto"/>
            <w:bottom w:val="none" w:sz="0" w:space="0" w:color="auto"/>
            <w:right w:val="none" w:sz="0" w:space="0" w:color="auto"/>
          </w:divBdr>
        </w:div>
        <w:div w:id="1689991220">
          <w:marLeft w:val="480"/>
          <w:marRight w:val="0"/>
          <w:marTop w:val="0"/>
          <w:marBottom w:val="0"/>
          <w:divBdr>
            <w:top w:val="none" w:sz="0" w:space="0" w:color="auto"/>
            <w:left w:val="none" w:sz="0" w:space="0" w:color="auto"/>
            <w:bottom w:val="none" w:sz="0" w:space="0" w:color="auto"/>
            <w:right w:val="none" w:sz="0" w:space="0" w:color="auto"/>
          </w:divBdr>
        </w:div>
        <w:div w:id="1698968291">
          <w:marLeft w:val="480"/>
          <w:marRight w:val="0"/>
          <w:marTop w:val="0"/>
          <w:marBottom w:val="0"/>
          <w:divBdr>
            <w:top w:val="none" w:sz="0" w:space="0" w:color="auto"/>
            <w:left w:val="none" w:sz="0" w:space="0" w:color="auto"/>
            <w:bottom w:val="none" w:sz="0" w:space="0" w:color="auto"/>
            <w:right w:val="none" w:sz="0" w:space="0" w:color="auto"/>
          </w:divBdr>
        </w:div>
        <w:div w:id="1719428961">
          <w:marLeft w:val="480"/>
          <w:marRight w:val="0"/>
          <w:marTop w:val="0"/>
          <w:marBottom w:val="0"/>
          <w:divBdr>
            <w:top w:val="none" w:sz="0" w:space="0" w:color="auto"/>
            <w:left w:val="none" w:sz="0" w:space="0" w:color="auto"/>
            <w:bottom w:val="none" w:sz="0" w:space="0" w:color="auto"/>
            <w:right w:val="none" w:sz="0" w:space="0" w:color="auto"/>
          </w:divBdr>
        </w:div>
        <w:div w:id="1732465873">
          <w:marLeft w:val="480"/>
          <w:marRight w:val="0"/>
          <w:marTop w:val="0"/>
          <w:marBottom w:val="0"/>
          <w:divBdr>
            <w:top w:val="none" w:sz="0" w:space="0" w:color="auto"/>
            <w:left w:val="none" w:sz="0" w:space="0" w:color="auto"/>
            <w:bottom w:val="none" w:sz="0" w:space="0" w:color="auto"/>
            <w:right w:val="none" w:sz="0" w:space="0" w:color="auto"/>
          </w:divBdr>
        </w:div>
        <w:div w:id="1736584178">
          <w:marLeft w:val="480"/>
          <w:marRight w:val="0"/>
          <w:marTop w:val="0"/>
          <w:marBottom w:val="0"/>
          <w:divBdr>
            <w:top w:val="none" w:sz="0" w:space="0" w:color="auto"/>
            <w:left w:val="none" w:sz="0" w:space="0" w:color="auto"/>
            <w:bottom w:val="none" w:sz="0" w:space="0" w:color="auto"/>
            <w:right w:val="none" w:sz="0" w:space="0" w:color="auto"/>
          </w:divBdr>
        </w:div>
        <w:div w:id="1769614252">
          <w:marLeft w:val="480"/>
          <w:marRight w:val="0"/>
          <w:marTop w:val="0"/>
          <w:marBottom w:val="0"/>
          <w:divBdr>
            <w:top w:val="none" w:sz="0" w:space="0" w:color="auto"/>
            <w:left w:val="none" w:sz="0" w:space="0" w:color="auto"/>
            <w:bottom w:val="none" w:sz="0" w:space="0" w:color="auto"/>
            <w:right w:val="none" w:sz="0" w:space="0" w:color="auto"/>
          </w:divBdr>
        </w:div>
        <w:div w:id="1816726310">
          <w:marLeft w:val="480"/>
          <w:marRight w:val="0"/>
          <w:marTop w:val="0"/>
          <w:marBottom w:val="0"/>
          <w:divBdr>
            <w:top w:val="none" w:sz="0" w:space="0" w:color="auto"/>
            <w:left w:val="none" w:sz="0" w:space="0" w:color="auto"/>
            <w:bottom w:val="none" w:sz="0" w:space="0" w:color="auto"/>
            <w:right w:val="none" w:sz="0" w:space="0" w:color="auto"/>
          </w:divBdr>
        </w:div>
        <w:div w:id="1858302875">
          <w:marLeft w:val="480"/>
          <w:marRight w:val="0"/>
          <w:marTop w:val="0"/>
          <w:marBottom w:val="0"/>
          <w:divBdr>
            <w:top w:val="none" w:sz="0" w:space="0" w:color="auto"/>
            <w:left w:val="none" w:sz="0" w:space="0" w:color="auto"/>
            <w:bottom w:val="none" w:sz="0" w:space="0" w:color="auto"/>
            <w:right w:val="none" w:sz="0" w:space="0" w:color="auto"/>
          </w:divBdr>
        </w:div>
        <w:div w:id="1879900952">
          <w:marLeft w:val="480"/>
          <w:marRight w:val="0"/>
          <w:marTop w:val="0"/>
          <w:marBottom w:val="0"/>
          <w:divBdr>
            <w:top w:val="none" w:sz="0" w:space="0" w:color="auto"/>
            <w:left w:val="none" w:sz="0" w:space="0" w:color="auto"/>
            <w:bottom w:val="none" w:sz="0" w:space="0" w:color="auto"/>
            <w:right w:val="none" w:sz="0" w:space="0" w:color="auto"/>
          </w:divBdr>
        </w:div>
        <w:div w:id="1954050267">
          <w:marLeft w:val="480"/>
          <w:marRight w:val="0"/>
          <w:marTop w:val="0"/>
          <w:marBottom w:val="0"/>
          <w:divBdr>
            <w:top w:val="none" w:sz="0" w:space="0" w:color="auto"/>
            <w:left w:val="none" w:sz="0" w:space="0" w:color="auto"/>
            <w:bottom w:val="none" w:sz="0" w:space="0" w:color="auto"/>
            <w:right w:val="none" w:sz="0" w:space="0" w:color="auto"/>
          </w:divBdr>
        </w:div>
        <w:div w:id="1968000628">
          <w:marLeft w:val="480"/>
          <w:marRight w:val="0"/>
          <w:marTop w:val="0"/>
          <w:marBottom w:val="0"/>
          <w:divBdr>
            <w:top w:val="none" w:sz="0" w:space="0" w:color="auto"/>
            <w:left w:val="none" w:sz="0" w:space="0" w:color="auto"/>
            <w:bottom w:val="none" w:sz="0" w:space="0" w:color="auto"/>
            <w:right w:val="none" w:sz="0" w:space="0" w:color="auto"/>
          </w:divBdr>
        </w:div>
        <w:div w:id="2021466921">
          <w:marLeft w:val="480"/>
          <w:marRight w:val="0"/>
          <w:marTop w:val="0"/>
          <w:marBottom w:val="0"/>
          <w:divBdr>
            <w:top w:val="none" w:sz="0" w:space="0" w:color="auto"/>
            <w:left w:val="none" w:sz="0" w:space="0" w:color="auto"/>
            <w:bottom w:val="none" w:sz="0" w:space="0" w:color="auto"/>
            <w:right w:val="none" w:sz="0" w:space="0" w:color="auto"/>
          </w:divBdr>
        </w:div>
        <w:div w:id="2025665927">
          <w:marLeft w:val="480"/>
          <w:marRight w:val="0"/>
          <w:marTop w:val="0"/>
          <w:marBottom w:val="0"/>
          <w:divBdr>
            <w:top w:val="none" w:sz="0" w:space="0" w:color="auto"/>
            <w:left w:val="none" w:sz="0" w:space="0" w:color="auto"/>
            <w:bottom w:val="none" w:sz="0" w:space="0" w:color="auto"/>
            <w:right w:val="none" w:sz="0" w:space="0" w:color="auto"/>
          </w:divBdr>
        </w:div>
        <w:div w:id="2026788572">
          <w:marLeft w:val="480"/>
          <w:marRight w:val="0"/>
          <w:marTop w:val="0"/>
          <w:marBottom w:val="0"/>
          <w:divBdr>
            <w:top w:val="none" w:sz="0" w:space="0" w:color="auto"/>
            <w:left w:val="none" w:sz="0" w:space="0" w:color="auto"/>
            <w:bottom w:val="none" w:sz="0" w:space="0" w:color="auto"/>
            <w:right w:val="none" w:sz="0" w:space="0" w:color="auto"/>
          </w:divBdr>
        </w:div>
        <w:div w:id="2035644986">
          <w:marLeft w:val="480"/>
          <w:marRight w:val="0"/>
          <w:marTop w:val="0"/>
          <w:marBottom w:val="0"/>
          <w:divBdr>
            <w:top w:val="none" w:sz="0" w:space="0" w:color="auto"/>
            <w:left w:val="none" w:sz="0" w:space="0" w:color="auto"/>
            <w:bottom w:val="none" w:sz="0" w:space="0" w:color="auto"/>
            <w:right w:val="none" w:sz="0" w:space="0" w:color="auto"/>
          </w:divBdr>
        </w:div>
        <w:div w:id="2133743134">
          <w:marLeft w:val="480"/>
          <w:marRight w:val="0"/>
          <w:marTop w:val="0"/>
          <w:marBottom w:val="0"/>
          <w:divBdr>
            <w:top w:val="none" w:sz="0" w:space="0" w:color="auto"/>
            <w:left w:val="none" w:sz="0" w:space="0" w:color="auto"/>
            <w:bottom w:val="none" w:sz="0" w:space="0" w:color="auto"/>
            <w:right w:val="none" w:sz="0" w:space="0" w:color="auto"/>
          </w:divBdr>
        </w:div>
      </w:divsChild>
    </w:div>
    <w:div w:id="2118868765">
      <w:bodyDiv w:val="1"/>
      <w:marLeft w:val="0"/>
      <w:marRight w:val="0"/>
      <w:marTop w:val="0"/>
      <w:marBottom w:val="0"/>
      <w:divBdr>
        <w:top w:val="none" w:sz="0" w:space="0" w:color="auto"/>
        <w:left w:val="none" w:sz="0" w:space="0" w:color="auto"/>
        <w:bottom w:val="none" w:sz="0" w:space="0" w:color="auto"/>
        <w:right w:val="none" w:sz="0" w:space="0" w:color="auto"/>
      </w:divBdr>
    </w:div>
    <w:div w:id="2120250536">
      <w:bodyDiv w:val="1"/>
      <w:marLeft w:val="0"/>
      <w:marRight w:val="0"/>
      <w:marTop w:val="0"/>
      <w:marBottom w:val="0"/>
      <w:divBdr>
        <w:top w:val="none" w:sz="0" w:space="0" w:color="auto"/>
        <w:left w:val="none" w:sz="0" w:space="0" w:color="auto"/>
        <w:bottom w:val="none" w:sz="0" w:space="0" w:color="auto"/>
        <w:right w:val="none" w:sz="0" w:space="0" w:color="auto"/>
      </w:divBdr>
    </w:div>
    <w:div w:id="2121022874">
      <w:bodyDiv w:val="1"/>
      <w:marLeft w:val="0"/>
      <w:marRight w:val="0"/>
      <w:marTop w:val="0"/>
      <w:marBottom w:val="0"/>
      <w:divBdr>
        <w:top w:val="none" w:sz="0" w:space="0" w:color="auto"/>
        <w:left w:val="none" w:sz="0" w:space="0" w:color="auto"/>
        <w:bottom w:val="none" w:sz="0" w:space="0" w:color="auto"/>
        <w:right w:val="none" w:sz="0" w:space="0" w:color="auto"/>
      </w:divBdr>
    </w:div>
    <w:div w:id="2122334641">
      <w:bodyDiv w:val="1"/>
      <w:marLeft w:val="0"/>
      <w:marRight w:val="0"/>
      <w:marTop w:val="0"/>
      <w:marBottom w:val="0"/>
      <w:divBdr>
        <w:top w:val="none" w:sz="0" w:space="0" w:color="auto"/>
        <w:left w:val="none" w:sz="0" w:space="0" w:color="auto"/>
        <w:bottom w:val="none" w:sz="0" w:space="0" w:color="auto"/>
        <w:right w:val="none" w:sz="0" w:space="0" w:color="auto"/>
      </w:divBdr>
    </w:div>
    <w:div w:id="2124765560">
      <w:bodyDiv w:val="1"/>
      <w:marLeft w:val="0"/>
      <w:marRight w:val="0"/>
      <w:marTop w:val="0"/>
      <w:marBottom w:val="0"/>
      <w:divBdr>
        <w:top w:val="none" w:sz="0" w:space="0" w:color="auto"/>
        <w:left w:val="none" w:sz="0" w:space="0" w:color="auto"/>
        <w:bottom w:val="none" w:sz="0" w:space="0" w:color="auto"/>
        <w:right w:val="none" w:sz="0" w:space="0" w:color="auto"/>
      </w:divBdr>
    </w:div>
    <w:div w:id="2124882960">
      <w:bodyDiv w:val="1"/>
      <w:marLeft w:val="0"/>
      <w:marRight w:val="0"/>
      <w:marTop w:val="0"/>
      <w:marBottom w:val="0"/>
      <w:divBdr>
        <w:top w:val="none" w:sz="0" w:space="0" w:color="auto"/>
        <w:left w:val="none" w:sz="0" w:space="0" w:color="auto"/>
        <w:bottom w:val="none" w:sz="0" w:space="0" w:color="auto"/>
        <w:right w:val="none" w:sz="0" w:space="0" w:color="auto"/>
      </w:divBdr>
    </w:div>
    <w:div w:id="2131515004">
      <w:bodyDiv w:val="1"/>
      <w:marLeft w:val="0"/>
      <w:marRight w:val="0"/>
      <w:marTop w:val="0"/>
      <w:marBottom w:val="0"/>
      <w:divBdr>
        <w:top w:val="none" w:sz="0" w:space="0" w:color="auto"/>
        <w:left w:val="none" w:sz="0" w:space="0" w:color="auto"/>
        <w:bottom w:val="none" w:sz="0" w:space="0" w:color="auto"/>
        <w:right w:val="none" w:sz="0" w:space="0" w:color="auto"/>
      </w:divBdr>
    </w:div>
    <w:div w:id="2132895376">
      <w:bodyDiv w:val="1"/>
      <w:marLeft w:val="0"/>
      <w:marRight w:val="0"/>
      <w:marTop w:val="0"/>
      <w:marBottom w:val="0"/>
      <w:divBdr>
        <w:top w:val="none" w:sz="0" w:space="0" w:color="auto"/>
        <w:left w:val="none" w:sz="0" w:space="0" w:color="auto"/>
        <w:bottom w:val="none" w:sz="0" w:space="0" w:color="auto"/>
        <w:right w:val="none" w:sz="0" w:space="0" w:color="auto"/>
      </w:divBdr>
    </w:div>
    <w:div w:id="2132943249">
      <w:bodyDiv w:val="1"/>
      <w:marLeft w:val="0"/>
      <w:marRight w:val="0"/>
      <w:marTop w:val="0"/>
      <w:marBottom w:val="0"/>
      <w:divBdr>
        <w:top w:val="none" w:sz="0" w:space="0" w:color="auto"/>
        <w:left w:val="none" w:sz="0" w:space="0" w:color="auto"/>
        <w:bottom w:val="none" w:sz="0" w:space="0" w:color="auto"/>
        <w:right w:val="none" w:sz="0" w:space="0" w:color="auto"/>
      </w:divBdr>
    </w:div>
    <w:div w:id="2135129719">
      <w:bodyDiv w:val="1"/>
      <w:marLeft w:val="0"/>
      <w:marRight w:val="0"/>
      <w:marTop w:val="0"/>
      <w:marBottom w:val="0"/>
      <w:divBdr>
        <w:top w:val="none" w:sz="0" w:space="0" w:color="auto"/>
        <w:left w:val="none" w:sz="0" w:space="0" w:color="auto"/>
        <w:bottom w:val="none" w:sz="0" w:space="0" w:color="auto"/>
        <w:right w:val="none" w:sz="0" w:space="0" w:color="auto"/>
      </w:divBdr>
    </w:div>
    <w:div w:id="2136093936">
      <w:bodyDiv w:val="1"/>
      <w:marLeft w:val="0"/>
      <w:marRight w:val="0"/>
      <w:marTop w:val="0"/>
      <w:marBottom w:val="0"/>
      <w:divBdr>
        <w:top w:val="none" w:sz="0" w:space="0" w:color="auto"/>
        <w:left w:val="none" w:sz="0" w:space="0" w:color="auto"/>
        <w:bottom w:val="none" w:sz="0" w:space="0" w:color="auto"/>
        <w:right w:val="none" w:sz="0" w:space="0" w:color="auto"/>
      </w:divBdr>
    </w:div>
    <w:div w:id="2136750295">
      <w:bodyDiv w:val="1"/>
      <w:marLeft w:val="0"/>
      <w:marRight w:val="0"/>
      <w:marTop w:val="0"/>
      <w:marBottom w:val="0"/>
      <w:divBdr>
        <w:top w:val="none" w:sz="0" w:space="0" w:color="auto"/>
        <w:left w:val="none" w:sz="0" w:space="0" w:color="auto"/>
        <w:bottom w:val="none" w:sz="0" w:space="0" w:color="auto"/>
        <w:right w:val="none" w:sz="0" w:space="0" w:color="auto"/>
      </w:divBdr>
    </w:div>
    <w:div w:id="2141074766">
      <w:bodyDiv w:val="1"/>
      <w:marLeft w:val="0"/>
      <w:marRight w:val="0"/>
      <w:marTop w:val="0"/>
      <w:marBottom w:val="0"/>
      <w:divBdr>
        <w:top w:val="none" w:sz="0" w:space="0" w:color="auto"/>
        <w:left w:val="none" w:sz="0" w:space="0" w:color="auto"/>
        <w:bottom w:val="none" w:sz="0" w:space="0" w:color="auto"/>
        <w:right w:val="none" w:sz="0" w:space="0" w:color="auto"/>
      </w:divBdr>
    </w:div>
    <w:div w:id="2141682514">
      <w:bodyDiv w:val="1"/>
      <w:marLeft w:val="0"/>
      <w:marRight w:val="0"/>
      <w:marTop w:val="0"/>
      <w:marBottom w:val="0"/>
      <w:divBdr>
        <w:top w:val="none" w:sz="0" w:space="0" w:color="auto"/>
        <w:left w:val="none" w:sz="0" w:space="0" w:color="auto"/>
        <w:bottom w:val="none" w:sz="0" w:space="0" w:color="auto"/>
        <w:right w:val="none" w:sz="0" w:space="0" w:color="auto"/>
      </w:divBdr>
    </w:div>
    <w:div w:id="2142647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doi.org/10.1002/cpch.41" TargetMode="External"/><Relationship Id="rId2" Type="http://schemas.openxmlformats.org/officeDocument/2006/relationships/hyperlink" Target="https://doi.org/10.1042%2FEBC20160013" TargetMode="External"/><Relationship Id="rId1" Type="http://schemas.openxmlformats.org/officeDocument/2006/relationships/hyperlink" Target="https://doi.org/10.1016%2Fj.tibtech.2014.03.010" TargetMode="External"/><Relationship Id="rId4" Type="http://schemas.openxmlformats.org/officeDocument/2006/relationships/hyperlink" Target="https://pubs.acs.org/doi/full/10.1021/acs.biochem.2c00188"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github.com/PinheiroLab/Engineered_colE1_origins"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tiff"/><Relationship Id="rId23" Type="http://schemas.openxmlformats.org/officeDocument/2006/relationships/glossaryDocument" Target="glossary/document.xml"/><Relationship Id="rId10" Type="http://schemas.microsoft.com/office/2016/09/relationships/commentsIds" Target="commentsIds.xml"/><Relationship Id="rId19" Type="http://schemas.openxmlformats.org/officeDocument/2006/relationships/footer" Target="footer2.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tiff"/><Relationship Id="rId22"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AD3C3E3A-06B1-4BB2-BFE5-6C052272E88F}"/>
      </w:docPartPr>
      <w:docPartBody>
        <w:p w:rsidR="001F12D0" w:rsidRDefault="0007463A">
          <w:r w:rsidRPr="005B4115">
            <w:rPr>
              <w:rStyle w:val="PlaceholderText"/>
            </w:rPr>
            <w:t>Click or tap here to enter text.</w:t>
          </w:r>
        </w:p>
      </w:docPartBody>
    </w:docPart>
    <w:docPart>
      <w:docPartPr>
        <w:name w:val="79E3D45DEC2042ECBAACC73C9DCC146C"/>
        <w:category>
          <w:name w:val="General"/>
          <w:gallery w:val="placeholder"/>
        </w:category>
        <w:types>
          <w:type w:val="bbPlcHdr"/>
        </w:types>
        <w:behaviors>
          <w:behavior w:val="content"/>
        </w:behaviors>
        <w:guid w:val="{CE18E1A5-276E-44EC-89B9-633AB167E4F3}"/>
      </w:docPartPr>
      <w:docPartBody>
        <w:p w:rsidR="00000000" w:rsidRDefault="00000000">
          <w:pPr>
            <w:pStyle w:val="79E3D45DEC2042ECBAACC73C9DCC146C"/>
          </w:pPr>
          <w:r w:rsidRPr="005B4115">
            <w:rPr>
              <w:rStyle w:val="PlaceholderText"/>
            </w:rPr>
            <w:t>Click or tap here to enter text.</w:t>
          </w:r>
        </w:p>
      </w:docPartBody>
    </w:docPart>
    <w:docPart>
      <w:docPartPr>
        <w:name w:val="35DBADD0D92242F3A3ED4EFD78AA4C38"/>
        <w:category>
          <w:name w:val="General"/>
          <w:gallery w:val="placeholder"/>
        </w:category>
        <w:types>
          <w:type w:val="bbPlcHdr"/>
        </w:types>
        <w:behaviors>
          <w:behavior w:val="content"/>
        </w:behaviors>
        <w:guid w:val="{199BE447-7744-4BDE-90AC-8A26F1E481EF}"/>
      </w:docPartPr>
      <w:docPartBody>
        <w:p w:rsidR="00000000" w:rsidRDefault="00000000">
          <w:pPr>
            <w:pStyle w:val="35DBADD0D92242F3A3ED4EFD78AA4C38"/>
          </w:pPr>
          <w:r w:rsidRPr="00022A4D">
            <w:rPr>
              <w:rStyle w:val="PlaceholderText"/>
            </w:rPr>
            <w:t>Click or tap here to enter text.</w:t>
          </w:r>
        </w:p>
      </w:docPartBody>
    </w:docPart>
    <w:docPart>
      <w:docPartPr>
        <w:name w:val="48EE167B27CD44F8B5F27E871E4E6AEF"/>
        <w:category>
          <w:name w:val="General"/>
          <w:gallery w:val="placeholder"/>
        </w:category>
        <w:types>
          <w:type w:val="bbPlcHdr"/>
        </w:types>
        <w:behaviors>
          <w:behavior w:val="content"/>
        </w:behaviors>
        <w:guid w:val="{C709CD30-C7B3-4D0E-BA3C-805D22041B6F}"/>
      </w:docPartPr>
      <w:docPartBody>
        <w:p w:rsidR="00000000" w:rsidRDefault="00000000">
          <w:pPr>
            <w:pStyle w:val="48EE167B27CD44F8B5F27E871E4E6AEF"/>
          </w:pPr>
          <w:r w:rsidRPr="00022A4D">
            <w:rPr>
              <w:rStyle w:val="PlaceholderText"/>
            </w:rPr>
            <w:t>Click or tap here to enter text.</w:t>
          </w:r>
        </w:p>
      </w:docPartBody>
    </w:docPart>
    <w:docPart>
      <w:docPartPr>
        <w:name w:val="6D99F58D61054B01AEED934341F59871"/>
        <w:category>
          <w:name w:val="General"/>
          <w:gallery w:val="placeholder"/>
        </w:category>
        <w:types>
          <w:type w:val="bbPlcHdr"/>
        </w:types>
        <w:behaviors>
          <w:behavior w:val="content"/>
        </w:behaviors>
        <w:guid w:val="{CAE792E5-DB40-459D-97AD-5B34278C30D0}"/>
      </w:docPartPr>
      <w:docPartBody>
        <w:p w:rsidR="00000000" w:rsidRDefault="00000000">
          <w:pPr>
            <w:pStyle w:val="6D99F58D61054B01AEED934341F59871"/>
          </w:pPr>
          <w:r w:rsidRPr="005B4115">
            <w:rPr>
              <w:rStyle w:val="PlaceholderText"/>
            </w:rPr>
            <w:t>Click or tap here to enter text.</w:t>
          </w:r>
        </w:p>
      </w:docPartBody>
    </w:docPart>
    <w:docPart>
      <w:docPartPr>
        <w:name w:val="7211D8525BD34C77AE9B1F528BC858A3"/>
        <w:category>
          <w:name w:val="General"/>
          <w:gallery w:val="placeholder"/>
        </w:category>
        <w:types>
          <w:type w:val="bbPlcHdr"/>
        </w:types>
        <w:behaviors>
          <w:behavior w:val="content"/>
        </w:behaviors>
        <w:guid w:val="{8B33D874-6CB5-47C4-84D7-71C12DB22CB0}"/>
      </w:docPartPr>
      <w:docPartBody>
        <w:p w:rsidR="00000000" w:rsidRDefault="00000000">
          <w:pPr>
            <w:pStyle w:val="7211D8525BD34C77AE9B1F528BC858A3"/>
          </w:pPr>
          <w:r w:rsidRPr="005B4115">
            <w:rPr>
              <w:rStyle w:val="PlaceholderText"/>
            </w:rPr>
            <w:t>Click or tap here to enter text.</w:t>
          </w:r>
        </w:p>
      </w:docPartBody>
    </w:docPart>
    <w:docPart>
      <w:docPartPr>
        <w:name w:val="FEE8507E555241AC86EA6F56A424EA6C"/>
        <w:category>
          <w:name w:val="General"/>
          <w:gallery w:val="placeholder"/>
        </w:category>
        <w:types>
          <w:type w:val="bbPlcHdr"/>
        </w:types>
        <w:behaviors>
          <w:behavior w:val="content"/>
        </w:behaviors>
        <w:guid w:val="{1F5B180E-B9B1-4E7E-A40B-714623F953FC}"/>
      </w:docPartPr>
      <w:docPartBody>
        <w:p w:rsidR="00000000" w:rsidRDefault="00000000">
          <w:pPr>
            <w:pStyle w:val="FEE8507E555241AC86EA6F56A424EA6C"/>
          </w:pPr>
          <w:r w:rsidRPr="005B4115">
            <w:rPr>
              <w:rStyle w:val="PlaceholderText"/>
            </w:rPr>
            <w:t>Click or tap here to enter text.</w:t>
          </w:r>
        </w:p>
      </w:docPartBody>
    </w:docPart>
    <w:docPart>
      <w:docPartPr>
        <w:name w:val="6EBD41E151A94507B7949A94DC0DED9A"/>
        <w:category>
          <w:name w:val="General"/>
          <w:gallery w:val="placeholder"/>
        </w:category>
        <w:types>
          <w:type w:val="bbPlcHdr"/>
        </w:types>
        <w:behaviors>
          <w:behavior w:val="content"/>
        </w:behaviors>
        <w:guid w:val="{E1986B5F-C0EB-40E8-A896-1798105270E2}"/>
      </w:docPartPr>
      <w:docPartBody>
        <w:p w:rsidR="00000000" w:rsidRDefault="00000000">
          <w:pPr>
            <w:pStyle w:val="6EBD41E151A94507B7949A94DC0DED9A"/>
          </w:pPr>
          <w:r w:rsidRPr="00022A4D">
            <w:rPr>
              <w:rStyle w:val="PlaceholderText"/>
            </w:rPr>
            <w:t>Click or tap here to enter text.</w:t>
          </w:r>
        </w:p>
      </w:docPartBody>
    </w:docPart>
    <w:docPart>
      <w:docPartPr>
        <w:name w:val="181528B6520F44AC8A0237C8A5B8270C"/>
        <w:category>
          <w:name w:val="General"/>
          <w:gallery w:val="placeholder"/>
        </w:category>
        <w:types>
          <w:type w:val="bbPlcHdr"/>
        </w:types>
        <w:behaviors>
          <w:behavior w:val="content"/>
        </w:behaviors>
        <w:guid w:val="{3FAE18DE-27BF-4818-B5B5-877809F873A8}"/>
      </w:docPartPr>
      <w:docPartBody>
        <w:p w:rsidR="00000000" w:rsidRDefault="00000000">
          <w:pPr>
            <w:pStyle w:val="181528B6520F44AC8A0237C8A5B8270C"/>
          </w:pPr>
          <w:r w:rsidRPr="00022A4D">
            <w:rPr>
              <w:rStyle w:val="PlaceholderText"/>
            </w:rPr>
            <w:t>Click or tap here to enter text.</w:t>
          </w:r>
        </w:p>
      </w:docPartBody>
    </w:docPart>
    <w:docPart>
      <w:docPartPr>
        <w:name w:val="7C8D70A5C4054BA9A72F270ACE5A1971"/>
        <w:category>
          <w:name w:val="General"/>
          <w:gallery w:val="placeholder"/>
        </w:category>
        <w:types>
          <w:type w:val="bbPlcHdr"/>
        </w:types>
        <w:behaviors>
          <w:behavior w:val="content"/>
        </w:behaviors>
        <w:guid w:val="{F513E9DD-04A7-49F9-B8B5-DAE126630E61}"/>
      </w:docPartPr>
      <w:docPartBody>
        <w:p w:rsidR="00000000" w:rsidRDefault="00000000">
          <w:pPr>
            <w:pStyle w:val="7C8D70A5C4054BA9A72F270ACE5A1971"/>
          </w:pPr>
          <w:r w:rsidRPr="005B4115">
            <w:rPr>
              <w:rStyle w:val="PlaceholderText"/>
            </w:rPr>
            <w:t>Click or tap here to enter text.</w:t>
          </w:r>
        </w:p>
      </w:docPartBody>
    </w:docPart>
    <w:docPart>
      <w:docPartPr>
        <w:name w:val="440C1B6FEC394D9BAE906F762740B523"/>
        <w:category>
          <w:name w:val="General"/>
          <w:gallery w:val="placeholder"/>
        </w:category>
        <w:types>
          <w:type w:val="bbPlcHdr"/>
        </w:types>
        <w:behaviors>
          <w:behavior w:val="content"/>
        </w:behaviors>
        <w:guid w:val="{5C897E8D-FECA-4B8F-98D9-6AD7C68EF972}"/>
      </w:docPartPr>
      <w:docPartBody>
        <w:p w:rsidR="00000000" w:rsidRDefault="00000000">
          <w:pPr>
            <w:pStyle w:val="440C1B6FEC394D9BAE906F762740B523"/>
          </w:pPr>
          <w:r w:rsidRPr="005B4115">
            <w:rPr>
              <w:rStyle w:val="PlaceholderText"/>
            </w:rPr>
            <w:t>Click or tap here to enter text.</w:t>
          </w:r>
        </w:p>
      </w:docPartBody>
    </w:docPart>
    <w:docPart>
      <w:docPartPr>
        <w:name w:val="89FC99FF9D134C3B8723B85CB7F59DC6"/>
        <w:category>
          <w:name w:val="General"/>
          <w:gallery w:val="placeholder"/>
        </w:category>
        <w:types>
          <w:type w:val="bbPlcHdr"/>
        </w:types>
        <w:behaviors>
          <w:behavior w:val="content"/>
        </w:behaviors>
        <w:guid w:val="{E23CEA54-670A-496C-866D-3CDB548C063A}"/>
      </w:docPartPr>
      <w:docPartBody>
        <w:p w:rsidR="00000000" w:rsidRDefault="00000000">
          <w:pPr>
            <w:pStyle w:val="89FC99FF9D134C3B8723B85CB7F59DC6"/>
          </w:pPr>
          <w:r w:rsidRPr="005B4115">
            <w:rPr>
              <w:rStyle w:val="PlaceholderText"/>
            </w:rPr>
            <w:t>Click or tap here to enter text.</w:t>
          </w:r>
        </w:p>
      </w:docPartBody>
    </w:docPart>
    <w:docPart>
      <w:docPartPr>
        <w:name w:val="9B41AA129D4146B095B0FB0BA8209EAD"/>
        <w:category>
          <w:name w:val="General"/>
          <w:gallery w:val="placeholder"/>
        </w:category>
        <w:types>
          <w:type w:val="bbPlcHdr"/>
        </w:types>
        <w:behaviors>
          <w:behavior w:val="content"/>
        </w:behaviors>
        <w:guid w:val="{BA34C9FB-6A32-4013-8A05-49336978A5CC}"/>
      </w:docPartPr>
      <w:docPartBody>
        <w:p w:rsidR="00000000" w:rsidRDefault="00000000">
          <w:pPr>
            <w:pStyle w:val="9B41AA129D4146B095B0FB0BA8209EAD"/>
          </w:pPr>
          <w:r w:rsidRPr="00022A4D">
            <w:rPr>
              <w:rStyle w:val="PlaceholderText"/>
            </w:rPr>
            <w:t>Click or tap here to enter text.</w:t>
          </w:r>
        </w:p>
      </w:docPartBody>
    </w:docPart>
    <w:docPart>
      <w:docPartPr>
        <w:name w:val="3024C7C7D0D94DC7954DB6C9C9CE04B7"/>
        <w:category>
          <w:name w:val="General"/>
          <w:gallery w:val="placeholder"/>
        </w:category>
        <w:types>
          <w:type w:val="bbPlcHdr"/>
        </w:types>
        <w:behaviors>
          <w:behavior w:val="content"/>
        </w:behaviors>
        <w:guid w:val="{69E6CF8D-C93B-48C1-A396-1D6A9FB8C547}"/>
      </w:docPartPr>
      <w:docPartBody>
        <w:p w:rsidR="00000000" w:rsidRDefault="00000000">
          <w:pPr>
            <w:pStyle w:val="3024C7C7D0D94DC7954DB6C9C9CE04B7"/>
          </w:pPr>
          <w:r w:rsidRPr="005B4115">
            <w:rPr>
              <w:rStyle w:val="PlaceholderText"/>
            </w:rPr>
            <w:t>Click or tap here to enter text.</w:t>
          </w:r>
        </w:p>
      </w:docPartBody>
    </w:docPart>
    <w:docPart>
      <w:docPartPr>
        <w:name w:val="2DD30DC820F44207A0C8FCC81A232C0B"/>
        <w:category>
          <w:name w:val="General"/>
          <w:gallery w:val="placeholder"/>
        </w:category>
        <w:types>
          <w:type w:val="bbPlcHdr"/>
        </w:types>
        <w:behaviors>
          <w:behavior w:val="content"/>
        </w:behaviors>
        <w:guid w:val="{1E3C83D1-FEAD-45C8-B13C-3404E0B6917D}"/>
      </w:docPartPr>
      <w:docPartBody>
        <w:p w:rsidR="00000000" w:rsidRDefault="00000000">
          <w:pPr>
            <w:pStyle w:val="2DD30DC820F44207A0C8FCC81A232C0B"/>
          </w:pPr>
          <w:r w:rsidRPr="005B4115">
            <w:rPr>
              <w:rStyle w:val="PlaceholderText"/>
            </w:rPr>
            <w:t>Click or tap here to enter text.</w:t>
          </w:r>
        </w:p>
      </w:docPartBody>
    </w:docPart>
    <w:docPart>
      <w:docPartPr>
        <w:name w:val="DD207952074744CD85200DE8A9CFC414"/>
        <w:category>
          <w:name w:val="General"/>
          <w:gallery w:val="placeholder"/>
        </w:category>
        <w:types>
          <w:type w:val="bbPlcHdr"/>
        </w:types>
        <w:behaviors>
          <w:behavior w:val="content"/>
        </w:behaviors>
        <w:guid w:val="{CBCD3E7F-1477-43A7-93FD-6964F16A1271}"/>
      </w:docPartPr>
      <w:docPartBody>
        <w:p w:rsidR="00000000" w:rsidRDefault="00000000">
          <w:pPr>
            <w:pStyle w:val="DD207952074744CD85200DE8A9CFC414"/>
          </w:pPr>
          <w:r w:rsidRPr="005B4115">
            <w:rPr>
              <w:rStyle w:val="PlaceholderText"/>
            </w:rPr>
            <w:t>Click or tap here to enter text.</w:t>
          </w:r>
        </w:p>
      </w:docPartBody>
    </w:docPart>
    <w:docPart>
      <w:docPartPr>
        <w:name w:val="8630255C15CE440BA83B1E30B6F52ED1"/>
        <w:category>
          <w:name w:val="General"/>
          <w:gallery w:val="placeholder"/>
        </w:category>
        <w:types>
          <w:type w:val="bbPlcHdr"/>
        </w:types>
        <w:behaviors>
          <w:behavior w:val="content"/>
        </w:behaviors>
        <w:guid w:val="{BB7B6BC6-EC03-4948-8A49-553EE653CF1A}"/>
      </w:docPartPr>
      <w:docPartBody>
        <w:p w:rsidR="00000000" w:rsidRDefault="00000000">
          <w:pPr>
            <w:pStyle w:val="8630255C15CE440BA83B1E30B6F52ED1"/>
          </w:pPr>
          <w:r w:rsidRPr="00022A4D">
            <w:rPr>
              <w:rStyle w:val="PlaceholderText"/>
            </w:rPr>
            <w:t>Click or tap here to enter text.</w:t>
          </w:r>
        </w:p>
      </w:docPartBody>
    </w:docPart>
    <w:docPart>
      <w:docPartPr>
        <w:name w:val="1CD252AB9981437985239FE481A5F9DC"/>
        <w:category>
          <w:name w:val="General"/>
          <w:gallery w:val="placeholder"/>
        </w:category>
        <w:types>
          <w:type w:val="bbPlcHdr"/>
        </w:types>
        <w:behaviors>
          <w:behavior w:val="content"/>
        </w:behaviors>
        <w:guid w:val="{35CDE01B-84E7-4376-8140-227B4E13AEFC}"/>
      </w:docPartPr>
      <w:docPartBody>
        <w:p w:rsidR="00000000" w:rsidRDefault="00000000">
          <w:pPr>
            <w:pStyle w:val="1CD252AB9981437985239FE481A5F9DC"/>
          </w:pPr>
          <w:r w:rsidRPr="00022A4D">
            <w:rPr>
              <w:rStyle w:val="PlaceholderText"/>
            </w:rPr>
            <w:t>Click or tap here to enter text.</w:t>
          </w:r>
        </w:p>
      </w:docPartBody>
    </w:docPart>
    <w:docPart>
      <w:docPartPr>
        <w:name w:val="3725149EDED740568A5B66522E557C99"/>
        <w:category>
          <w:name w:val="General"/>
          <w:gallery w:val="placeholder"/>
        </w:category>
        <w:types>
          <w:type w:val="bbPlcHdr"/>
        </w:types>
        <w:behaviors>
          <w:behavior w:val="content"/>
        </w:behaviors>
        <w:guid w:val="{39A17945-30D3-4F43-9D93-AF77AB5E50A4}"/>
      </w:docPartPr>
      <w:docPartBody>
        <w:p w:rsidR="00000000" w:rsidRDefault="00000000">
          <w:pPr>
            <w:pStyle w:val="3725149EDED740568A5B66522E557C99"/>
          </w:pPr>
          <w:r w:rsidRPr="00022A4D">
            <w:rPr>
              <w:rStyle w:val="PlaceholderText"/>
            </w:rPr>
            <w:t>Click or tap here to enter text.</w:t>
          </w:r>
        </w:p>
      </w:docPartBody>
    </w:docPart>
    <w:docPart>
      <w:docPartPr>
        <w:name w:val="D6B479D4EF0245B4B932D58020D3BC0E"/>
        <w:category>
          <w:name w:val="General"/>
          <w:gallery w:val="placeholder"/>
        </w:category>
        <w:types>
          <w:type w:val="bbPlcHdr"/>
        </w:types>
        <w:behaviors>
          <w:behavior w:val="content"/>
        </w:behaviors>
        <w:guid w:val="{0E62E5BF-C5BC-488A-9B91-3183AE80898F}"/>
      </w:docPartPr>
      <w:docPartBody>
        <w:p w:rsidR="00000000" w:rsidRDefault="00000000">
          <w:pPr>
            <w:pStyle w:val="D6B479D4EF0245B4B932D58020D3BC0E"/>
          </w:pPr>
          <w:r w:rsidRPr="00022A4D">
            <w:rPr>
              <w:rStyle w:val="PlaceholderText"/>
            </w:rPr>
            <w:t>Click or tap here to enter text.</w:t>
          </w:r>
        </w:p>
      </w:docPartBody>
    </w:docPart>
    <w:docPart>
      <w:docPartPr>
        <w:name w:val="1ECA8D2AFC094C1A9A142FBF345ACAB6"/>
        <w:category>
          <w:name w:val="General"/>
          <w:gallery w:val="placeholder"/>
        </w:category>
        <w:types>
          <w:type w:val="bbPlcHdr"/>
        </w:types>
        <w:behaviors>
          <w:behavior w:val="content"/>
        </w:behaviors>
        <w:guid w:val="{B10AC7D7-D894-477D-AA71-36E045839C9D}"/>
      </w:docPartPr>
      <w:docPartBody>
        <w:p w:rsidR="00000000" w:rsidRDefault="00000000">
          <w:pPr>
            <w:pStyle w:val="1ECA8D2AFC094C1A9A142FBF345ACAB6"/>
          </w:pPr>
          <w:r w:rsidRPr="00022A4D">
            <w:rPr>
              <w:rStyle w:val="PlaceholderText"/>
            </w:rPr>
            <w:t>Click or tap here to enter text.</w:t>
          </w:r>
        </w:p>
      </w:docPartBody>
    </w:docPart>
    <w:docPart>
      <w:docPartPr>
        <w:name w:val="C49C1052FBCD46EC95F553CA4EC8469B"/>
        <w:category>
          <w:name w:val="General"/>
          <w:gallery w:val="placeholder"/>
        </w:category>
        <w:types>
          <w:type w:val="bbPlcHdr"/>
        </w:types>
        <w:behaviors>
          <w:behavior w:val="content"/>
        </w:behaviors>
        <w:guid w:val="{D9AB787C-305C-45C4-A787-CC41E17B235E}"/>
      </w:docPartPr>
      <w:docPartBody>
        <w:p w:rsidR="00000000" w:rsidRDefault="00000000">
          <w:pPr>
            <w:pStyle w:val="C49C1052FBCD46EC95F553CA4EC8469B"/>
          </w:pPr>
          <w:r w:rsidRPr="00022A4D">
            <w:rPr>
              <w:rStyle w:val="PlaceholderText"/>
            </w:rPr>
            <w:t>Click or tap here to enter text.</w:t>
          </w:r>
        </w:p>
      </w:docPartBody>
    </w:docPart>
    <w:docPart>
      <w:docPartPr>
        <w:name w:val="FCFF6C80A6EF4110B15CCBD5FD0F842B"/>
        <w:category>
          <w:name w:val="General"/>
          <w:gallery w:val="placeholder"/>
        </w:category>
        <w:types>
          <w:type w:val="bbPlcHdr"/>
        </w:types>
        <w:behaviors>
          <w:behavior w:val="content"/>
        </w:behaviors>
        <w:guid w:val="{2B6C2783-5310-446F-A97E-2638A05AD3A4}"/>
      </w:docPartPr>
      <w:docPartBody>
        <w:p w:rsidR="00000000" w:rsidRDefault="00000000">
          <w:pPr>
            <w:pStyle w:val="FCFF6C80A6EF4110B15CCBD5FD0F842B"/>
          </w:pPr>
          <w:r w:rsidRPr="00022A4D">
            <w:rPr>
              <w:rStyle w:val="PlaceholderText"/>
            </w:rPr>
            <w:t>Click or tap here to enter text.</w:t>
          </w:r>
        </w:p>
      </w:docPartBody>
    </w:docPart>
    <w:docPart>
      <w:docPartPr>
        <w:name w:val="F97D77B00141411D86945F4E8C8D63C9"/>
        <w:category>
          <w:name w:val="General"/>
          <w:gallery w:val="placeholder"/>
        </w:category>
        <w:types>
          <w:type w:val="bbPlcHdr"/>
        </w:types>
        <w:behaviors>
          <w:behavior w:val="content"/>
        </w:behaviors>
        <w:guid w:val="{68450629-47BA-4074-B75C-EC82BA61F308}"/>
      </w:docPartPr>
      <w:docPartBody>
        <w:p w:rsidR="00000000" w:rsidRDefault="00000000">
          <w:pPr>
            <w:pStyle w:val="F97D77B00141411D86945F4E8C8D63C9"/>
          </w:pPr>
          <w:r w:rsidRPr="00022A4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no Pro">
    <w:altName w:val="Times New Roman"/>
    <w:panose1 w:val="00000000000000000000"/>
    <w:charset w:val="00"/>
    <w:family w:val="roman"/>
    <w:notTrueType/>
    <w:pitch w:val="variable"/>
    <w:sig w:usb0="60000287" w:usb1="00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Neue">
    <w:altName w:val="Arial"/>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3CA7"/>
    <w:rsid w:val="000568BE"/>
    <w:rsid w:val="000672C6"/>
    <w:rsid w:val="0007463A"/>
    <w:rsid w:val="00150CDB"/>
    <w:rsid w:val="00170691"/>
    <w:rsid w:val="001B7B86"/>
    <w:rsid w:val="001F12D0"/>
    <w:rsid w:val="00280A57"/>
    <w:rsid w:val="002B26D1"/>
    <w:rsid w:val="00357E4A"/>
    <w:rsid w:val="003A45C1"/>
    <w:rsid w:val="0041095A"/>
    <w:rsid w:val="00492156"/>
    <w:rsid w:val="00533BBB"/>
    <w:rsid w:val="00586A56"/>
    <w:rsid w:val="00657A55"/>
    <w:rsid w:val="006B55BA"/>
    <w:rsid w:val="006E0FC9"/>
    <w:rsid w:val="0078257B"/>
    <w:rsid w:val="007B1E23"/>
    <w:rsid w:val="007E3E87"/>
    <w:rsid w:val="008970F5"/>
    <w:rsid w:val="00A85580"/>
    <w:rsid w:val="00AA3D57"/>
    <w:rsid w:val="00B007D7"/>
    <w:rsid w:val="00B71438"/>
    <w:rsid w:val="00B773FB"/>
    <w:rsid w:val="00BB693C"/>
    <w:rsid w:val="00C20D6E"/>
    <w:rsid w:val="00C32609"/>
    <w:rsid w:val="00C5507C"/>
    <w:rsid w:val="00CC2816"/>
    <w:rsid w:val="00E30A8F"/>
    <w:rsid w:val="00E371E9"/>
    <w:rsid w:val="00ED023F"/>
    <w:rsid w:val="00EE7B74"/>
    <w:rsid w:val="00FC3CA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43C3B0EA"/>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D94BE6BE76534FC5A3E5D9FAD9E34EFF">
    <w:name w:val="D94BE6BE76534FC5A3E5D9FAD9E34EFF"/>
    <w:rsid w:val="00FC3CA7"/>
  </w:style>
  <w:style w:type="paragraph" w:customStyle="1" w:styleId="F1894407D8D7417AA2D7E8B4CF798877">
    <w:name w:val="F1894407D8D7417AA2D7E8B4CF798877"/>
    <w:rsid w:val="00FC3CA7"/>
  </w:style>
  <w:style w:type="paragraph" w:customStyle="1" w:styleId="445E774CC7644FF0B630209443A08008">
    <w:name w:val="445E774CC7644FF0B630209443A08008"/>
    <w:rsid w:val="00657A55"/>
  </w:style>
  <w:style w:type="paragraph" w:customStyle="1" w:styleId="537B920F684644878C748F5830DF13BC">
    <w:name w:val="537B920F684644878C748F5830DF13BC"/>
    <w:rsid w:val="00657A55"/>
  </w:style>
  <w:style w:type="paragraph" w:customStyle="1" w:styleId="55E0437EC40445248DD8F13D474AADE0">
    <w:name w:val="55E0437EC40445248DD8F13D474AADE0"/>
    <w:rsid w:val="00C20D6E"/>
  </w:style>
  <w:style w:type="paragraph" w:customStyle="1" w:styleId="E38779FEC3C84C07B4DAF181685699C4">
    <w:name w:val="E38779FEC3C84C07B4DAF181685699C4"/>
    <w:rsid w:val="00C20D6E"/>
  </w:style>
  <w:style w:type="paragraph" w:customStyle="1" w:styleId="10E45AB5EB154492B637947B5415A99E">
    <w:name w:val="10E45AB5EB154492B637947B5415A99E"/>
    <w:rsid w:val="00CC2816"/>
  </w:style>
  <w:style w:type="paragraph" w:customStyle="1" w:styleId="3421D08690224B36AD5A4E73DB0DB0BD">
    <w:name w:val="3421D08690224B36AD5A4E73DB0DB0BD"/>
    <w:rsid w:val="001F12D0"/>
  </w:style>
  <w:style w:type="paragraph" w:customStyle="1" w:styleId="CB865B90E8DE4A02AA586D2847D69464">
    <w:name w:val="CB865B90E8DE4A02AA586D2847D69464"/>
  </w:style>
  <w:style w:type="paragraph" w:customStyle="1" w:styleId="756FC7C257F4487DB06B72C7DB36BA6A">
    <w:name w:val="756FC7C257F4487DB06B72C7DB36BA6A"/>
  </w:style>
  <w:style w:type="paragraph" w:customStyle="1" w:styleId="8DF3EFA3FF2F4C4F8DF5F05E1BD486A7">
    <w:name w:val="8DF3EFA3FF2F4C4F8DF5F05E1BD486A7"/>
    <w:rsid w:val="00492156"/>
  </w:style>
  <w:style w:type="paragraph" w:customStyle="1" w:styleId="8250776432214012B4F4E3C88AAAAA8B">
    <w:name w:val="8250776432214012B4F4E3C88AAAAA8B"/>
    <w:rsid w:val="00492156"/>
  </w:style>
  <w:style w:type="paragraph" w:customStyle="1" w:styleId="4D33D0EEE0F4437CA2755956DEEF700B">
    <w:name w:val="4D33D0EEE0F4437CA2755956DEEF700B"/>
    <w:rsid w:val="0078257B"/>
  </w:style>
  <w:style w:type="paragraph" w:customStyle="1" w:styleId="BD859844C2CF44B88D349313532F75E2">
    <w:name w:val="BD859844C2CF44B88D349313532F75E2"/>
    <w:rsid w:val="0078257B"/>
  </w:style>
  <w:style w:type="paragraph" w:customStyle="1" w:styleId="A5E07D92EAF54F08A2A3C4CC562597CA">
    <w:name w:val="A5E07D92EAF54F08A2A3C4CC562597CA"/>
    <w:rsid w:val="0078257B"/>
  </w:style>
  <w:style w:type="paragraph" w:customStyle="1" w:styleId="5A34C7C032474F5898D51A25946B058D">
    <w:name w:val="5A34C7C032474F5898D51A25946B058D"/>
    <w:rsid w:val="0078257B"/>
  </w:style>
  <w:style w:type="paragraph" w:customStyle="1" w:styleId="D232DE18FEB948218D083FF2D344103F">
    <w:name w:val="D232DE18FEB948218D083FF2D344103F"/>
    <w:rsid w:val="0078257B"/>
  </w:style>
  <w:style w:type="paragraph" w:customStyle="1" w:styleId="E5365A72259C44479B110D0A55DFED8F">
    <w:name w:val="E5365A72259C44479B110D0A55DFED8F"/>
    <w:rsid w:val="0078257B"/>
  </w:style>
  <w:style w:type="paragraph" w:customStyle="1" w:styleId="1397F9B22FFC49468C842FE25E75B604">
    <w:name w:val="1397F9B22FFC49468C842FE25E75B604"/>
    <w:rsid w:val="0078257B"/>
  </w:style>
  <w:style w:type="paragraph" w:customStyle="1" w:styleId="558AC708984D4BD798E925595D1489C3">
    <w:name w:val="558AC708984D4BD798E925595D1489C3"/>
    <w:rsid w:val="0078257B"/>
  </w:style>
  <w:style w:type="paragraph" w:customStyle="1" w:styleId="8EE1BE9065274AB6A7B85EC34EB23452">
    <w:name w:val="8EE1BE9065274AB6A7B85EC34EB23452"/>
  </w:style>
  <w:style w:type="paragraph" w:customStyle="1" w:styleId="B187064B32BB4D72A2AB018FA6F63144">
    <w:name w:val="B187064B32BB4D72A2AB018FA6F63144"/>
    <w:rsid w:val="0041095A"/>
  </w:style>
  <w:style w:type="paragraph" w:customStyle="1" w:styleId="742AB29CFEAD46BD82D5B08884E68C3F">
    <w:name w:val="742AB29CFEAD46BD82D5B08884E68C3F"/>
    <w:rsid w:val="0041095A"/>
  </w:style>
  <w:style w:type="paragraph" w:customStyle="1" w:styleId="69CB4EC461DA46E4BBE774FB0E438482">
    <w:name w:val="69CB4EC461DA46E4BBE774FB0E438482"/>
    <w:rsid w:val="0041095A"/>
  </w:style>
  <w:style w:type="paragraph" w:customStyle="1" w:styleId="7F2D052EA10F41139BDF2C6844A8CE76">
    <w:name w:val="7F2D052EA10F41139BDF2C6844A8CE76"/>
    <w:rsid w:val="0041095A"/>
  </w:style>
  <w:style w:type="paragraph" w:customStyle="1" w:styleId="35BB5F1FFC2C4343A00A41996BC91B13">
    <w:name w:val="35BB5F1FFC2C4343A00A41996BC91B13"/>
    <w:rsid w:val="0041095A"/>
  </w:style>
  <w:style w:type="paragraph" w:customStyle="1" w:styleId="A439A6E259284C58BB9EBFAD06962EBC">
    <w:name w:val="A439A6E259284C58BB9EBFAD06962EBC"/>
    <w:rsid w:val="0041095A"/>
  </w:style>
  <w:style w:type="paragraph" w:customStyle="1" w:styleId="50D945E27B4C477CA901892B178C766E">
    <w:name w:val="50D945E27B4C477CA901892B178C766E"/>
    <w:rsid w:val="0041095A"/>
  </w:style>
  <w:style w:type="paragraph" w:customStyle="1" w:styleId="FE6581D08061442AA6AE19098D78E7A2">
    <w:name w:val="FE6581D08061442AA6AE19098D78E7A2"/>
    <w:rsid w:val="00E30A8F"/>
  </w:style>
  <w:style w:type="paragraph" w:customStyle="1" w:styleId="B7CB6D5CDBBB4C4EBFB94DE71845EF81">
    <w:name w:val="B7CB6D5CDBBB4C4EBFB94DE71845EF81"/>
    <w:rsid w:val="00E30A8F"/>
  </w:style>
  <w:style w:type="paragraph" w:customStyle="1" w:styleId="DEC670D3A30C4CBBB252DC4507C5BD10">
    <w:name w:val="DEC670D3A30C4CBBB252DC4507C5BD10"/>
    <w:rsid w:val="00E30A8F"/>
  </w:style>
  <w:style w:type="paragraph" w:customStyle="1" w:styleId="9398F37D004441AB9BCF02F812F52A83">
    <w:name w:val="9398F37D004441AB9BCF02F812F52A83"/>
    <w:rsid w:val="00E30A8F"/>
  </w:style>
  <w:style w:type="paragraph" w:customStyle="1" w:styleId="662901AA2D2840BA8C2B4493BED79064">
    <w:name w:val="662901AA2D2840BA8C2B4493BED79064"/>
    <w:rsid w:val="00E30A8F"/>
  </w:style>
  <w:style w:type="paragraph" w:customStyle="1" w:styleId="150174B0445942A092CD848E33F2CD06">
    <w:name w:val="150174B0445942A092CD848E33F2CD06"/>
    <w:rsid w:val="00E30A8F"/>
  </w:style>
  <w:style w:type="paragraph" w:customStyle="1" w:styleId="C869D00D602A462295706F649AD8B7E9">
    <w:name w:val="C869D00D602A462295706F649AD8B7E9"/>
    <w:rsid w:val="00E30A8F"/>
  </w:style>
  <w:style w:type="paragraph" w:customStyle="1" w:styleId="DF35943C26D84823A0B1861C27CFB48A">
    <w:name w:val="DF35943C26D84823A0B1861C27CFB48A"/>
    <w:rsid w:val="00E30A8F"/>
  </w:style>
  <w:style w:type="paragraph" w:customStyle="1" w:styleId="A48C7D32055640458CE62C66B1C81A97">
    <w:name w:val="A48C7D32055640458CE62C66B1C81A97"/>
    <w:rsid w:val="00E30A8F"/>
  </w:style>
  <w:style w:type="paragraph" w:customStyle="1" w:styleId="76F42E0D2E654E9885982D57611D49FE">
    <w:name w:val="76F42E0D2E654E9885982D57611D49FE"/>
    <w:rsid w:val="00E30A8F"/>
  </w:style>
  <w:style w:type="paragraph" w:customStyle="1" w:styleId="0A8952B097E148F2A0851D25CBD58812">
    <w:name w:val="0A8952B097E148F2A0851D25CBD58812"/>
    <w:rsid w:val="00E30A8F"/>
  </w:style>
  <w:style w:type="paragraph" w:customStyle="1" w:styleId="D09A6C59B32A4799A8CB564D156DE005">
    <w:name w:val="D09A6C59B32A4799A8CB564D156DE005"/>
    <w:rsid w:val="00E30A8F"/>
  </w:style>
  <w:style w:type="paragraph" w:customStyle="1" w:styleId="216B2207CA644D3892F44CD5C45925E4">
    <w:name w:val="216B2207CA644D3892F44CD5C45925E4"/>
    <w:rsid w:val="00E30A8F"/>
  </w:style>
  <w:style w:type="paragraph" w:customStyle="1" w:styleId="17F0676B43F14D50830040139926F865">
    <w:name w:val="17F0676B43F14D50830040139926F865"/>
    <w:rsid w:val="00E30A8F"/>
  </w:style>
  <w:style w:type="paragraph" w:customStyle="1" w:styleId="781E8D11C49245FAB5355D65B4D55B09">
    <w:name w:val="781E8D11C49245FAB5355D65B4D55B09"/>
    <w:rsid w:val="00E30A8F"/>
  </w:style>
  <w:style w:type="paragraph" w:customStyle="1" w:styleId="034954FE9ABD4240B6F5D48D13ED468F">
    <w:name w:val="034954FE9ABD4240B6F5D48D13ED468F"/>
    <w:rsid w:val="00E30A8F"/>
  </w:style>
  <w:style w:type="paragraph" w:customStyle="1" w:styleId="BBD639D647F647D1A98EEDDD64379CA2">
    <w:name w:val="BBD639D647F647D1A98EEDDD64379CA2"/>
    <w:rsid w:val="00E30A8F"/>
  </w:style>
  <w:style w:type="paragraph" w:customStyle="1" w:styleId="4B18BFE2C0ED4AE5A655E078AC861451">
    <w:name w:val="4B18BFE2C0ED4AE5A655E078AC861451"/>
    <w:rsid w:val="00E30A8F"/>
  </w:style>
  <w:style w:type="paragraph" w:customStyle="1" w:styleId="2C46AA77A429468FB97C2DFF33AA87BD">
    <w:name w:val="2C46AA77A429468FB97C2DFF33AA87BD"/>
    <w:rsid w:val="00E30A8F"/>
  </w:style>
  <w:style w:type="paragraph" w:customStyle="1" w:styleId="D4246D005B8B417399624091BD9D87FB">
    <w:name w:val="D4246D005B8B417399624091BD9D87FB"/>
    <w:rsid w:val="00E30A8F"/>
  </w:style>
  <w:style w:type="paragraph" w:customStyle="1" w:styleId="4D2E00EF8D4B4064B29B614EA8BDBD45">
    <w:name w:val="4D2E00EF8D4B4064B29B614EA8BDBD45"/>
    <w:rsid w:val="00E30A8F"/>
  </w:style>
  <w:style w:type="paragraph" w:customStyle="1" w:styleId="3FCC78AC025A4868ADBD34FCDD022D1C">
    <w:name w:val="3FCC78AC025A4868ADBD34FCDD022D1C"/>
  </w:style>
  <w:style w:type="paragraph" w:customStyle="1" w:styleId="B29FDAEC7CCE41C1B2CEAE4602156F20">
    <w:name w:val="B29FDAEC7CCE41C1B2CEAE4602156F20"/>
  </w:style>
  <w:style w:type="paragraph" w:customStyle="1" w:styleId="E583870F23AE405398F8F350A8466456">
    <w:name w:val="E583870F23AE405398F8F350A8466456"/>
  </w:style>
  <w:style w:type="paragraph" w:customStyle="1" w:styleId="BAF9A729871E4B1A8C0BDF54AAB80EE0">
    <w:name w:val="BAF9A729871E4B1A8C0BDF54AAB80EE0"/>
  </w:style>
  <w:style w:type="paragraph" w:customStyle="1" w:styleId="50211D49A10649F588AC671671FAFB90">
    <w:name w:val="50211D49A10649F588AC671671FAFB90"/>
    <w:rsid w:val="00E30A8F"/>
  </w:style>
  <w:style w:type="paragraph" w:customStyle="1" w:styleId="B24711DF07114C1E9CD510615C2387AD">
    <w:name w:val="B24711DF07114C1E9CD510615C2387AD"/>
    <w:rsid w:val="00E30A8F"/>
  </w:style>
  <w:style w:type="paragraph" w:customStyle="1" w:styleId="374E126AC82745DD92420B0AF9A86EEA">
    <w:name w:val="374E126AC82745DD92420B0AF9A86EEA"/>
    <w:rsid w:val="00E30A8F"/>
  </w:style>
  <w:style w:type="paragraph" w:customStyle="1" w:styleId="688A60AEAB35499B92BB4C73905A2E14">
    <w:name w:val="688A60AEAB35499B92BB4C73905A2E14"/>
    <w:rsid w:val="00E30A8F"/>
  </w:style>
  <w:style w:type="paragraph" w:customStyle="1" w:styleId="79E3D45DEC2042ECBAACC73C9DCC146C">
    <w:name w:val="79E3D45DEC2042ECBAACC73C9DCC146C"/>
  </w:style>
  <w:style w:type="paragraph" w:customStyle="1" w:styleId="35DBADD0D92242F3A3ED4EFD78AA4C38">
    <w:name w:val="35DBADD0D92242F3A3ED4EFD78AA4C38"/>
  </w:style>
  <w:style w:type="paragraph" w:customStyle="1" w:styleId="48EE167B27CD44F8B5F27E871E4E6AEF">
    <w:name w:val="48EE167B27CD44F8B5F27E871E4E6AEF"/>
  </w:style>
  <w:style w:type="paragraph" w:customStyle="1" w:styleId="6D99F58D61054B01AEED934341F59871">
    <w:name w:val="6D99F58D61054B01AEED934341F59871"/>
  </w:style>
  <w:style w:type="paragraph" w:customStyle="1" w:styleId="7211D8525BD34C77AE9B1F528BC858A3">
    <w:name w:val="7211D8525BD34C77AE9B1F528BC858A3"/>
  </w:style>
  <w:style w:type="paragraph" w:customStyle="1" w:styleId="FEE8507E555241AC86EA6F56A424EA6C">
    <w:name w:val="FEE8507E555241AC86EA6F56A424EA6C"/>
  </w:style>
  <w:style w:type="paragraph" w:customStyle="1" w:styleId="6EBD41E151A94507B7949A94DC0DED9A">
    <w:name w:val="6EBD41E151A94507B7949A94DC0DED9A"/>
  </w:style>
  <w:style w:type="paragraph" w:customStyle="1" w:styleId="181528B6520F44AC8A0237C8A5B8270C">
    <w:name w:val="181528B6520F44AC8A0237C8A5B8270C"/>
  </w:style>
  <w:style w:type="paragraph" w:customStyle="1" w:styleId="7C8D70A5C4054BA9A72F270ACE5A1971">
    <w:name w:val="7C8D70A5C4054BA9A72F270ACE5A1971"/>
  </w:style>
  <w:style w:type="paragraph" w:customStyle="1" w:styleId="440C1B6FEC394D9BAE906F762740B523">
    <w:name w:val="440C1B6FEC394D9BAE906F762740B523"/>
  </w:style>
  <w:style w:type="paragraph" w:customStyle="1" w:styleId="89FC99FF9D134C3B8723B85CB7F59DC6">
    <w:name w:val="89FC99FF9D134C3B8723B85CB7F59DC6"/>
  </w:style>
  <w:style w:type="paragraph" w:customStyle="1" w:styleId="9B41AA129D4146B095B0FB0BA8209EAD">
    <w:name w:val="9B41AA129D4146B095B0FB0BA8209EAD"/>
  </w:style>
  <w:style w:type="paragraph" w:customStyle="1" w:styleId="3024C7C7D0D94DC7954DB6C9C9CE04B7">
    <w:name w:val="3024C7C7D0D94DC7954DB6C9C9CE04B7"/>
  </w:style>
  <w:style w:type="paragraph" w:customStyle="1" w:styleId="2DD30DC820F44207A0C8FCC81A232C0B">
    <w:name w:val="2DD30DC820F44207A0C8FCC81A232C0B"/>
  </w:style>
  <w:style w:type="paragraph" w:customStyle="1" w:styleId="DD207952074744CD85200DE8A9CFC414">
    <w:name w:val="DD207952074744CD85200DE8A9CFC414"/>
  </w:style>
  <w:style w:type="paragraph" w:customStyle="1" w:styleId="8630255C15CE440BA83B1E30B6F52ED1">
    <w:name w:val="8630255C15CE440BA83B1E30B6F52ED1"/>
  </w:style>
  <w:style w:type="paragraph" w:customStyle="1" w:styleId="1CD252AB9981437985239FE481A5F9DC">
    <w:name w:val="1CD252AB9981437985239FE481A5F9DC"/>
  </w:style>
  <w:style w:type="paragraph" w:customStyle="1" w:styleId="3725149EDED740568A5B66522E557C99">
    <w:name w:val="3725149EDED740568A5B66522E557C99"/>
  </w:style>
  <w:style w:type="paragraph" w:customStyle="1" w:styleId="D6B479D4EF0245B4B932D58020D3BC0E">
    <w:name w:val="D6B479D4EF0245B4B932D58020D3BC0E"/>
  </w:style>
  <w:style w:type="paragraph" w:customStyle="1" w:styleId="1ECA8D2AFC094C1A9A142FBF345ACAB6">
    <w:name w:val="1ECA8D2AFC094C1A9A142FBF345ACAB6"/>
  </w:style>
  <w:style w:type="paragraph" w:customStyle="1" w:styleId="C49C1052FBCD46EC95F553CA4EC8469B">
    <w:name w:val="C49C1052FBCD46EC95F553CA4EC8469B"/>
  </w:style>
  <w:style w:type="paragraph" w:customStyle="1" w:styleId="FCFF6C80A6EF4110B15CCBD5FD0F842B">
    <w:name w:val="FCFF6C80A6EF4110B15CCBD5FD0F842B"/>
  </w:style>
  <w:style w:type="paragraph" w:customStyle="1" w:styleId="F97D77B00141411D86945F4E8C8D63C9">
    <w:name w:val="F97D77B00141411D86945F4E8C8D63C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8EF56AB-8EC7-4E4D-8D76-136FFC43D0DC}">
  <we:reference id="wa104382081" version="1.46.0.0" store="en-US" storeType="OMEX"/>
  <we:alternateReferences>
    <we:reference id="WA104382081" version="1.46.0.0" store="" storeType="OMEX"/>
  </we:alternateReferences>
  <we:properties>
    <we:property name="MENDELEY_CITATIONS" value="[{&quot;citationID&quot;:&quot;MENDELEY_CITATION_a31e5127-b84f-4e62-973b-ef6e946564bf&quot;,&quot;properties&quot;:{&quot;noteIndex&quot;:0},&quot;isEdited&quot;:false,&quot;manualOverride&quot;:{&quot;isManuallyOverridden&quot;:false,&quot;citeprocText&quot;:&quot;&lt;sup&gt;1&lt;/sup&gt;&quot;,&quot;manualOverrideText&quot;:&quot;&quot;},&quot;citationItems&quot;:[{&quot;id&quot;:&quot;c9de0b0d-f96c-30c5-9a90-cf9fc6c311a3&quot;,&quot;itemData&quot;:{&quot;type&quot;:&quot;article-journal&quot;,&quot;id&quot;:&quot;c9de0b0d-f96c-30c5-9a90-cf9fc6c311a3&quot;,&quot;title&quot;:&quot;Structural factors that determine selectivity of a high fidelity DNA polymerase for deoxy-, dideoxy-, and ribonucleotides&quot;,&quot;author&quot;:[{&quot;family&quot;:&quot;Wang&quot;,&quot;given&quot;:&quot;Weina&quot;,&quot;parse-names&quot;:false,&quot;dropping-particle&quot;:&quot;&quot;,&quot;non-dropping-particle&quot;:&quot;&quot;},{&quot;family&quot;:&quot;Wu&quot;,&quot;given&quot;:&quot;Eugene Y.&quot;,&quot;parse-names&quot;:false,&quot;dropping-particle&quot;:&quot;&quot;,&quot;non-dropping-particle&quot;:&quot;&quot;},{&quot;family&quot;:&quot;Hellinga&quot;,&quot;given&quot;:&quot;Homme W.&quot;,&quot;parse-names&quot;:false,&quot;dropping-particle&quot;:&quot;&quot;,&quot;non-dropping-particle&quot;:&quot;&quot;},{&quot;family&quot;:&quot;Beese&quot;,&quot;given&quot;:&quot;Lorena S.&quot;,&quot;parse-names&quot;:false,&quot;dropping-particle&quot;:&quot;&quot;,&quot;non-dropping-particle&quot;:&quot;&quot;}],&quot;container-title&quot;:&quot;Journal of Biological Chemistry&quot;,&quot;DOI&quot;:&quot;10.1074/jbc.M112.366609&quot;,&quot;ISSN&quot;:&quot;00219258&quot;,&quot;PMID&quot;:&quot;22648417&quot;,&quot;issued&quot;:{&quot;date-parts&quot;:[[2012]]},&quot;page&quot;:&quot;28215-28226&quot;,&quot;abstract&quot;:&quot;In addition to discriminating against base pair mismatches, DNA polymerases exhibit a high degree of selectivity for deoxyribonucleotides over ribo- or dideoxynucleotides. It has been proposed that a single active site residue (steric gate) blocks productive binding of nucleotides containing 2′-hydroxyls. Although this steric gate plays a role in sugar moiety discrimination, its interactions do not account fully for the observed behavior of mutants. Here we present 10 high resolution crystal structures and enzyme kinetic analyses of Bacillus DNA polymerase I large fragment variants complexed with deoxy-, ribo-, and dideoxynucleotides and a DNA substrate. Taken together, these data present a more nuanced and general mechanism for nucleotide discrimination in which ensembles of intermediate conformations in the active site trap non-cognate substrates. It is known that the active site O-helix transitions from an open state in the absence of nucleotide substrates to a ternary complex closed state in which the reactive groups are aligned for catalysis. Substrate misalignment in the closed state plays a fundamental part in preventing non-cognate nucleotide misincorpation. The structures presented here show that additional O-helix conformations intermediate between the open and closed state extremes create an ensemble of binding sites that trap and misalign non-cognate nucleotides. Water-mediated interactions, absent in the fully closed state, play an important role in formation of these binding sites and can be remodeled to accommodate different non-cognate substrates. This mechanism may extend also to base pair discrimination. © 2012 by The American Society for Biochemistry and Molecular Biology, Inc.&quot;,&quot;issue&quot;:&quot;34&quot;,&quot;volume&quot;:&quot;287&quot;,&quot;container-title-short&quot;:&quot;&quot;},&quot;isTemporary&quot;:false}],&quot;citationTag&quot;:&quot;MENDELEY_CITATION_v3_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&quot;},{&quot;citationID&quot;:&quot;MENDELEY_CITATION_430ee906-abd3-4512-af41-fe55725e10b6&quot;,&quot;properties&quot;:{&quot;noteIndex&quot;:0},&quot;isEdited&quot;:false,&quot;manualOverride&quot;:{&quot;isManuallyOverridden&quot;:false,&quot;citeprocText&quot;:&quot;&lt;sup&gt;1,2&lt;/sup&gt;&quot;,&quot;manualOverrideText&quot;:&quot;&quot;},&quot;citationItems&quot;:[{&quot;id&quot;:&quot;c9de0b0d-f96c-30c5-9a90-cf9fc6c311a3&quot;,&quot;itemData&quot;:{&quot;type&quot;:&quot;article-journal&quot;,&quot;id&quot;:&quot;c9de0b0d-f96c-30c5-9a90-cf9fc6c311a3&quot;,&quot;title&quot;:&quot;Structural factors that determine selectivity of a high fidelity DNA polymerase for deoxy-, dideoxy-, and ribonucleotides&quot;,&quot;author&quot;:[{&quot;family&quot;:&quot;Wang&quot;,&quot;given&quot;:&quot;Weina&quot;,&quot;parse-names&quot;:false,&quot;dropping-particle&quot;:&quot;&quot;,&quot;non-dropping-particle&quot;:&quot;&quot;},{&quot;family&quot;:&quot;Wu&quot;,&quot;given&quot;:&quot;Eugene Y.&quot;,&quot;parse-names&quot;:false,&quot;dropping-particle&quot;:&quot;&quot;,&quot;non-dropping-particle&quot;:&quot;&quot;},{&quot;family&quot;:&quot;Hellinga&quot;,&quot;given&quot;:&quot;Homme W.&quot;,&quot;parse-names&quot;:false,&quot;dropping-particle&quot;:&quot;&quot;,&quot;non-dropping-particle&quot;:&quot;&quot;},{&quot;family&quot;:&quot;Beese&quot;,&quot;given&quot;:&quot;Lorena S.&quot;,&quot;parse-names&quot;:false,&quot;dropping-particle&quot;:&quot;&quot;,&quot;non-dropping-particle&quot;:&quot;&quot;}],&quot;container-title&quot;:&quot;Journal of Biological Chemistry&quot;,&quot;DOI&quot;:&quot;10.1074/jbc.M112.366609&quot;,&quot;ISSN&quot;:&quot;00219258&quot;,&quot;PMID&quot;:&quot;22648417&quot;,&quot;issued&quot;:{&quot;date-parts&quot;:[[2012]]},&quot;page&quot;:&quot;28215-28226&quot;,&quot;abstract&quot;:&quot;In addition to discriminating against base pair mismatches, DNA polymerases exhibit a high degree of selectivity for deoxyribonucleotides over ribo- or dideoxynucleotides. It has been proposed that a single active site residue (steric gate) blocks productive binding of nucleotides containing 2′-hydroxyls. Although this steric gate plays a role in sugar moiety discrimination, its interactions do not account fully for the observed behavior of mutants. Here we present 10 high resolution crystal structures and enzyme kinetic analyses of Bacillus DNA polymerase I large fragment variants complexed with deoxy-, ribo-, and dideoxynucleotides and a DNA substrate. Taken together, these data present a more nuanced and general mechanism for nucleotide discrimination in which ensembles of intermediate conformations in the active site trap non-cognate substrates. It is known that the active site O-helix transitions from an open state in the absence of nucleotide substrates to a ternary complex closed state in which the reactive groups are aligned for catalysis. Substrate misalignment in the closed state plays a fundamental part in preventing non-cognate nucleotide misincorpation. The structures presented here show that additional O-helix conformations intermediate between the open and closed state extremes create an ensemble of binding sites that trap and misalign non-cognate nucleotides. Water-mediated interactions, absent in the fully closed state, play an important role in formation of these binding sites and can be remodeled to accommodate different non-cognate substrates. This mechanism may extend also to base pair discrimination. © 2012 by The American Society for Biochemistry and Molecular Biology, Inc.&quot;,&quot;issue&quot;:&quot;34&quot;,&quot;volume&quot;:&quot;287&quot;,&quot;container-title-short&quot;:&quot;&quot;},&quot;isTemporary&quot;:false},{&quot;id&quot;:&quot;cab49213-5400-37f9-a211-9dbef8cf106b&quot;,&quot;itemData&quot;:{&quot;type&quot;:&quot;article-journal&quot;,&quot;id&quot;:&quot;cab49213-5400-37f9-a211-9dbef8cf106b&quot;,&quot;title&quot;:&quot;A new paradigm for DNA polymerase specificity&quot;,&quot;author&quot;:[{&quot;family&quot;:&quot;Tsai&quot;,&quot;given&quot;:&quot;Yu Chih&quot;,&quot;parse-names&quot;:false,&quot;dropping-particle&quot;:&quot;&quot;,&quot;non-dropping-particle&quot;:&quot;&quot;},{&quot;family&quot;:&quot;Johnson&quot;,&quot;given&quot;:&quot;Kenneth A.&quot;,&quot;parse-names&quot;:false,&quot;dropping-particle&quot;:&quot;&quot;,&quot;non-dropping-particle&quot;:&quot;&quot;}],&quot;container-title&quot;:&quot;Biochemistry&quot;,&quot;DOI&quot;:&quot;10.1021/bi060993z&quot;,&quot;ISSN&quot;:&quot;00062960&quot;,&quot;issued&quot;:{&quot;date-parts&quot;:[[2006]]},&quot;page&quot;:&quot;9675-9687&quot;,&quot;abstract&quot;:&quot;We show that T7 DNA polymerase exists in three distinct structural states, as reported by a conformationally sensitive fluorophore attached to the recognition (fingers) domain. The conformational change induced by a correct nucleotide commits the substrate to the forward reaction, and the slow reversal of the conformational change eliminates the rate of the chemistry step from any contribution toward enzyme specificity. Discrimination against mismatches is enhanced by the rapid release of mismatched nucleotides from the ternary E-DNA-deoxynucleoside triphosphate complex and by the use of substrate-binding energy to actively misalign catalytic residues to reduce the rate of misincorporation. Our refined model for enzyme selectivity extends traditional thermodynamic formalism by including substrate-induced structural alignment or misalignment of catalytic residues as a third dimension on the free-energy profile and by including the rate of substrate dissociation as a key kinetic parameter. © 2006 American Chemical Society.&quot;,&quot;issue&quot;:&quot;32&quot;,&quot;volume&quot;:&quot;45&quot;,&quot;container-title-short&quot;:&quot;Biochemistry&quot;},&quot;isTemporary&quot;:false}],&quot;citationTag&quot;:&quot;MENDELEY_CITATION_v3_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&quot;},{&quot;citationID&quot;:&quot;MENDELEY_CITATION_52908442-889a-4cc3-846e-503026bdce42&quot;,&quot;properties&quot;:{&quot;noteIndex&quot;:0},&quot;isEdited&quot;:false,&quot;manualOverride&quot;:{&quot;isManuallyOverridden&quot;:false,&quot;citeprocText&quot;:&quot;&lt;sup&gt;3,4&lt;/sup&gt;&quot;,&quot;manualOverrideText&quot;:&quot;&quot;},&quot;citationItems&quot;:[{&quot;id&quot;:&quot;a46627de-a74a-3ace-8eba-3c0aa93ec4fe&quot;,&quot;itemData&quot;:{&quot;type&quot;:&quot;article-journal&quot;,&quot;id&quot;:&quot;a46627de-a74a-3ace-8eba-3c0aa93ec4fe&quot;,&quot;title&quot;:&quot;The proofreading 3′ → 5′ exonuclease activity of DNA polymerases: A kinetic barrier to translesion DNA synthesis&quot;,&quot;author&quot;:[{&quot;family&quot;:&quot;Khare&quot;,&quot;given&quot;:&quot;Vineeta&quot;,&quot;parse-names&quot;:false,&quot;dropping-particle&quot;:&quot;&quot;,&quot;non-dropping-particle&quot;:&quot;&quot;},{&quot;family&quot;:&quot;Eckert&quot;,&quot;given&quot;:&quot;Kristin A.&quot;,&quot;parse-names&quot;:false,&quot;dropping-particle&quot;:&quot;&quot;,&quot;non-dropping-particle&quot;:&quot;&quot;}],&quot;container-title&quot;:&quot;Mutation Research - Fundamental and Molecular Mechanisms of Mutagenesis&quot;,&quot;DOI&quot;:&quot;10.1016/S0027-5107(02)00251-8&quot;,&quot;ISBN&quot;:&quot;1717531563&quot;,&quot;ISSN&quot;:&quot;00275107&quot;,&quot;PMID&quot;:&quot;12459442&quot;,&quot;issued&quot;:{&quot;date-parts&quot;:[[2002]]},&quot;page&quot;:&quot;45-54&quot;,&quot;abstract&quot;:&quot;The 3′ → 5′ exonuclease activity intrinsic to several DNA polymerases plays a primary role in genetic stability; it acts as a first line of defense in correcting DNA polymerase errors. A mismatched basepair at the primer terminus is the preferred substrate for the exonuclease activity over a correct basepair. The efficiency of the exonuclease as a proofreading activity for mispairs containing a DNA lesion varies, however, being dependent upon both the DNA polymerase/exonuclease and the type of DNA lesion. The exonuclease activities intrinsic to the T4 polymerase (family B) and DNA polymerase γ (family A) proofread DNA mispairs opposite endogenous DNA lesions, including alkylation, oxidation, and abasic adducts. However, the exonuclease of the Klenow polymerase cannot discriminate between correct and incorrect bases opposite alkylation and oxidative lesions. DNA damage alters the dynamics of the intramolecular partitioning of DNA substrates between the 3′ → 5′ exonuclease and polymerase activities. Enzymatic idling at lesions occurs when an exonuclease activity efficiently removes the same base that is preferentially incorporated by the DNA polymerase activity. Thus, the exonuclease activity can also act as a kinetic barrier to translesion synthesis (TLS) by preventing the stable incorporation of bases opposite DNA lesions. Understanding the downstream consequences of exonuclease activity at DNA lesions is necessary for elucidating the mechanisms of translesion synthesis and damage-induced cytotoxicity. © 2002 Elsevier Science B.V. All rights reserved.&quot;,&quot;issue&quot;:&quot;1-2&quot;,&quot;volume&quot;:&quot;510&quot;,&quot;container-title-short&quot;:&quot;&quot;},&quot;isTemporary&quot;:false},{&quot;id&quot;:&quot;68afa4c6-e0d2-39b5-b6bf-47345ee0b674&quot;,&quot;itemData&quot;:{&quot;type&quot;:&quot;article-journal&quot;,&quot;id&quot;:&quot;68afa4c6-e0d2-39b5-b6bf-47345ee0b674&quot;,&quot;title&quot;:&quot;A two-residue nascent-strand steric gate controls synthesis of 2′-O-methyl- and 2′-O-(2-methoxyethyl)-RNA&quot;,&quot;author&quot;:[{&quot;family&quot;:&quot;Freund&quot;,&quot;given&quot;:&quot;Niklas&quot;,&quot;parse-names&quot;:false,&quot;dropping-particle&quot;:&quot;&quot;,&quot;non-dropping-particle&quot;:&quot;&quot;},{&quot;family&quot;:&quot;Taylor&quot;,&quot;given&quot;:&quot;Alexander I.&quot;,&quot;parse-names&quot;:false,&quot;dropping-particle&quot;:&quot;&quot;,&quot;non-dropping-particle&quot;:&quot;&quot;},{&quot;family&quot;:&quot;Arangundy-Franklin&quot;,&quot;given&quot;:&quot;Sebastian&quot;,&quot;parse-names&quot;:false,&quot;dropping-particle&quot;:&quot;&quot;,&quot;non-dropping-particle&quot;:&quot;&quot;},{&quot;family&quot;:&quot;Subramanian&quot;,&quot;given&quot;:&quot;Nithya&quot;,&quot;parse-names&quot;:false,&quot;dropping-particle&quot;:&quot;&quot;,&quot;non-dropping-particle&quot;:&quot;&quot;},{&quot;family&quot;:&quot;Peak-Chew&quot;,&quot;given&quot;:&quot;Sew Yeu&quot;,&quot;parse-names&quot;:false,&quot;dropping-particle&quot;:&quot;&quot;,&quot;non-dropping-particle&quot;:&quot;&quot;},{&quot;family&quot;:&quot;Whitaker&quot;,&quot;given&quot;:&quot;Amy M.&quot;,&quot;parse-names&quot;:false,&quot;dropping-particle&quot;:&quot;&quot;,&quot;non-dropping-particle&quot;:&quot;&quot;},{&quot;family&quot;:&quot;Freudenthal&quot;,&quot;given&quot;:&quot;Bret D.&quot;,&quot;parse-names&quot;:false,&quot;dropping-particle&quot;:&quot;&quot;,&quot;non-dropping-particle&quot;:&quot;&quot;},{&quot;family&quot;:&quot;Abramov&quot;,&quot;given&quot;:&quot;Mikhail&quot;,&quot;parse-names&quot;:false,&quot;dropping-particle&quot;:&quot;&quot;,&quot;non-dropping-particle&quot;:&quot;&quot;},{&quot;family&quot;:&quot;Herdewijn&quot;,&quot;given&quot;:&quot;Piet&quot;,&quot;parse-names&quot;:false,&quot;dropping-particle&quot;:&quot;&quot;,&quot;non-dropping-particle&quot;:&quot;&quot;},{&quot;family&quot;:&quot;Holliger&quot;,&quot;given&quot;:&quot;Philipp&quot;,&quot;parse-names&quot;:false,&quot;dropping-particle&quot;:&quot;&quot;,&quot;non-dropping-particle&quot;:&quot;&quot;}],&quot;container-title&quot;:&quot;Nature Chemistry&quot;,&quot;container-title-short&quot;:&quot;Nat Chem&quot;,&quot;DOI&quot;:&quot;10.1038/s41557-022-01050-8&quot;,&quot;ISBN&quot;:&quot;4155702201050&quot;,&quot;ISSN&quot;:&quot;17554349&quot;,&quot;issued&quot;:{&quot;date-parts&quot;:[[2022]]},&quot;abstract&quot;:&quot;Steric exclusion is a key element of enzyme substrate specificity, including in polymerases. Such substrate specificity restricts the enzymatic synthesis of 2′-modified nucleic acids, which are of interest in nucleic-acid-based drug development. Here we describe the discovery of a two-residue, nascent-strand, steric control ‘gate’ in an archaeal DNA polymerase. We show that engineering of the gate to reduce steric bulk in the context of a previously described RNA polymerase activity unlocks the synthesis of 2′-modified RNA oligomers, specifically the efficient synthesis of both defined and random-sequence 2′-O-methyl-RNA (2′OMe-RNA) and 2′-O-(2-methoxyethyl)-RNA (MOE-RNA) oligomers up to 750 nt. This enabled the discovery of RNA endonuclease catalysts entirely composed of 2′OMe-RNA (2′OMezymes) for the allele-specific cleavage of oncogenic KRAS (G12D) and β-catenin CTNNB1 (S33Y) mRNAs, and the elaboration of mixed 2′OMe-/MOE-RNA aptamers with high affinity for vascular endothelial growth factor. Our results open up these 2′-modified RNAs—used in several approved nucleic acid therapeutics—for enzymatic synthesis and a wider exploration in directed evolution and nanotechnology. [Figure not available: see fulltext.]&quot;,&quot;publisher&quot;:&quot;Springer US&quot;},&quot;isTemporary&quot;:false}],&quot;citationTag&quot;:&quot;MENDELEY_CITATION_v3_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&quot;},{&quot;citationID&quot;:&quot;MENDELEY_CITATION_47267f8a-8316-4a46-812f-99acc3dbbc7b&quot;,&quot;properties&quot;:{&quot;noteIndex&quot;:0},&quot;isEdited&quot;:false,&quot;manualOverride&quot;:{&quot;citeprocText&quot;:&quot;&lt;sup&gt;5&lt;/sup&gt;&quot;,&quot;isManuallyOverridden&quot;:false,&quot;manualOverrideText&quot;:&quot;&quot;},&quot;citationItems&quot;:[{&quot;id&quot;:&quot;2565f24d-924b-50a1-bd48-be41ffdfd15d&quot;,&quot;itemData&quot;:{&quot;DOI&quot;:&quot;10.1073/PNAS.90.7.2579&quot;,&quot;ISSN&quot;:&quot;00278424&quot;,&quot;PMID&quot;:&quot;8464864&quot;,&quot;abstract&quot;:&quot;Bacteriophage T4 DNA polymerase has a proofreading 3' → 5' exonuclease that plays an important role in maintaining the accuracy of DNA replication. We have constructed a T4 DNA polymerase deficient in this exonuclease by converting Asp-219 to Ala. The exonuclease activity of the mutant T4 DNA polymerase has been reduced by a factor of at least 107, but it retains a polymerase activity whose kinetic parameters, k(cat), K(d) DNA, and K(d) dATP, are very close to those of the wild-type enzyme. Bacteriophage T4 with the mutant polymerase gene has a markedly increased mutation frequency. Asp- 219 in T4 DNA polymerase is within a sequence similar to those surrounding Asp residues previously shown to be essential for the exonuclease activities of the Klenow fragment of Escherichia coli DNA polymerase I (Asp-424), bacteriophage φ29 DNA polymerase (Asp-66), and Saccharomyces cerevisiae DNA polymerase δ (Asp-405). Thus, these studies support the proposal that there are similar sequences in the active sites for the proofreading exonucleases of these and related DNA polymerases.&quot;,&quot;author&quot;:[{&quot;dropping-particle&quot;:&quot;&quot;,&quot;family&quot;:&quot;Frey&quot;,&quot;given&quot;:&quot;M. W.&quot;,&quot;non-dropping-particle&quot;:&quot;&quot;,&quot;parse-names&quot;:false,&quot;suffix&quot;:&quot;&quot;},{&quot;dropping-particle&quot;:&quot;&quot;,&quot;family&quot;:&quot;Nossal&quot;,&quot;given&quot;:&quot;N. G.&quot;,&quot;non-dropping-particle&quot;:&quot;&quot;,&quot;parse-names&quot;:false,&quot;suffix&quot;:&quot;&quot;},{&quot;dropping-particle&quot;:&quot;&quot;,&quot;family&quot;:&quot;Capson&quot;,&quot;given&quot;:&quot;T. L.&quot;,&quot;non-dropping-particle&quot;:&quot;&quot;,&quot;parse-names&quot;:false,&quot;suffix&quot;:&quot;&quot;},{&quot;dropping-particle&quot;:&quot;&quot;,&quot;family&quot;:&quot;Benkovic&quot;,&quot;given&quot;:&quot;S. J.&quot;,&quot;non-dropping-particle&quot;:&quot;&quot;,&quot;parse-names&quot;:false,&quot;suffix&quot;:&quot;&quot;}],&quot;container-title&quot;:&quot;Proceedings of the National Academy of Sciences of the United States of America&quot;,&quot;id&quot;:&quot;2565f24d-924b-50a1-bd48-be41ffdfd15d&quot;,&quot;issue&quot;:&quot;7&quot;,&quot;issued&quot;:{&quot;date-parts&quot;:[[&quot;1993&quot;]]},&quot;page&quot;:&quot;2579-2583&quot;,&quot;title&quot;:&quot;Construction and characterization of a bacteriophage T4 DNA polymerase deficient in 3' → 5' exonuclease activity&quot;,&quot;type&quot;:&quot;article-journal&quot;,&quot;volume&quot;:&quot;90&quot;,&quot;container-title-short&quot;:&quot;Proc Natl Acad Sci U S A&quot;},&quot;uris&quot;:[&quot;http://www.mendeley.com/documents/?uuid=2a6d0682-af76-38a0-af34-7bc646118588&quot;],&quot;isTemporary&quot;:false,&quot;legacyDesktopId&quot;:&quot;2a6d0682-af76-38a0-af34-7bc646118588&quot;}],&quot;citationTag&quot;:&quot;MENDELEY_CITATION_v3_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&quot;},{&quot;citationID&quot;:&quot;MENDELEY_CITATION_4ac672b3-83a4-4260-8cdb-e8722e0dd1ed&quot;,&quot;properties&quot;:{&quot;noteIndex&quot;:0},&quot;isEdited&quot;:false,&quot;manualOverride&quot;:{&quot;citeprocText&quot;:&quot;&lt;sup&gt;6&lt;/sup&gt;&quot;,&quot;isManuallyOverridden&quot;:false,&quot;manualOverrideText&quot;:&quot;&quot;},&quot;citationItems&quot;:[{&quot;id&quot;:&quot;f95a215a-4ade-5c38-affa-c665ab7f6c41&quot;,&quot;itemData&quot;:{&quot;DOI&quot;:&quot;10.1074/JBC.M007707200&quot;,&quot;ISSN&quot;:&quot;0021-9258&quot;,&quot;PMID&quot;:&quot;11133987&quot;,&quot;abstract&quot;:&quot;The DNA polymerases (gp43s) of the related bacteriophages T4 and RB69 are B family (polymerase α class) enzymes that determine the fidelity of phage DNA replication. A T4 whose gene 43 has been mutationally inactivated can be replicated by a cognate RB69 gp43 encoded by a recombinant plasmid in T4-infected Escherichia coli. We used this phage-plasmid complementation assay to obtain rapid and sensitive measurements of the mutational specificities of mutator derivatives of the RB69 enzyme. RB69 gp43s lacking proofreading function (Exo- enzymes) and/or substituted with alanine, serine, or threonine at the conserved polymerase function residue Tyr567 (PolY567(A/S/T) enzymes) were examined for their effects on the reversion of specific mutations in the T4 rII gene and on forward mutation in the T4 rI gene. The results reveal that Tyr567 is a key determinant of the fidelity of base selection and that the Pol and Exo functions are strongly coupled in this B family enzyme. In vitro assays show that the Pol Y567A Exo- enzyme generates mispairs more frequently but extends them less efficiently than does a Pol+ Exo- enzyme. Other replicative DNA polymerases may control fidelity by strategies similar to those used by RB69 gp43.&quot;,&quot;author&quot;:[{&quot;dropping-particle&quot;:&quot;&quot;,&quot;family&quot;:&quot;Bebenek&quot;,&quot;given&quot;:&quot;Anna&quot;,&quot;non-dropping-particle&quot;:&quot;&quot;,&quot;parse-names&quot;:false,&quot;suffix&quot;:&quot;&quot;},{&quot;dropping-particle&quot;:&quot;&quot;,&quot;family&quot;:&quot;Dressman&quot;,&quot;given&quot;:&quot;Holly Kloos&quot;,&quot;non-dropping-particle&quot;:&quot;&quot;,&quot;parse-names&quot;:false,&quot;suffix&quot;:&quot;&quot;},{&quot;dropping-particle&quot;:&quot;&quot;,&quot;family&quot;:&quot;Carver&quot;,&quot;given&quot;:&quot;Geraldine T.&quot;,&quot;non-dropping-particle&quot;:&quot;&quot;,&quot;parse-names&quot;:false,&quot;suffix&quot;:&quot;&quot;},{&quot;dropping-particle&quot;:&quot;&quot;,&quot;family&quot;:&quot;Ng&quot;,&quot;given&quot;:&quot;San San&quot;,&quot;non-dropping-particle&quot;:&quot;&quot;,&quot;parse-names&quot;:false,&quot;suffix&quot;:&quot;&quot;},{&quot;dropping-particle&quot;:&quot;&quot;,&quot;family&quot;:&quot;Petrov&quot;,&quot;given&quot;:&quot;Vasiliy&quot;,&quot;non-dropping-particle&quot;:&quot;&quot;,&quot;parse-names&quot;:false,&quot;suffix&quot;:&quot;&quot;},{&quot;dropping-particle&quot;:&quot;&quot;,&quot;family&quot;:&quot;Yang&quot;,&quot;given&quot;:&quot;Guangwei&quot;,&quot;non-dropping-particle&quot;:&quot;&quot;,&quot;parse-names&quot;:false,&quot;suffix&quot;:&quot;&quot;},{&quot;dropping-particle&quot;:&quot;&quot;,&quot;family&quot;:&quot;Konigsberg&quot;,&quot;given&quot;:&quot;William H.&quot;,&quot;non-dropping-particle&quot;:&quot;&quot;,&quot;parse-names&quot;:false,&quot;suffix&quot;:&quot;&quot;},{&quot;dropping-particle&quot;:&quot;&quot;,&quot;family&quot;:&quot;Karam&quot;,&quot;given&quot;:&quot;Jim D.&quot;,&quot;non-dropping-particle&quot;:&quot;&quot;,&quot;parse-names&quot;:false,&quot;suffix&quot;:&quot;&quot;},{&quot;dropping-particle&quot;:&quot;&quot;,&quot;family&quot;:&quot;Drake&quot;,&quot;given&quot;:&quot;John W.&quot;,&quot;non-dropping-particle&quot;:&quot;&quot;,&quot;parse-names&quot;:false,&quot;suffix&quot;:&quot;&quot;}],&quot;container-title&quot;:&quot;Journal of Biological Chemistry&quot;,&quot;id&quot;:&quot;f95a215a-4ade-5c38-affa-c665ab7f6c41&quot;,&quot;issue&quot;:&quot;13&quot;,&quot;issued&quot;:{&quot;date-parts&quot;:[[&quot;2001&quot;,&quot;3&quot;,&quot;30&quot;]]},&quot;page&quot;:&quot;10387-10397&quot;,&quot;publisher&quot;:&quot;Elsevier&quot;,&quot;title&quot;:&quot;Interacting Fidelity Defects in the Replicative DNA Polymerase of Bacteriophage RB69&quot;,&quot;type&quot;:&quot;article-journal&quot;,&quot;volume&quot;:&quot;276&quot;,&quot;container-title-short&quot;:&quot;&quot;},&quot;uris&quot;:[&quot;http://www.mendeley.com/documents/?uuid=bada4a79-9fbf-3996-9f27-2c7e6cb4af57&quot;],&quot;isTemporary&quot;:false,&quot;legacyDesktopId&quot;:&quot;bada4a79-9fbf-3996-9f27-2c7e6cb4af57&quot;}],&quot;citationTag&quot;:&quot;MENDELEY_CITATION_v3_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&quot;},{&quot;citationID&quot;:&quot;MENDELEY_CITATION_faf2cb0d-7d07-42ed-b927-931bcc4cd622&quot;,&quot;citationItems&quot;:[{&quot;id&quot;:&quot;1ce110fd-7883-3e48-a01c-3cb7a09c644d&quot;,&quot;itemData&quot;:{&quot;DOI&quot;:&quot;10.1038/nmeth.3027&quot;,&quot;author&quot;:[{&quot;dropping-particle&quot;:&quot;&quot;,&quot;family&quot;:&quot;Fowler&quot;,&quot;given&quot;:&quot;Douglas M&quot;,&quot;non-dropping-particle&quot;:&quot;&quot;,&quot;parse-names&quot;:false,&quot;suffix&quot;:&quot;&quot;},{&quot;dropping-particle&quot;:&quot;&quot;,&quot;family&quot;:&quot;Fields&quot;,&quot;given&quot;:&quot;Stanley&quot;,&quot;non-dropping-particle&quot;:&quot;&quot;,&quot;parse-names&quot;:false,&quot;suffix&quot;:&quot;&quot;}],&quot;id&quot;:&quot;1ce110fd-7883-3e48-a01c-3cb7a09c644d&quot;,&quot;issue&quot;:&quot;8&quot;,&quot;issued&quot;:{&quot;date-parts&quot;:[[&quot;2014&quot;]]},&quot;page&quot;:&quot;801-807&quot;,&quot;title&quot;:&quot;Deep mutational scanning : a new style of protein science&quot;,&quot;type&quot;:&quot;article-journal&quot;,&quot;volume&quot;:&quot;11&quot;},&quot;uris&quot;:[&quot;http://www.mendeley.com/documents/?uuid=1632a9c5-aaa6-4807-8433-3bd26b81a40a&quot;],&quot;isTemporary&quot;:false,&quot;legacyDesktopId&quot;:&quot;1632a9c5-aaa6-4807-8433-3bd26b81a40a&quot;}],&quot;properties&quot;:{&quot;noteIndex&quot;:0},&quot;isEdited&quot;:false,&quot;manualOverride&quot;:{&quot;citeprocText&quot;:&quot;1&quot;,&quot;isManuallyOverridden&quot;:false,&quot;manualOverrideText&quot;:&quot;&quot;},&quot;citationTag&quot;:&quot;MENDELEY_CITATION_v3_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&quot;},{&quot;citationID&quot;:&quot;MENDELEY_CITATION_577a9381-f352-442b-9bf0-eaf93f79e5bd&quot;,&quot;properties&quot;:{&quot;noteIndex&quot;:0},&quot;isEdited&quot;:false,&quot;manualOverride&quot;:{&quot;isManuallyOverridden&quot;:false,&quot;citeprocText&quot;:&quot;&lt;sup&gt;7,8&lt;/sup&gt;&quot;,&quot;manualOverrideText&quot;:&quot;&quot;},&quot;citationItems&quot;:[{&quot;id&quot;:&quot;50f5b99c-5569-3d61-a293-ea1ea2439669&quot;,&quot;itemData&quot;:{&quot;type&quot;:&quot;article-journal&quot;,&quot;id&quot;:&quot;50f5b99c-5569-3d61-a293-ea1ea2439669&quot;,&quot;title&quot;:&quot;DNA polymerases engineered by directed evolution to incorporate nonstandard nucleotides&quot;,&quot;author&quot;:[{&quot;family&quot;:&quot;Laos&quot;,&quot;given&quot;:&quot;Roberto&quot;,&quot;parse-names&quot;:false,&quot;dropping-particle&quot;:&quot;&quot;,&quot;non-dropping-particle&quot;:&quot;&quot;},{&quot;family&quot;:&quot;Thomson&quot;,&quot;given&quot;:&quot;J. Michael&quot;,&quot;parse-names&quot;:false,&quot;dropping-particle&quot;:&quot;&quot;,&quot;non-dropping-particle&quot;:&quot;&quot;},{&quot;family&quot;:&quot;Benner&quot;,&quot;given&quot;:&quot;Steven A.&quot;,&quot;parse-names&quot;:false,&quot;dropping-particle&quot;:&quot;&quot;,&quot;non-dropping-particle&quot;:&quot;&quot;}],&quot;container-title&quot;:&quot;Frontiers in Microbiology&quot;,&quot;DOI&quot;:&quot;10.3389/fmicb.2014.00565&quot;,&quot;ISSN&quot;:&quot;1664302X&quot;,&quot;issued&quot;:{&quot;date-parts&quot;:[[2014]]},&quot;page&quot;:&quot;1-14&quot;,&quot;abstract&quot;:&quot;DNA polymerases have evolved for billions of years to accept natural nucleoside triphosphate substrates with high fidelity and to exclude closely related structures, such as the analogous ribonucleoside triphosphates. However, polymerases that can accept unnatural nucleoside triphosphates are desired for many applications in biotechnology. The focus of this review is on nonstandard nucleotides that expand the genetic \&quot;alphabet.\&quot; This review focuses on experiments that, by directed evolution, have created variants of DNA polymerases that are better able to accept unnatural nucleotides. In many cases, an analysis of past evolution of these polymerases (as inferred by examining multiple sequence alignments) can help explain some of the mutations delivered by directed evolution.&quot;,&quot;issue&quot;:&quot;OCT&quot;,&quot;volume&quot;:&quot;5&quot;,&quot;container-title-short&quot;:&quot;Front Microbiol&quot;},&quot;isTemporary&quot;:false},{&quot;id&quot;:&quot;bb78ee90-85bc-3d91-bc1b-266b6b704963&quot;,&quot;itemData&quot;:{&quot;type&quot;:&quot;article-journal&quot;,&quot;id&quot;:&quot;bb78ee90-85bc-3d91-bc1b-266b6b704963&quot;,&quot;title&quot;:&quot;Engineering-driven biological insights into DNA polymerase mechanism&quot;,&quot;author&quot;:[{&quot;family&quot;:&quot;Pinheiro&quot;,&quot;given&quot;:&quot;Vitor B.&quot;,&quot;parse-names&quot;:false,&quot;dropping-particle&quot;:&quot;&quot;,&quot;non-dropping-particle&quot;:&quot;&quot;}],&quot;container-title&quot;:&quot;Current Opinion in Biotechnology&quot;,&quot;DOI&quot;:&quot;10.1016/j.copbio.2018.11.008&quot;,&quot;ISSN&quot;:&quot;18790429&quot;,&quot;PMID&quot;:&quot;30502514&quot;,&quot;URL&quot;:&quot;https://doi.org/10.1016/j.copbio.2018.11.008&quot;,&quot;issued&quot;:{&quot;date-parts&quot;:[[2019]]},&quot;page&quot;:&quot;9-16&quot;,&quot;abstract&quot;:&quot;DNA-dependent DNA polymerases have been extensively studied for over 60 years and lie at the core of multiple biotechnological and diagnostic applications. Nevertheless, these complex molecular machines remain only partially understood. Here we present some evidence on how polymerase engineering for the synthesis and replication of xenobiotic nucleic acids (XNAs) have improved our understanding of these enzymes and how that can be used to gain further insight into their mechanism. Better understanding of the mechanisms of DNA polymerases can accelerate their engineering and we highlight how it is now feasible to use structure-based and function-based approaches to systematically and iteratively develop XNA polymerases for increasingly divergent chemistries.&quot;,&quot;publisher&quot;:&quot;Elsevier Ltd&quot;,&quot;volume&quot;:&quot;60&quot;,&quot;container-title-short&quot;:&quot;Curr Opin Biotechnol&quot;},&quot;isTemporary&quot;:false}],&quot;citationTag&quot;:&quot;MENDELEY_CITATION_v3_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&quot;},{&quot;citationID&quot;:&quot;MENDELEY_CITATION_7a6f7c63-d41f-4d11-8e1b-b3665a6b612c&quot;,&quot;citationItems&quot;:[{&quot;id&quot;:&quot;af07284e-abf2-34d4-a75d-700e96afd9c8&quot;,&quot;itemData&quot;:{&quot;DOI&quot;:&quot;10.1016/j.tibtech.2014.03.010&quot;,&quot;ISSN&quot;:&quot;18793096&quot;,&quot;PMID&quot;:&quot;24745974&quot;,&quot;abstract&quot;:&quot;Nucleic acids display remarkable properties beyond information storage and propagation. The well-understood base pairing rules have enabled nucleic acids to be assembled into nanostructures of ever increasing complexity. Although nanostructures can be constructed using other building blocks, including peptides and lipids, it is the capacity to evolve that sets nucleic acids apart from all other nanoscale building materials. Nonetheless, the poor chemical and biological stability of DNA and RNA constrain their applications. Recent advances in nucleic acid chemistry and polymerase engineering enable the synthesis, replication, and evolution of a range of synthetic genetic polymers (XNAs) with improved chemical and biological stability. We discuss the impact of this technology on the generation of XNA ligands, enzymes, and nanostructures with tailor-made chemistry. © 2014 The Authors.&quot;,&quot;author&quot;:[{&quot;dropping-particle&quot;:&quot;&quot;,&quot;family&quot;:&quot;Pinheiro&quot;,&quot;given&quot;:&quot;Vitor B.&quot;,&quot;non-dropping-particle&quot;:&quot;&quot;,&quot;parse-names&quot;:false,&quot;suffix&quot;:&quot;&quot;},{&quot;dropping-particle&quot;:&quot;&quot;,&quot;family&quot;:&quot;Holliger&quot;,&quot;given&quot;:&quot;Philipp&quot;,&quot;non-dropping-particle&quot;:&quot;&quot;,&quot;parse-names&quot;:false,&quot;suffix&quot;:&quot;&quot;}],&quot;container-title&quot;:&quot;Trends in Biotechnology&quot;,&quot;id&quot;:&quot;af07284e-abf2-34d4-a75d-700e96afd9c8&quot;,&quot;issue&quot;:&quot;6&quot;,&quot;issued&quot;:{&quot;date-parts&quot;:[[&quot;2014&quot;]]},&quot;page&quot;:&quot;321-328&quot;,&quot;publisher&quot;:&quot;Elsevier Ltd&quot;,&quot;title&quot;:&quot;Towards XNA nanotechnology: New materials from synthetic genetic polymers&quot;,&quot;type&quot;:&quot;article-journal&quot;,&quot;volume&quot;:&quot;32&quot;},&quot;uris&quot;:[&quot;http://www.mendeley.com/documents/?uuid=4ae8f8ba-8f97-44bb-9859-7037d582b04f&quot;],&quot;isTemporary&quot;:false,&quot;legacyDesktopId&quot;:&quot;4ae8f8ba-8f97-44bb-9859-7037d582b04f&quot;}],&quot;properties&quot;:{&quot;noteIndex&quot;:0},&quot;isEdited&quot;:false,&quot;manualOverride&quot;:{&quot;citeprocText&quot;:&quot;3&quot;,&quot;isManuallyOverridden&quot;:false,&quot;manualOverrideText&quot;:&quot;&quot;},&quot;citationTag&quot;:&quot;MENDELEY_CITATION_v3_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&quot;},{&quot;citationID&quot;:&quot;MENDELEY_CITATION_763135c0-03d4-4ab9-bff7-3ac3a0ddf5d1&quot;,&quot;citationItems&quot;:[{&quot;id&quot;:&quot;4a56c0a0-cd2c-38d9-99a4-3c7fb9d3cca1&quot;,&quot;itemData&quot;:{&quot;DOI&quot;:&quot;10.1126/science.1217622&quot;,&quot;ISBN&quot;:&quot;1095-9203 (Electronic)\\r0036-8075 (Linking)&quot;,&quot;ISSN&quot;:&quot;0036-8075&quot;,&quot;PMID&quot;:&quot;22517858&quot;,&quot;abstract&quot;:&quot;Genetic information storage and processing rely on just two polymers, DNA and RNA, yet whether their role reflects evolutionary history or fundamental functional constraints is currently unknown. With the use of polymerase evolution and design, we show that genetic information can be stored in and recovered from six alternative genetic polymers based on simple nucleic acid architectures not found in nature [xeno-nucleic acids (XNAs)]. We also select XNA aptamers, which bind their targets with high affinity and specificity, demonstrating that beyond heredity, specific XNAs have the capacity for Darwinian evolution and folding into defined structures. Thus, heredity and evolution, two hallmarks of life, are not limited to DNA and RNA but are likely to be emergent properties of polymers capable of information storage.&quot;,&quot;author&quot;:[{&quot;dropping-particle&quot;:&quot;&quot;,&quot;family&quot;:&quot;Pinheiro&quot;,&quot;given&quot;:&quot;V. B.&quot;,&quot;non-dropping-particle&quot;:&quot;&quot;,&quot;parse-names&quot;:false,&quot;suffix&quot;:&quot;&quot;},{&quot;dropping-particle&quot;:&quot;&quot;,&quot;family&quot;:&quot;Taylor&quot;,&quot;given&quot;:&quot;A. I.&quot;,&quot;non-dropping-particle&quot;:&quot;&quot;,&quot;parse-names&quot;:false,&quot;suffix&quot;:&quot;&quot;},{&quot;dropping-particle&quot;:&quot;&quot;,&quot;family&quot;:&quot;Cozens&quot;,&quot;given&quot;:&quot;C.&quot;,&quot;non-dropping-particle&quot;:&quot;&quot;,&quot;parse-names&quot;:false,&quot;suffix&quot;:&quot;&quot;},{&quot;dropping-particle&quot;:&quot;&quot;,&quot;family&quot;:&quot;Abramov&quot;,&quot;given&quot;:&quot;M.&quot;,&quot;non-dropping-particle&quot;:&quot;&quot;,&quot;parse-names&quot;:false,&quot;suffix&quot;:&quot;&quot;},{&quot;dropping-particle&quot;:&quot;&quot;,&quot;family&quot;:&quot;Renders&quot;,&quot;given&quot;:&quot;M.&quot;,&quot;non-dropping-particle&quot;:&quot;&quot;,&quot;parse-names&quot;:false,&quot;suffix&quot;:&quot;&quot;},{&quot;dropping-particle&quot;:&quot;&quot;,&quot;family&quot;:&quot;Zhang&quot;,&quot;given&quot;:&quot;S.&quot;,&quot;non-dropping-particle&quot;:&quot;&quot;,&quot;parse-names&quot;:false,&quot;suffix&quot;:&quot;&quot;},{&quot;dropping-particle&quot;:&quot;&quot;,&quot;family&quot;:&quot;Chaput&quot;,&quot;given&quot;:&quot;J. C.&quot;,&quot;non-dropping-particle&quot;:&quot;&quot;,&quot;parse-names&quot;:false,&quot;suffix&quot;:&quot;&quot;},{&quot;dropping-particle&quot;:&quot;&quot;,&quot;family&quot;:&quot;Wengel&quot;,&quot;given&quot;:&quot;J.&quot;,&quot;non-dropping-particle&quot;:&quot;&quot;,&quot;parse-names&quot;:false,&quot;suffix&quot;:&quot;&quot;},{&quot;dropping-particle&quot;:&quot;&quot;,&quot;family&quot;:&quot;Peak-Chew&quot;,&quot;given&quot;:&quot;S.-Y.&quot;,&quot;non-dropping-particle&quot;:&quot;&quot;,&quot;parse-names&quot;:false,&quot;suffix&quot;:&quot;&quot;},{&quot;dropping-particle&quot;:&quot;&quot;,&quot;family&quot;:&quot;McLaughlin&quot;,&quot;given&quot;:&quot;S. H.&quot;,&quot;non-dropping-particle&quot;:&quot;&quot;,&quot;parse-names&quot;:false,&quot;suffix&quot;:&quot;&quot;},{&quot;dropping-particle&quot;:&quot;&quot;,&quot;family&quot;:&quot;Herdewijn&quot;,&quot;given&quot;:&quot;P.&quot;,&quot;non-dropping-particle&quot;:&quot;&quot;,&quot;parse-names&quot;:false,&quot;suffix&quot;:&quot;&quot;},{&quot;dropping-particle&quot;:&quot;&quot;,&quot;family&quot;:&quot;Holliger&quot;,&quot;given&quot;:&quot;P.&quot;,&quot;non-dropping-particle&quot;:&quot;&quot;,&quot;parse-names&quot;:false,&quot;suffix&quot;:&quot;&quot;}],&quot;container-title&quot;:&quot;Science&quot;,&quot;id&quot;:&quot;4a56c0a0-cd2c-38d9-99a4-3c7fb9d3cca1&quot;,&quot;issue&quot;:&quot;6079&quot;,&quot;issued&quot;:{&quot;date-parts&quot;:[[&quot;2012&quot;]]},&quot;page&quot;:&quot;341-344&quot;,&quot;title&quot;:&quot;SI Synthetic Genetic Polymers Capable of Heredity and Evolution&quot;,&quot;type&quot;:&quot;article-journal&quot;,&quot;volume&quot;:&quot;336&quot;},&quot;uris&quot;:[&quot;http://www.mendeley.com/documents/?uuid=02eb7f62-7cf1-4d6a-98e4-c3db6ad187fd&quot;],&quot;isTemporary&quot;:false,&quot;legacyDesktopId&quot;:&quot;02eb7f62-7cf1-4d6a-98e4-c3db6ad187fd&quot;}],&quot;properties&quot;:{&quot;noteIndex&quot;:0},&quot;isEdited&quot;:false,&quot;manualOverride&quot;:{&quot;citeprocText&quot;:&quot;4&quot;,&quot;isManuallyOverridden&quot;:false,&quot;manualOverrideText&quot;:&quot;&quot;},&quot;citationTag&quot;:&quot;MENDELEY_CITATION_v3_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&quot;},{&quot;citationID&quot;:&quot;MENDELEY_CITATION_41cecdaa-3065-4687-8e45-2b0617c1d2a5&quot;,&quot;citationItems&quot;:[{&quot;id&quot;:&quot;e724ca48-4d25-35c8-98d3-40fa7742edfe&quot;,&quot;itemData&quot;:{&quot;DOI&quot;:&quot;10.1042/EBC20160013&quot;,&quot;ISSN&quot;:&quot;1744-1358&quot;,&quot;PMID&quot;:&quot;27903826&quot;,&quot;abstract&quot;:&quot;Biocontainment comprises any strategy applied to ensure that harmful organisms are confined to controlled laboratory conditions and not allowed to escape into the environment. Genetically engineered microorganisms (GEMs), regardless of the nature of the modification and how it was established, have potential human or ecological impact if accidentally leaked or voluntarily released into a natural setting. Although all evidence to date is that GEMs are unable to compete in the environment, the power of synthetic biology to rewrite life requires a pre-emptive strategy to tackle possible unknown risks. Physical containment barriers have proven effective but a number of strategies have been developed to further strengthen biocontainment. Research on complex genetic circuits, lethal genes, alternative nucleic acids, genome recoding and synthetic auxotrophies aim to design more effective routes towards biocontainment. Here, we describe recent advances in synthetic biology that contribute to the ongoing efforts to develop new and improved genetic, semantic, metabolic and mechanistic plans for the containment of GEMs.&quot;,&quot;author&quot;:[{&quot;dropping-particle&quot;:&quot;&quot;,&quot;family&quot;:&quot;Torres&quot;,&quot;given&quot;:&quot;Leticia&quot;,&quot;non-dropping-particle&quot;:&quot;&quot;,&quot;parse-names&quot;:false,&quot;suffix&quot;:&quot;&quot;},{&quot;dropping-particle&quot;:&quot;&quot;,&quot;family&quot;:&quot;Krüger&quot;,&quot;given&quot;:&quot;Antje&quot;,&quot;non-dropping-particle&quot;:&quot;&quot;,&quot;parse-names&quot;:false,&quot;suffix&quot;:&quot;&quot;},{&quot;dropping-particle&quot;:&quot;&quot;,&quot;family&quot;:&quot;Csibra&quot;,&quot;given&quot;:&quot;Eszter&quot;,&quot;non-dropping-particle&quot;:&quot;&quot;,&quot;parse-names&quot;:false,&quot;suffix&quot;:&quot;&quot;},{&quot;dropping-particle&quot;:&quot;&quot;,&quot;family&quot;:&quot;Gianni&quot;,&quot;given&quot;:&quot;Edoardo&quot;,&quot;non-dropping-particle&quot;:&quot;&quot;,&quot;parse-names&quot;:false,&quot;suffix&quot;:&quot;&quot;},{&quot;dropping-particle&quot;:&quot;&quot;,&quot;family&quot;:&quot;Pinheiro&quot;,&quot;given&quot;:&quot;Vitor B.&quot;,&quot;non-dropping-particle&quot;:&quot;&quot;,&quot;parse-names&quot;:false,&quot;suffix&quot;:&quot;&quot;}],&quot;container-title&quot;:&quot;Essays in biochemistry&quot;,&quot;id&quot;:&quot;e724ca48-4d25-35c8-98d3-40fa7742edfe&quot;,&quot;issue&quot;:&quot;4&quot;,&quot;issued&quot;:{&quot;date-parts&quot;:[[&quot;2016&quot;,&quot;11&quot;,&quot;30&quot;]]},&quot;page&quot;:&quot;393-410&quot;,&quot;publisher&quot;:&quot;Essays Biochem&quot;,&quot;title&quot;:&quot;Synthetic biology approaches to biological containment: pre-emptively tackling potential risks&quot;,&quot;type&quot;:&quot;article-journal&quot;,&quot;volume&quot;:&quot;60&quot;},&quot;uris&quot;:[&quot;http://www.mendeley.com/documents/?uuid=e724ca48-4d25-35c8-98d3-40fa7742edfe&quot;],&quot;isTemporary&quot;:false,&quot;legacyDesktopId&quot;:&quot;e724ca48-4d25-35c8-98d3-40fa7742edfe&quot;}],&quot;properties&quot;:{&quot;noteIndex&quot;:0},&quot;isEdited&quot;:false,&quot;manualOverride&quot;:{&quot;citeprocText&quot;:&quot;5&quot;,&quot;isManuallyOverridden&quot;:false,&quot;manualOverrideText&quot;:&quot;&quot;},&quot;citationTag&quot;:&quot;MENDELEY_CITATION_v3_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&quot;},{&quot;citationID&quot;:&quot;MENDELEY_CITATION_1a4d9191-b857-46ae-87e9-0d54a2f8e1f3&quot;,&quot;properties&quot;:{&quot;noteIndex&quot;:0},&quot;isEdited&quot;:false,&quot;manualOverride&quot;:{&quot;isManuallyOverridden&quot;:false,&quot;citeprocText&quot;:&quot;&lt;sup&gt;9&lt;/sup&gt;&quot;,&quot;manualOverrideText&quot;:&quot;&quot;},&quot;citationItems&quot;:[{&quot;id&quot;:&quot;2ddacfe8-97f1-361d-a757-2496d4516f5e&quot;,&quot;itemData&quot;:{&quot;type&quot;:&quot;article-journal&quot;,&quot;id&quot;:&quot;2ddacfe8-97f1-361d-a757-2496d4516f5e&quot;,&quot;title&quot;:&quot;Synthetic genetic polymers capable of heredity and evolution&quot;,&quot;author&quot;:[{&quot;family&quot;:&quot;Pinheiro&quot;,&quot;given&quot;:&quot;Vitor B.&quot;,&quot;parse-names&quot;:false,&quot;dropping-particle&quot;:&quot;&quot;,&quot;non-dropping-particle&quot;:&quot;&quot;},{&quot;family&quot;:&quot;Taylor&quot;,&quot;given&quot;:&quot;Alexander I.&quot;,&quot;parse-names&quot;:false,&quot;dropping-particle&quot;:&quot;&quot;,&quot;non-dropping-particle&quot;:&quot;&quot;},{&quot;family&quot;:&quot;Cozens&quot;,&quot;given&quot;:&quot;Christopher&quot;,&quot;parse-names&quot;:false,&quot;dropping-particle&quot;:&quot;&quot;,&quot;non-dropping-particle&quot;:&quot;&quot;},{&quot;family&quot;:&quot;Abramov&quot;,&quot;given&quot;:&quot;Mikhail&quot;,&quot;parse-names&quot;:false,&quot;dropping-particle&quot;:&quot;&quot;,&quot;non-dropping-particle&quot;:&quot;&quot;},{&quot;family&quot;:&quot;Renders&quot;,&quot;given&quot;:&quot;Marleen&quot;,&quot;parse-names&quot;:false,&quot;dropping-particle&quot;:&quot;&quot;,&quot;non-dropping-particle&quot;:&quot;&quot;},{&quot;family&quot;:&quot;Zhang&quot;,&quot;given&quot;:&quot;Su&quot;,&quot;parse-names&quot;:false,&quot;dropping-particle&quot;:&quot;&quot;,&quot;non-dropping-particle&quot;:&quot;&quot;},{&quot;family&quot;:&quot;Chaput&quot;,&quot;given&quot;:&quot;John C.&quot;,&quot;parse-names&quot;:false,&quot;dropping-particle&quot;:&quot;&quot;,&quot;non-dropping-particle&quot;:&quot;&quot;},{&quot;family&quot;:&quot;Wengel&quot;,&quot;given&quot;:&quot;Jesper&quot;,&quot;parse-names&quot;:false,&quot;dropping-particle&quot;:&quot;&quot;,&quot;non-dropping-particle&quot;:&quot;&quot;},{&quot;family&quot;:&quot;Peak-Chew&quot;,&quot;given&quot;:&quot;Sew Yeu&quot;,&quot;parse-names&quot;:false,&quot;dropping-particle&quot;:&quot;&quot;,&quot;non-dropping-particle&quot;:&quot;&quot;},{&quot;family&quot;:&quot;McLaughlin&quot;,&quot;given&quot;:&quot;Stephen H.&quot;,&quot;parse-names&quot;:false,&quot;dropping-particle&quot;:&quot;&quot;,&quot;non-dropping-particle&quot;:&quot;&quot;},{&quot;family&quot;:&quot;Herdewijn&quot;,&quot;given&quot;:&quot;Piet&quot;,&quot;parse-names&quot;:false,&quot;dropping-particle&quot;:&quot;&quot;,&quot;non-dropping-particle&quot;:&quot;&quot;},{&quot;family&quot;:&quot;Holliger&quot;,&quot;given&quot;:&quot;Philipp&quot;,&quot;parse-names&quot;:false,&quot;dropping-particle&quot;:&quot;&quot;,&quot;non-dropping-particle&quot;:&quot;&quot;}],&quot;container-title&quot;:&quot;Science&quot;,&quot;container-title-short&quot;:&quot;Science (1979)&quot;,&quot;DOI&quot;:&quot;10.1126/science.1217622&quot;,&quot;ISSN&quot;:&quot;10959203&quot;,&quot;PMID&quot;:&quot;22517858&quot;,&quot;issued&quot;:{&quot;date-parts&quot;:[[2012]]},&quot;page&quot;:&quot;341-344&quot;,&quot;abstract&quot;:&quot;Genetic information storage and processing rely on just two polymers, DNA and RNA, yet whether their role reflects evolutionary history or fundamental functional constraints is currently unknown. With the use of polymerase evolution and design, we show that genetic information can be stored in and recovered from six alternative genetic polymers based on simple nucleic acid architectures not found in nature [xeno-nucleic acids (XNAs)]. We also select XNA aptamers, which bind their targets with high affinity and specificity, demonstrating that beyond heredity, specific XNAs have the capacity for Darwinian evolution and folding into defined structures. Thus, heredity and evolution, two hallmarks of life, are not limited to DNA and RNA but are likely to be emergent properties of polymers capable of information storage.&quot;,&quot;issue&quot;:&quot;6079&quot;,&quot;volume&quot;:&quot;336&quot;},&quot;isTemporary&quot;:false}],&quot;citationTag&quot;:&quot;MENDELEY_CITATION_v3_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&quot;},{&quot;citationID&quot;:&quot;MENDELEY_CITATION_eb6cd92b-6a93-4665-80d6-7e752476deaf&quot;,&quot;citationItems&quot;:[{&quot;id&quot;:&quot;8d0c5469-8fb1-3882-97c3-b0cf25ad84c4&quot;,&quot;itemData&quot;:{&quot;DOI&quot;:&quot;10.1002/cpch.41&quot;,&quot;author&quot;:[{&quot;dropping-particle&quot;:&quot;&quot;,&quot;family&quot;:&quot;Torres&quot;,&quot;given&quot;:&quot;Leticia L&quot;,&quot;non-dropping-particle&quot;:&quot;&quot;,&quot;parse-names&quot;:false,&quot;suffix&quot;:&quot;&quot;},{&quot;dropping-particle&quot;:&quot;&quot;,&quot;family&quot;:&quot;Pinheiro&quot;,&quot;given&quot;:&quot;Vitor B&quot;,&quot;non-dropping-particle&quot;:&quot;&quot;,&quot;parse-names&quot;:false,&quot;suffix&quot;:&quot;&quot;}],&quot;container-title&quot;:&quot;Current Protocols in Chemical Biology&quot;,&quot;id&quot;:&quot;8d0c5469-8fb1-3882-97c3-b0cf25ad84c4&quot;,&quot;issue&quot;:&quot;2&quot;,&quot;issued&quot;:{&quot;date-parts&quot;:[[&quot;2018&quot;]]},&quot;page&quot;:&quot;e41&quot;,&quot;title&quot;:&quot;Xenobiotic Nucleic Acid (XNA) Synthesis by Phi29 DNA Polymerase&quot;,&quot;type&quot;:&quot;article-journal&quot;,&quot;volume&quot;:&quot;10&quot;},&quot;uris&quot;:[&quot;http://www.mendeley.com/documents/?uuid=9a9611f3-a4dc-489f-a644-97c7eab4ebd7&quot;],&quot;isTemporary&quot;:false,&quot;legacyDesktopId&quot;:&quot;9a9611f3-a4dc-489f-a644-97c7eab4ebd7&quot;}],&quot;properties&quot;:{&quot;noteIndex&quot;:0},&quot;isEdited&quot;:false,&quot;manualOverride&quot;:{&quot;citeprocText&quot;:&quot;6&quot;,&quot;isManuallyOverridden&quot;:false,&quot;manualOverrideText&quot;:&quot;&quot;},&quot;citationTag&quot;:&quot;MENDELEY_CITATION_v3_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&quot;},{&quot;citationID&quot;:&quot;MENDELEY_CITATION_b2eba321-4498-4639-8ca3-5a447403db1c&quot;,&quot;properties&quot;:{&quot;noteIndex&quot;:0},&quot;isEdited&quot;:false,&quot;manualOverride&quot;:{&quot;isManuallyOverridden&quot;:false,&quot;citeprocText&quot;:&quot;&lt;sup&gt;10&lt;/sup&gt;&quot;,&quot;manualOverrideText&quot;:&quot;&quot;},&quot;citationItems&quot;:[{&quot;id&quot;:&quot;e54a5a81-024e-3ba2-9e7d-9ba8de4f12c5&quot;,&quot;itemData&quot;:{&quot;type&quot;:&quot;article-journal&quot;,&quot;id&quot;:&quot;e54a5a81-024e-3ba2-9e7d-9ba8de4f12c5&quot;,&quot;title&quot;:&quot;A short adaptive path from DNA to RNA polymerases&quot;,&quot;author&quot;:[{&quot;family&quot;:&quot;Cozens&quot;,&quot;given&quot;:&quot;C.&quot;,&quot;parse-names&quot;:false,&quot;dropping-particle&quot;:&quot;&quot;,&quot;non-dropping-particle&quot;:&quot;&quot;},{&quot;family&quot;:&quot;Pinheiro&quot;,&quot;given&quot;:&quot;V. B.&quot;,&quot;parse-names&quot;:false,&quot;dropping-particle&quot;:&quot;&quot;,&quot;non-dropping-particle&quot;:&quot;&quot;},{&quot;family&quot;:&quot;Vaisman&quot;,&quot;given&quot;:&quot;A.&quot;,&quot;parse-names&quot;:false,&quot;dropping-particle&quot;:&quot;&quot;,&quot;non-dropping-particle&quot;:&quot;&quot;},{&quot;family&quot;:&quot;Woodgate&quot;,&quot;given&quot;:&quot;R.&quot;,&quot;parse-names&quot;:false,&quot;dropping-particle&quot;:&quot;&quot;,&quot;non-dropping-particle&quot;:&quot;&quot;},{&quot;family&quot;:&quot;Holliger&quot;,&quot;given&quot;:&quot;P.&quot;,&quot;parse-names&quot;:false,&quot;dropping-particle&quot;:&quot;&quot;,&quot;non-dropping-particle&quot;:&quot;&quot;}],&quot;container-title&quot;:&quot;Proceedings of the National Academy of Sciences&quot;,&quot;DOI&quot;:&quot;10.1073/pnas.1120964109&quot;,&quot;ISBN&quot;:&quot;1091-6490 (Electronic)\\r0027-8424 (Linking)&quot;,&quot;ISSN&quot;:&quot;0027-8424&quot;,&quot;PMID&quot;:&quot;22566643&quot;,&quot;URL&quot;:&quot;http://www.pnas.org/cgi/doi/10.1073/pnas.1120964109&quot;,&quot;issued&quot;:{&quot;date-parts&quot;:[[2012]]},&quot;page&quot;:&quot;8067-8072&quot;,&quot;abstract&quot;:&quot;DNA polymerase substrate specificity is fundamental to genome integrity and to polymerase applications in biotechnology. In the current paradigm, active site geometry is the main site of specificity control. Here, we describe the discovery of a distinct specificity checkpoint located over 25 Å from the active site in the polymerase thumb subdomain. In Tgo, the replicative DNA polymerase from Thermococcus gorgonarius, we identify a single mutation (E664K) within this region that enables translesion synthesis across a template abasic site or a cyclobutane thymidine dimer. In conjunction with a classic \&quot;steric-gate\&quot; mutation (Y409G) in the active site, E664K transforms Tgo DNA polymerase into an RNA polymerase capable of synthesizing RNAs up to 1.7 kb long as well as fully pseudouridine-, 5-methyl-C-, 2'-fluoro-, or 2'-azido-modified RNAs primed from a wide range of primer chemistries comprising DNA, RNA, locked nucleic acid (LNA), or 2'O-methyl-DNA. We find that E664K enables RNA synthesis by selectively increasing polymerase affinity for the noncognate RNA/DNA duplex as well as lowering the K(m) for ribonucleotide triphosphate incorporation. This gatekeeper mutation therefore identifies a key missing step in the adaptive path from DNA to RNA polymerases and defines a previously unknown postsynthetic determinant of polymerase substrate specificity with implications for the synthesis and replication of noncognate nucleic acid polymers.&quot;,&quot;issue&quot;:&quot;21&quot;,&quot;volume&quot;:&quot;109&quot;,&quot;container-title-short&quot;:&quot;&quot;},&quot;isTemporary&quot;:false}],&quot;citationTag&quot;:&quot;MENDELEY_CITATION_v3_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&quot;},{&quot;citationID&quot;:&quot;MENDELEY_CITATION_b14f03ef-c271-4f2d-ae18-29a4ceea8de0&quot;,&quot;properties&quot;:{&quot;noteIndex&quot;:0},&quot;isEdited&quot;:false,&quot;manualOverride&quot;:{&quot;isManuallyOverridden&quot;:false,&quot;citeprocText&quot;:&quot;&lt;sup&gt;11&lt;/sup&gt;&quot;,&quot;manualOverrideText&quot;:&quot;&quot;},&quot;citationItems&quot;:[{&quot;id&quot;:&quot;3986aeff-3626-3c0d-b935-39eef90618a0&quot;,&quot;itemData&quot;:{&quot;type&quot;:&quot;article-journal&quot;,&quot;id&quot;:&quot;3986aeff-3626-3c0d-b935-39eef90618a0&quot;,&quot;title&quot;:&quot;Processive replication of single DNA molecules in a nanopore catalyzed by phi29 DNA polymerase&quot;,&quot;author&quot;:[{&quot;family&quot;:&quot;Lieberman&quot;,&quot;given&quot;:&quot;Kate R.&quot;,&quot;parse-names&quot;:false,&quot;dropping-particle&quot;:&quot;&quot;,&quot;non-dropping-particle&quot;:&quot;&quot;},{&quot;family&quot;:&quot;Cherf&quot;,&quot;given&quot;:&quot;Gerald M.&quot;,&quot;parse-names&quot;:false,&quot;dropping-particle&quot;:&quot;&quot;,&quot;non-dropping-particle&quot;:&quot;&quot;},{&quot;family&quot;:&quot;Doody&quot;,&quot;given&quot;:&quot;Michael J.&quot;,&quot;parse-names&quot;:false,&quot;dropping-particle&quot;:&quot;&quot;,&quot;non-dropping-particle&quot;:&quot;&quot;},{&quot;family&quot;:&quot;Olasagasti&quot;,&quot;given&quot;:&quot;Felix&quot;,&quot;parse-names&quot;:false,&quot;dropping-particle&quot;:&quot;&quot;,&quot;non-dropping-particle&quot;:&quot;&quot;},{&quot;family&quot;:&quot;Kolodji&quot;,&quot;given&quot;:&quot;Yvette&quot;,&quot;parse-names&quot;:false,&quot;dropping-particle&quot;:&quot;&quot;,&quot;non-dropping-particle&quot;:&quot;&quot;},{&quot;family&quot;:&quot;Akeson&quot;,&quot;given&quot;:&quot;Mark&quot;,&quot;parse-names&quot;:false,&quot;dropping-particle&quot;:&quot;&quot;,&quot;non-dropping-particle&quot;:&quot;&quot;}],&quot;container-title&quot;:&quot;Journal of the American Chemical Society&quot;,&quot;DOI&quot;:&quot;10.1021/ja1087612&quot;,&quot;ISSN&quot;:&quot;00027863&quot;,&quot;PMID&quot;:&quot;21121604&quot;,&quot;issued&quot;:{&quot;date-parts&quot;:[[2010]]},&quot;page&quot;:&quot;17961-17972&quot;,&quot;abstract&quot;:&quot;Coupling nucleic acid processing enzymes to nanoscale pores allows controlled movement of individual DNA or RNA strands that is reported as an ionic current/time series. Hundreds of individual enzyme complexes can be examined in single-file order at high bandwidth and spatial resolution. The bacteriophage phi29 DNA polymerase (phi29 DNAP) is an attractive candidate for this technology, due to its remarkable processivity and high affinity for DNA substrates. Here we show that phi29 DNAP-DNA complexes are stable when captured in an electric field across the α-hemolysin nanopore. DNA substrates were activated for replication at the nanopore orifice by exploiting the 3′-5′ exonuclease activity of wild-type phi29 DNAP to excise a 3′-H terminal residue, yielding a primer strand 3′-OH. In the presence of deoxynucleoside triphosphates, DNA synthesis was initiated, allowing real-time detection of numerous sequential nucleotide additions that was limited only by DNA template length. Translocation of phi29 DNAP along DNA substrates was observed in real time at Ångstrom-scale precision as the template strand was drawn through the nanopore lumen during replication. © 2010 American Chemical Society.&quot;,&quot;issue&quot;:&quot;50&quot;,&quot;volume&quot;:&quot;132&quot;,&quot;container-title-short&quot;:&quot;J Am Chem Soc&quot;},&quot;isTemporary&quot;:false}],&quot;citationTag&quot;:&quot;MENDELEY_CITATION_v3_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&quot;},{&quot;citationID&quot;:&quot;MENDELEY_CITATION_4258d451-7389-43e8-976f-7e602f8f42bf&quot;,&quot;properties&quot;:{&quot;noteIndex&quot;:0},&quot;isEdited&quot;:false,&quot;manualOverride&quot;:{&quot;isManuallyOverridden&quot;:false,&quot;citeprocText&quot;:&quot;&lt;sup&gt;12&lt;/sup&gt;&quot;,&quot;manualOverrideText&quot;:&quot;&quot;},&quot;citationItems&quot;:[{&quot;id&quot;:&quot;aeac0eb8-4dba-3c4c-80b1-04ebc01ec6a9&quot;,&quot;itemData&quot;:{&quot;type&quot;:&quot;article-journal&quot;,&quot;id&quot;:&quot;aeac0eb8-4dba-3c4c-80b1-04ebc01ec6a9&quot;,&quot;title&quot;:&quot;A specific subdomain in φ29 DNA polymerase confers both processivity and strand-displacement capacity&quot;,&quot;author&quot;:[{&quot;family&quot;:&quot;Rodriguez&quot;,&quot;given&quot;:&quot;Irene&quot;,&quot;parse-names&quot;:false,&quot;dropping-particle&quot;:&quot;&quot;,&quot;non-dropping-particle&quot;:&quot;&quot;},{&quot;family&quot;:&quot;Lazaro&quot;,&quot;given&quot;:&quot;Jose M&quot;,&quot;parse-names&quot;:false,&quot;dropping-particle&quot;:&quot;&quot;,&quot;non-dropping-particle&quot;:&quot;&quot;},{&quot;family&quot;:&quot;Blanco&quot;,&quot;given&quot;:&quot;Luis&quot;,&quot;parse-names&quot;:false,&quot;dropping-particle&quot;:&quot;&quot;,&quot;non-dropping-particle&quot;:&quot;&quot;},{&quot;family&quot;:&quot;Kamtekar&quot;,&quot;given&quot;:&quot;Satwik&quot;,&quot;parse-names&quot;:false,&quot;dropping-particle&quot;:&quot;&quot;,&quot;non-dropping-particle&quot;:&quot;&quot;},{&quot;family&quot;:&quot;Berman&quot;,&quot;given&quot;:&quot;Andrea J&quot;,&quot;parse-names&quot;:false,&quot;dropping-particle&quot;:&quot;&quot;,&quot;non-dropping-particle&quot;:&quot;&quot;},{&quot;family&quot;:&quot;Wang&quot;,&quot;given&quot;:&quot;Jimin&quot;,&quot;parse-names&quot;:false,&quot;dropping-particle&quot;:&quot;&quot;,&quot;non-dropping-particle&quot;:&quot;&quot;},{&quot;family&quot;:&quot;Steitz&quot;,&quot;given&quot;:&quot;Thomas A&quot;,&quot;parse-names&quot;:false,&quot;dropping-particle&quot;:&quot;&quot;,&quot;non-dropping-particle&quot;:&quot;&quot;},{&quot;family&quot;:&quot;Salas&quot;,&quot;given&quot;:&quot;Margarita&quot;,&quot;parse-names&quot;:false,&quot;dropping-particle&quot;:&quot;&quot;,&quot;non-dropping-particle&quot;:&quot;&quot;},{&quot;family&quot;:&quot;Vega&quot;,&quot;given&quot;:&quot;Miguel&quot;,&quot;parse-names&quot;:false,&quot;dropping-particle&quot;:&quot;de&quot;,&quot;non-dropping-particle&quot;:&quot;&quot;}],&quot;container-title&quot;:&quot;Proceedings of the National Academy of Sciences&quot;,&quot;issued&quot;:{&quot;date-parts&quot;:[[2005]]},&quot;page&quot;:&quot;6407-6412&quot;,&quot;issue&quot;:&quot;18&quot;,&quot;volume&quot;:&quot;102&quot;,&quot;container-title-short&quot;:&quot;&quot;},&quot;isTemporary&quot;:false}],&quot;citationTag&quot;:&quot;MENDELEY_CITATION_v3_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&quot;},{&quot;citationID&quot;:&quot;MENDELEY_CITATION_d45f88ec-4e2d-4125-a284-04a5d42ee909&quot;,&quot;properties&quot;:{&quot;noteIndex&quot;:0},&quot;isEdited&quot;:false,&quot;manualOverride&quot;:{&quot;isManuallyOverridden&quot;:false,&quot;citeprocText&quot;:&quot;&lt;sup&gt;13&lt;/sup&gt;&quot;,&quot;manualOverrideText&quot;:&quot;&quot;},&quot;citationItems&quot;:[{&quot;id&quot;:&quot;84fc1e6f-a5c5-3372-bc18-bda43e7fa945&quot;,&quot;itemData&quot;:{&quot;type&quot;:&quot;article-journal&quot;,&quot;id&quot;:&quot;84fc1e6f-a5c5-3372-bc18-bda43e7fa945&quot;,&quot;title&quot;:&quot;Thioredoxin, the processivity factor, sequesters an exposed cysteine in the thumb domain of bacteriophage T7 DNA polymerase&quot;,&quot;author&quot;:[{&quot;family&quot;:&quot;Tran&quot;,&quot;given&quot;:&quot;Ngoc Q.&quot;,&quot;parse-names&quot;:false,&quot;dropping-particle&quot;:&quot;&quot;,&quot;non-dropping-particle&quot;:&quot;&quot;},{&quot;family&quot;:&quot;Lee&quot;,&quot;given&quot;:&quot;Seung Joo&quot;,&quot;parse-names&quot;:false,&quot;dropping-particle&quot;:&quot;&quot;,&quot;non-dropping-particle&quot;:&quot;&quot;},{&quot;family&quot;:&quot;Akabayov&quot;,&quot;given&quot;:&quot;Barak&quot;,&quot;parse-names&quot;:false,&quot;dropping-particle&quot;:&quot;&quot;,&quot;non-dropping-particle&quot;:&quot;&quot;},{&quot;family&quot;:&quot;Johnson&quot;,&quot;given&quot;:&quot;Donald E.&quot;,&quot;parse-names&quot;:false,&quot;dropping-particle&quot;:&quot;&quot;,&quot;non-dropping-particle&quot;:&quot;&quot;},{&quot;family&quot;:&quot;Richardson&quot;,&quot;given&quot;:&quot;Charles C.&quot;,&quot;parse-names&quot;:false,&quot;dropping-particle&quot;:&quot;&quot;,&quot;non-dropping-particle&quot;:&quot;&quot;}],&quot;container-title&quot;:&quot;Journal of Biological Chemistry&quot;,&quot;DOI&quot;:&quot;10.1074/jbc.M112.409235&quot;,&quot;ISSN&quot;:&quot;00219258&quot;,&quot;PMID&quot;:&quot;23012374&quot;,&quot;URL&quot;:&quot;http://dx.doi.org/10.1074/jbc.M112.409235&quot;,&quot;issued&quot;:{&quot;date-parts&quot;:[[2012]]},&quot;page&quot;:&quot;39732-39741&quot;,&quot;abstract&quot;:&quot;Gene 5 protein (gp5) of bacteriophage T7 is a non-processive DNA polymerase. It achieves processivity by binding to Escherichia coli thioredoxin (trx). gp5/trx complex binds tightly to a primer-DNA template enabling the polymerization of hundreds of nucleotides per binding event. gp5 contains 10 cysteines. Under non-reducing condition, exposed cysteines form intermolecular disulfide linkages resulting in the loss of polymerase activity. No disulfide linkage is detected when Cys-275 and Cys-313 are replaced with serines. Cys-275 and Cys-313 are located on loop A and loop B of the thioredoxin binding domain, respectively. Replacement of either cysteine with serine (gp5-C275S, gp5-C313S) drastically decreases polymerase activity of gp5 on dA350/dT25. On this primer-template gp5/trx in which Cys-313 or Cys-275 is replaced with serine have 50 and 90%, respectively, of the polymerase activity observed with wild-type gp5/trx. With single-stranded M13 DNA as a template gp5-C275S/trx retains 60% of the polymerase activity of wild-type gp5/trx. In contrast, gp5-C313S/trx has only one-tenth of the polymerase activity of wild-type gp5/trx on M13 DNA. Both wild-type gp5/trx and gp5-C275S/trx catalyze the synthesis of the entire complementary strand of M13 DNA, whereas gp5-C313S/trx has difficulty in synthesizing DNA through sites of secondary structure. gp5-C313S fails to form a functional complex with trx as measured by the apparent binding affinity as well as by the lack of a physical interaction with thioredoxin during hydroxyapatite-phosphate chromatography. Small angle x-ray scattering reveals an elongated conformation of gp5-C313S in comparison to a compact and spherical conformation of wild-type gp5. © 2012 by The American Society for Biochemistry and Molecular Biology, Inc.&quot;,&quot;publisher&quot;:&quot;Â© 2012 ASBMB. Currently published by Elsevier Inc; originally published by American Society for Biochemistry and Molecular Biology.&quot;,&quot;issue&quot;:&quot;47&quot;,&quot;volume&quot;:&quot;287&quot;,&quot;container-title-short&quot;:&quot;&quot;},&quot;isTemporary&quot;:false}],&quot;citationTag&quot;:&quot;MENDELEY_CITATION_v3_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&quot;},{&quot;citationID&quot;:&quot;MENDELEY_CITATION_8dd01065-151d-40ad-a0ff-a5934bac876c&quot;,&quot;citationItems&quot;:[{&quot;id&quot;:&quot;e3c7240e-b9b5-3f9a-9da4-6356e838d06f&quot;,&quot;itemData&quot;:{&quot;DOI&quot;:&quot;10.1021/ACS.BIOCHEM.2C00188/ASSET/IMAGES/LARGE/BI2C00188_0003.JPEG&quot;,&quot;ISSN&quot;:&quot;15204995&quot;,&quot;PMID&quot;:&quot;35830609&quot;,&quot;abstract&quot;:&quot;Over the years, protein engineers have studied nature and borrowed its tricks to accelerate protein evolution in the test tube. While there have been considerable advances, our ability to generate new proteins in the laboratory is seemingly limited. One explanation for these shortcomings may be that insertions and deletions (indels), which frequently arise in nature, are largely overlooked during protein engineering campaigns. The profound effect of indels on protein structures, by way of drastic backbone alterations, could be perceived as “saltation” events that bring about significant phenotypic changes in a single mutational step. Should we leverage these effects to accelerate protein engineering and gain access to unexplored regions of adaptive landscapes? In this Perspective, we describe the role played by indels in the functional diversification of proteins in nature and discuss their untapped potential for protein engineering, despite their often-destabilizing nature. We hope to spark a renewed interest in indels, emphasizing that their wider study and use may prove insightful and shape the future of protein engineering by unlocking unique functional changes that substitutions alone could never achieve.&quot;,&quot;author&quot;:[{&quot;dropping-particle&quot;:&quot;&quot;,&quot;family&quot;:&quot;Miton&quot;,&quot;given&quot;:&quot;Charlotte M.&quot;,&quot;non-dropping-particle&quot;:&quot;&quot;,&quot;parse-names&quot;:false,&quot;suffix&quot;:&quot;&quot;},{&quot;dropping-particle&quot;:&quot;&quot;,&quot;family&quot;:&quot;Tokuriki&quot;,&quot;given&quot;:&quot;Nobuhiko&quot;,&quot;non-dropping-particle&quot;:&quot;&quot;,&quot;parse-names&quot;:false,&quot;suffix&quot;:&quot;&quot;}],&quot;container-title&quot;:&quot;Biochemistry&quot;,&quot;id&quot;:&quot;e3c7240e-b9b5-3f9a-9da4-6356e838d06f&quot;,&quot;issue&quot;:&quot;2&quot;,&quot;issued&quot;:{&quot;date-parts&quot;:[[&quot;2023&quot;,&quot;1&quot;,&quot;17&quot;]]},&quot;page&quot;:&quot;148-157&quot;,&quot;publisher&quot;:&quot;American Chemical Society&quot;,&quot;title&quot;:&quot;Insertions and Deletions (Indels): A Missing Piece of the Protein Engineering Jigsaw&quot;,&quot;type&quot;:&quot;article-journal&quot;,&quot;volume&quot;:&quot;62&quot;},&quot;uris&quot;:[&quot;http://www.mendeley.com/documents/?uuid=e3c7240e-b9b5-3f9a-9da4-6356e838d06f&quot;],&quot;isTemporary&quot;:false,&quot;legacyDesktopId&quot;:&quot;e3c7240e-b9b5-3f9a-9da4-6356e838d06f&quot;}],&quot;properties&quot;:{&quot;noteIndex&quot;:0},&quot;isEdited&quot;:false,&quot;manualOverride&quot;:{&quot;citeprocText&quot;:&quot;2&quot;,&quot;isManuallyOverridden&quot;:false,&quot;manualOverrideText&quot;:&quot;&quot;},&quot;citationTag&quot;:&quot;MENDELEY_CITATION_v3_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&quot;},{&quot;citationID&quot;:&quot;MENDELEY_CITATION_c9e1736a-585c-4f7f-be64-3dbf9f14b583&quot;,&quot;properties&quot;:{&quot;noteIndex&quot;:0},&quot;isEdited&quot;:false,&quot;manualOverride&quot;:{&quot;isManuallyOverridden&quot;:false,&quot;citeprocText&quot;:&quot;&lt;sup&gt;14&lt;/sup&gt;&quot;,&quot;manualOverrideText&quot;:&quot;&quot;},&quot;citationItems&quot;:[{&quot;id&quot;:&quot;ec92cbb7-2cce-367e-9830-bcdce497a1e4&quot;,&quot;itemData&quot;:{&quot;type&quot;:&quot;article-journal&quot;,&quot;id&quot;:&quot;ec92cbb7-2cce-367e-9830-bcdce497a1e4&quot;,&quot;title&quot;:&quot;Rational design of an XNA ligase through docking of unbound nucleic acids to toroidal proteins&quot;,&quot;author&quot;:[{&quot;family&quot;:&quot;Vanmeert&quot;,&quot;given&quot;:&quot;Michiel&quot;,&quot;parse-names&quot;:false,&quot;dropping-particle&quot;:&quot;&quot;,&quot;non-dropping-particle&quot;:&quot;&quot;},{&quot;family&quot;:&quot;Razzokov&quot;,&quot;given&quot;:&quot;Jamoliddin&quot;,&quot;parse-names&quot;:false,&quot;dropping-particle&quot;:&quot;&quot;,&quot;non-dropping-particle&quot;:&quot;&quot;},{&quot;family&quot;:&quot;Mirza&quot;,&quot;given&quot;:&quot;Muhammad Usman&quot;,&quot;parse-names&quot;:false,&quot;dropping-particle&quot;:&quot;&quot;,&quot;non-dropping-particle&quot;:&quot;&quot;},{&quot;family&quot;:&quot;Weeks&quot;,&quot;given&quot;:&quot;Stephen D&quot;,&quot;parse-names&quot;:false,&quot;dropping-particle&quot;:&quot;&quot;,&quot;non-dropping-particle&quot;:&quot;&quot;},{&quot;family&quot;:&quot;Schepers&quot;,&quot;given&quot;:&quot;Guy&quot;,&quot;parse-names&quot;:false,&quot;dropping-particle&quot;:&quot;&quot;,&quot;non-dropping-particle&quot;:&quot;&quot;},{&quot;family&quot;:&quot;Bogaerts&quot;,&quot;given&quot;:&quot;Annemie&quot;,&quot;parse-names&quot;:false,&quot;dropping-particle&quot;:&quot;&quot;,&quot;non-dropping-particle&quot;:&quot;&quot;},{&quot;family&quot;:&quot;Rozenski&quot;,&quot;given&quot;:&quot;Jef&quot;,&quot;parse-names&quot;:false,&quot;dropping-particle&quot;:&quot;&quot;,&quot;non-dropping-particle&quot;:&quot;&quot;},{&quot;family&quot;:&quot;Froeyen&quot;,&quot;given&quot;:&quot;Mathy&quot;,&quot;parse-names&quot;:false,&quot;dropping-particle&quot;:&quot;&quot;,&quot;non-dropping-particle&quot;:&quot;&quot;},{&quot;family&quot;:&quot;Herdewijn&quot;,&quot;given&quot;:&quot;Piet&quot;,&quot;parse-names&quot;:false,&quot;dropping-particle&quot;:&quot;&quot;,&quot;non-dropping-particle&quot;:&quot;&quot;},{&quot;family&quot;:&quot;Pinheiro&quot;,&quot;given&quot;:&quot;Vitor B&quot;,&quot;parse-names&quot;:false,&quot;dropping-particle&quot;:&quot;&quot;,&quot;non-dropping-particle&quot;:&quot;&quot;},{&quot;family&quot;:&quot;Lescrinier&quot;,&quot;given&quot;:&quot;Eveline&quot;,&quot;parse-names&quot;:false,&quot;dropping-particle&quot;:&quot;&quot;,&quot;non-dropping-particle&quot;:&quot;&quot;}],&quot;container-title&quot;:&quot;Nucleic Acids Research&quot;,&quot;accessed&quot;:{&quot;date-parts&quot;:[[2020,3,2]]},&quot;DOI&quot;:&quot;10.1093/nar/gkz551&quot;,&quot;URL&quot;:&quot;https://academic.oup.com/nar/article-abstract/47/13/7130/5523012&quot;,&quot;issued&quot;:{&quot;date-parts&quot;:[[2019]]},&quot;page&quot;:&quot;7130-7142&quot;,&quot;abstract&quot;:&quot;Xenobiotic nucleic acids (XNA) are nucleic acid analogues not present in nature that can be used for the storage of genetic information. In vivo XNA applications could be developed into novel biocontain-ment strategies, but are currently limited by the challenge of developing XNA processing enzymes such as polymerases, ligases and nucleases. Here, we present a structure-guided modelling-based strategy for the rational design of those enzymes essential for the development of XNA molecular biology. Docking of protein domains to unbound double-stranded nucleic acids is used to generate a first approximation of the extensive interaction of nucleic acid processing enzymes with their substrate. Molecular dynamics is used to optimise that prediction allowing, for the first time, the accurate prediction of how proteins that form toroidal complexes with nucleic acids interact with their substrate. Using the Chlorella virus DNA ligase as a proof of principle, we recapitulate the ligase's substrate specificity and successfully predict how to convert it into an XNA-templated XNA ligase.&quot;,&quot;issue&quot;:&quot;13&quot;,&quot;volume&quot;:&quot;47&quot;,&quot;container-title-short&quot;:&quot;Nucleic Acids Res&quot;},&quot;isTemporary&quot;:false}],&quot;citationTag&quot;:&quot;MENDELEY_CITATION_v3_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&quot;},{&quot;citationID&quot;:&quot;MENDELEY_CITATION_94946a93-efa9-438e-933f-8f5a170f83ce&quot;,&quot;properties&quot;:{&quot;noteIndex&quot;:0},&quot;isEdited&quot;:false,&quot;manualOverride&quot;:{&quot;isManuallyOverridden&quot;:false,&quot;citeprocText&quot;:&quot;&lt;sup&gt;15&lt;/sup&gt;&quot;,&quot;manualOverrideText&quot;:&quot;&quot;},&quot;citationItems&quot;:[{&quot;id&quot;:&quot;b5e2ddba-79e5-31e8-8be2-10ad142f0b5e&quot;,&quot;itemData&quot;:{&quot;type&quot;:&quot;article-journal&quot;,&quot;id&quot;:&quot;b5e2ddba-79e5-31e8-8be2-10ad142f0b5e&quot;,&quot;title&quot;:&quot;In vitro evolution of phi29 DNA polymerase using isothermal compartmentalized self replication technique&quot;,&quot;author&quot;:[{&quot;family&quot;:&quot;Povilaitis&quot;,&quot;given&quot;:&quot;Tadas&quot;,&quot;parse-names&quot;:false,&quot;dropping-particle&quot;:&quot;&quot;,&quot;non-dropping-particle&quot;:&quot;&quot;},{&quot;family&quot;:&quot;Alzbutas&quot;,&quot;given&quot;:&quot;Gediminas&quot;,&quot;parse-names&quot;:false,&quot;dropping-particle&quot;:&quot;&quot;,&quot;non-dropping-particle&quot;:&quot;&quot;},{&quot;family&quot;:&quot;Sukackaite&quot;,&quot;given&quot;:&quot;Rasa&quot;,&quot;parse-names&quot;:false,&quot;dropping-particle&quot;:&quot;&quot;,&quot;non-dropping-particle&quot;:&quot;&quot;},{&quot;family&quot;:&quot;Siurkus&quot;,&quot;given&quot;:&quot;Juozas&quot;,&quot;parse-names&quot;:false,&quot;dropping-particle&quot;:&quot;&quot;,&quot;non-dropping-particle&quot;:&quot;&quot;},{&quot;family&quot;:&quot;Skirgaila&quot;,&quot;given&quot;:&quot;Remigijus&quot;,&quot;parse-names&quot;:false,&quot;dropping-particle&quot;:&quot;&quot;,&quot;non-dropping-particle&quot;:&quot;&quot;}],&quot;container-title&quot;:&quot;Protein Engineering, Design and Selection&quot;,&quot;DOI&quot;:&quot;10.1093/protein/gzw052&quot;,&quot;ISSN&quot;:&quot;17410134&quot;,&quot;PMID&quot;:&quot;27672049&quot;,&quot;issued&quot;:{&quot;date-parts&quot;:[[2016]]},&quot;page&quot;:&quot;617-628&quot;,&quot;abstract&quot;:&quot;Compartmentalized self replication (CSR) is widely used for in vitro evolution of thermostable DNA polymerases able to perform PCR in emulsion. We have modified and adapted CSR technique for isothermal DNA amplification using mezophilic phi29 DNA polymerase and whole genome amplification (WGA) reaction. In standard CSR emulsified bacterial cells are disrupted during denaturation step (94-96°C) in the first circles of PCR. Released plasmid DNA that encodes target polymerase and the thermophilic enzyme complement the emulsified PCR reaction mixture and start polymerase gene amplification. To be able to select for mezophilic enzymes we have employed multiple freezing-thawing cycles of emulsion as a bacterial cell wall disruption step instead of high temperature incubation. Subsequently WGA like plasmid DNA amplification could be performed by phi29 DNA polymerase applying different selection pressure conditions (temperature, buffer composition, modified dNTP, time, etc.). In our case the library of random phi29 DNA polymerase mutants was subjected to seven selection rounds of isothermal CSR (iCSR). After the selection polymerase variant containing the most frequent mutations was constructed and characterized. The mutant phi29 DNA polymerase can perform WGA at elevated temperatures (40-42°C), generate two to five times more of DNA amplification products, and has significantly increased half-life at 30 and 40°C, both in the presence or the absence of DNA substrate.&quot;,&quot;issue&quot;:&quot;12&quot;,&quot;volume&quot;:&quot;29&quot;,&quot;container-title-short&quot;:&quot;&quot;},&quot;isTemporary&quot;:false}],&quot;citationTag&quot;:&quot;MENDELEY_CITATION_v3_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&quot;},{&quot;citationID&quot;:&quot;MENDELEY_CITATION_03e192cc-0b5e-40af-ad20-cca243457817&quot;,&quot;properties&quot;:{&quot;noteIndex&quot;:0},&quot;isEdited&quot;:false,&quot;manualOverride&quot;:{&quot;isManuallyOverridden&quot;:false,&quot;citeprocText&quot;:&quot;&lt;sup&gt;16,17&lt;/sup&gt;&quot;,&quot;manualOverrideText&quot;:&quot;&quot;},&quot;citationItems&quot;:[{&quot;id&quot;:&quot;6d7ba8af-c7a0-389e-95a6-b45fa5983860&quot;,&quot;itemData&quot;:{&quot;type&quot;:&quot;article-journal&quot;,&quot;id&quot;:&quot;6d7ba8af-c7a0-389e-95a6-b45fa5983860&quot;,&quot;title&quot;:&quot;Beyond directed evolution - semi-rational protein engineering and design&quot;,&quot;author&quot;:[{&quot;family&quot;:&quot;Lutz&quot;,&quot;given&quot;:&quot;Stefan&quot;,&quot;parse-names&quot;:false,&quot;dropping-particle&quot;:&quot;&quot;,&quot;non-dropping-particle&quot;:&quot;&quot;}],&quot;DOI&quot;:&quot;10.1016/j.copbio.2010.08.011.Beyond&quot;,&quot;issued&quot;:{&quot;date-parts&quot;:[[2011]]},&quot;page&quot;:&quot;734-743&quot;,&quot;issue&quot;:&quot;6&quot;,&quot;volume&quot;:&quot;21&quot;,&quot;container-title-short&quot;:&quot;&quot;},&quot;isTemporary&quot;:false},{&quot;id&quot;:&quot;7795ac5e-f467-3de7-b093-0da0b0a9aeb5&quot;,&quot;itemData&quot;:{&quot;type&quot;:&quot;article-journal&quot;,&quot;id&quot;:&quot;7795ac5e-f467-3de7-b093-0da0b0a9aeb5&quot;,&quot;title&quot;:&quot;Semi-rational approaches to engineering enzyme activity : combining the benefits of directed evolution and rational design&quot;,&quot;author&quot;:[{&quot;family&quot;:&quot;Chica&quot;,&quot;given&quot;:&quot;Roberto A&quot;,&quot;parse-names&quot;:false,&quot;dropping-particle&quot;:&quot;&quot;,&quot;non-dropping-particle&quot;:&quot;&quot;},{&quot;family&quot;:&quot;Doucet&quot;,&quot;given&quot;:&quot;Nicolas&quot;,&quot;parse-names&quot;:false,&quot;dropping-particle&quot;:&quot;&quot;,&quot;non-dropping-particle&quot;:&quot;&quot;},{&quot;family&quot;:&quot;Pelletier&quot;,&quot;given&quot;:&quot;Joelle N&quot;,&quot;parse-names&quot;:false,&quot;dropping-particle&quot;:&quot;&quot;,&quot;non-dropping-particle&quot;:&quot;&quot;}],&quot;container-title&quot;:&quot;Current Opinion in Biotechnology&quot;,&quot;container-title-short&quot;:&quot;Curr Opin Biotechnol&quot;,&quot;DOI&quot;:&quot;10.1016/j.copbio.2005.06.004&quot;,&quot;issued&quot;:{&quot;date-parts&quot;:[[2005]]},&quot;page&quot;:&quot;378-384&quot;,&quot;issue&quot;:&quot;16&quot;},&quot;isTemporary&quot;:false}],&quot;citationTag&quot;:&quot;MENDELEY_CITATION_v3_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&quot;},{&quot;citationID&quot;:&quot;MENDELEY_CITATION_5100c582-3f70-4788-8897-87f34fd123cc&quot;,&quot;properties&quot;:{&quot;noteIndex&quot;:0},&quot;isEdited&quot;:false,&quot;manualOverride&quot;:{&quot;isManuallyOverridden&quot;:false,&quot;citeprocText&quot;:&quot;&lt;sup&gt;15&lt;/sup&gt;&quot;,&quot;manualOverrideText&quot;:&quot;&quot;},&quot;citationItems&quot;:[{&quot;id&quot;:&quot;b5e2ddba-79e5-31e8-8be2-10ad142f0b5e&quot;,&quot;itemData&quot;:{&quot;type&quot;:&quot;article-journal&quot;,&quot;id&quot;:&quot;b5e2ddba-79e5-31e8-8be2-10ad142f0b5e&quot;,&quot;title&quot;:&quot;In vitro evolution of phi29 DNA polymerase using isothermal compartmentalized self replication technique&quot;,&quot;author&quot;:[{&quot;family&quot;:&quot;Povilaitis&quot;,&quot;given&quot;:&quot;Tadas&quot;,&quot;parse-names&quot;:false,&quot;dropping-particle&quot;:&quot;&quot;,&quot;non-dropping-particle&quot;:&quot;&quot;},{&quot;family&quot;:&quot;Alzbutas&quot;,&quot;given&quot;:&quot;Gediminas&quot;,&quot;parse-names&quot;:false,&quot;dropping-particle&quot;:&quot;&quot;,&quot;non-dropping-particle&quot;:&quot;&quot;},{&quot;family&quot;:&quot;Sukackaite&quot;,&quot;given&quot;:&quot;Rasa&quot;,&quot;parse-names&quot;:false,&quot;dropping-particle&quot;:&quot;&quot;,&quot;non-dropping-particle&quot;:&quot;&quot;},{&quot;family&quot;:&quot;Siurkus&quot;,&quot;given&quot;:&quot;Juozas&quot;,&quot;parse-names&quot;:false,&quot;dropping-particle&quot;:&quot;&quot;,&quot;non-dropping-particle&quot;:&quot;&quot;},{&quot;family&quot;:&quot;Skirgaila&quot;,&quot;given&quot;:&quot;Remigijus&quot;,&quot;parse-names&quot;:false,&quot;dropping-particle&quot;:&quot;&quot;,&quot;non-dropping-particle&quot;:&quot;&quot;}],&quot;container-title&quot;:&quot;Protein Engineering, Design and Selection&quot;,&quot;DOI&quot;:&quot;10.1093/protein/gzw052&quot;,&quot;ISSN&quot;:&quot;17410134&quot;,&quot;PMID&quot;:&quot;27672049&quot;,&quot;issued&quot;:{&quot;date-parts&quot;:[[2016]]},&quot;page&quot;:&quot;617-628&quot;,&quot;abstract&quot;:&quot;Compartmentalized self replication (CSR) is widely used for in vitro evolution of thermostable DNA polymerases able to perform PCR in emulsion. We have modified and adapted CSR technique for isothermal DNA amplification using mezophilic phi29 DNA polymerase and whole genome amplification (WGA) reaction. In standard CSR emulsified bacterial cells are disrupted during denaturation step (94-96°C) in the first circles of PCR. Released plasmid DNA that encodes target polymerase and the thermophilic enzyme complement the emulsified PCR reaction mixture and start polymerase gene amplification. To be able to select for mezophilic enzymes we have employed multiple freezing-thawing cycles of emulsion as a bacterial cell wall disruption step instead of high temperature incubation. Subsequently WGA like plasmid DNA amplification could be performed by phi29 DNA polymerase applying different selection pressure conditions (temperature, buffer composition, modified dNTP, time, etc.). In our case the library of random phi29 DNA polymerase mutants was subjected to seven selection rounds of isothermal CSR (iCSR). After the selection polymerase variant containing the most frequent mutations was constructed and characterized. The mutant phi29 DNA polymerase can perform WGA at elevated temperatures (40-42°C), generate two to five times more of DNA amplification products, and has significantly increased half-life at 30 and 40°C, both in the presence or the absence of DNA substrate.&quot;,&quot;issue&quot;:&quot;12&quot;,&quot;volume&quot;:&quot;29&quot;,&quot;container-title-short&quot;:&quot;&quot;},&quot;isTemporary&quot;:false}],&quot;citationTag&quot;:&quot;MENDELEY_CITATION_v3_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&quot;},{&quot;citationID&quot;:&quot;MENDELEY_CITATION_2833928d-2318-4dba-9b00-a6309f8dba94&quot;,&quot;properties&quot;:{&quot;noteIndex&quot;:0},&quot;isEdited&quot;:false,&quot;manualOverride&quot;:{&quot;isManuallyOverridden&quot;:false,&quot;citeprocText&quot;:&quot;&lt;sup&gt;12,18&lt;/sup&gt;&quot;,&quot;manualOverrideText&quot;:&quot;&quot;},&quot;citationItems&quot;:[{&quot;id&quot;:&quot;aeac0eb8-4dba-3c4c-80b1-04ebc01ec6a9&quot;,&quot;itemData&quot;:{&quot;type&quot;:&quot;article-journal&quot;,&quot;id&quot;:&quot;aeac0eb8-4dba-3c4c-80b1-04ebc01ec6a9&quot;,&quot;title&quot;:&quot;A specific subdomain in φ29 DNA polymerase confers both processivity and strand-displacement capacity&quot;,&quot;author&quot;:[{&quot;family&quot;:&quot;Rodriguez&quot;,&quot;given&quot;:&quot;Irene&quot;,&quot;parse-names&quot;:false,&quot;dropping-particle&quot;:&quot;&quot;,&quot;non-dropping-particle&quot;:&quot;&quot;},{&quot;family&quot;:&quot;Lazaro&quot;,&quot;given&quot;:&quot;Jose M&quot;,&quot;parse-names&quot;:false,&quot;dropping-particle&quot;:&quot;&quot;,&quot;non-dropping-particle&quot;:&quot;&quot;},{&quot;family&quot;:&quot;Blanco&quot;,&quot;given&quot;:&quot;Luis&quot;,&quot;parse-names&quot;:false,&quot;dropping-particle&quot;:&quot;&quot;,&quot;non-dropping-particle&quot;:&quot;&quot;},{&quot;family&quot;:&quot;Kamtekar&quot;,&quot;given&quot;:&quot;Satwik&quot;,&quot;parse-names&quot;:false,&quot;dropping-particle&quot;:&quot;&quot;,&quot;non-dropping-particle&quot;:&quot;&quot;},{&quot;family&quot;:&quot;Berman&quot;,&quot;given&quot;:&quot;Andrea J&quot;,&quot;parse-names&quot;:false,&quot;dropping-particle&quot;:&quot;&quot;,&quot;non-dropping-particle&quot;:&quot;&quot;},{&quot;family&quot;:&quot;Wang&quot;,&quot;given&quot;:&quot;Jimin&quot;,&quot;parse-names&quot;:false,&quot;dropping-particle&quot;:&quot;&quot;,&quot;non-dropping-particle&quot;:&quot;&quot;},{&quot;family&quot;:&quot;Steitz&quot;,&quot;given&quot;:&quot;Thomas A&quot;,&quot;parse-names&quot;:false,&quot;dropping-particle&quot;:&quot;&quot;,&quot;non-dropping-particle&quot;:&quot;&quot;},{&quot;family&quot;:&quot;Salas&quot;,&quot;given&quot;:&quot;Margarita&quot;,&quot;parse-names&quot;:false,&quot;dropping-particle&quot;:&quot;&quot;,&quot;non-dropping-particle&quot;:&quot;&quot;},{&quot;family&quot;:&quot;Vega&quot;,&quot;given&quot;:&quot;Miguel&quot;,&quot;parse-names&quot;:false,&quot;dropping-particle&quot;:&quot;de&quot;,&quot;non-dropping-particle&quot;:&quot;&quot;}],&quot;container-title&quot;:&quot;Proceedings of the National Academy of Sciences&quot;,&quot;issued&quot;:{&quot;date-parts&quot;:[[2005]]},&quot;page&quot;:&quot;6407-6412&quot;,&quot;issue&quot;:&quot;18&quot;,&quot;volume&quot;:&quot;102&quot;,&quot;container-title-short&quot;:&quot;&quot;},&quot;isTemporary&quot;:false},{&quot;id&quot;:&quot;1541dd36-7e24-3374-9122-c5fc0f90ac62&quot;,&quot;itemData&quot;:{&quot;type&quot;:&quot;article-journal&quot;,&quot;id&quot;:&quot;1541dd36-7e24-3374-9122-c5fc0f90ac62&quot;,&quot;title&quot;:&quot;Involvement of the TPR2 subdomain movement in the activities of φ29 DNA polymerase&quot;,&quot;author&quot;:[{&quot;family&quot;:&quot;Rodríguez&quot;,&quot;given&quot;:&quot;Irene&quot;,&quot;parse-names&quot;:false,&quot;dropping-particle&quot;:&quot;&quot;,&quot;non-dropping-particle&quot;:&quot;&quot;},{&quot;family&quot;:&quot;Lázaro&quot;,&quot;given&quot;:&quot;José María&quot;,&quot;parse-names&quot;:false,&quot;dropping-particle&quot;:&quot;&quot;,&quot;non-dropping-particle&quot;:&quot;&quot;},{&quot;family&quot;:&quot;Salas&quot;,&quot;given&quot;:&quot;Margarita&quot;,&quot;parse-names&quot;:false,&quot;dropping-particle&quot;:&quot;&quot;,&quot;non-dropping-particle&quot;:&quot;&quot;},{&quot;family&quot;:&quot;Vega&quot;,&quot;given&quot;:&quot;Miguel&quot;,&quot;parse-names&quot;:false,&quot;dropping-particle&quot;:&quot;&quot;,&quot;non-dropping-particle&quot;:&quot;de&quot;}],&quot;container-title&quot;:&quot;Nucleic Acids Research&quot;,&quot;DOI&quot;:&quot;10.1093/nar/gkn928&quot;,&quot;ISSN&quot;:&quot;03051048&quot;,&quot;PMID&quot;:&quot;19033368&quot;,&quot;issued&quot;:{&quot;date-parts&quot;:[[2009]]},&quot;page&quot;:&quot;193-203&quot;,&quot;abstract&quot;:&quot;The polymerization domain of φ29 DNA polymerase acquires a toroidal shape by means of an arch-like structure formed by the specific insertion TPR2 (Terminal Protein Region 2) and the thumb subdomain. TPR2 is connected to the fingers and palm subdomains through flexible regions, suggesting that it can undergo conformational changes. To examine whether such changes take place, we have constructed a φ29 DNA polymerase mutant able to form a disulfide bond between the apexes of TPR2 and thumb to limit the mobility of TPR2. Biochemical analysis of the mutant led us to conclude that TPR2 moves away from the thumb to allow the DNA polymerase to replicate circular ssDNA. Despite the fact that no TPR2 motion is needed to allow the polymerase to use the terminal protein (TP) as primer during the initiation of φ29 TP-DNA replication, the disulfide bond prevents the DNA polymerase from entering the elongation phase, suggesting that TPR2 movements are necessary to allow the TP priming domain to move out from the polymerase during transition from initiation to elongation. Furthermore, the TPR2-thumb bond does not affect the equilibrium between the polymerization and exonuclease activities, leading us to propose a primer-terminus transference model between both active sites. © 2008 The Author(s).&quot;,&quot;issue&quot;:&quot;1&quot;,&quot;volume&quot;:&quot;37&quot;,&quot;container-title-short&quot;:&quot;Nucleic Acids Res&quot;},&quot;isTemporary&quot;:false}],&quot;citationTag&quot;:&quot;MENDELEY_CITATION_v3_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&quot;},{&quot;citationID&quot;:&quot;MENDELEY_CITATION_9ce8fea3-ee97-4461-a081-a05fe903d68c&quot;,&quot;properties&quot;:{&quot;noteIndex&quot;:0},&quot;isEdited&quot;:false,&quot;manualOverride&quot;:{&quot;isManuallyOverridden&quot;:false,&quot;citeprocText&quot;:&quot;&lt;sup&gt;19,20&lt;/sup&gt;&quot;,&quot;manualOverrideText&quot;:&quot;&quot;},&quot;citationItems&quot;:[{&quot;id&quot;:&quot;a5119be8-35fc-3ec5-9483-fce0e668d566&quot;,&quot;itemData&quot;:{&quot;type&quot;:&quot;article-journal&quot;,&quot;id&quot;:&quot;a5119be8-35fc-3ec5-9483-fce0e668d566&quot;,&quot;title&quot;:&quot;Insights into strand displacement and processivity from the crystal structure of the protein-primed DNA polymerase of bacteriophage φ29&quot;,&quot;author&quot;:[{&quot;family&quot;:&quot;Kamtekar&quot;,&quot;given&quot;:&quot;Satwik&quot;,&quot;parse-names&quot;:false,&quot;dropping-particle&quot;:&quot;&quot;,&quot;non-dropping-particle&quot;:&quot;&quot;},{&quot;family&quot;:&quot;Berman&quot;,&quot;given&quot;:&quot;Andrea J.&quot;,&quot;parse-names&quot;:false,&quot;dropping-particle&quot;:&quot;&quot;,&quot;non-dropping-particle&quot;:&quot;&quot;},{&quot;family&quot;:&quot;Wang&quot;,&quot;given&quot;:&quot;Jimin&quot;,&quot;parse-names&quot;:false,&quot;dropping-particle&quot;:&quot;&quot;,&quot;non-dropping-particle&quot;:&quot;&quot;},{&quot;family&quot;:&quot;Lázaro&quot;,&quot;given&quot;:&quot;José M.&quot;,&quot;parse-names&quot;:false,&quot;dropping-particle&quot;:&quot;&quot;,&quot;non-dropping-particle&quot;:&quot;&quot;},{&quot;family&quot;:&quot;Vega&quot;,&quot;given&quot;:&quot;Miguel&quot;,&quot;parse-names&quot;:false,&quot;dropping-particle&quot;:&quot;&quot;,&quot;non-dropping-particle&quot;:&quot;de&quot;},{&quot;family&quot;:&quot;Blanco&quot;,&quot;given&quot;:&quot;Luis&quot;,&quot;parse-names&quot;:false,&quot;dropping-particle&quot;:&quot;&quot;,&quot;non-dropping-particle&quot;:&quot;&quot;},{&quot;family&quot;:&quot;Salas&quot;,&quot;given&quot;:&quot;Margarita&quot;,&quot;parse-names&quot;:false,&quot;dropping-particle&quot;:&quot;&quot;,&quot;non-dropping-particle&quot;:&quot;&quot;},{&quot;family&quot;:&quot;Steitz&quot;,&quot;given&quot;:&quot;Thomas A.&quot;,&quot;parse-names&quot;:false,&quot;dropping-particle&quot;:&quot;&quot;,&quot;non-dropping-particle&quot;:&quot;&quot;}],&quot;container-title&quot;:&quot;Molecular Cell&quot;,&quot;DOI&quot;:&quot;10.1016/j.molcel.2004.10.019&quot;,&quot;ISSN&quot;:&quot;10972765&quot;,&quot;PMID&quot;:&quot;15546620&quot;,&quot;issued&quot;:{&quot;date-parts&quot;:[[2004]]},&quot;page&quot;:&quot;609-618&quot;,&quot;abstract&quot;:&quot;The DNA polymerase from phage φ29 is a B family polymerase that initiates replication using a protein as a primer, attaching the first nucleotide of the phage genome to the hydroxyl of a specific serine of the priming protein. The crystal structure of φ29 DNA polymerase determined at 2.2 Å resolution provides explanations for its extraordinary processivity and strand displacement activities. Homology modeling suggests that downstream template DNA passes through a tunnel prior to entering the polymerase active site. This tunnel is too small to accommodate double-stranded DNA and requires the separation of template and nontemplate strands. Members of the B family of DNA polymerases that use protein primers contain two sequence insertions: one forms a domain not previously observed in polymerases, while the second resembles the specificity loop of T7 RNA polymerase. The high processivity of φ29 DNA polymerase may be explained by its topological encirclement of both the downstream template and the upstream duplex DNA.&quot;,&quot;issue&quot;:&quot;4&quot;,&quot;volume&quot;:&quot;16&quot;,&quot;container-title-short&quot;:&quot;Mol Cell&quot;},&quot;isTemporary&quot;:false},{&quot;id&quot;:&quot;5c78f721-887a-389d-949e-dd34e51b317d&quot;,&quot;itemData&quot;:{&quot;type&quot;:&quot;article-journal&quot;,&quot;id&quot;:&quot;5c78f721-887a-389d-949e-dd34e51b317d&quot;,&quot;title&quot;:&quot;Function of the C-terminus of phi29 DNA polymerase in DNA and terminal protein binding&quot;,&quot;author&quot;:[{&quot;family&quot;:&quot;Truniger&quot;,&quot;given&quot;:&quot;Veronica&quot;,&quot;parse-names&quot;:false,&quot;dropping-particle&quot;:&quot;&quot;,&quot;non-dropping-particle&quot;:&quot;&quot;},{&quot;family&quot;:&quot;Lazaro&quot;,&quot;given&quot;:&quot;Jose M&quot;,&quot;parse-names&quot;:false,&quot;dropping-particle&quot;:&quot;&quot;,&quot;non-dropping-particle&quot;:&quot;&quot;},{&quot;family&quot;:&quot;Salas&quot;,&quot;given&quot;:&quot;Margarita&quot;,&quot;parse-names&quot;:false,&quot;dropping-particle&quot;:&quot;&quot;,&quot;non-dropping-particle&quot;:&quot;&quot;}],&quot;container-title&quot;:&quot;Nucleic Acid Therapeutics&quot;,&quot;DOI&quot;:&quot;10.1093/nar/gkh184&quot;,&quot;URL&quot;:&quot;https://academic.oup.com/nar/article/32/1/361/1194876&quot;,&quot;issued&quot;:{&quot;date-parts&quot;:[[2004]]},&quot;page&quot;:&quot;361-370&quot;,&quot;abstract&quot;:&quot;The thumb subdomain, located in various family B DNA polymerases in the C-terminal region, has been shown in their crystal structures to move upon binding of DNA, changing its conformation to nearly completely wrap around the DNA. It has therefore been involved in DNA binding. In agreement with this, partial proteolysis studies of f29 DNA polymer-ase have shown that the accessibility of the cleav-age sites located in their C-terminal region is reduced in the presence of DNA or terminal protein (TP), indicating that a conformational change occurs in this region upon substrate binding and suggesting that this region might be involved in DNA and TP binding. Therefore, we have studied the role of the C-terminus of f29 DNA polymerase by deletion of the last 13 residues of this enzyme. This fragment includes a previously de®ned region conserved in family B DNA polymerases. The resulting DNA polymerase D13 was strongly affected in DNA binding, resulting in a distributive replication activity. Additionally, the capacity of the truncated poly-merase to interact with TP was strongly reduced and its initiation activity was very low. On the other hand, its nucleotide binding af®nity and its ®delity were not affected. We propose that the C-terminal 13 amino acids of f29 DNA polymerase are involved in DNA binding and in a stable interaction with the initiator protein TP, playing an important role in the intrinsic processivity of this enzyme during polymerization.&quot;,&quot;issue&quot;:&quot;1&quot;,&quot;volume&quot;:&quot;32&quot;,&quot;container-title-short&quot;:&quot;Nucleic Acid Ther&quot;},&quot;isTemporary&quot;:false}],&quot;citationTag&quot;:&quot;MENDELEY_CITATION_v3_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&quot;},{&quot;citationID&quot;:&quot;MENDELEY_CITATION_ceb86f3e-6969-4d7a-8c16-37bcabe55d2f&quot;,&quot;properties&quot;:{&quot;noteIndex&quot;:0},&quot;isEdited&quot;:false,&quot;manualOverride&quot;:{&quot;isManuallyOverridden&quot;:false,&quot;citeprocText&quot;:&quot;&lt;sup&gt;18&lt;/sup&gt;&quot;,&quot;manualOverrideText&quot;:&quot;&quot;},&quot;citationItems&quot;:[{&quot;id&quot;:&quot;1541dd36-7e24-3374-9122-c5fc0f90ac62&quot;,&quot;itemData&quot;:{&quot;type&quot;:&quot;article-journal&quot;,&quot;id&quot;:&quot;1541dd36-7e24-3374-9122-c5fc0f90ac62&quot;,&quot;title&quot;:&quot;Involvement of the TPR2 subdomain movement in the activities of φ29 DNA polymerase&quot;,&quot;author&quot;:[{&quot;family&quot;:&quot;Rodríguez&quot;,&quot;given&quot;:&quot;Irene&quot;,&quot;parse-names&quot;:false,&quot;dropping-particle&quot;:&quot;&quot;,&quot;non-dropping-particle&quot;:&quot;&quot;},{&quot;family&quot;:&quot;Lázaro&quot;,&quot;given&quot;:&quot;José María&quot;,&quot;parse-names&quot;:false,&quot;dropping-particle&quot;:&quot;&quot;,&quot;non-dropping-particle&quot;:&quot;&quot;},{&quot;family&quot;:&quot;Salas&quot;,&quot;given&quot;:&quot;Margarita&quot;,&quot;parse-names&quot;:false,&quot;dropping-particle&quot;:&quot;&quot;,&quot;non-dropping-particle&quot;:&quot;&quot;},{&quot;family&quot;:&quot;Vega&quot;,&quot;given&quot;:&quot;Miguel&quot;,&quot;parse-names&quot;:false,&quot;dropping-particle&quot;:&quot;&quot;,&quot;non-dropping-particle&quot;:&quot;de&quot;}],&quot;container-title&quot;:&quot;Nucleic Acids Research&quot;,&quot;DOI&quot;:&quot;10.1093/nar/gkn928&quot;,&quot;ISSN&quot;:&quot;03051048&quot;,&quot;PMID&quot;:&quot;19033368&quot;,&quot;issued&quot;:{&quot;date-parts&quot;:[[2009]]},&quot;page&quot;:&quot;193-203&quot;,&quot;abstract&quot;:&quot;The polymerization domain of φ29 DNA polymerase acquires a toroidal shape by means of an arch-like structure formed by the specific insertion TPR2 (Terminal Protein Region 2) and the thumb subdomain. TPR2 is connected to the fingers and palm subdomains through flexible regions, suggesting that it can undergo conformational changes. To examine whether such changes take place, we have constructed a φ29 DNA polymerase mutant able to form a disulfide bond between the apexes of TPR2 and thumb to limit the mobility of TPR2. Biochemical analysis of the mutant led us to conclude that TPR2 moves away from the thumb to allow the DNA polymerase to replicate circular ssDNA. Despite the fact that no TPR2 motion is needed to allow the polymerase to use the terminal protein (TP) as primer during the initiation of φ29 TP-DNA replication, the disulfide bond prevents the DNA polymerase from entering the elongation phase, suggesting that TPR2 movements are necessary to allow the TP priming domain to move out from the polymerase during transition from initiation to elongation. Furthermore, the TPR2-thumb bond does not affect the equilibrium between the polymerization and exonuclease activities, leading us to propose a primer-terminus transference model between both active sites. © 2008 The Author(s).&quot;,&quot;issue&quot;:&quot;1&quot;,&quot;volume&quot;:&quot;37&quot;,&quot;container-title-short&quot;:&quot;Nucleic Acids Res&quot;},&quot;isTemporary&quot;:false}],&quot;citationTag&quot;:&quot;MENDELEY_CITATION_v3_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&quot;},{&quot;citationID&quot;:&quot;MENDELEY_CITATION_fde4dfe1-fa77-46cd-86f9-699f2a3ef07e&quot;,&quot;properties&quot;:{&quot;noteIndex&quot;:0},&quot;isEdited&quot;:false,&quot;manualOverride&quot;:{&quot;isManuallyOverridden&quot;:false,&quot;citeprocText&quot;:&quot;&lt;sup&gt;21&lt;/sup&gt;&quot;,&quot;manualOverrideText&quot;:&quot;&quot;},&quot;citationItems&quot;:[{&quot;id&quot;:&quot;5d43b20f-0df0-31bb-8c54-900a0224a4d0&quot;,&quot;itemData&quot;:{&quot;type&quot;:&quot;article-journal&quot;,&quot;id&quot;:&quot;5d43b20f-0df0-31bb-8c54-900a0224a4d0&quot;,&quot;title&quot;:&quot;Multiple amino acid substitutions allow DNA polymerases to synthesize RNA&quot;,&quot;author&quot;:[{&quot;family&quot;:&quot;Patel&quot;,&quot;given&quot;:&quot;P. H.&quot;,&quot;parse-names&quot;:false,&quot;dropping-particle&quot;:&quot;&quot;,&quot;non-dropping-particle&quot;:&quot;&quot;},{&quot;family&quot;:&quot;Loeb&quot;,&quot;given&quot;:&quot;L. A.&quot;,&quot;parse-names&quot;:false,&quot;dropping-particle&quot;:&quot;&quot;,&quot;non-dropping-particle&quot;:&quot;&quot;}],&quot;container-title&quot;:&quot;Journal of Biological Chemistry&quot;,&quot;DOI&quot;:&quot;10.1074/jbc.M005757200&quot;,&quot;ISSN&quot;:&quot;00219258&quot;,&quot;PMID&quot;:&quot;11005812&quot;,&quot;URL&quot;:&quot;http://dx.doi.org/10.1074/jbc.M005757200&quot;,&quot;issued&quot;:{&quot;date-parts&quot;:[[2000]]},&quot;page&quot;:&quot;40266-40272&quot;,&quot;abstract&quot;:&quot;DNA and RNA polymerase exhibit similarities in structures and catalytic mechanisms, suggesting that both classes of enzymes are evolutionarily related. To probe the biochemical and structure-function relationship between the two classes of polymerases, a large library (200,000 members) of mutant Thermus aquaticus DNA polymerase I (Taq pol I) was created containing random substitutions within a portion of the dNTP binding site (motif A; amino acids 605-617), and a fraction of all selected active Taq pol I (291 of 8000) was tested for the ability to incorporate successive ribonucleotides; 23 unique mutants that added rNTPs into a growing polynucleotide chain were identified and sequenced. These mutants, each containing one to four substitutions, incorporate ribonucleotides at a efficiency approaching 103-fold greater than that of wild type Taq pol I. Several mutants added successive ribonucleotides and thus can catalyze the synthesis of RNA. Sequence analysis of these mutants demonstrates that at least two amino acid residues are involved in excluding ribonucleotides from the active site. Interestingly, wild type DNA polymerases from several distinct families selectively discriminate against rUTP. This study suggests that current DNA and RNA polymerases could have evolved by divergent evolution from an ancestor that shared a common mechanism for polynucleotide synthesis.&quot;,&quot;publisher&quot;:&quot;Â© 2000 ASBMB. Currently published by Elsevier Inc; originally published by American Society for Biochemistry and Molecular Biology.&quot;,&quot;issue&quot;:&quot;51&quot;,&quot;volume&quot;:&quot;275&quot;,&quot;container-title-short&quot;:&quot;&quot;},&quot;isTemporary&quot;:false}],&quot;citationTag&quot;:&quot;MENDELEY_CITATION_v3_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&quot;},{&quot;citationID&quot;:&quot;MENDELEY_CITATION_29d8eeab-689a-49e7-b117-e1d832f27889&quot;,&quot;properties&quot;:{&quot;noteIndex&quot;:0},&quot;isEdited&quot;:false,&quot;manualOverride&quot;:{&quot;isManuallyOverridden&quot;:false,&quot;citeprocText&quot;:&quot;&lt;sup&gt;22&lt;/sup&gt;&quot;,&quot;manualOverrideText&quot;:&quot;&quot;},&quot;citationItems&quot;:[{&quot;id&quot;:&quot;f9a817f0-7c4f-33a0-9082-e61e1a48adb5&quot;,&quot;itemData&quot;:{&quot;type&quot;:&quot;article-journal&quot;,&quot;id&quot;:&quot;f9a817f0-7c4f-33a0-9082-e61e1a48adb5&quot;,&quot;title&quot;:&quot;Directed evolution of novel polymerase activities: Mutation of a DNA polymerase into an efficient RNA polymerase&quot;,&quot;author&quot;:[{&quot;family&quot;:&quot;Xia&quot;,&quot;given&quot;:&quot;Gang&quot;,&quot;parse-names&quot;:false,&quot;dropping-particle&quot;:&quot;&quot;,&quot;non-dropping-particle&quot;:&quot;&quot;},{&quot;family&quot;:&quot;Chen&quot;,&quot;given&quot;:&quot;Liangjing&quot;,&quot;parse-names&quot;:false,&quot;dropping-particle&quot;:&quot;&quot;,&quot;non-dropping-particle&quot;:&quot;&quot;},{&quot;family&quot;:&quot;Sera&quot;,&quot;given&quot;:&quot;Takashi&quot;,&quot;parse-names&quot;:false,&quot;dropping-particle&quot;:&quot;&quot;,&quot;non-dropping-particle&quot;:&quot;&quot;},{&quot;family&quot;:&quot;Fa&quot;,&quot;given&quot;:&quot;Ming&quot;,&quot;parse-names&quot;:false,&quot;dropping-particle&quot;:&quot;&quot;,&quot;non-dropping-particle&quot;:&quot;&quot;},{&quot;family&quot;:&quot;Schultz&quot;,&quot;given&quot;:&quot;Peter G.&quot;,&quot;parse-names&quot;:false,&quot;dropping-particle&quot;:&quot;&quot;,&quot;non-dropping-particle&quot;:&quot;&quot;},{&quot;family&quot;:&quot;Romesberg&quot;,&quot;given&quot;:&quot;Floyd E.&quot;,&quot;parse-names&quot;:false,&quot;dropping-particle&quot;:&quot;&quot;,&quot;non-dropping-particle&quot;:&quot;&quot;}],&quot;container-title&quot;:&quot;Proceedings of the National Academy of Sciences of the United States of America&quot;,&quot;DOI&quot;:&quot;10.1073/pnas.102577799&quot;,&quot;ISSN&quot;:&quot;00278424&quot;,&quot;PMID&quot;:&quot;12011423&quot;,&quot;issued&quot;:{&quot;date-parts&quot;:[[2002]]},&quot;page&quot;:&quot;6597-6602&quot;,&quot;abstract&quot;:&quot;The creation of novel enzymatic function is of great interest, but remains a challenge because of the large sequence space of proteins. We have developed an activity-based selection method to evolve DNA polymerases with RNA polymerase activity. The Stoffel fragment (SF) of Thermus aquaticus DNA polymerase I is displayed on a filamentous phage by fusing it to a pill coat protein, and the substrate DNA template/primer duplexes are attached to other adjacent pill coat proteins. Phage particles displaying SF polymerases, which are able to extend the attached oligonucleotide primer by incorporating ribonucleoside triphosphates and biotinylated UTP, are immobilized to streptavidin-coated magnetic beads and subsequently recovered. After four rounds of screening an SF library, three SF mutants were isolated and shown to incorporate ribonucleoside triphosphates virtually as efficiently as the wild-type enzyme incorporates dNTP substrates.&quot;,&quot;issue&quot;:&quot;10&quot;,&quot;volume&quot;:&quot;99&quot;,&quot;container-title-short&quot;:&quot;Proc Natl Acad Sci U S A&quot;},&quot;isTemporary&quot;:false}],&quot;citationTag&quot;:&quot;MENDELEY_CITATION_v3_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&quot;},{&quot;citationID&quot;:&quot;MENDELEY_CITATION_0f63aad0-6b2c-449e-960f-bed7f8a11b83&quot;,&quot;properties&quot;:{&quot;noteIndex&quot;:0},&quot;isEdited&quot;:false,&quot;manualOverride&quot;:{&quot;isManuallyOverridden&quot;:false,&quot;citeprocText&quot;:&quot;&lt;sup&gt;23&lt;/sup&gt;&quot;,&quot;manualOverrideText&quot;:&quot;&quot;},&quot;citationItems&quot;:[{&quot;id&quot;:&quot;f097e055-ec5d-3dca-a373-fe9dd3f501ae&quot;,&quot;itemData&quot;:{&quot;type&quot;:&quot;article-journal&quot;,&quot;id&quot;:&quot;f097e055-ec5d-3dca-a373-fe9dd3f501ae&quot;,&quot;title&quot;:&quot;Directed evolution of polymerase function by compartmentalized self-replication&quot;,&quot;author&quot;:[{&quot;family&quot;:&quot;Ghadessy&quot;,&quot;given&quot;:&quot;F. J.&quot;,&quot;parse-names&quot;:false,&quot;dropping-particle&quot;:&quot;&quot;,&quot;non-dropping-particle&quot;:&quot;&quot;},{&quot;family&quot;:&quot;Ong&quot;,&quot;given&quot;:&quot;J. L.&quot;,&quot;parse-names&quot;:false,&quot;dropping-particle&quot;:&quot;&quot;,&quot;non-dropping-particle&quot;:&quot;&quot;},{&quot;family&quot;:&quot;Holliger&quot;,&quot;given&quot;:&quot;P.&quot;,&quot;parse-names&quot;:false,&quot;dropping-particle&quot;:&quot;&quot;,&quot;non-dropping-particle&quot;:&quot;&quot;}],&quot;container-title&quot;:&quot;Proceedings of the National Academy of Sciences&quot;,&quot;DOI&quot;:&quot;10.1073/pnas.071052198&quot;,&quot;ISBN&quot;:&quot;0027-8424 (Print)\\r0027-8424 (Linking)&quot;,&quot;ISSN&quot;:&quot;0027-8424&quot;,&quot;PMID&quot;:&quot;11274352&quot;,&quot;URL&quot;:&quot;http://www.pnas.org/cgi/doi/10.1073/pnas.071052198&quot;,&quot;issued&quot;:{&quot;date-parts&quot;:[[2001]]},&quot;page&quot;:&quot;4552-4557&quot;,&quot;abstract&quot;:&quot;We describe compartmentalized self-replication (CSR), a strategy for the directed evolution of enzymes, especially polymerases. CSR is based on a simple feedback loop consisting of a polymerase that replicates only its own encoding gene. Compartmentalization serves to isolate individual self-replication reactions from each other. In such a system, adaptive gains directly (and proportionally) translate into genetic amplification of the encoding gene. CSR has applications in the evolution of polymerases with novel and useful properties. By using three cycles of CSR, we obtained variants of Taq DNA polymerase with 11-fold higher thermostability than the wild-type enzyme or with a &gt;130-fold increased resistance to the potent inhibitor heparin. Insertion of an extra stage into the CSR cycle before the polymerase reaction allows its application to enzymes other than polymerases. We show that nucleoside diphosphate kinase and Taq polymerase can form such a cooperative CSR cycle based on reciprocal catalysis, whereby nucleoside diphosphate kinase produces the substrates required for the replication of its own gene. We also find that in CSR the polymerase genes themselves evolve toward more efficient replication. Thus, polymerase genes and their encoded polypeptides cooperate to maximize postselection copy number. CSR should prove useful for the directed evolution of enzymes, particularly DNA or RNA polymerases, as well as for the design and study of in vitro self-replicating systems mimicking prebiotic evolution and viral replication.&quot;,&quot;issue&quot;:&quot;8&quot;,&quot;volume&quot;:&quot;98&quot;,&quot;container-title-short&quot;:&quot;&quot;},&quot;isTemporary&quot;:false}],&quot;citationTag&quot;:&quot;MENDELEY_CITATION_v3_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&quot;},{&quot;citationID&quot;:&quot;MENDELEY_CITATION_b6d5cf0d-39de-4059-8112-0fceee47970a&quot;,&quot;properties&quot;:{&quot;noteIndex&quot;:0},&quot;isEdited&quot;:false,&quot;manualOverride&quot;:{&quot;isManuallyOverridden&quot;:false,&quot;citeprocText&quot;:&quot;&lt;sup&gt;24&lt;/sup&gt;&quot;,&quot;manualOverrideText&quot;:&quot;&quot;},&quot;citationItems&quot;:[{&quot;id&quot;:&quot;296ec3be-33cf-34e4-aca2-7f9bcb4acd15&quot;,&quot;itemData&quot;:{&quot;type&quot;:&quot;article-journal&quot;,&quot;id&quot;:&quot;296ec3be-33cf-34e4-aca2-7f9bcb4acd15&quot;,&quot;title&quot;:&quot;Compartmentalized Self-Tagging for In Vitro-Directed Evolution of XNA Polymerases&quot;,&quot;author&quot;:[{&quot;family&quot;:&quot;Pinheiro&quot;,&quot;given&quot;:&quot;Vitor B&quot;,&quot;parse-names&quot;:false,&quot;dropping-particle&quot;:&quot;&quot;,&quot;non-dropping-particle&quot;:&quot;&quot;},{&quot;family&quot;:&quot;Arangundy-franklin&quot;,&quot;given&quot;:&quot;Sebastian&quot;,&quot;parse-names&quot;:false,&quot;dropping-particle&quot;:&quot;&quot;,&quot;non-dropping-particle&quot;:&quot;&quot;},{&quot;family&quot;:&quot;Holliger&quot;,&quot;given&quot;:&quot;Philipp&quot;,&quot;parse-names&quot;:false,&quot;dropping-particle&quot;:&quot;&quot;,&quot;non-dropping-particle&quot;:&quot;&quot;}],&quot;container-title&quot;:&quot;Current Protocols in Nucleic Acid Chemistry&quot;,&quot;container-title-short&quot;:&quot;Curr Protoc Nucleic Acid Chem&quot;,&quot;DOI&quot;:&quot;10.1002/0471142700.nc0909s57&quot;,&quot;ISBN&quot;:&quot;0471142700&quot;,&quot;issued&quot;:{&quot;date-parts&quot;:[[2014]]},&quot;page&quot;:&quot;9.9.1-9.9.18&quot;,&quot;volume&quot;:&quot;57&quot;},&quot;isTemporary&quot;:false}],&quot;citationTag&quot;:&quot;MENDELEY_CITATION_v3_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&quot;},{&quot;citationID&quot;:&quot;MENDELEY_CITATION_94a4f00e-4e0a-4f4b-8f49-53f8753581a1&quot;,&quot;properties&quot;:{&quot;noteIndex&quot;:0},&quot;isEdited&quot;:false,&quot;manualOverride&quot;:{&quot;isManuallyOverridden&quot;:false,&quot;citeprocText&quot;:&quot;&lt;sup&gt;25&lt;/sup&gt;&quot;,&quot;manualOverrideText&quot;:&quot;&quot;},&quot;citationItems&quot;:[{&quot;id&quot;:&quot;05da7af2-7497-3af2-ad4a-79551d94444a&quot;,&quot;itemData&quot;:{&quot;type&quot;:&quot;article-journal&quot;,&quot;id&quot;:&quot;05da7af2-7497-3af2-ad4a-79551d94444a&quot;,&quot;title&quot;:&quot;Discovery and evolution of RNA and XNA reverse transcriptase function and fidelity&quot;,&quot;author&quot;:[{&quot;family&quot;:&quot;Houlihan&quot;,&quot;given&quot;:&quot;Gillian&quot;,&quot;parse-names&quot;:false,&quot;dropping-particle&quot;:&quot;&quot;,&quot;non-dropping-particle&quot;:&quot;&quot;},{&quot;family&quot;:&quot;Arangundy-Franklin&quot;,&quot;given&quot;:&quot;Sebastian&quot;,&quot;parse-names&quot;:false,&quot;dropping-particle&quot;:&quot;&quot;,&quot;non-dropping-particle&quot;:&quot;&quot;},{&quot;family&quot;:&quot;Porebski&quot;,&quot;given&quot;:&quot;Benjamin T.&quot;,&quot;parse-names&quot;:false,&quot;dropping-particle&quot;:&quot;&quot;,&quot;non-dropping-particle&quot;:&quot;&quot;},{&quot;family&quot;:&quot;Subramanian&quot;,&quot;given&quot;:&quot;Nithya&quot;,&quot;parse-names&quot;:false,&quot;dropping-particle&quot;:&quot;&quot;,&quot;non-dropping-particle&quot;:&quot;&quot;},{&quot;family&quot;:&quot;Taylor&quot;,&quot;given&quot;:&quot;Alexander I.&quot;,&quot;parse-names&quot;:false,&quot;dropping-particle&quot;:&quot;&quot;,&quot;non-dropping-particle&quot;:&quot;&quot;},{&quot;family&quot;:&quot;Holliger&quot;,&quot;given&quot;:&quot;Philipp&quot;,&quot;parse-names&quot;:false,&quot;dropping-particle&quot;:&quot;&quot;,&quot;non-dropping-particle&quot;:&quot;&quot;}],&quot;container-title&quot;:&quot;Nature Chemistry&quot;,&quot;DOI&quot;:&quot;10.1038/s41557-020-0502-8&quot;,&quot;ISSN&quot;:&quot;1755-4330&quot;,&quot;URL&quot;:&quot;http://www.nature.com/articles/s41557-020-0502-8&quot;,&quot;issued&quot;:{&quot;date-parts&quot;:[[2020]]},&quot;page&quot;:&quot;1-8&quot;,&quot;abstract&quot;:&quot;T he RT family of enzymes are of central importance in the biology of retroviruses, mobile retroelements and in telomere maintenance. RT function, the conversion of RNA template sequences into complementary DNAs (cDNAs), has also enabled key methods in molecular and synthetic biology such as RT-qPCR (quantitative PCR with reverse transcription) 1 , RNA sequencing 2 and ribosome display 3. Increasingly, RTs have also become a key enabling tool in the nascent field of synthetic genetics 4 , enabling the synthesis, replication and evolution of synthetic genetic polymers (XNAs) including nucleic acids with altered sugar rings (conge-ners) 5,6 , modified bases 7 and backbones 8. Most commonly used RTs derive from variants of retroviral enzymes such as Moloney murine leukaemia virus (M-MuLV RT) 9 (for example Superscript III (SSIII)), avian myoblastis virus, from Bacillus stearothermophilus (Bst) DNA polymerase (RTx) 10 or from bacterial retrotransposons 11. Some fortuitously display RT activity for some XNA chemistries such as Bst for α-l-threofuranosyl nucleic acids 12 and 2′-fluoroarabino nucleic acids 13. However, for most XNA templates there are either no RTs available, or existing RT enzymes are inefficient. To realize fully novel applications arising from modified nucleic acids and more generally to enhance RT applications in synthetic biology, new strategies for RT discovery and development are needed. Here we describe the development and application of compart-mentalized bead labelling (CBL), a general strategy for the engineering of RT function and fidelity that is customizable to any template chemistry. We demonstrate the utility of CBL by the directed evolution of a wide range of new RTs starting from RT521K 5 , a variant of Tgo (the replicative DNA polymerase from Thermococcus gorgonarius). We describe the evolution and characterization of efficient RTs for 2′-O-methyl (2′-O-Me) RNA and hexitol nucleic acids (HNAs), which outperform previously described RTs, and the de novo discovery of RTs for the orphan XNA template chemistries d-altritol nucleic acids (AtNAs), 2′-methoxyethyl (2′-MOE) RNA and P-α-S-phosphorothioate 2′-MOE RNA (PS 2′-MOE RNA), for which no previous RT enzymes have been described. Finally, we demonstrate the ability of CBL as a selection platform for more complex phenotypes with the discovery of some of the highest fidelity RNA RT enzymes described to date.&quot;,&quot;publisher&quot;:&quot;Springer US&quot;,&quot;issue&quot;:&quot;August&quot;,&quot;volume&quot;:&quot;12&quot;,&quot;container-title-short&quot;:&quot;Nat Chem&quot;},&quot;isTemporary&quot;:false}],&quot;citationTag&quot;:&quot;MENDELEY_CITATION_v3_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&quot;},{&quot;citationID&quot;:&quot;MENDELEY_CITATION_9eb15239-bf08-4b98-a5f7-94b0f98bc4a6&quot;,&quot;properties&quot;:{&quot;noteIndex&quot;:0},&quot;isEdited&quot;:false,&quot;manualOverride&quot;:{&quot;isManuallyOverridden&quot;:false,&quot;citeprocText&quot;:&quot;&lt;sup&gt;26&lt;/sup&gt;&quot;,&quot;manualOverrideText&quot;:&quot;&quot;},&quot;citationItems&quot;:[{&quot;id&quot;:&quot;c9479310-c8fd-3d4e-847a-6d7da8366af2&quot;,&quot;itemData&quot;:{&quot;type&quot;:&quot;article-journal&quot;,&quot;id&quot;:&quot;c9479310-c8fd-3d4e-847a-6d7da8366af2&quot;,&quot;title&quot;:&quot;Purification of Bacteriophage φ29 DNA Polymerase&quot;,&quot;author&quot;:[{&quot;family&quot;:&quot;Lázaro&quot;,&quot;given&quot;:&quot;J. M.&quot;,&quot;parse-names&quot;:false,&quot;dropping-particle&quot;:&quot;&quot;,&quot;non-dropping-particle&quot;:&quot;&quot;},{&quot;family&quot;:&quot;Blanco&quot;,&quot;given&quot;:&quot;L.&quot;,&quot;parse-names&quot;:false,&quot;dropping-particle&quot;:&quot;&quot;,&quot;non-dropping-particle&quot;:&quot;&quot;},{&quot;family&quot;:&quot;Salas&quot;,&quot;given&quot;:&quot;M.&quot;,&quot;parse-names&quot;:false,&quot;dropping-particle&quot;:&quot;&quot;,&quot;non-dropping-particle&quot;:&quot;&quot;}],&quot;container-title&quot;:&quot;Methods in Enzymology&quot;,&quot;DOI&quot;:&quot;10.1016/0076-6879(95)62007-9&quot;,&quot;ISSN&quot;:&quot;15577988&quot;,&quot;PMID&quot;:&quot;8594366&quot;,&quot;issued&quot;:{&quot;date-parts&quot;:[[1995]]},&quot;page&quot;:&quot;42-49&quot;,&quot;abstract&quot;:&quot;This chapter describes the protocols for the preparation of ϕ29 DNA polymerase in a highly purified form. These methods represent significant improvements at both the overproduction and the purification levels. Bacteriophage ϕ29 DNA polymerase, the product of the viral gene, was originally characterized as a protein involved in the initiation of ϕ29 DNA replication based on both in vivo and in vitro studies. The two distinguishable synthetic reactions catalyzed by this enzyme are (1) DNA polymerization, as any other DNA-dependent DNA polymerase, the template-directed addition of dNMP units from dNTPs. It occurs on a DNA or RNA primer strand, in the presence of divalent metal ions and (2) Terminal protein (TP) deoxynucleotidylation, which is the formation of a covalent linkage (phosphoester) between the hydroxyl group of a specific serine residue (Ser-232) in ϕ29 TP and 5'-dNMP. It uses any of the four dNTPs as substrate, in the presence of divalent metal ions. Two degradative activities of ϕ29 DNA polymerase are (1) pyrophosphorolysis and (2) 3' ∼ 5'-exonuclease or metal-dependent excision of dNMPs. © 1995 Elsevier Inc.&quot;,&quot;issue&quot;:&quot;C&quot;,&quot;volume&quot;:&quot;262&quot;,&quot;container-title-short&quot;:&quot;Methods Enzymol&quot;},&quot;isTemporary&quot;:false}],&quot;citationTag&quot;:&quot;MENDELEY_CITATION_v3_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&quot;},{&quot;citationID&quot;:&quot;MENDELEY_CITATION_065874a3-c8e5-4a3e-9584-477af927496e&quot;,&quot;properties&quot;:{&quot;noteIndex&quot;:0},&quot;isEdited&quot;:false,&quot;manualOverride&quot;:{&quot;isManuallyOverridden&quot;:false,&quot;citeprocText&quot;:&quot;&lt;sup&gt;27&lt;/sup&gt;&quot;,&quot;manualOverrideText&quot;:&quot;&quot;},&quot;citationItems&quot;:[{&quot;id&quot;:&quot;0a7a05ce-2cac-3483-9d7c-574fe67dedc2&quot;,&quot;itemData&quot;:{&quot;type&quot;:&quot;article-journal&quot;,&quot;id&quot;:&quot;0a7a05ce-2cac-3483-9d7c-574fe67dedc2&quot;,&quot;title&quot;:&quot;Deep sequencing methods for protein engineering and design&quot;,&quot;author&quot;:[{&quot;family&quot;:&quot;Wrenbeck&quot;,&quot;given&quot;:&quot;Emily E&quot;,&quot;parse-names&quot;:false,&quot;dropping-particle&quot;:&quot;&quot;,&quot;non-dropping-particle&quot;:&quot;&quot;},{&quot;family&quot;:&quot;Faber&quot;,&quot;given&quot;:&quot;Matthew S&quot;,&quot;parse-names&quot;:false,&quot;dropping-particle&quot;:&quot;&quot;,&quot;non-dropping-particle&quot;:&quot;&quot;},{&quot;family&quot;:&quot;Whitehead&quot;,&quot;given&quot;:&quot;Timothy A&quot;,&quot;parse-names&quot;:false,&quot;dropping-particle&quot;:&quot;&quot;,&quot;non-dropping-particle&quot;:&quot;&quot;}],&quot;container-title&quot;:&quot;Current Opinion in Structural Biology&quot;,&quot;container-title-short&quot;:&quot;Curr Opin Struct Biol&quot;,&quot;DOI&quot;:&quot;10.1016/j.sbi.2016.11.001&quot;,&quot;ISSN&quot;:&quot;0959-440X&quot;,&quot;URL&quot;:&quot;http://dx.doi.org/10.1016/j.sbi.2016.11.001&quot;,&quot;issued&quot;:{&quot;date-parts&quot;:[[2017]]},&quot;page&quot;:&quot;36-44&quot;,&quot;publisher&quot;:&quot;Elsevier Ltd&quot;,&quot;volume&quot;:&quot;45&quot;},&quot;isTemporary&quot;:false}],&quot;citationTag&quot;:&quot;MENDELEY_CITATION_v3_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&quot;},{&quot;citationID&quot;:&quot;MENDELEY_CITATION_64335f75-bed7-4cfb-9e19-4df32ed05a42&quot;,&quot;properties&quot;:{&quot;noteIndex&quot;:0},&quot;isEdited&quot;:false,&quot;manualOverride&quot;:{&quot;isManuallyOverridden&quot;:false,&quot;citeprocText&quot;:&quot;&lt;sup&gt;28&lt;/sup&gt;&quot;,&quot;manualOverrideText&quot;:&quot;&quot;},&quot;citationItems&quot;:[{&quot;id&quot;:&quot;56eade01-ee37-3237-aabb-20dcb91d5a2f&quot;,&quot;itemData&quot;:{&quot;type&quot;:&quot;article-journal&quot;,&quot;id&quot;:&quot;56eade01-ee37-3237-aabb-20dcb91d5a2f&quot;,&quot;title&quot;:&quot;A more powerful test for comparing two Poisson means&quot;,&quot;author&quot;:[{&quot;family&quot;:&quot;Krishnamoorthy&quot;,&quot;given&quot;:&quot;K.&quot;,&quot;parse-names&quot;:false,&quot;dropping-particle&quot;:&quot;&quot;,&quot;non-dropping-particle&quot;:&quot;&quot;},{&quot;family&quot;:&quot;Thomson&quot;,&quot;given&quot;:&quot;Jessica&quot;,&quot;parse-names&quot;:false,&quot;dropping-particle&quot;:&quot;&quot;,&quot;non-dropping-particle&quot;:&quot;&quot;}],&quot;container-title&quot;:&quot;Journal of Statistical Planning and Inference&quot;,&quot;DOI&quot;:&quot;10.1016/S0378-3758(02)00408-1&quot;,&quot;ISBN&quot;:&quot;1337482528&quot;,&quot;ISSN&quot;:&quot;03783758&quot;,&quot;issued&quot;:{&quot;date-parts&quot;:[[2004]]},&quot;page&quot;:&quot;23-35&quot;,&quot;abstract&quot;:&quot;The problem of hypothesis testing about two Poisson means is addressed. The usual conditional test (C-test) and a test based on estimated p-values (E-test) are considered. The exact properties of the tests are evaluated numerically. Numerical studies indicate that the E-test is almost exact because its size seldom exceeds the nominal level, and it is more powerful than the C-test. Power calculations for both tests are outlined. The test procedures are illustrated using two examples. © 2002 Elsevier B.V. All rights reserved.&quot;,&quot;issue&quot;:&quot;1&quot;,&quot;volume&quot;:&quot;119&quot;,&quot;container-title-short&quot;:&quot;J Stat Plan Inference&quot;},&quot;isTemporary&quot;:false}],&quot;citationTag&quot;:&quot;MENDELEY_CITATION_v3_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&quot;},{&quot;citationID&quot;:&quot;MENDELEY_CITATION_fa415a55-edef-4241-987b-3fdca5a250b3&quot;,&quot;properties&quot;:{&quot;noteIndex&quot;:0},&quot;isEdited&quot;:false,&quot;manualOverride&quot;:{&quot;isManuallyOverridden&quot;:false,&quot;citeprocText&quot;:&quot;&lt;sup&gt;22,29&lt;/sup&gt;&quot;,&quot;manualOverrideText&quot;:&quot;&quot;},&quot;citationItems&quot;:[{&quot;id&quot;:&quot;0cb894c1-0ce9-3e77-b110-47902d626d93&quot;,&quot;itemData&quot;:{&quot;type&quot;:&quot;article-journal&quot;,&quot;id&quot;:&quot;0cb894c1-0ce9-3e77-b110-47902d626d93&quot;,&quot;title&quot;:&quot;An in vitro screening technique for DNA polymerases that can incorporate modified nucleotides. Pseudothymidine as a substrate for thermostable polymerases&quot;,&quot;author&quot;:[{&quot;family&quot;:&quot;Lutz&quot;,&quot;given&quot;:&quot;Stefan&quot;,&quot;parse-names&quot;:false,&quot;dropping-particle&quot;:&quot;&quot;,&quot;non-dropping-particle&quot;:&quot;&quot;},{&quot;family&quot;:&quot;Burgstaller&quot;,&quot;given&quot;:&quot;Petra&quot;,&quot;parse-names&quot;:false,&quot;dropping-particle&quot;:&quot;&quot;,&quot;non-dropping-particle&quot;:&quot;&quot;},{&quot;family&quot;:&quot;Benner&quot;,&quot;given&quot;:&quot;Steven A.&quot;,&quot;parse-names&quot;:false,&quot;dropping-particle&quot;:&quot;&quot;,&quot;non-dropping-particle&quot;:&quot;&quot;}],&quot;container-title&quot;:&quot;Nucleic Acids Research&quot;,&quot;DOI&quot;:&quot;10.1093/nar/27.13.2792&quot;,&quot;ISSN&quot;:&quot;03051048&quot;,&quot;PMID&quot;:&quot;10373598&quot;,&quot;issued&quot;:{&quot;date-parts&quot;:[[1999]]},&quot;page&quot;:&quot;2792-2798&quot;,&quot;abstract&quot;:&quot;DNA polymerases are desired that incorporate modified nucleotides into DNA with diminished pausing, premature termination and infidelity. Reported here is a simple in vitro assay to screen for DNA polymerases that accept modified nucleotides based on a set of primer extension reactions. In combination with the scintillation proximity assay (SPA(TM)), this allows rapid and simple screening of enzymes for their ability to elongate oligonucleotides in the presence of unnatural nucleotides. A proof of the concept is obtained using pseudo-thymidine (ψT), the C-nucleoside analog of thymidine, as the unnatural substrate. The conformational properties of ψT arising from the carbon-carbon bond between the sugar and the base make it an interesting probe for the importance of conformational restraints in the active site of polymerases during primer elongation. From a pool of commercially available thermostable polymerases, the assay identified Taq DNA polymerase as the most suitable enzyme for the PCR amplification of oligonucleotides containing ψT. Subsequent experiments analyzing PCR performance and fidelity of Taq DNA polymerase acting on ψT are presented. This is the first time that PCR has been performed with a C-nucleoside.&quot;,&quot;issue&quot;:&quot;13&quot;,&quot;volume&quot;:&quot;27&quot;,&quot;container-title-short&quot;:&quot;Nucleic Acids Res&quot;},&quot;isTemporary&quot;:false},{&quot;id&quot;:&quot;f9a817f0-7c4f-33a0-9082-e61e1a48adb5&quot;,&quot;itemData&quot;:{&quot;type&quot;:&quot;article-journal&quot;,&quot;id&quot;:&quot;f9a817f0-7c4f-33a0-9082-e61e1a48adb5&quot;,&quot;title&quot;:&quot;Directed evolution of novel polymerase activities: Mutation of a DNA polymerase into an efficient RNA polymerase&quot;,&quot;author&quot;:[{&quot;family&quot;:&quot;Xia&quot;,&quot;given&quot;:&quot;Gang&quot;,&quot;parse-names&quot;:false,&quot;dropping-particle&quot;:&quot;&quot;,&quot;non-dropping-particle&quot;:&quot;&quot;},{&quot;family&quot;:&quot;Chen&quot;,&quot;given&quot;:&quot;Liangjing&quot;,&quot;parse-names&quot;:false,&quot;dropping-particle&quot;:&quot;&quot;,&quot;non-dropping-particle&quot;:&quot;&quot;},{&quot;family&quot;:&quot;Sera&quot;,&quot;given&quot;:&quot;Takashi&quot;,&quot;parse-names&quot;:false,&quot;dropping-particle&quot;:&quot;&quot;,&quot;non-dropping-particle&quot;:&quot;&quot;},{&quot;family&quot;:&quot;Fa&quot;,&quot;given&quot;:&quot;Ming&quot;,&quot;parse-names&quot;:false,&quot;dropping-particle&quot;:&quot;&quot;,&quot;non-dropping-particle&quot;:&quot;&quot;},{&quot;family&quot;:&quot;Schultz&quot;,&quot;given&quot;:&quot;Peter G.&quot;,&quot;parse-names&quot;:false,&quot;dropping-particle&quot;:&quot;&quot;,&quot;non-dropping-particle&quot;:&quot;&quot;},{&quot;family&quot;:&quot;Romesberg&quot;,&quot;given&quot;:&quot;Floyd E.&quot;,&quot;parse-names&quot;:false,&quot;dropping-particle&quot;:&quot;&quot;,&quot;non-dropping-particle&quot;:&quot;&quot;}],&quot;container-title&quot;:&quot;Proceedings of the National Academy of Sciences of the United States of America&quot;,&quot;DOI&quot;:&quot;10.1073/pnas.102577799&quot;,&quot;ISSN&quot;:&quot;00278424&quot;,&quot;PMID&quot;:&quot;12011423&quot;,&quot;issued&quot;:{&quot;date-parts&quot;:[[2002]]},&quot;page&quot;:&quot;6597-6602&quot;,&quot;abstract&quot;:&quot;The creation of novel enzymatic function is of great interest, but remains a challenge because of the large sequence space of proteins. We have developed an activity-based selection method to evolve DNA polymerases with RNA polymerase activity. The Stoffel fragment (SF) of Thermus aquaticus DNA polymerase I is displayed on a filamentous phage by fusing it to a pill coat protein, and the substrate DNA template/primer duplexes are attached to other adjacent pill coat proteins. Phage particles displaying SF polymerases, which are able to extend the attached oligonucleotide primer by incorporating ribonucleoside triphosphates and biotinylated UTP, are immobilized to streptavidin-coated magnetic beads and subsequently recovered. After four rounds of screening an SF library, three SF mutants were isolated and shown to incorporate ribonucleoside triphosphates virtually as efficiently as the wild-type enzyme incorporates dNTP substrates.&quot;,&quot;issue&quot;:&quot;10&quot;,&quot;volume&quot;:&quot;99&quot;,&quot;container-title-short&quot;:&quot;Proc Natl Acad Sci U S A&quot;},&quot;isTemporary&quot;:false}],&quot;citationTag&quot;:&quot;MENDELEY_CITATION_v3_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&quot;},{&quot;citationID&quot;:&quot;MENDELEY_CITATION_65030301-e8b6-4274-b683-edf0541f3e09&quot;,&quot;properties&quot;:{&quot;noteIndex&quot;:0},&quot;isEdited&quot;:false,&quot;manualOverride&quot;:{&quot;isManuallyOverridden&quot;:false,&quot;citeprocText&quot;:&quot;&lt;sup&gt;30&lt;/sup&gt;&quot;,&quot;manualOverrideText&quot;:&quot;&quot;},&quot;citationItems&quot;:[{&quot;id&quot;:&quot;c5d26f12-2e82-371a-86a9-e42abcc15560&quot;,&quot;itemData&quot;:{&quot;type&quot;:&quot;article-journal&quot;,&quot;id&quot;:&quot;c5d26f12-2e82-371a-86a9-e42abcc15560&quot;,&quot;title&quot;:&quot;Enzymatic incorporation in DNA of 1,5-anhydrohexitol nucleotides&quot;,&quot;author&quot;:[{&quot;family&quot;:&quot;Vastmans&quot;,&quot;given&quot;:&quot;K.&quot;,&quot;parse-names&quot;:false,&quot;dropping-particle&quot;:&quot;&quot;,&quot;non-dropping-particle&quot;:&quot;&quot;},{&quot;family&quot;:&quot;Pochet&quot;,&quot;given&quot;:&quot;S.&quot;,&quot;parse-names&quot;:false,&quot;dropping-particle&quot;:&quot;&quot;,&quot;non-dropping-particle&quot;:&quot;&quot;},{&quot;family&quot;:&quot;Peys&quot;,&quot;given&quot;:&quot;A.&quot;,&quot;parse-names&quot;:false,&quot;dropping-particle&quot;:&quot;&quot;,&quot;non-dropping-particle&quot;:&quot;&quot;},{&quot;family&quot;:&quot;Kerremans&quot;,&quot;given&quot;:&quot;L.&quot;,&quot;parse-names&quot;:false,&quot;dropping-particle&quot;:&quot;&quot;,&quot;non-dropping-particle&quot;:&quot;&quot;},{&quot;family&quot;:&quot;Aerschot&quot;,&quot;given&quot;:&quot;A.&quot;,&quot;parse-names&quot;:false,&quot;dropping-particle&quot;:&quot;&quot;,&quot;non-dropping-particle&quot;:&quot;van&quot;},{&quot;family&quot;:&quot;Hendrix&quot;,&quot;given&quot;:&quot;C.&quot;,&quot;parse-names&quot;:false,&quot;dropping-particle&quot;:&quot;&quot;,&quot;non-dropping-particle&quot;:&quot;&quot;},{&quot;family&quot;:&quot;Marliere&quot;,&quot;given&quot;:&quot;P.&quot;,&quot;parse-names&quot;:false,&quot;dropping-particle&quot;:&quot;&quot;,&quot;non-dropping-particle&quot;:&quot;&quot;},{&quot;family&quot;:&quot;Herdewijn&quot;,&quot;given&quot;:&quot;P.&quot;,&quot;parse-names&quot;:false,&quot;dropping-particle&quot;:&quot;&quot;,&quot;non-dropping-particle&quot;:&quot;&quot;}],&quot;container-title&quot;:&quot;Biochemistry&quot;,&quot;DOI&quot;:&quot;10.1021/bi001297g&quot;,&quot;ISBN&quot;:&quot;3216337340&quot;,&quot;ISSN&quot;:&quot;00062960&quot;,&quot;PMID&quot;:&quot;11041840&quot;,&quot;issued&quot;:{&quot;date-parts&quot;:[[2000]]},&quot;page&quot;:&quot;12757-12765&quot;,&quot;abstract&quot;:&quot;The ability of several DNA polymerases to catalyze the template-directed synthesis of duplex oligonucleotides containing a base pair between a nucleotide with anhydrohexitol ring and its natural complement has been investigated. All DNA polymerases were able to accept the chemically synthesized anhydrohexitol triphosphate as substrate and to catalyze the incorporation of one anhydrohexitol nucleotide. However, only family B DNA polymerases succeeded in elongating the primer after the incorporation of an anhydrohexitol nucleotide. In this family, Vent (exo-) DNA polymerase is the most successful one and was therefore selected for further investigation. Results revealed that at high enzyme concentrations six hATPs could be incorporated; however, a selective incorporation proved only feasible under experimental conditions where no more than two analogues could be inserted. Also the synthesis of a mixed HNA-DNA sequence was examined. Kinetic parameters for incorporation of one anhydrohexitol adenine nucleoside were similar to those of its natural analogue.&quot;,&quot;issue&quot;:&quot;42&quot;,&quot;volume&quot;:&quot;39&quot;,&quot;container-title-short&quot;:&quot;Biochemistry&quot;},&quot;isTemporary&quot;:false}],&quot;citationTag&quot;:&quot;MENDELEY_CITATION_v3_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&quot;},{&quot;citationID&quot;:&quot;MENDELEY_CITATION_913c7983-3a8f-4268-9ecc-89cea8ce217c&quot;,&quot;properties&quot;:{&quot;noteIndex&quot;:0},&quot;isEdited&quot;:false,&quot;manualOverride&quot;:{&quot;isManuallyOverridden&quot;:false,&quot;citeprocText&quot;:&quot;&lt;sup&gt;12&lt;/sup&gt;&quot;,&quot;manualOverrideText&quot;:&quot;&quot;},&quot;citationItems&quot;:[{&quot;id&quot;:&quot;aeac0eb8-4dba-3c4c-80b1-04ebc01ec6a9&quot;,&quot;itemData&quot;:{&quot;type&quot;:&quot;article-journal&quot;,&quot;id&quot;:&quot;aeac0eb8-4dba-3c4c-80b1-04ebc01ec6a9&quot;,&quot;title&quot;:&quot;A specific subdomain in φ29 DNA polymerase confers both processivity and strand-displacement capacity&quot;,&quot;author&quot;:[{&quot;family&quot;:&quot;Rodriguez&quot;,&quot;given&quot;:&quot;Irene&quot;,&quot;parse-names&quot;:false,&quot;dropping-particle&quot;:&quot;&quot;,&quot;non-dropping-particle&quot;:&quot;&quot;},{&quot;family&quot;:&quot;Lazaro&quot;,&quot;given&quot;:&quot;Jose M&quot;,&quot;parse-names&quot;:false,&quot;dropping-particle&quot;:&quot;&quot;,&quot;non-dropping-particle&quot;:&quot;&quot;},{&quot;family&quot;:&quot;Blanco&quot;,&quot;given&quot;:&quot;Luis&quot;,&quot;parse-names&quot;:false,&quot;dropping-particle&quot;:&quot;&quot;,&quot;non-dropping-particle&quot;:&quot;&quot;},{&quot;family&quot;:&quot;Kamtekar&quot;,&quot;given&quot;:&quot;Satwik&quot;,&quot;parse-names&quot;:false,&quot;dropping-particle&quot;:&quot;&quot;,&quot;non-dropping-particle&quot;:&quot;&quot;},{&quot;family&quot;:&quot;Berman&quot;,&quot;given&quot;:&quot;Andrea J&quot;,&quot;parse-names&quot;:false,&quot;dropping-particle&quot;:&quot;&quot;,&quot;non-dropping-particle&quot;:&quot;&quot;},{&quot;family&quot;:&quot;Wang&quot;,&quot;given&quot;:&quot;Jimin&quot;,&quot;parse-names&quot;:false,&quot;dropping-particle&quot;:&quot;&quot;,&quot;non-dropping-particle&quot;:&quot;&quot;},{&quot;family&quot;:&quot;Steitz&quot;,&quot;given&quot;:&quot;Thomas A&quot;,&quot;parse-names&quot;:false,&quot;dropping-particle&quot;:&quot;&quot;,&quot;non-dropping-particle&quot;:&quot;&quot;},{&quot;family&quot;:&quot;Salas&quot;,&quot;given&quot;:&quot;Margarita&quot;,&quot;parse-names&quot;:false,&quot;dropping-particle&quot;:&quot;&quot;,&quot;non-dropping-particle&quot;:&quot;&quot;},{&quot;family&quot;:&quot;Vega&quot;,&quot;given&quot;:&quot;Miguel&quot;,&quot;parse-names&quot;:false,&quot;dropping-particle&quot;:&quot;de&quot;,&quot;non-dropping-particle&quot;:&quot;&quot;}],&quot;container-title&quot;:&quot;Proceedings of the National Academy of Sciences&quot;,&quot;issued&quot;:{&quot;date-parts&quot;:[[2005]]},&quot;page&quot;:&quot;6407-6412&quot;,&quot;issue&quot;:&quot;18&quot;,&quot;volume&quot;:&quot;102&quot;,&quot;container-title-short&quot;:&quot;&quot;},&quot;isTemporary&quot;:false}],&quot;citationTag&quot;:&quot;MENDELEY_CITATION_v3_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&quot;},{&quot;citationID&quot;:&quot;MENDELEY_CITATION_88e3fea7-c99a-4fd3-9e6d-d27eac394eee&quot;,&quot;properties&quot;:{&quot;noteIndex&quot;:0},&quot;isEdited&quot;:false,&quot;manualOverride&quot;:{&quot;isManuallyOverridden&quot;:false,&quot;citeprocText&quot;:&quot;&lt;sup&gt;12&lt;/sup&gt;&quot;,&quot;manualOverrideText&quot;:&quot;&quot;},&quot;citationItems&quot;:[{&quot;id&quot;:&quot;aeac0eb8-4dba-3c4c-80b1-04ebc01ec6a9&quot;,&quot;itemData&quot;:{&quot;type&quot;:&quot;article-journal&quot;,&quot;id&quot;:&quot;aeac0eb8-4dba-3c4c-80b1-04ebc01ec6a9&quot;,&quot;title&quot;:&quot;A specific subdomain in φ29 DNA polymerase confers both processivity and strand-displacement capacity&quot;,&quot;author&quot;:[{&quot;family&quot;:&quot;Rodriguez&quot;,&quot;given&quot;:&quot;Irene&quot;,&quot;parse-names&quot;:false,&quot;dropping-particle&quot;:&quot;&quot;,&quot;non-dropping-particle&quot;:&quot;&quot;},{&quot;family&quot;:&quot;Lazaro&quot;,&quot;given&quot;:&quot;Jose M&quot;,&quot;parse-names&quot;:false,&quot;dropping-particle&quot;:&quot;&quot;,&quot;non-dropping-particle&quot;:&quot;&quot;},{&quot;family&quot;:&quot;Blanco&quot;,&quot;given&quot;:&quot;Luis&quot;,&quot;parse-names&quot;:false,&quot;dropping-particle&quot;:&quot;&quot;,&quot;non-dropping-particle&quot;:&quot;&quot;},{&quot;family&quot;:&quot;Kamtekar&quot;,&quot;given&quot;:&quot;Satwik&quot;,&quot;parse-names&quot;:false,&quot;dropping-particle&quot;:&quot;&quot;,&quot;non-dropping-particle&quot;:&quot;&quot;},{&quot;family&quot;:&quot;Berman&quot;,&quot;given&quot;:&quot;Andrea J&quot;,&quot;parse-names&quot;:false,&quot;dropping-particle&quot;:&quot;&quot;,&quot;non-dropping-particle&quot;:&quot;&quot;},{&quot;family&quot;:&quot;Wang&quot;,&quot;given&quot;:&quot;Jimin&quot;,&quot;parse-names&quot;:false,&quot;dropping-particle&quot;:&quot;&quot;,&quot;non-dropping-particle&quot;:&quot;&quot;},{&quot;family&quot;:&quot;Steitz&quot;,&quot;given&quot;:&quot;Thomas A&quot;,&quot;parse-names&quot;:false,&quot;dropping-particle&quot;:&quot;&quot;,&quot;non-dropping-particle&quot;:&quot;&quot;},{&quot;family&quot;:&quot;Salas&quot;,&quot;given&quot;:&quot;Margarita&quot;,&quot;parse-names&quot;:false,&quot;dropping-particle&quot;:&quot;&quot;,&quot;non-dropping-particle&quot;:&quot;&quot;},{&quot;family&quot;:&quot;Vega&quot;,&quot;given&quot;:&quot;Miguel&quot;,&quot;parse-names&quot;:false,&quot;dropping-particle&quot;:&quot;de&quot;,&quot;non-dropping-particle&quot;:&quot;&quot;}],&quot;container-title&quot;:&quot;Proceedings of the National Academy of Sciences&quot;,&quot;issued&quot;:{&quot;date-parts&quot;:[[2005]]},&quot;page&quot;:&quot;6407-6412&quot;,&quot;issue&quot;:&quot;18&quot;,&quot;volume&quot;:&quot;102&quot;,&quot;container-title-short&quot;:&quot;&quot;},&quot;isTemporary&quot;:false}],&quot;citationTag&quot;:&quot;MENDELEY_CITATION_v3_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&quot;},{&quot;citationID&quot;:&quot;MENDELEY_CITATION_88ef9e66-01a4-4ada-adf0-742d50fca653&quot;,&quot;properties&quot;:{&quot;noteIndex&quot;:0},&quot;isEdited&quot;:false,&quot;manualOverride&quot;:{&quot;isManuallyOverridden&quot;:false,&quot;citeprocText&quot;:&quot;&lt;sup&gt;31&lt;/sup&gt;&quot;,&quot;manualOverrideText&quot;:&quot;&quot;},&quot;citationItems&quot;:[{&quot;id&quot;:&quot;5d70c05f-1e7b-3082-ba63-19282a86c6ed&quot;,&quot;itemData&quot;:{&quot;type&quot;:&quot;article-journal&quot;,&quot;id&quot;:&quot;5d70c05f-1e7b-3082-ba63-19282a86c6ed&quot;,&quot;title&quot;:&quot;A conserved 3′→5′ exonuclease active site in prokaryotic and eukaryotic DNA polymerases&quot;,&quot;author&quot;:[{&quot;family&quot;:&quot;Bernad&quot;,&quot;given&quot;:&quot;Antonio&quot;,&quot;parse-names&quot;:false,&quot;dropping-particle&quot;:&quot;&quot;,&quot;non-dropping-particle&quot;:&quot;&quot;},{&quot;family&quot;:&quot;Blanco&quot;,&quot;given&quot;:&quot;Luis&quot;,&quot;parse-names&quot;:false,&quot;dropping-particle&quot;:&quot;&quot;,&quot;non-dropping-particle&quot;:&quot;&quot;},{&quot;family&quot;:&quot;Lázaro&quot;,&quot;given&quot;:&quot;JoséM M.&quot;,&quot;parse-names&quot;:false,&quot;dropping-particle&quot;:&quot;&quot;,&quot;non-dropping-particle&quot;:&quot;&quot;},{&quot;family&quot;:&quot;Martín&quot;,&quot;given&quot;:&quot;Gil&quot;,&quot;parse-names&quot;:false,&quot;dropping-particle&quot;:&quot;&quot;,&quot;non-dropping-particle&quot;:&quot;&quot;},{&quot;family&quot;:&quot;Salas&quot;,&quot;given&quot;:&quot;Margarita&quot;,&quot;parse-names&quot;:false,&quot;dropping-particle&quot;:&quot;&quot;,&quot;non-dropping-particle&quot;:&quot;&quot;}],&quot;container-title&quot;:&quot;Cell&quot;,&quot;DOI&quot;:&quot;10.1016/0092-8674(89)90883-0&quot;,&quot;ISBN&quot;:&quot;0092-8674&quot;,&quot;ISSN&quot;:&quot;00928674&quot;,&quot;PMID&quot;:&quot;2790959&quot;,&quot;issued&quot;:{&quot;date-parts&quot;:[[1989]]},&quot;page&quot;:&quot;219-228&quot;,&quot;abstract&quot;:&quot;The 3′→5′ exonuclease active site of E. coli DNA polymerase I is predicted to be conserved for both prokaryotic and eukaryotic DNA polymerases based on amino acid sequence homology. Three amino acid regions containing the critical residues in the E. coli DNA polymerase I involved in metal binding, single-stranded DNA binding, and catalysis of the exonuclease reaction are located in the amino-terminal half and in the same linear arrangement in several prokaryotic and eukaryotic DNA polymerases. Site-directed mutagenesis at the predicted exonuclease active site of the φ{symbol}29 DNA polymerase, a model enzyme for prokaryotic and eukaryotic α-like DNA polymerases, specifically inactivated the 3′→5′ exonuclease activity of the enzyme. These results reflect a high evolutionary conservation of this catalytic domain. Based on structural and functional data, a modular organization of enzymatic activities in prokaryotic and eukaryotic DNA polymerases is also proposed. © 1989.&quot;,&quot;issue&quot;:&quot;1&quot;,&quot;volume&quot;:&quot;59&quot;,&quot;container-title-short&quot;:&quot;Cell&quot;},&quot;isTemporary&quot;:false}],&quot;citationTag&quot;:&quot;MENDELEY_CITATION_v3_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&quot;},{&quot;citationID&quot;:&quot;MENDELEY_CITATION_f000773c-a324-4034-9e4f-816b6049a45e&quot;,&quot;properties&quot;:{&quot;noteIndex&quot;:0},&quot;isEdited&quot;:false,&quot;manualOverride&quot;:{&quot;isManuallyOverridden&quot;:false,&quot;citeprocText&quot;:&quot;&lt;sup&gt;32&lt;/sup&gt;&quot;,&quot;manualOverrideText&quot;:&quot;&quot;},&quot;citationItems&quot;:[{&quot;id&quot;:&quot;3d54cd05-5684-3897-a7bf-f2e9033e188b&quot;,&quot;itemData&quot;:{&quot;type&quot;:&quot;article-journal&quot;,&quot;id&quot;:&quot;3d54cd05-5684-3897-a7bf-f2e9033e188b&quot;,&quot;title&quot;:&quot;Genome coverage and sequence fidelity of phi29 polymerase-based multiple strand displacement whole genome amplification.&quot;,&quot;author&quot;:[{&quot;family&quot;:&quot;Paez&quot;,&quot;given&quot;:&quot;J. Guillermo&quot;,&quot;parse-names&quot;:false,&quot;dropping-particle&quot;:&quot;&quot;,&quot;non-dropping-particle&quot;:&quot;&quot;},{&quot;family&quot;:&quot;Lin&quot;,&quot;given&quot;:&quot;Ming&quot;,&quot;parse-names&quot;:false,&quot;dropping-particle&quot;:&quot;&quot;,&quot;non-dropping-particle&quot;:&quot;&quot;},{&quot;family&quot;:&quot;Beroukhim&quot;,&quot;given&quot;:&quot;Rameen&quot;,&quot;parse-names&quot;:false,&quot;dropping-particle&quot;:&quot;&quot;,&quot;non-dropping-particle&quot;:&quot;&quot;},{&quot;family&quot;:&quot;Lee&quot;,&quot;given&quot;:&quot;Jeffrey C.&quot;,&quot;parse-names&quot;:false,&quot;dropping-particle&quot;:&quot;&quot;,&quot;non-dropping-particle&quot;:&quot;&quot;},{&quot;family&quot;:&quot;Zhao&quot;,&quot;given&quot;:&quot;Xiaojun&quot;,&quot;parse-names&quot;:false,&quot;dropping-particle&quot;:&quot;&quot;,&quot;non-dropping-particle&quot;:&quot;&quot;},{&quot;family&quot;:&quot;Richter&quot;,&quot;given&quot;:&quot;Daniel J.&quot;,&quot;parse-names&quot;:false,&quot;dropping-particle&quot;:&quot;&quot;,&quot;non-dropping-particle&quot;:&quot;&quot;},{&quot;family&quot;:&quot;Gabriel&quot;,&quot;given&quot;:&quot;Stacey&quot;,&quot;parse-names&quot;:false,&quot;dropping-particle&quot;:&quot;&quot;,&quot;non-dropping-particle&quot;:&quot;&quot;},{&quot;family&quot;:&quot;Herman&quot;,&quot;given&quot;:&quot;Paula&quot;,&quot;parse-names&quot;:false,&quot;dropping-particle&quot;:&quot;&quot;,&quot;non-dropping-particle&quot;:&quot;&quot;},{&quot;family&quot;:&quot;Sasaki&quot;,&quot;given&quot;:&quot;Hidefumi&quot;,&quot;parse-names&quot;:false,&quot;dropping-particle&quot;:&quot;&quot;,&quot;non-dropping-particle&quot;:&quot;&quot;},{&quot;family&quot;:&quot;Altshuler&quot;,&quot;given&quot;:&quot;David&quot;,&quot;parse-names&quot;:false,&quot;dropping-particle&quot;:&quot;&quot;,&quot;non-dropping-particle&quot;:&quot;&quot;},{&quot;family&quot;:&quot;Li&quot;,&quot;given&quot;:&quot;Cheng&quot;,&quot;parse-names&quot;:false,&quot;dropping-particle&quot;:&quot;&quot;,&quot;non-dropping-particle&quot;:&quot;&quot;},{&quot;family&quot;:&quot;Meyerson&quot;,&quot;given&quot;:&quot;Matthew&quot;,&quot;parse-names&quot;:false,&quot;dropping-particle&quot;:&quot;&quot;,&quot;non-dropping-particle&quot;:&quot;&quot;},{&quot;family&quot;:&quot;Sellers&quot;,&quot;given&quot;:&quot;William R.&quot;,&quot;parse-names&quot;:false,&quot;dropping-particle&quot;:&quot;&quot;,&quot;non-dropping-particle&quot;:&quot;&quot;}],&quot;container-title&quot;:&quot;Nucleic acids research&quot;,&quot;DOI&quot;:&quot;10.1093/nar/gnh069&quot;,&quot;ISSN&quot;:&quot;13624962&quot;,&quot;PMID&quot;:&quot;15150323&quot;,&quot;issued&quot;:{&quot;date-parts&quot;:[[2004]]},&quot;page&quot;:&quot;1-11&quot;,&quot;abstract&quot;:&quot;Major efforts are underway to systematically define the somatic and germline genetic variations causally associated with disease. Genome-wide genetic analysis of actual clinical samples is, however, limited by the paucity of genomic DNA available. Here we have tested the fidelity and genome representation of phi29 polymerase-based genome amplification (phi29MDA) using direct sequencing and high density oligonucleotide arrays probing &gt;10,000 SNP alleles. Genome representation was comprehensive and estimated to be 99.82% complete, although six regions encompassing a maximum of 5.62 Mb failed to amplify. There was no degradation in the accuracy of SNP genotyping and, in direct sequencing experiments sampling 500,000 bp, the estimated error rate (9.5 x 10(-6)) was the same as in paired unamplified samples. The detection of cancer-associated loss of heterozygosity and copy number changes, including homozygous deletion and gene amplification, were similarly robust. These results suggest that phi29MDA yields high fidelity, near-complete genome representation suitable for high resolution genetic analysis.&quot;,&quot;issue&quot;:&quot;9&quot;,&quot;volume&quot;:&quot;32&quot;,&quot;container-title-short&quot;:&quot;Nucleic Acids Res&quot;},&quot;isTemporary&quot;:false}],&quot;citationTag&quot;:&quot;MENDELEY_CITATION_v3_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&quot;},{&quot;citationID&quot;:&quot;MENDELEY_CITATION_a10bb93b-05b2-40f7-9c4d-468d11b35ead&quot;,&quot;properties&quot;:{&quot;noteIndex&quot;:0},&quot;isEdited&quot;:false,&quot;manualOverride&quot;:{&quot;isManuallyOverridden&quot;:false,&quot;citeprocText&quot;:&quot;&lt;sup&gt;33&lt;/sup&gt;&quot;,&quot;manualOverrideText&quot;:&quot;&quot;},&quot;citationItems&quot;:[{&quot;id&quot;:&quot;ceecfecd-a5bd-3dce-9c44-6900454cb2c7&quot;,&quot;itemData&quot;:{&quot;type&quot;:&quot;article-journal&quot;,&quot;id&quot;:&quot;ceecfecd-a5bd-3dce-9c44-6900454cb2c7&quot;,&quot;title&quot;:&quot;Sequencing error profiles of Illumina sequencing instruments&quot;,&quot;author&quot;:[{&quot;family&quot;:&quot;Stoler&quot;,&quot;given&quot;:&quot;Nicholas&quot;,&quot;parse-names&quot;:false,&quot;dropping-particle&quot;:&quot;&quot;,&quot;non-dropping-particle&quot;:&quot;&quot;},{&quot;family&quot;:&quot;Nekrutenko&quot;,&quot;given&quot;:&quot;Anton&quot;,&quot;parse-names&quot;:false,&quot;dropping-particle&quot;:&quot;&quot;,&quot;non-dropping-particle&quot;:&quot;&quot;}],&quot;container-title&quot;:&quot;NAR Genomics and Bioinformatics&quot;,&quot;container-title-short&quot;:&quot;NAR Genom Bioinform&quot;,&quot;accessed&quot;:{&quot;date-parts&quot;:[[2022,6,2]]},&quot;DOI&quot;:&quot;10.1093/NARGAB/LQAB019&quot;,&quot;ISSN&quot;:&quot;26319268&quot;,&quot;URL&quot;:&quot;https://academic.oup.com/nargab/article/3/1/lqab019/6193612&quot;,&quot;issued&quot;:{&quot;date-parts&quot;:[[2021,1,6]]},&quot;page&quot;:&quot;1-9&quot;,&quot;abstract&quot;:&quot;Sequencing technology has achieved great advances in the past decade. Studies have previously shown the quality of specific instruments in controlled conditions. Here, we developed a method able to retroactively determine the error rate of most public sequencing datasets. To do this, we utilized the overlaps between reads that are a feature of many sequencing libraries. With this method, we surveyed 1943 different datasets from seven different sequencing instruments produced by Illumina. We show that among public datasets, the more expensive platforms like HiSeq and NovaSeq have a lower error rate and less variation. But we also discovered that there is great variation within each platform, with the accuracy of a sequencing experiment depending greatly on the experimenter. We show the importance of sequence context, especially the phenomenon where preceding bases bias the following bases toward the same identity. We also show the difference in patterns of sequence bias between instruments. Contrary to expectations based on the underlying chemistry, HiSeq X Ten and NovaSeq 6000 share notable exceptions to the preceding-base bias. Our results demonstrate the importance of the specific circumstances of every sequencing experiment, and the importance of evaluating the quality of each one.&quot;,&quot;publisher&quot;:&quot;Oxford Academic&quot;,&quot;issue&quot;:&quot;1&quot;,&quot;volume&quot;:&quot;3&quot;},&quot;isTemporary&quot;:false}],&quot;citationTag&quot;:&quot;MENDELEY_CITATION_v3_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&quot;},{&quot;citationID&quot;:&quot;MENDELEY_CITATION_cedb2322-af0e-44ff-b23e-8c35a028ad00&quot;,&quot;properties&quot;:{&quot;noteIndex&quot;:0},&quot;isEdited&quot;:false,&quot;manualOverride&quot;:{&quot;isManuallyOverridden&quot;:false,&quot;citeprocText&quot;:&quot;&lt;sup&gt;32&lt;/sup&gt;&quot;,&quot;manualOverrideText&quot;:&quot;&quot;},&quot;citationItems&quot;:[{&quot;id&quot;:&quot;3d54cd05-5684-3897-a7bf-f2e9033e188b&quot;,&quot;itemData&quot;:{&quot;type&quot;:&quot;article-journal&quot;,&quot;id&quot;:&quot;3d54cd05-5684-3897-a7bf-f2e9033e188b&quot;,&quot;title&quot;:&quot;Genome coverage and sequence fidelity of phi29 polymerase-based multiple strand displacement whole genome amplification.&quot;,&quot;author&quot;:[{&quot;family&quot;:&quot;Paez&quot;,&quot;given&quot;:&quot;J. Guillermo&quot;,&quot;parse-names&quot;:false,&quot;dropping-particle&quot;:&quot;&quot;,&quot;non-dropping-particle&quot;:&quot;&quot;},{&quot;family&quot;:&quot;Lin&quot;,&quot;given&quot;:&quot;Ming&quot;,&quot;parse-names&quot;:false,&quot;dropping-particle&quot;:&quot;&quot;,&quot;non-dropping-particle&quot;:&quot;&quot;},{&quot;family&quot;:&quot;Beroukhim&quot;,&quot;given&quot;:&quot;Rameen&quot;,&quot;parse-names&quot;:false,&quot;dropping-particle&quot;:&quot;&quot;,&quot;non-dropping-particle&quot;:&quot;&quot;},{&quot;family&quot;:&quot;Lee&quot;,&quot;given&quot;:&quot;Jeffrey C.&quot;,&quot;parse-names&quot;:false,&quot;dropping-particle&quot;:&quot;&quot;,&quot;non-dropping-particle&quot;:&quot;&quot;},{&quot;family&quot;:&quot;Zhao&quot;,&quot;given&quot;:&quot;Xiaojun&quot;,&quot;parse-names&quot;:false,&quot;dropping-particle&quot;:&quot;&quot;,&quot;non-dropping-particle&quot;:&quot;&quot;},{&quot;family&quot;:&quot;Richter&quot;,&quot;given&quot;:&quot;Daniel J.&quot;,&quot;parse-names&quot;:false,&quot;dropping-particle&quot;:&quot;&quot;,&quot;non-dropping-particle&quot;:&quot;&quot;},{&quot;family&quot;:&quot;Gabriel&quot;,&quot;given&quot;:&quot;Stacey&quot;,&quot;parse-names&quot;:false,&quot;dropping-particle&quot;:&quot;&quot;,&quot;non-dropping-particle&quot;:&quot;&quot;},{&quot;family&quot;:&quot;Herman&quot;,&quot;given&quot;:&quot;Paula&quot;,&quot;parse-names&quot;:false,&quot;dropping-particle&quot;:&quot;&quot;,&quot;non-dropping-particle&quot;:&quot;&quot;},{&quot;family&quot;:&quot;Sasaki&quot;,&quot;given&quot;:&quot;Hidefumi&quot;,&quot;parse-names&quot;:false,&quot;dropping-particle&quot;:&quot;&quot;,&quot;non-dropping-particle&quot;:&quot;&quot;},{&quot;family&quot;:&quot;Altshuler&quot;,&quot;given&quot;:&quot;David&quot;,&quot;parse-names&quot;:false,&quot;dropping-particle&quot;:&quot;&quot;,&quot;non-dropping-particle&quot;:&quot;&quot;},{&quot;family&quot;:&quot;Li&quot;,&quot;given&quot;:&quot;Cheng&quot;,&quot;parse-names&quot;:false,&quot;dropping-particle&quot;:&quot;&quot;,&quot;non-dropping-particle&quot;:&quot;&quot;},{&quot;family&quot;:&quot;Meyerson&quot;,&quot;given&quot;:&quot;Matthew&quot;,&quot;parse-names&quot;:false,&quot;dropping-particle&quot;:&quot;&quot;,&quot;non-dropping-particle&quot;:&quot;&quot;},{&quot;family&quot;:&quot;Sellers&quot;,&quot;given&quot;:&quot;William R.&quot;,&quot;parse-names&quot;:false,&quot;dropping-particle&quot;:&quot;&quot;,&quot;non-dropping-particle&quot;:&quot;&quot;}],&quot;container-title&quot;:&quot;Nucleic acids research&quot;,&quot;DOI&quot;:&quot;10.1093/nar/gnh069&quot;,&quot;ISSN&quot;:&quot;13624962&quot;,&quot;PMID&quot;:&quot;15150323&quot;,&quot;issued&quot;:{&quot;date-parts&quot;:[[2004]]},&quot;page&quot;:&quot;1-11&quot;,&quot;abstract&quot;:&quot;Major efforts are underway to systematically define the somatic and germline genetic variations causally associated with disease. Genome-wide genetic analysis of actual clinical samples is, however, limited by the paucity of genomic DNA available. Here we have tested the fidelity and genome representation of phi29 polymerase-based genome amplification (phi29MDA) using direct sequencing and high density oligonucleotide arrays probing &gt;10,000 SNP alleles. Genome representation was comprehensive and estimated to be 99.82% complete, although six regions encompassing a maximum of 5.62 Mb failed to amplify. There was no degradation in the accuracy of SNP genotyping and, in direct sequencing experiments sampling 500,000 bp, the estimated error rate (9.5 x 10(-6)) was the same as in paired unamplified samples. The detection of cancer-associated loss of heterozygosity and copy number changes, including homozygous deletion and gene amplification, were similarly robust. These results suggest that phi29MDA yields high fidelity, near-complete genome representation suitable for high resolution genetic analysis.&quot;,&quot;issue&quot;:&quot;9&quot;,&quot;volume&quot;:&quot;32&quot;,&quot;container-title-short&quot;:&quot;Nucleic Acids Res&quot;},&quot;isTemporary&quot;:false}],&quot;citationTag&quot;:&quot;MENDELEY_CITATION_v3_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&quot;},{&quot;citationID&quot;:&quot;MENDELEY_CITATION_7354ebe3-f143-43b5-a149-e88176a575ab&quot;,&quot;properties&quot;:{&quot;noteIndex&quot;:0},&quot;isEdited&quot;:false,&quot;manualOverride&quot;:{&quot;isManuallyOverridden&quot;:false,&quot;citeprocText&quot;:&quot;&lt;sup&gt;12&lt;/sup&gt;&quot;,&quot;manualOverrideText&quot;:&quot;&quot;},&quot;citationItems&quot;:[{&quot;id&quot;:&quot;aeac0eb8-4dba-3c4c-80b1-04ebc01ec6a9&quot;,&quot;itemData&quot;:{&quot;type&quot;:&quot;article-journal&quot;,&quot;id&quot;:&quot;aeac0eb8-4dba-3c4c-80b1-04ebc01ec6a9&quot;,&quot;title&quot;:&quot;A specific subdomain in φ29 DNA polymerase confers both processivity and strand-displacement capacity&quot;,&quot;author&quot;:[{&quot;family&quot;:&quot;Rodriguez&quot;,&quot;given&quot;:&quot;Irene&quot;,&quot;parse-names&quot;:false,&quot;dropping-particle&quot;:&quot;&quot;,&quot;non-dropping-particle&quot;:&quot;&quot;},{&quot;family&quot;:&quot;Lazaro&quot;,&quot;given&quot;:&quot;Jose M&quot;,&quot;parse-names&quot;:false,&quot;dropping-particle&quot;:&quot;&quot;,&quot;non-dropping-particle&quot;:&quot;&quot;},{&quot;family&quot;:&quot;Blanco&quot;,&quot;given&quot;:&quot;Luis&quot;,&quot;parse-names&quot;:false,&quot;dropping-particle&quot;:&quot;&quot;,&quot;non-dropping-particle&quot;:&quot;&quot;},{&quot;family&quot;:&quot;Kamtekar&quot;,&quot;given&quot;:&quot;Satwik&quot;,&quot;parse-names&quot;:false,&quot;dropping-particle&quot;:&quot;&quot;,&quot;non-dropping-particle&quot;:&quot;&quot;},{&quot;family&quot;:&quot;Berman&quot;,&quot;given&quot;:&quot;Andrea J&quot;,&quot;parse-names&quot;:false,&quot;dropping-particle&quot;:&quot;&quot;,&quot;non-dropping-particle&quot;:&quot;&quot;},{&quot;family&quot;:&quot;Wang&quot;,&quot;given&quot;:&quot;Jimin&quot;,&quot;parse-names&quot;:false,&quot;dropping-particle&quot;:&quot;&quot;,&quot;non-dropping-particle&quot;:&quot;&quot;},{&quot;family&quot;:&quot;Steitz&quot;,&quot;given&quot;:&quot;Thomas A&quot;,&quot;parse-names&quot;:false,&quot;dropping-particle&quot;:&quot;&quot;,&quot;non-dropping-particle&quot;:&quot;&quot;},{&quot;family&quot;:&quot;Salas&quot;,&quot;given&quot;:&quot;Margarita&quot;,&quot;parse-names&quot;:false,&quot;dropping-particle&quot;:&quot;&quot;,&quot;non-dropping-particle&quot;:&quot;&quot;},{&quot;family&quot;:&quot;Vega&quot;,&quot;given&quot;:&quot;Miguel&quot;,&quot;parse-names&quot;:false,&quot;dropping-particle&quot;:&quot;de&quot;,&quot;non-dropping-particle&quot;:&quot;&quot;}],&quot;container-title&quot;:&quot;Proceedings of the National Academy of Sciences&quot;,&quot;issued&quot;:{&quot;date-parts&quot;:[[2005]]},&quot;page&quot;:&quot;6407-6412&quot;,&quot;issue&quot;:&quot;18&quot;,&quot;volume&quot;:&quot;102&quot;,&quot;container-title-short&quot;:&quot;&quot;},&quot;isTemporary&quot;:false}],&quot;citationTag&quot;:&quot;MENDELEY_CITATION_v3_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&quot;},{&quot;citationID&quot;:&quot;MENDELEY_CITATION_4d1c71aa-41f2-4031-b4c4-77d68f6c08f6&quot;,&quot;properties&quot;:{&quot;noteIndex&quot;:0},&quot;isEdited&quot;:false,&quot;manualOverride&quot;:{&quot;isManuallyOverridden&quot;:false,&quot;citeprocText&quot;:&quot;&lt;sup&gt;30&lt;/sup&gt;&quot;,&quot;manualOverrideText&quot;:&quot;&quot;},&quot;citationItems&quot;:[{&quot;id&quot;:&quot;c5d26f12-2e82-371a-86a9-e42abcc15560&quot;,&quot;itemData&quot;:{&quot;type&quot;:&quot;article-journal&quot;,&quot;id&quot;:&quot;c5d26f12-2e82-371a-86a9-e42abcc15560&quot;,&quot;title&quot;:&quot;Enzymatic incorporation in DNA of 1,5-anhydrohexitol nucleotides&quot;,&quot;author&quot;:[{&quot;family&quot;:&quot;Vastmans&quot;,&quot;given&quot;:&quot;K.&quot;,&quot;parse-names&quot;:false,&quot;dropping-particle&quot;:&quot;&quot;,&quot;non-dropping-particle&quot;:&quot;&quot;},{&quot;family&quot;:&quot;Pochet&quot;,&quot;given&quot;:&quot;S.&quot;,&quot;parse-names&quot;:false,&quot;dropping-particle&quot;:&quot;&quot;,&quot;non-dropping-particle&quot;:&quot;&quot;},{&quot;family&quot;:&quot;Peys&quot;,&quot;given&quot;:&quot;A.&quot;,&quot;parse-names&quot;:false,&quot;dropping-particle&quot;:&quot;&quot;,&quot;non-dropping-particle&quot;:&quot;&quot;},{&quot;family&quot;:&quot;Kerremans&quot;,&quot;given&quot;:&quot;L.&quot;,&quot;parse-names&quot;:false,&quot;dropping-particle&quot;:&quot;&quot;,&quot;non-dropping-particle&quot;:&quot;&quot;},{&quot;family&quot;:&quot;Aerschot&quot;,&quot;given&quot;:&quot;A.&quot;,&quot;parse-names&quot;:false,&quot;dropping-particle&quot;:&quot;&quot;,&quot;non-dropping-particle&quot;:&quot;van&quot;},{&quot;family&quot;:&quot;Hendrix&quot;,&quot;given&quot;:&quot;C.&quot;,&quot;parse-names&quot;:false,&quot;dropping-particle&quot;:&quot;&quot;,&quot;non-dropping-particle&quot;:&quot;&quot;},{&quot;family&quot;:&quot;Marliere&quot;,&quot;given&quot;:&quot;P.&quot;,&quot;parse-names&quot;:false,&quot;dropping-particle&quot;:&quot;&quot;,&quot;non-dropping-particle&quot;:&quot;&quot;},{&quot;family&quot;:&quot;Herdewijn&quot;,&quot;given&quot;:&quot;P.&quot;,&quot;parse-names&quot;:false,&quot;dropping-particle&quot;:&quot;&quot;,&quot;non-dropping-particle&quot;:&quot;&quot;}],&quot;container-title&quot;:&quot;Biochemistry&quot;,&quot;DOI&quot;:&quot;10.1021/bi001297g&quot;,&quot;ISBN&quot;:&quot;3216337340&quot;,&quot;ISSN&quot;:&quot;00062960&quot;,&quot;PMID&quot;:&quot;11041840&quot;,&quot;issued&quot;:{&quot;date-parts&quot;:[[2000]]},&quot;page&quot;:&quot;12757-12765&quot;,&quot;abstract&quot;:&quot;The ability of several DNA polymerases to catalyze the template-directed synthesis of duplex oligonucleotides containing a base pair between a nucleotide with anhydrohexitol ring and its natural complement has been investigated. All DNA polymerases were able to accept the chemically synthesized anhydrohexitol triphosphate as substrate and to catalyze the incorporation of one anhydrohexitol nucleotide. However, only family B DNA polymerases succeeded in elongating the primer after the incorporation of an anhydrohexitol nucleotide. In this family, Vent (exo-) DNA polymerase is the most successful one and was therefore selected for further investigation. Results revealed that at high enzyme concentrations six hATPs could be incorporated; however, a selective incorporation proved only feasible under experimental conditions where no more than two analogues could be inserted. Also the synthesis of a mixed HNA-DNA sequence was examined. Kinetic parameters for incorporation of one anhydrohexitol adenine nucleoside were similar to those of its natural analogue.&quot;,&quot;issue&quot;:&quot;42&quot;,&quot;volume&quot;:&quot;39&quot;,&quot;container-title-short&quot;:&quot;Biochemistry&quot;},&quot;isTemporary&quot;:false}],&quot;citationTag&quot;:&quot;MENDELEY_CITATION_v3_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&quot;},{&quot;citationID&quot;:&quot;MENDELEY_CITATION_a7090717-3b56-4cc3-a9a3-148265106c24&quot;,&quot;properties&quot;:{&quot;noteIndex&quot;:0},&quot;isEdited&quot;:false,&quot;manualOverride&quot;:{&quot;isManuallyOverridden&quot;:false,&quot;citeprocText&quot;:&quot;&lt;sup&gt;8&lt;/sup&gt;&quot;,&quot;manualOverrideText&quot;:&quot;&quot;},&quot;citationItems&quot;:[{&quot;id&quot;:&quot;bb78ee90-85bc-3d91-bc1b-266b6b704963&quot;,&quot;itemData&quot;:{&quot;type&quot;:&quot;article-journal&quot;,&quot;id&quot;:&quot;bb78ee90-85bc-3d91-bc1b-266b6b704963&quot;,&quot;title&quot;:&quot;Engineering-driven biological insights into DNA polymerase mechanism&quot;,&quot;author&quot;:[{&quot;family&quot;:&quot;Pinheiro&quot;,&quot;given&quot;:&quot;Vitor B.&quot;,&quot;parse-names&quot;:false,&quot;dropping-particle&quot;:&quot;&quot;,&quot;non-dropping-particle&quot;:&quot;&quot;}],&quot;container-title&quot;:&quot;Current Opinion in Biotechnology&quot;,&quot;container-title-short&quot;:&quot;Curr Opin Biotechnol&quot;,&quot;DOI&quot;:&quot;10.1016/j.copbio.2018.11.008&quot;,&quot;ISSN&quot;:&quot;18790429&quot;,&quot;PMID&quot;:&quot;30502514&quot;,&quot;URL&quot;:&quot;https://doi.org/10.1016/j.copbio.2018.11.008&quot;,&quot;issued&quot;:{&quot;date-parts&quot;:[[2019]]},&quot;page&quot;:&quot;9-16&quot;,&quot;abstract&quot;:&quot;DNA-dependent DNA polymerases have been extensively studied for over 60 years and lie at the core of multiple biotechnological and diagnostic applications. Nevertheless, these complex molecular machines remain only partially understood. Here we present some evidence on how polymerase engineering for the synthesis and replication of xenobiotic nucleic acids (XNAs) have improved our understanding of these enzymes and how that can be used to gain further insight into their mechanism. Better understanding of the mechanisms of DNA polymerases can accelerate their engineering and we highlight how it is now feasible to use structure-based and function-based approaches to systematically and iteratively develop XNA polymerases for increasingly divergent chemistries.&quot;,&quot;publisher&quot;:&quot;Elsevier Ltd&quot;,&quot;volume&quot;:&quot;60&quot;},&quot;isTemporary&quot;:false}],&quot;citationTag&quot;:&quot;MENDELEY_CITATION_v3_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&quot;},{&quot;citationID&quot;:&quot;MENDELEY_CITATION_e8dfc268-f79b-46a8-ab10-17da2d01dada&quot;,&quot;properties&quot;:{&quot;noteIndex&quot;:0},&quot;isEdited&quot;:false,&quot;manualOverride&quot;:{&quot;isManuallyOverridden&quot;:false,&quot;citeprocText&quot;:&quot;&lt;sup&gt;34&lt;/sup&gt;&quot;,&quot;manualOverrideText&quot;:&quot;&quot;},&quot;citationItems&quot;:[{&quot;id&quot;:&quot;d765a54a-6e5d-34d7-ae57-3c8e32ab969d&quot;,&quot;itemData&quot;:{&quot;type&quot;:&quot;article-journal&quot;,&quot;id&quot;:&quot;d765a54a-6e5d-34d7-ae57-3c8e32ab969d&quot;,&quot;title&quot;:&quot;Reverse Transcription and DNA Amplification by a Thermus thermophilus DNA Polymerase&quot;,&quot;author&quot;:[{&quot;family&quot;:&quot;Myers&quot;,&quot;given&quot;:&quot;Thomas W.&quot;,&quot;parse-names&quot;:false,&quot;dropping-particle&quot;:&quot;&quot;,&quot;non-dropping-particle&quot;:&quot;&quot;},{&quot;family&quot;:&quot;Gelfand&quot;,&quot;given&quot;:&quot;David H.&quot;,&quot;parse-names&quot;:false,&quot;dropping-particle&quot;:&quot;&quot;,&quot;non-dropping-particle&quot;:&quot;&quot;}],&quot;container-title&quot;:&quot;Biochemistry&quot;,&quot;container-title-short&quot;:&quot;Biochemistry&quot;,&quot;DOI&quot;:&quot;10.1021/bi00245a001&quot;,&quot;ISSN&quot;:&quot;15204995&quot;,&quot;PMID&quot;:&quot;1714296&quot;,&quot;issued&quot;:{&quot;date-parts&quot;:[[1991]]},&quot;page&quot;:&quot;7661-7666&quot;,&quot;abstract&quot;:&quot;A recombinant DNA polymerase derived from the thermophilic eubacterium Thermus thermophilus (Tth pol) was found to possess very efficient reverse transcriptase (RT) activity in the presence of MnCl2. Many of the problems typically associated with the high degree of secondary structure present in RNA are minimized by using a thermostable DNA polymerase for reverse transcription, and predominantly full-length products can be obtained. The cDNA can also be amplified in the polymerase chain reaction (PCR) with the same enzyme. The Tth pol was observed to be greater than 100-fold more efficient in a coupled RT/PCR than the analogous DNA polymerase from Thermus aquaticus (Taq pol). The sensitivity of the reactions performed by Tth pol allowed for the detection of ethidium bromide stained products starting with as little as 100 copies of synthetic cRNA. Similar results were also obtained with RNA from a Philadelphia-chromosome positive cell line. Detection of IL-lα mRNA was possible starting with 80 pg of total cellular RNA. The ability of Tth pol to perform both reverse transcription and DNA amplification will undoubtedly prove useful in the detection, quantitation, and cloning of cellular and viral RNA. © 1991, American Chemical Society. All rights reserved.&quot;,&quot;issue&quot;:&quot;31&quot;,&quot;volume&quot;:&quot;30&quot;},&quot;isTemporary&quot;:false}],&quot;citationTag&quot;:&quot;MENDELEY_CITATION_v3_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&quot;},{&quot;citationID&quot;:&quot;MENDELEY_CITATION_362ceb62-25aa-495a-a3f4-54a6e2b6aed1&quot;,&quot;properties&quot;:{&quot;noteIndex&quot;:0},&quot;isEdited&quot;:false,&quot;manualOverride&quot;:{&quot;isManuallyOverridden&quot;:false,&quot;citeprocText&quot;:&quot;&lt;sup&gt;35&lt;/sup&gt;&quot;,&quot;manualOverrideText&quot;:&quot;&quot;},&quot;citationItems&quot;:[{&quot;id&quot;:&quot;322468ad-f21b-316c-aff4-4b1b70b99fce&quot;,&quot;itemData&quot;:{&quot;type&quot;:&quot;article-journal&quot;,&quot;id&quot;:&quot;322468ad-f21b-316c-aff4-4b1b70b99fce&quot;,&quot;title&quot;:&quot;Crystal structures of a natural DNA polymerase that functions as an XNA reverse transcriptase&quot;,&quot;author&quot;:[{&quot;family&quot;:&quot;Jackson&quot;,&quot;given&quot;:&quot;Lynnette N.&quot;,&quot;parse-names&quot;:false,&quot;dropping-particle&quot;:&quot;&quot;,&quot;non-dropping-particle&quot;:&quot;&quot;},{&quot;family&quot;:&quot;Chim&quot;,&quot;given&quot;:&quot;Nicholas&quot;,&quot;parse-names&quot;:false,&quot;dropping-particle&quot;:&quot;&quot;,&quot;non-dropping-particle&quot;:&quot;&quot;},{&quot;family&quot;:&quot;Shi&quot;,&quot;given&quot;:&quot;Changhua&quot;,&quot;parse-names&quot;:false,&quot;dropping-particle&quot;:&quot;&quot;,&quot;non-dropping-particle&quot;:&quot;&quot;},{&quot;family&quot;:&quot;Chaput&quot;,&quot;given&quot;:&quot;John C.&quot;,&quot;parse-names&quot;:false,&quot;dropping-particle&quot;:&quot;&quot;,&quot;non-dropping-particle&quot;:&quot;&quot;}],&quot;container-title&quot;:&quot;Nucleic acids research&quot;,&quot;container-title-short&quot;:&quot;Nucleic Acids Res&quot;,&quot;DOI&quot;:&quot;10.1093/nar/gkz513&quot;,&quot;ISSN&quot;:&quot;13624962&quot;,&quot;issued&quot;:{&quot;date-parts&quot;:[[2019]]},&quot;page&quot;:&quot;6973-6983&quot;,&quot;abstract&quot;:&quot;Replicative DNA polymerases are highly efficient enzymes that maintain stringent geometric control over shape and orientation of the template and incoming nucleoside triphosphate. In a surprising twist to this paradigm, a naturally occurring bacterial DNA polymerase I member isolated from Geobacillus stearothermophilus (Bst) exhibits an innate ability to reverse transcribe RNA and other synthetic congeners (XNAs) into DNA. This observation raises the interesting question of how a replicative DNA polymerase is able to recognize templates of diverse chemical composition. Here, we present crystal structures of natural Bst DNA polymerase that capture the post-translocated product of DNA synthesis on templates composed entirely of 2'-deoxy-2'-fluoro-β-d-arabino nucleic acid (FANA) and α-l-threofuranosyl nucleic acid (TNA). Analysis of the enzyme active site reveals the importance of structural plasticity as a possible mechanism for XNA-dependent DNA synthesis and provides insights into the construction of variants with improved activity.&quot;,&quot;publisher&quot;:&quot;Oxford University Press&quot;,&quot;issue&quot;:&quot;13&quot;,&quot;volume&quot;:&quot;47&quot;},&quot;isTemporary&quot;:false}],&quot;citationTag&quot;:&quot;MENDELEY_CITATION_v3_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&quot;},{&quot;citationID&quot;:&quot;MENDELEY_CITATION_8f865a7d-9bc5-4a01-ba16-77ce4eb203b0&quot;,&quot;properties&quot;:{&quot;noteIndex&quot;:0},&quot;isEdited&quot;:false,&quot;manualOverride&quot;:{&quot;isManuallyOverridden&quot;:false,&quot;citeprocText&quot;:&quot;&lt;sup&gt;36&lt;/sup&gt;&quot;,&quot;manualOverrideText&quot;:&quot;&quot;},&quot;citationItems&quot;:[{&quot;id&quot;:&quot;e0bf5cf1-1fca-3fd5-93d5-80dd60ee4c2e&quot;,&quot;itemData&quot;:{&quot;type&quot;:&quot;article-journal&quot;,&quot;id&quot;:&quot;e0bf5cf1-1fca-3fd5-93d5-80dd60ee4c2e&quot;,&quot;title&quot;:&quot;Elucidating the Determinants of Polymerase Specificity by Microfluidic-Based Deep Mutational Scanning&quot;,&quot;author&quot;:[{&quot;family&quot;:&quot;Nikoomanzar&quot;,&quot;given&quot;:&quot;Ali&quot;,&quot;parse-names&quot;:false,&quot;dropping-particle&quot;:&quot;&quot;,&quot;non-dropping-particle&quot;:&quot;&quot;},{&quot;family&quot;:&quot;Vallejo&quot;,&quot;given&quot;:&quot;Derek&quot;,&quot;parse-names&quot;:false,&quot;dropping-particle&quot;:&quot;&quot;,&quot;non-dropping-particle&quot;:&quot;&quot;},{&quot;family&quot;:&quot;Chaput&quot;,&quot;given&quot;:&quot;John C.&quot;,&quot;parse-names&quot;:false,&quot;dropping-particle&quot;:&quot;&quot;,&quot;non-dropping-particle&quot;:&quot;&quot;}],&quot;container-title&quot;:&quot;ACS Synthetic Biology&quot;,&quot;container-title-short&quot;:&quot;ACS Synth Biol&quot;,&quot;DOI&quot;:&quot;10.1021/acssynbio.9b00104&quot;,&quot;ISSN&quot;:&quot;21615063&quot;,&quot;issued&quot;:{&quot;date-parts&quot;:[[2019]]},&quot;page&quot;:&quot;1421-1429&quot;,&quot;abstract&quot;:&quot;Engineering polymerases to synthesize artificial genetic polymers with unique backbone structures is limited by a general lack of understanding about the structural determinants that govern substrate specificity. Here, we report a high-throughput microfluidic-based approach for mapping sequence-function relationships that combines droplet-based optical polymerase sorting with deep mutational scanning. We applied this strategy to map the finger subdomain of a replicative DNA polymerase isolated from Thermococcus kodakarensis (Kod). The enrichment profile provides an unbiased view of the ability of each mutant to synthesize threose nucleic acid, which was used as a model non-natural genetic polymer. From a single round of sorting, we discovered two cases of positive epistasis and demonstrate the near inversion of substrate specificity from a double mutant variant. This effort indicates that polymerase specificity may be governed by a small number of highly specific residues that can be elucidated by deep mutational scanning without the need for iterative rounds of directed evolution.&quot;,&quot;issue&quot;:&quot;6&quot;,&quot;volume&quot;:&quot;8&quot;},&quot;isTemporary&quot;:false}],&quot;citationTag&quot;:&quot;MENDELEY_CITATION_v3_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&quot;},{&quot;citationID&quot;:&quot;MENDELEY_CITATION_17298cc7-b3e3-4135-b86f-56bb319300f9&quot;,&quot;properties&quot;:{&quot;noteIndex&quot;:0},&quot;isEdited&quot;:false,&quot;manualOverride&quot;:{&quot;isManuallyOverridden&quot;:false,&quot;citeprocText&quot;:&quot;&lt;sup&gt;37&lt;/sup&gt;&quot;,&quot;manualOverrideText&quot;:&quot;&quot;},&quot;citationItems&quot;:[{&quot;id&quot;:&quot;c9d8359c-2494-3568-a761-11e858257e6c&quot;,&quot;itemData&quot;:{&quot;type&quot;:&quot;article-journal&quot;,&quot;id&quot;:&quot;c9d8359c-2494-3568-a761-11e858257e6c&quot;,&quot;title&quot;:&quot;Evaluating the Rate and Substrate Specificity of Laboratory Evolved XNA Polymerases&quot;,&quot;author&quot;:[{&quot;family&quot;:&quot;Nikoomanzar&quot;,&quot;given&quot;:&quot;Ali&quot;,&quot;parse-names&quot;:false,&quot;dropping-particle&quot;:&quot;&quot;,&quot;non-dropping-particle&quot;:&quot;&quot;},{&quot;family&quot;:&quot;Dunn&quot;,&quot;given&quot;:&quot;Matthew R.&quot;,&quot;parse-names&quot;:false,&quot;dropping-particle&quot;:&quot;&quot;,&quot;non-dropping-particle&quot;:&quot;&quot;},{&quot;family&quot;:&quot;Chaput&quot;,&quot;given&quot;:&quot;John C.&quot;,&quot;parse-names&quot;:false,&quot;dropping-particle&quot;:&quot;&quot;,&quot;non-dropping-particle&quot;:&quot;&quot;}],&quot;container-title&quot;:&quot;Analytical Chemistry&quot;,&quot;container-title-short&quot;:&quot;Anal Chem&quot;,&quot;DOI&quot;:&quot;10.1021/acs.analchem.7b03807&quot;,&quot;ISSN&quot;:&quot;15206882&quot;,&quot;PMID&quot;:&quot;29148714&quot;,&quot;issued&quot;:{&quot;date-parts&quot;:[[2017]]},&quot;page&quot;:&quot;12622-12625&quot;,&quot;abstract&quot;:&quot;Engineered polymerases that can copy genetic information between DNA and xeno-nucleic acids (XNA) hold tremendous value as reagents in future biotechnology applications. However, current XNA polymerases function with inferior activity relative to their natural counterparts, indicating that current polymerase engineering efforts would benefit from new benchmarking assays. Here, we describe a highly parallel, low-cost method for measuring the average rate and substrate specificity of XNA polymerases in a standard qPCR instrument. Our approach, termed polymerase kinetic profiling (PKPro), involves monitoring XNA synthesis on a self-priming template using high-resolution melting (HRM) fluorescent dyes that intercalate into the growing duplex as the template strand is copied into XNA. Since changes in fluorescence are directly proportional to XNA synthesis, quantitative measurements are obtained by calibrating the fluorescent signal against chemically synthesized standards. Using PKPro, we discovered that XNA polymerases function with rates of ∼1-80 nt/min and exhibit substrate specificities of ∼0.1-5-fold for xNTP versus dNTP. Last, we show how PKPro could be used in a highly parallel screen by analyzing 288 different polymerase reaction conditions. On the basis of these results, we suggest that PKPro provides a powerful tool for evaluating the activity of XNA polymerases.&quot;,&quot;issue&quot;:&quot;23&quot;,&quot;volume&quot;:&quot;89&quot;},&quot;isTemporary&quot;:false}],&quot;citationTag&quot;:&quot;MENDELEY_CITATION_v3_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&quot;},{&quot;citationID&quot;:&quot;MENDELEY_CITATION_8c6c636e-1d99-4e5c-95b7-7351eae9c991&quot;,&quot;properties&quot;:{&quot;noteIndex&quot;:0},&quot;isEdited&quot;:false,&quot;manualOverride&quot;:{&quot;isManuallyOverridden&quot;:false,&quot;citeprocText&quot;:&quot;&lt;sup&gt;38&lt;/sup&gt;&quot;,&quot;manualOverrideText&quot;:&quot;&quot;},&quot;citationItems&quot;:[{&quot;id&quot;:&quot;f0cc8f4b-22a1-3e27-9d46-182ead7f946f&quot;,&quot;itemData&quot;:{&quot;type&quot;:&quot;article-journal&quot;,&quot;id&quot;:&quot;f0cc8f4b-22a1-3e27-9d46-182ead7f946f&quot;,&quot;title&quot;:&quot;Identification of a New Motif in Family B DNA Polymerases by Mutational Analyses of the Bacteriophage T4 DNA Polymerase&quot;,&quot;author&quot;:[{&quot;family&quot;:&quot;Li&quot;,&quot;given&quot;:&quot;Vincent&quot;,&quot;parse-names&quot;:false,&quot;dropping-particle&quot;:&quot;&quot;,&quot;non-dropping-particle&quot;:&quot;&quot;},{&quot;family&quot;:&quot;Hogg&quot;,&quot;given&quot;:&quot;Matthew&quot;,&quot;parse-names&quot;:false,&quot;dropping-particle&quot;:&quot;&quot;,&quot;non-dropping-particle&quot;:&quot;&quot;},{&quot;family&quot;:&quot;J&quot;,&quot;given&quot;:&quot;Reha-Krantz Linda&quot;,&quot;parse-names&quot;:false,&quot;dropping-particle&quot;:&quot;&quot;,&quot;non-dropping-particle&quot;:&quot;&quot;}],&quot;container-title&quot;:&quot;Journal of Molecular Biology&quot;,&quot;DOI&quot;:&quot;10.1016/j.jmb.2010.05.030.Identification&quot;,&quot;ISBN&quot;:&quot;6176321972&quot;,&quot;ISSN&quot;:&quot;15378276&quot;,&quot;PMID&quot;:&quot;1000000221&quot;,&quot;issued&quot;:{&quot;date-parts&quot;:[[2010]]},&quot;page&quot;:&quot;295-308&quot;,&quot;abstract&quot;:&quot;Over the past 40 years, rigorous examination of brain function, structure, and attending factors through multidisciplinary research has helped identify the substrates of alcohol-related damage in the brain. One main area of this research has focused on the neuropsychological sequelae of alcoholism, which has resulted in the description of a pattern of sparing and impairment that provided an essential understanding of the functional deficits as well as of spared capabilities that could be useful in recovery. These studies have elucidated the component processes of memory, problem solving, and cognitive control, as well as visuospatial, and motor processes and their interactions with cognitive control processes. Another large area of research has focused on observable brain pathology, using increasingly sophisticated imaging technologies—progressing from pneumoencephalography to computed tomography, magnetic resonance imaging (MRI), diffusion tensor imaging, and functional MRI—that have enabled ever more detailed insight into brain structure and function. These advancements also have allowed analysis of the course of brain structural changes through periods of drinking, abstinence, and relapse. Keywords&quot;,&quot;issue&quot;:&quot;3&quot;,&quot;volume&quot;:&quot;400&quot;,&quot;container-title-short&quot;:&quot;J Mol Biol&quot;},&quot;isTemporary&quot;:false}],&quot;citationTag&quot;:&quot;MENDELEY_CITATION_v3_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&quot;},{&quot;citationID&quot;:&quot;MENDELEY_CITATION_7a7d9f17-fb35-4591-8829-871ebf9e6ed8&quot;,&quot;properties&quot;:{&quot;noteIndex&quot;:0},&quot;isEdited&quot;:false,&quot;manualOverride&quot;:{&quot;isManuallyOverridden&quot;:false,&quot;citeprocText&quot;:&quot;&lt;sup&gt;39&lt;/sup&gt;&quot;,&quot;manualOverrideText&quot;:&quot;&quot;},&quot;citationItems&quot;:[{&quot;id&quot;:&quot;3b2e64f2-0330-304e-ba29-4c93e1052852&quot;,&quot;itemData&quot;:{&quot;type&quot;:&quot;article-journal&quot;,&quot;id&quot;:&quot;3b2e64f2-0330-304e-ba29-4c93e1052852&quot;,&quot;title&quot;:&quot;Ultrahigh-throughput-directed enzyme evolution by absorbance-activated droplet sorting (AADS)&quot;,&quot;author&quot;:[{&quot;family&quot;:&quot;Gielen&quot;,&quot;given&quot;:&quot;Fabrice&quot;,&quot;parse-names&quot;:false,&quot;dropping-particle&quot;:&quot;&quot;,&quot;non-dropping-particle&quot;:&quot;&quot;},{&quot;family&quot;:&quot;Hours&quot;,&quot;given&quot;:&quot;Raphaelle&quot;,&quot;parse-names&quot;:false,&quot;dropping-particle&quot;:&quot;&quot;,&quot;non-dropping-particle&quot;:&quot;&quot;},{&quot;family&quot;:&quot;Emond&quot;,&quot;given&quot;:&quot;Stephane&quot;,&quot;parse-names&quot;:false,&quot;dropping-particle&quot;:&quot;&quot;,&quot;non-dropping-particle&quot;:&quot;&quot;},{&quot;family&quot;:&quot;Fischlechner&quot;,&quot;given&quot;:&quot;Martin&quot;,&quot;parse-names&quot;:false,&quot;dropping-particle&quot;:&quot;&quot;,&quot;non-dropping-particle&quot;:&quot;&quot;},{&quot;family&quot;:&quot;Schell&quot;,&quot;given&quot;:&quot;Ursula&quot;,&quot;parse-names&quot;:false,&quot;dropping-particle&quot;:&quot;&quot;,&quot;non-dropping-particle&quot;:&quot;&quot;},{&quot;family&quot;:&quot;Hollfelder&quot;,&quot;given&quot;:&quot;Florian&quot;,&quot;parse-names&quot;:false,&quot;dropping-particle&quot;:&quot;&quot;,&quot;non-dropping-particle&quot;:&quot;&quot;}],&quot;container-title&quot;:&quot;Proceedings of the National Academy of Sciences of the United States of America&quot;,&quot;DOI&quot;:&quot;10.1073/pnas.1606927113&quot;,&quot;ISSN&quot;:&quot;10916490&quot;,&quot;PMID&quot;:&quot;27821774&quot;,&quot;issued&quot;:{&quot;date-parts&quot;:[[2016]]},&quot;page&quot;:&quot;E7383-E7389&quot;,&quot;abstract&quot;:&quot;Ultrahigh-throughput screening, in which members of enzyme libraries compartmentalized in water-in-oil emulsion droplets are assayed, has emerged as a powerful format for directed evolution and functional metagenomics but is currently limited to fluorescence readouts. Here we describe a highly efficient microfluidic absorbance-activated droplet sorter (AADS) that extends the range of assays amenable to this approach. Using this module, microdroplets can be sorted based on absorbance readout at rates of up to 300 droplets per second (i.e., &gt;1 million droplets per hour). To validate this device, we implemented a miniaturized coupled assay for NAD+-dependent amino acid dehydrogenases. The detection limit (10 μM in a coupled assay producing a formazan dye) enables accurate kinetic readouts sensitive enough to detect a minimum of 1,300 turnovers per enzyme molecule, expressed in a single cell, and released by lysis within a droplet. Sorting experiments showed that the AADS successfully enriched active variants up to 2,800-fold from an overwhelming majority of inactive ones at ∼100 Hz. To demonstrate the utility of this module for protein engineering, two rounds of directed evolution were performed to improve the activity of phenylalanine dehydro-genase toward its native substrate. Fourteen hits showed increased activity (improved &gt;4.5-fold in lysate; kcat increased &gt;2.7-fold), soluble protein expression levels (up 60%), and thermostability (Tm, 12°C higher). The AADS module makes the most widely used optical detection format amenable to screens of unprecedented size, paving the way for the implementation of chromogenic assays in droplet microfluidics workflows.&quot;,&quot;issue&quot;:&quot;47&quot;,&quot;volume&quot;:&quot;113&quot;,&quot;container-title-short&quot;:&quot;Proc Natl Acad Sci U S A&quot;},&quot;isTemporary&quot;:false}],&quot;citationTag&quot;:&quot;MENDELEY_CITATION_v3_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&quot;},{&quot;citationID&quot;:&quot;MENDELEY_CITATION_a67d9fa2-e3ca-46ad-a2fc-664bd7c54595&quot;,&quot;properties&quot;:{&quot;noteIndex&quot;:0},&quot;isEdited&quot;:false,&quot;manualOverride&quot;:{&quot;isManuallyOverridden&quot;:false,&quot;citeprocText&quot;:&quot;&lt;sup&gt;40&lt;/sup&gt;&quot;,&quot;manualOverrideText&quot;:&quot;&quot;},&quot;citationItems&quot;:[{&quot;id&quot;:&quot;402d3406-3f75-3998-b707-eb5061b4849f&quot;,&quot;itemData&quot;:{&quot;type&quot;:&quot;article-journal&quot;,&quot;id&quot;:&quot;402d3406-3f75-3998-b707-eb5061b4849f&quot;,&quot;title&quot;:&quot;Large scale analysis of the mutational landscape in HT-SELEX improves aptamer discovery&quot;,&quot;author&quot;:[{&quot;family&quot;:&quot;Hoinka&quot;,&quot;given&quot;:&quot;Jan&quot;,&quot;parse-names&quot;:false,&quot;dropping-particle&quot;:&quot;&quot;,&quot;non-dropping-particle&quot;:&quot;&quot;},{&quot;family&quot;:&quot;Berezhnoy&quot;,&quot;given&quot;:&quot;Alexey&quot;,&quot;parse-names&quot;:false,&quot;dropping-particle&quot;:&quot;&quot;,&quot;non-dropping-particle&quot;:&quot;&quot;},{&quot;family&quot;:&quot;Dao&quot;,&quot;given&quot;:&quot;Phuong&quot;,&quot;parse-names&quot;:false,&quot;dropping-particle&quot;:&quot;&quot;,&quot;non-dropping-particle&quot;:&quot;&quot;},{&quot;family&quot;:&quot;Sauna&quot;,&quot;given&quot;:&quot;Zuben E.&quot;,&quot;parse-names&quot;:false,&quot;dropping-particle&quot;:&quot;&quot;,&quot;non-dropping-particle&quot;:&quot;&quot;},{&quot;family&quot;:&quot;Gilboa&quot;,&quot;given&quot;:&quot;Eli&quot;,&quot;parse-names&quot;:false,&quot;dropping-particle&quot;:&quot;&quot;,&quot;non-dropping-particle&quot;:&quot;&quot;},{&quot;family&quot;:&quot;Przytycka&quot;,&quot;given&quot;:&quot;Teresa M.&quot;,&quot;parse-names&quot;:false,&quot;dropping-particle&quot;:&quot;&quot;,&quot;non-dropping-particle&quot;:&quot;&quot;}],&quot;container-title&quot;:&quot;Nucleic Acids Research&quot;,&quot;DOI&quot;:&quot;10.1093/nar/gkv308&quot;,&quot;ISSN&quot;:&quot;13624962&quot;,&quot;PMID&quot;:&quot;25870409&quot;,&quot;issued&quot;:{&quot;date-parts&quot;:[[2015]]},&quot;page&quot;:&quot;5699-5707&quot;,&quot;abstract&quot;:&quot;High-Throughput (HT) SELEX combines SELEX (Systematic Evolution of Ligands by EXponential Enrichment), a method for aptamer discovery, with massively parallel sequencing technologies. This emerging technology provides data for a global analysis of the selection process and for simultaneous discovery of a large number of candidates but currently lacks dedicated computational approaches for their analysis. To close this gap, we developed novel insilico methods to analyze HT-SELEX data and utilized them to study the emergence of polymerase errors during HT-SELEX. Rather than considering these errors as a nuisance, we demonstrated their utility for guiding aptamer discovery. Our approach builds on two main advancements in aptamer analysis: AptaMut - a novel technique allowing for the identification of polymerase errors conferring an improved binding affinity relative to the 'parent' sequence and AptaCluster - an aptamer clustering algorithm which is to our best knowledge, the only currently available tool capable of efficiently clustering entire aptamer pools. We applied these methods to an HT-SELEX experiment developing aptamers against Interleukin 10 receptor alpha chain (IL-10RA) and experimentally confirmed our predictions thus validating our computational methods.&quot;,&quot;issue&quot;:&quot;12&quot;,&quot;volume&quot;:&quot;43&quot;,&quot;container-title-short&quot;:&quot;Nucleic Acids Res&quot;},&quot;isTemporary&quot;:false}],&quot;citationTag&quot;:&quot;MENDELEY_CITATION_v3_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&quot;},{&quot;citationID&quot;:&quot;MENDELEY_CITATION_3dee8fa6-5825-40f1-b9f3-618f9864d6bd&quot;,&quot;properties&quot;:{&quot;noteIndex&quot;:0},&quot;isEdited&quot;:false,&quot;manualOverride&quot;:{&quot;isManuallyOverridden&quot;:false,&quot;citeprocText&quot;:&quot;&lt;sup&gt;36,41&lt;/sup&gt;&quot;,&quot;manualOverrideText&quot;:&quot;&quot;},&quot;citationItems&quot;:[{&quot;id&quot;:&quot;61ac6ebf-2f4c-323e-abc9-3758a670ce19&quot;,&quot;itemData&quot;:{&quot;type&quot;:&quot;article-journal&quot;,&quot;id&quot;:&quot;61ac6ebf-2f4c-323e-abc9-3758a670ce19&quot;,&quot;title&quot;:&quot;Coevolution-based inference of amino acid interactions underlying protein function&quot;,&quot;author&quot;:[{&quot;family&quot;:&quot;Salinas&quot;,&quot;given&quot;:&quot;Victor H&quot;,&quot;parse-names&quot;:false,&quot;dropping-particle&quot;:&quot;&quot;,&quot;non-dropping-particle&quot;:&quot;&quot;},{&quot;family&quot;:&quot;Ranganathan&quot;,&quot;given&quot;:&quot;Rama&quot;,&quot;parse-names&quot;:false,&quot;dropping-particle&quot;:&quot;&quot;,&quot;non-dropping-particle&quot;:&quot;&quot;}],&quot;container-title&quot;:&quot;eLife&quot;,&quot;issued&quot;:{&quot;date-parts&quot;:[[2018]]},&quot;page&quot;:&quot;1-20&quot;,&quot;volume&quot;:&quot;7&quot;,&quot;container-title-short&quot;:&quot;Elife&quot;},&quot;isTemporary&quot;:false},{&quot;id&quot;:&quot;e0bf5cf1-1fca-3fd5-93d5-80dd60ee4c2e&quot;,&quot;itemData&quot;:{&quot;type&quot;:&quot;article-journal&quot;,&quot;id&quot;:&quot;e0bf5cf1-1fca-3fd5-93d5-80dd60ee4c2e&quot;,&quot;title&quot;:&quot;Elucidating the Determinants of Polymerase Specificity by Microfluidic-Based Deep Mutational Scanning&quot;,&quot;author&quot;:[{&quot;family&quot;:&quot;Nikoomanzar&quot;,&quot;given&quot;:&quot;Ali&quot;,&quot;parse-names&quot;:false,&quot;dropping-particle&quot;:&quot;&quot;,&quot;non-dropping-particle&quot;:&quot;&quot;},{&quot;family&quot;:&quot;Vallejo&quot;,&quot;given&quot;:&quot;Derek&quot;,&quot;parse-names&quot;:false,&quot;dropping-particle&quot;:&quot;&quot;,&quot;non-dropping-particle&quot;:&quot;&quot;},{&quot;family&quot;:&quot;Chaput&quot;,&quot;given&quot;:&quot;John C.&quot;,&quot;parse-names&quot;:false,&quot;dropping-particle&quot;:&quot;&quot;,&quot;non-dropping-particle&quot;:&quot;&quot;}],&quot;container-title&quot;:&quot;ACS Synthetic Biology&quot;,&quot;DOI&quot;:&quot;10.1021/acssynbio.9b00104&quot;,&quot;ISSN&quot;:&quot;21615063&quot;,&quot;issued&quot;:{&quot;date-parts&quot;:[[2019]]},&quot;page&quot;:&quot;1421-1429&quot;,&quot;abstract&quot;:&quot;Engineering polymerases to synthesize artificial genetic polymers with unique backbone structures is limited by a general lack of understanding about the structural determinants that govern substrate specificity. Here, we report a high-throughput microfluidic-based approach for mapping sequence-function relationships that combines droplet-based optical polymerase sorting with deep mutational scanning. We applied this strategy to map the finger subdomain of a replicative DNA polymerase isolated from Thermococcus kodakarensis (Kod). The enrichment profile provides an unbiased view of the ability of each mutant to synthesize threose nucleic acid, which was used as a model non-natural genetic polymer. From a single round of sorting, we discovered two cases of positive epistasis and demonstrate the near inversion of substrate specificity from a double mutant variant. This effort indicates that polymerase specificity may be governed by a small number of highly specific residues that can be elucidated by deep mutational scanning without the need for iterative rounds of directed evolution.&quot;,&quot;issue&quot;:&quot;6&quot;,&quot;volume&quot;:&quot;8&quot;,&quot;container-title-short&quot;:&quot;ACS Synth Biol&quot;},&quot;isTemporary&quot;:false}],&quot;citationTag&quot;:&quot;MENDELEY_CITATION_v3_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&quot;},{&quot;citationID&quot;:&quot;MENDELEY_CITATION_c96f1f31-6203-4207-b77a-8034801bab79&quot;,&quot;properties&quot;:{&quot;noteIndex&quot;:0},&quot;isEdited&quot;:false,&quot;manualOverride&quot;:{&quot;isManuallyOverridden&quot;:false,&quot;citeprocText&quot;:&quot;&lt;sup&gt;18&lt;/sup&gt;&quot;,&quot;manualOverrideText&quot;:&quot;&quot;},&quot;citationItems&quot;:[{&quot;id&quot;:&quot;1541dd36-7e24-3374-9122-c5fc0f90ac62&quot;,&quot;itemData&quot;:{&quot;type&quot;:&quot;article-journal&quot;,&quot;id&quot;:&quot;1541dd36-7e24-3374-9122-c5fc0f90ac62&quot;,&quot;title&quot;:&quot;Involvement of the TPR2 subdomain movement in the activities of φ29 DNA polymerase&quot;,&quot;author&quot;:[{&quot;family&quot;:&quot;Rodríguez&quot;,&quot;given&quot;:&quot;Irene&quot;,&quot;parse-names&quot;:false,&quot;dropping-particle&quot;:&quot;&quot;,&quot;non-dropping-particle&quot;:&quot;&quot;},{&quot;family&quot;:&quot;Lázaro&quot;,&quot;given&quot;:&quot;José María&quot;,&quot;parse-names&quot;:false,&quot;dropping-particle&quot;:&quot;&quot;,&quot;non-dropping-particle&quot;:&quot;&quot;},{&quot;family&quot;:&quot;Salas&quot;,&quot;given&quot;:&quot;Margarita&quot;,&quot;parse-names&quot;:false,&quot;dropping-particle&quot;:&quot;&quot;,&quot;non-dropping-particle&quot;:&quot;&quot;},{&quot;family&quot;:&quot;Vega&quot;,&quot;given&quot;:&quot;Miguel&quot;,&quot;parse-names&quot;:false,&quot;dropping-particle&quot;:&quot;&quot;,&quot;non-dropping-particle&quot;:&quot;de&quot;}],&quot;container-title&quot;:&quot;Nucleic Acids Research&quot;,&quot;DOI&quot;:&quot;10.1093/nar/gkn928&quot;,&quot;ISSN&quot;:&quot;03051048&quot;,&quot;PMID&quot;:&quot;19033368&quot;,&quot;issued&quot;:{&quot;date-parts&quot;:[[2009]]},&quot;page&quot;:&quot;193-203&quot;,&quot;abstract&quot;:&quot;The polymerization domain of φ29 DNA polymerase acquires a toroidal shape by means of an arch-like structure formed by the specific insertion TPR2 (Terminal Protein Region 2) and the thumb subdomain. TPR2 is connected to the fingers and palm subdomains through flexible regions, suggesting that it can undergo conformational changes. To examine whether such changes take place, we have constructed a φ29 DNA polymerase mutant able to form a disulfide bond between the apexes of TPR2 and thumb to limit the mobility of TPR2. Biochemical analysis of the mutant led us to conclude that TPR2 moves away from the thumb to allow the DNA polymerase to replicate circular ssDNA. Despite the fact that no TPR2 motion is needed to allow the polymerase to use the terminal protein (TP) as primer during the initiation of φ29 TP-DNA replication, the disulfide bond prevents the DNA polymerase from entering the elongation phase, suggesting that TPR2 movements are necessary to allow the TP priming domain to move out from the polymerase during transition from initiation to elongation. Furthermore, the TPR2-thumb bond does not affect the equilibrium between the polymerization and exonuclease activities, leading us to propose a primer-terminus transference model between both active sites. © 2008 The Author(s).&quot;,&quot;issue&quot;:&quot;1&quot;,&quot;volume&quot;:&quot;37&quot;,&quot;container-title-short&quot;:&quot;Nucleic Acids Res&quot;},&quot;isTemporary&quot;:false}],&quot;citationTag&quot;:&quot;MENDELEY_CITATION_v3_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&quot;},{&quot;citationID&quot;:&quot;MENDELEY_CITATION_d546c64e-4706-4588-9257-5dbedd130df9&quot;,&quot;properties&quot;:{&quot;noteIndex&quot;:0},&quot;isEdited&quot;:false,&quot;manualOverride&quot;:{&quot;isManuallyOverridden&quot;:false,&quot;citeprocText&quot;:&quot;&lt;sup&gt;42,43&lt;/sup&gt;&quot;,&quot;manualOverrideText&quot;:&quot;&quot;},&quot;citationItems&quot;:[{&quot;id&quot;:&quot;6ea9c3af-26ff-3197-82d3-f6a3c0b06100&quot;,&quot;itemData&quot;:{&quot;type&quot;:&quot;article-journal&quot;,&quot;id&quot;:&quot;6ea9c3af-26ff-3197-82d3-f6a3c0b06100&quot;,&quot;title&quot;:&quot;Protein insertions and deletions enabled by neutral roaming in sequence space&quot;,&quot;author&quot;:[{&quot;family&quot;:&quot;Tóth-Petróczy&quot;,&quot;given&quot;:&quot;Ágnes&quot;,&quot;parse-names&quot;:false,&quot;dropping-particle&quot;:&quot;&quot;,&quot;non-dropping-particle&quot;:&quot;&quot;},{&quot;family&quot;:&quot;Tawfik&quot;,&quot;given&quot;:&quot;Dan S.&quot;,&quot;parse-names&quot;:false,&quot;dropping-particle&quot;:&quot;&quot;,&quot;non-dropping-particle&quot;:&quot;&quot;}],&quot;container-title&quot;:&quot;Molecular Biology and Evolution&quot;,&quot;DOI&quot;:&quot;10.1093/molbev/mst003&quot;,&quot;ISSN&quot;:&quot;07374038&quot;,&quot;PMID&quot;:&quot;23315956&quot;,&quot;issued&quot;:{&quot;date-parts&quot;:[[2013]]},&quot;page&quot;:&quot;761-771&quot;,&quot;abstract&quot;:&quot;Backbone modifications via insertions and deletions (InDels) may exert dramatic effects, for better (mediating new functions) and for worse (causing loss of structure and/or function). However, contrary to point mutations (substitutions), our knowledge of the evolution and structural-functional effects of InDels is limited and so is our capability to engineer them. We sought to assess how deleterious InDels are relative to point mutations and understand the mechanisms that mediate their acceptance. Analysis of the evolution of InDels in orthologous protein phylogenies indicated that their rate of purging is 9- to 100-fold higher than for point mutations. In yeast, for example, the substitutions-to-InDels ratio is approximately 14-fold higher in protein coding than in noncoding regions. The incorporation of InDels relative to substitutions is not only slow but also nonlinear. On average, ≥50 substitutions accumulate before the appearance of the first InDel. We also found enriched substitutions in sequential and spatial proximity to InDels, suggesting that certain substitutions are correlated with InDels. As indicated by the lag in InDels accumulation, some of these correlated substitutions may have occurred first, as apparently neutral mutations, and later enabled the accumulation of InDels that would be otherwise purged. Thus, compensatory substitutions may follow InDels in an \&quot;adaptive walk\&quot; as traditionally assumed, but might also accumulate first, by \&quot;neutral roaming.\&quot; The dynamics of InDels accumulation also depends on their genomic frequencies - InDels in flies are 4-fold more frequent than in yeast and tend to be compensated rather than enabled. © 2013 The Author 2013. Published by Oxford University Press on behalf of the Society for Molecular Biology and Evolution. All rights reserved. For permissions, please e-mail: journals.permissions@oup.com.&quot;,&quot;issue&quot;:&quot;4&quot;,&quot;volume&quot;:&quot;30&quot;,&quot;container-title-short&quot;:&quot;Mol Biol Evol&quot;},&quot;isTemporary&quot;:false},{&quot;id&quot;:&quot;3e02e575-2f47-3c0d-9c15-39db8ebbd74b&quot;,&quot;itemData&quot;:{&quot;type&quot;:&quot;article-journal&quot;,&quot;id&quot;:&quot;3e02e575-2f47-3c0d-9c15-39db8ebbd74b&quot;,&quot;title&quot;:&quot;A novel framework for engineering protein loops exploring length and compositional variation&quot;,&quot;author&quot;:[{&quot;family&quot;:&quot;Tizei&quot;,&quot;given&quot;:&quot;Pedro A.G.&quot;,&quot;parse-names&quot;:false,&quot;dropping-particle&quot;:&quot;&quot;,&quot;non-dropping-particle&quot;:&quot;&quot;},{&quot;family&quot;:&quot;Harris&quot;,&quot;given&quot;:&quot;Emma&quot;,&quot;parse-names&quot;:false,&quot;dropping-particle&quot;:&quot;&quot;,&quot;non-dropping-particle&quot;:&quot;&quot;},{&quot;family&quot;:&quot;Withanage&quot;,&quot;given&quot;:&quot;Shamal&quot;,&quot;parse-names&quot;:false,&quot;dropping-particle&quot;:&quot;&quot;,&quot;non-dropping-particle&quot;:&quot;&quot;},{&quot;family&quot;:&quot;Renders&quot;,&quot;given&quot;:&quot;Marleen&quot;,&quot;parse-names&quot;:false,&quot;dropping-particle&quot;:&quot;&quot;,&quot;non-dropping-particle&quot;:&quot;&quot;},{&quot;family&quot;:&quot;Pinheiro&quot;,&quot;given&quot;:&quot;Vitor B.&quot;,&quot;parse-names&quot;:false,&quot;dropping-particle&quot;:&quot;&quot;,&quot;non-dropping-particle&quot;:&quot;&quot;}],&quot;container-title&quot;:&quot;Scientific Reports&quot;,&quot;container-title-short&quot;:&quot;Sci Rep&quot;,&quot;DOI&quot;:&quot;10.1038/s41598-021-88708-4&quot;,&quot;ISBN&quot;:&quot;0123456789&quot;,&quot;ISSN&quot;:&quot;20452322&quot;,&quot;PMID&quot;:&quot;33911147&quot;,&quot;URL&quot;:&quot;https://doi.org/10.1038/s41598-021-88708-4&quot;,&quot;issued&quot;:{&quot;date-parts&quot;:[[2021]]},&quot;page&quot;:&quot;1-13&quot;,&quot;abstract&quot;:&quot;Insertions and deletions (indels) are known to affect function, biophysical properties and substrate specificity of enzymes, and they play a central role in evolution. Despite such clear significance, this class of mutation remains an underexploited tool in protein engineering with few available platforms capable of systematically generating and analysing libraries of varying sequence composition and length. We present a novel DNA assembly platform (InDel assembly), based on cycles of endonuclease restriction digestion and ligation of standardised dsDNA building blocks, that can generate libraries exploring both composition and sequence length variation. In addition, we developed a framework to analyse the output of selection from InDel-generated libraries, combining next generation sequencing and alignment-free strategies for sequence analysis. We demonstrate the approach by engineering the well-characterized TEM-1 β-lactamase Ω-loop, involved in substrate specificity, identifying multiple novel extended spectrum β-lactamases with loops of modified length and composition—areas of the sequence space not previously explored. Together, the InDel assembly and analysis platforms provide an efficient route to engineer protein loops or linkers where sequence length and composition are both essential functional parameters.&quot;,&quot;publisher&quot;:&quot;Nature Publishing Group UK&quot;,&quot;issue&quot;:&quot;1&quot;,&quot;volume&quot;:&quot;11&quot;},&quot;isTemporary&quot;:false}],&quot;citationTag&quot;:&quot;MENDELEY_CITATION_v3_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&quot;},{&quot;citationID&quot;:&quot;MENDELEY_CITATION_59f3b801-ddbd-4581-b71f-1b862f3abb22&quot;,&quot;properties&quot;:{&quot;noteIndex&quot;:0},&quot;isEdited&quot;:false,&quot;manualOverride&quot;:{&quot;isManuallyOverridden&quot;:false,&quot;citeprocText&quot;:&quot;&lt;sup&gt;44&lt;/sup&gt;&quot;,&quot;manualOverrideText&quot;:&quot;&quot;},&quot;citationItems&quot;:[{&quot;id&quot;:&quot;4ade31d2-59c2-3834-bf42-0b0e96371b44&quot;,&quot;itemData&quot;:{&quot;type&quot;:&quot;article-journal&quot;,&quot;id&quot;:&quot;4ade31d2-59c2-3834-bf42-0b0e96371b44&quot;,&quot;title&quot;:&quot;Sampling the Functional Sequence Neighbourhood of Phi29 DNA Polymerase for XNA Synthesis&quot;,&quot;author&quot;:[{&quot;family&quot;:&quot;Handal Marquez&quot;,&quot;given&quot;:&quot;Paola&quot;,&quot;parse-names&quot;:false,&quot;dropping-particle&quot;:&quot;&quot;,&quot;non-dropping-particle&quot;:&quot;&quot;}],&quot;container-title&quot;:&quot;(MPhil) UCL (University College London).&quot;,&quot;issued&quot;:{&quot;date-parts&quot;:[[2019]]},&quot;abstract&quot;:&quot;Xenobiotic nucleic acids are unnatural analogues of DNA (and RNA) of great biotechnological and pharmaceutical interest. Their chemical synthesis is highly challenging and expensive, rendering the discovery of functional XNAs impractical. Enzymatic synthesis of XNA is a viable alternative but is limited by the low efficiency and low substrate selectivity of the currently available engineered XNA polymerases. A better understanding of the functional space of polymerases is needed to improve their engineering. Directed evolution techniques were implemented to map the sequence-function relationships of phi29 DNA polymerase (phi29 DNAP) in the process of evolving a more efficient HNA polymerase. Phi29 DNAP is a small and well-characterised polymerase with remarkable processivity and limited HNA synthesis activity. Diversity in phi29 DNAP was introduced through insertions and deletions, multiple-site saturation mutagenesis and random mutagenesis, targeting different subdomains of the enzyme. Libraries were partitioned through compartmentalised self-tagging (CST), a functional selection platform for XNA synthetases. A single round of selection did not substantially alter the overall activity of libraries for HNA synthesis, and variants isolated in screening were of comparable activity to the wild-type enzyme. Nevertheless, the results give insight into the functional landscape of phi29 DNAP. Deep sequencing of the libraries used in selection was used to quantify the functional consequence of sequence variation and investigate signs of epistasis for HNA synthesis. Variants that were enriched more than the wild-type, with potentially enhanced HNA synthesis activity, as well as variants that were significantly depleted were identified, both of which contribute to our understanding of the functional sequence space of phi29 DNAP. Altogether, the directed evolution and deep mutational scanning approaches implemented could be used to develop a new generation of more efficient XNA polymerases.&quot;,&quot;container-title-short&quot;:&quot;&quot;},&quot;isTemporary&quot;:false}],&quot;citationTag&quot;:&quot;MENDELEY_CITATION_v3_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&quot;},{&quot;citationID&quot;:&quot;MENDELEY_CITATION_45ded12e-26ed-441c-8d09-a88dee03e407&quot;,&quot;properties&quot;:{&quot;noteIndex&quot;:0},&quot;isEdited&quot;:false,&quot;manualOverride&quot;:{&quot;isManuallyOverridden&quot;:false,&quot;citeprocText&quot;:&quot;&lt;sup&gt;24&lt;/sup&gt;&quot;,&quot;manualOverrideText&quot;:&quot;&quot;},&quot;citationItems&quot;:[{&quot;id&quot;:&quot;296ec3be-33cf-34e4-aca2-7f9bcb4acd15&quot;,&quot;itemData&quot;:{&quot;type&quot;:&quot;article-journal&quot;,&quot;id&quot;:&quot;296ec3be-33cf-34e4-aca2-7f9bcb4acd15&quot;,&quot;title&quot;:&quot;Compartmentalized Self-Tagging for In Vitro-Directed Evolution of XNA Polymerases&quot;,&quot;author&quot;:[{&quot;family&quot;:&quot;Pinheiro&quot;,&quot;given&quot;:&quot;Vitor B&quot;,&quot;parse-names&quot;:false,&quot;dropping-particle&quot;:&quot;&quot;,&quot;non-dropping-particle&quot;:&quot;&quot;},{&quot;family&quot;:&quot;Arangundy-franklin&quot;,&quot;given&quot;:&quot;Sebastian&quot;,&quot;parse-names&quot;:false,&quot;dropping-particle&quot;:&quot;&quot;,&quot;non-dropping-particle&quot;:&quot;&quot;},{&quot;family&quot;:&quot;Holliger&quot;,&quot;given&quot;:&quot;Philipp&quot;,&quot;parse-names&quot;:false,&quot;dropping-particle&quot;:&quot;&quot;,&quot;non-dropping-particle&quot;:&quot;&quot;}],&quot;container-title&quot;:&quot;Current Protocols in Nucleic Acid Chemistry&quot;,&quot;container-title-short&quot;:&quot;Curr Protoc Nucleic Acid Chem&quot;,&quot;DOI&quot;:&quot;10.1002/0471142700.nc0909s57&quot;,&quot;ISBN&quot;:&quot;0471142700&quot;,&quot;issued&quot;:{&quot;date-parts&quot;:[[2014]]},&quot;page&quot;:&quot;9.9.1-9.9.18&quot;,&quot;volume&quot;:&quot;57&quot;},&quot;isTemporary&quot;:false}],&quot;citationTag&quot;:&quot;MENDELEY_CITATION_v3_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&quot;},{&quot;citationID&quot;:&quot;MENDELEY_CITATION_5931b2d8-e177-4a22-a8f6-aff3379aebcb&quot;,&quot;properties&quot;:{&quot;noteIndex&quot;:0},&quot;isEdited&quot;:false,&quot;manualOverride&quot;:{&quot;isManuallyOverridden&quot;:false,&quot;citeprocText&quot;:&quot;&lt;sup&gt;44&lt;/sup&gt;&quot;,&quot;manualOverrideText&quot;:&quot;&quot;},&quot;citationItems&quot;:[{&quot;id&quot;:&quot;4ade31d2-59c2-3834-bf42-0b0e96371b44&quot;,&quot;itemData&quot;:{&quot;type&quot;:&quot;article-journal&quot;,&quot;id&quot;:&quot;4ade31d2-59c2-3834-bf42-0b0e96371b44&quot;,&quot;title&quot;:&quot;Sampling the Functional Sequence Neighbourhood of Phi29 DNA Polymerase for XNA Synthesis&quot;,&quot;author&quot;:[{&quot;family&quot;:&quot;Handal Marquez&quot;,&quot;given&quot;:&quot;Paola&quot;,&quot;parse-names&quot;:false,&quot;dropping-particle&quot;:&quot;&quot;,&quot;non-dropping-particle&quot;:&quot;&quot;}],&quot;container-title&quot;:&quot;(MPhil) UCL (University College London).&quot;,&quot;issued&quot;:{&quot;date-parts&quot;:[[2019]]},&quot;abstract&quot;:&quot;Xenobiotic nucleic acids are unnatural analogues of DNA (and RNA) of great biotechnological and pharmaceutical interest. Their chemical synthesis is highly challenging and expensive, rendering the discovery of functional XNAs impractical. Enzymatic synthesis of XNA is a viable alternative but is limited by the low efficiency and low substrate selectivity of the currently available engineered XNA polymerases. A better understanding of the functional space of polymerases is needed to improve their engineering. Directed evolution techniques were implemented to map the sequence-function relationships of phi29 DNA polymerase (phi29 DNAP) in the process of evolving a more efficient HNA polymerase. Phi29 DNAP is a small and well-characterised polymerase with remarkable processivity and limited HNA synthesis activity. Diversity in phi29 DNAP was introduced through insertions and deletions, multiple-site saturation mutagenesis and random mutagenesis, targeting different subdomains of the enzyme. Libraries were partitioned through compartmentalised self-tagging (CST), a functional selection platform for XNA synthetases. A single round of selection did not substantially alter the overall activity of libraries for HNA synthesis, and variants isolated in screening were of comparable activity to the wild-type enzyme. Nevertheless, the results give insight into the functional landscape of phi29 DNAP. Deep sequencing of the libraries used in selection was used to quantify the functional consequence of sequence variation and investigate signs of epistasis for HNA synthesis. Variants that were enriched more than the wild-type, with potentially enhanced HNA synthesis activity, as well as variants that were significantly depleted were identified, both of which contribute to our understanding of the functional sequence space of phi29 DNAP. Altogether, the directed evolution and deep mutational scanning approaches implemented could be used to develop a new generation of more efficient XNA polymerases.&quot;,&quot;container-title-short&quot;:&quot;&quot;},&quot;isTemporary&quot;:false}],&quot;citationTag&quot;:&quot;MENDELEY_CITATION_v3_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&quot;},{&quot;citationID&quot;:&quot;MENDELEY_CITATION_07ae0180-9c33-4bb0-a203-6d27f62a72ba&quot;,&quot;properties&quot;:{&quot;noteIndex&quot;:0},&quot;isEdited&quot;:false,&quot;manualOverride&quot;:{&quot;isManuallyOverridden&quot;:false,&quot;citeprocText&quot;:&quot;&lt;sup&gt;45&lt;/sup&gt;&quot;,&quot;manualOverrideText&quot;:&quot;&quot;},&quot;citationItems&quot;:[{&quot;id&quot;:&quot;b471573a-e34f-3965-b8f6-6137051e309e&quot;,&quot;itemData&quot;:{&quot;type&quot;:&quot;article-journal&quot;,&quot;id&quot;:&quot;b471573a-e34f-3965-b8f6-6137051e309e&quot;,&quot;title&quot;:&quot;The Galaxy platform for accessible, reproducible and collaborative biomedical analyses: 2016 update&quot;,&quot;author&quot;:[{&quot;family&quot;:&quot;Afgan&quot;,&quot;given&quot;:&quot;Enis&quot;,&quot;parse-names&quot;:false,&quot;dropping-particle&quot;:&quot;&quot;,&quot;non-dropping-particle&quot;:&quot;&quot;},{&quot;family&quot;:&quot;Baker&quot;,&quot;given&quot;:&quot;Dannon&quot;,&quot;parse-names&quot;:false,&quot;dropping-particle&quot;:&quot;&quot;,&quot;non-dropping-particle&quot;:&quot;&quot;},{&quot;family&quot;:&quot;Beek&quot;,&quot;given&quot;:&quot;Marius&quot;,&quot;parse-names&quot;:false,&quot;dropping-particle&quot;:&quot;&quot;,&quot;non-dropping-particle&quot;:&quot;van den&quot;},{&quot;family&quot;:&quot;Blankenberg&quot;,&quot;given&quot;:&quot;Daniel&quot;,&quot;parse-names&quot;:false,&quot;dropping-particle&quot;:&quot;&quot;,&quot;non-dropping-particle&quot;:&quot;&quot;},{&quot;family&quot;:&quot;Bouvier&quot;,&quot;given&quot;:&quot;Dave&quot;,&quot;parse-names&quot;:false,&quot;dropping-particle&quot;:&quot;&quot;,&quot;non-dropping-particle&quot;:&quot;&quot;},{&quot;family&quot;:&quot;Čech&quot;,&quot;given&quot;:&quot;Martin&quot;,&quot;parse-names&quot;:false,&quot;dropping-particle&quot;:&quot;&quot;,&quot;non-dropping-particle&quot;:&quot;&quot;},{&quot;family&quot;:&quot;Chilton&quot;,&quot;given&quot;:&quot;John&quot;,&quot;parse-names&quot;:false,&quot;dropping-particle&quot;:&quot;&quot;,&quot;non-dropping-particle&quot;:&quot;&quot;},{&quot;family&quot;:&quot;Clements&quot;,&quot;given&quot;:&quot;Dave&quot;,&quot;parse-names&quot;:false,&quot;dropping-particle&quot;:&quot;&quot;,&quot;non-dropping-particle&quot;:&quot;&quot;},{&quot;family&quot;:&quot;Coraor&quot;,&quot;given&quot;:&quot;Nate&quot;,&quot;parse-names&quot;:false,&quot;dropping-particle&quot;:&quot;&quot;,&quot;non-dropping-particle&quot;:&quot;&quot;},{&quot;family&quot;:&quot;Eberhard&quot;,&quot;given&quot;:&quot;Carl&quot;,&quot;parse-names&quot;:false,&quot;dropping-particle&quot;:&quot;&quot;,&quot;non-dropping-particle&quot;:&quot;&quot;},{&quot;family&quot;:&quot;Grüning&quot;,&quot;given&quot;:&quot;Björn&quot;,&quot;parse-names&quot;:false,&quot;dropping-particle&quot;:&quot;&quot;,&quot;non-dropping-particle&quot;:&quot;&quot;},{&quot;family&quot;:&quot;Guerler&quot;,&quot;given&quot;:&quot;Aysam&quot;,&quot;parse-names&quot;:false,&quot;dropping-particle&quot;:&quot;&quot;,&quot;non-dropping-particle&quot;:&quot;&quot;},{&quot;family&quot;:&quot;Hillman-Jackson&quot;,&quot;given&quot;:&quot;Jennifer&quot;,&quot;parse-names&quot;:false,&quot;dropping-particle&quot;:&quot;&quot;,&quot;non-dropping-particle&quot;:&quot;&quot;},{&quot;family&quot;:&quot;Kuster&quot;,&quot;given&quot;:&quot;Greg&quot;,&quot;parse-names&quot;:false,&quot;dropping-particle&quot;:&quot;von&quot;,&quot;non-dropping-particle&quot;:&quot;&quot;},{&quot;family&quot;:&quot;Rasche&quot;,&quot;given&quot;:&quot;Eric&quot;,&quot;parse-names&quot;:false,&quot;dropping-particle&quot;:&quot;&quot;,&quot;non-dropping-particle&quot;:&quot;&quot;},{&quot;family&quot;:&quot;Soranzo&quot;,&quot;given&quot;:&quot;Nicola&quot;,&quot;parse-names&quot;:false,&quot;dropping-particle&quot;:&quot;&quot;,&quot;non-dropping-particle&quot;:&quot;&quot;},{&quot;family&quot;:&quot;Turaga&quot;,&quot;given&quot;:&quot;Nitesh&quot;,&quot;parse-names&quot;:false,&quot;dropping-particle&quot;:&quot;&quot;,&quot;non-dropping-particle&quot;:&quot;&quot;},{&quot;family&quot;:&quot;Taylor&quot;,&quot;given&quot;:&quot;James&quot;,&quot;parse-names&quot;:false,&quot;dropping-particle&quot;:&quot;&quot;,&quot;non-dropping-particle&quot;:&quot;&quot;},{&quot;family&quot;:&quot;Nekrutenko&quot;,&quot;given&quot;:&quot;Anton&quot;,&quot;parse-names&quot;:false,&quot;dropping-particle&quot;:&quot;&quot;,&quot;non-dropping-particle&quot;:&quot;&quot;},{&quot;family&quot;:&quot;Goecks&quot;,&quot;given&quot;:&quot;Jeremy&quot;,&quot;parse-names&quot;:false,&quot;dropping-particle&quot;:&quot;&quot;,&quot;non-dropping-particle&quot;:&quot;&quot;}],&quot;container-title&quot;:&quot;Nucleic Acids Research&quot;,&quot;container-title-short&quot;:&quot;Nucleic Acids Res&quot;,&quot;DOI&quot;:&quot;10.1093/nar/gkw343&quot;,&quot;ISSN&quot;:&quot;13624962&quot;,&quot;PMID&quot;:&quot;27137889&quot;,&quot;issued&quot;:{&quot;date-parts&quot;:[[2016]]},&quot;page&quot;:&quot;W3-W10&quot;,&quot;abstract&quot;:&quot;High-throughput data production technologies, particularly ‘next-generation’ DNA sequencing, have ushered in widespread and disruptive changes to biomedical research. Making sense of the large datasets produced by these technologies requires sophisticated statistical and computational methods, as well as substantial computational power. This has led to an acute crisis in life sciences, as researchers without informatics training attempt to perform computation-dependent analyses. Since 2005, the Galaxy project has worked to address this problem by providing a framework that makes advanced computational tools usable by non experts. Galaxy seeks to make data-intensive research more accessible, transparent and reproducible by providing a Web-based environment in which users can perform computational analyses and have all of the details automatically tracked for later inspection, publication, or reuse. In this report we highlight recently added features enabling biomedical analyses on a large scale.&quot;,&quot;issue&quot;:&quot;W1&quot;,&quot;volume&quot;:&quot;44&quot;},&quot;isTemporary&quot;:false}],&quot;citationTag&quot;:&quot;MENDELEY_CITATION_v3_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&quot;},{&quot;citationID&quot;:&quot;MENDELEY_CITATION_83b2968e-0f0c-44b4-bc80-4b156b02ca7f&quot;,&quot;properties&quot;:{&quot;noteIndex&quot;:0},&quot;isEdited&quot;:false,&quot;manualOverride&quot;:{&quot;isManuallyOverridden&quot;:false,&quot;citeprocText&quot;:&quot;&lt;sup&gt;28&lt;/sup&gt;&quot;,&quot;manualOverrideText&quot;:&quot;&quot;},&quot;citationItems&quot;:[{&quot;id&quot;:&quot;56eade01-ee37-3237-aabb-20dcb91d5a2f&quot;,&quot;itemData&quot;:{&quot;type&quot;:&quot;article-journal&quot;,&quot;id&quot;:&quot;56eade01-ee37-3237-aabb-20dcb91d5a2f&quot;,&quot;title&quot;:&quot;A more powerful test for comparing two Poisson means&quot;,&quot;author&quot;:[{&quot;family&quot;:&quot;Krishnamoorthy&quot;,&quot;given&quot;:&quot;K.&quot;,&quot;parse-names&quot;:false,&quot;dropping-particle&quot;:&quot;&quot;,&quot;non-dropping-particle&quot;:&quot;&quot;},{&quot;family&quot;:&quot;Thomson&quot;,&quot;given&quot;:&quot;Jessica&quot;,&quot;parse-names&quot;:false,&quot;dropping-particle&quot;:&quot;&quot;,&quot;non-dropping-particle&quot;:&quot;&quot;}],&quot;container-title&quot;:&quot;Journal of Statistical Planning and Inference&quot;,&quot;DOI&quot;:&quot;10.1016/S0378-3758(02)00408-1&quot;,&quot;ISBN&quot;:&quot;1337482528&quot;,&quot;ISSN&quot;:&quot;03783758&quot;,&quot;issued&quot;:{&quot;date-parts&quot;:[[2004]]},&quot;page&quot;:&quot;23-35&quot;,&quot;abstract&quot;:&quot;The problem of hypothesis testing about two Poisson means is addressed. The usual conditional test (C-test) and a test based on estimated p-values (E-test) are considered. The exact properties of the tests are evaluated numerically. Numerical studies indicate that the E-test is almost exact because its size seldom exceeds the nominal level, and it is more powerful than the C-test. Power calculations for both tests are outlined. The test procedures are illustrated using two examples. © 2002 Elsevier B.V. All rights reserved.&quot;,&quot;issue&quot;:&quot;1&quot;,&quot;volume&quot;:&quot;119&quot;,&quot;container-title-short&quot;:&quot;J Stat Plan Inference&quot;},&quot;isTemporary&quot;:false}],&quot;citationTag&quot;:&quot;MENDELEY_CITATION_v3_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&quot;},{&quot;citationID&quot;:&quot;MENDELEY_CITATION_bf917e92-01d1-4e66-887b-713415969d83&quot;,&quot;properties&quot;:{&quot;noteIndex&quot;:0},&quot;isEdited&quot;:false,&quot;manualOverride&quot;:{&quot;isManuallyOverridden&quot;:false,&quot;citeprocText&quot;:&quot;&lt;sup&gt;46&lt;/sup&gt;&quot;,&quot;manualOverrideText&quot;:&quot;&quot;},&quot;citationItems&quot;:[{&quot;id&quot;:&quot;b66e1ec2-ac25-3d8d-bbdd-5632d0238c6d&quot;,&quot;itemData&quot;:{&quot;type&quot;:&quot;article-journal&quot;,&quot;id&quot;:&quot;b66e1ec2-ac25-3d8d-bbdd-5632d0238c6d&quot;,&quot;title&quot;:&quot;NIH Image to ImageJ: 25 years of image analysis&quot;,&quot;author&quot;:[{&quot;family&quot;:&quot;Schneider&quot;,&quot;given&quot;:&quot;Caroline A.&quot;,&quot;parse-names&quot;:false,&quot;dropping-particle&quot;:&quot;&quot;,&quot;non-dropping-particle&quot;:&quot;&quot;},{&quot;family&quot;:&quot;Rasband&quot;,&quot;given&quot;:&quot;Wayne S.&quot;,&quot;parse-names&quot;:false,&quot;dropping-particle&quot;:&quot;&quot;,&quot;non-dropping-particle&quot;:&quot;&quot;},{&quot;family&quot;:&quot;Eliceiri&quot;,&quot;given&quot;:&quot;Kevin W.&quot;,&quot;parse-names&quot;:false,&quot;dropping-particle&quot;:&quot;&quot;,&quot;non-dropping-particle&quot;:&quot;&quot;}],&quot;container-title&quot;:&quot;Nature Methods&quot;,&quot;container-title-short&quot;:&quot;Nat Methods&quot;,&quot;DOI&quot;:&quot;10.1038/nmeth.2089&quot;,&quot;ISSN&quot;:&quot;15487091&quot;,&quot;PMID&quot;:&quot;22930834&quot;,&quot;issued&quot;:{&quot;date-parts&quot;:[[2012]]},&quot;page&quot;:&quot;671-675&quot;,&quot;publisher&quot;:&quot;Nature Publishing Group&quot;,&quot;issue&quot;:&quot;7&quot;,&quot;volume&quot;:&quot;9&quot;},&quot;isTemporary&quot;:false}],&quot;citationTag&quot;:&quot;MENDELEY_CITATION_v3_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&quot;},{&quot;citationID&quot;:&quot;MENDELEY_CITATION_a4ba0867-8eba-45f8-8c30-68f68997b6f9&quot;,&quot;properties&quot;:{&quot;noteIndex&quot;:0},&quot;isEdited&quot;:false,&quot;manualOverride&quot;:{&quot;isManuallyOverridden&quot;:false,&quot;citeprocText&quot;:&quot;&lt;sup&gt;15&lt;/sup&gt;&quot;,&quot;manualOverrideText&quot;:&quot;&quot;},&quot;citationItems&quot;:[{&quot;id&quot;:&quot;b5e2ddba-79e5-31e8-8be2-10ad142f0b5e&quot;,&quot;itemData&quot;:{&quot;type&quot;:&quot;article-journal&quot;,&quot;id&quot;:&quot;b5e2ddba-79e5-31e8-8be2-10ad142f0b5e&quot;,&quot;title&quot;:&quot;In vitro evolution of phi29 DNA polymerase using isothermal compartmentalized self replication technique&quot;,&quot;author&quot;:[{&quot;family&quot;:&quot;Povilaitis&quot;,&quot;given&quot;:&quot;Tadas&quot;,&quot;parse-names&quot;:false,&quot;dropping-particle&quot;:&quot;&quot;,&quot;non-dropping-particle&quot;:&quot;&quot;},{&quot;family&quot;:&quot;Alzbutas&quot;,&quot;given&quot;:&quot;Gediminas&quot;,&quot;parse-names&quot;:false,&quot;dropping-particle&quot;:&quot;&quot;,&quot;non-dropping-particle&quot;:&quot;&quot;},{&quot;family&quot;:&quot;Sukackaite&quot;,&quot;given&quot;:&quot;Rasa&quot;,&quot;parse-names&quot;:false,&quot;dropping-particle&quot;:&quot;&quot;,&quot;non-dropping-particle&quot;:&quot;&quot;},{&quot;family&quot;:&quot;Siurkus&quot;,&quot;given&quot;:&quot;Juozas&quot;,&quot;parse-names&quot;:false,&quot;dropping-particle&quot;:&quot;&quot;,&quot;non-dropping-particle&quot;:&quot;&quot;},{&quot;family&quot;:&quot;Skirgaila&quot;,&quot;given&quot;:&quot;Remigijus&quot;,&quot;parse-names&quot;:false,&quot;dropping-particle&quot;:&quot;&quot;,&quot;non-dropping-particle&quot;:&quot;&quot;}],&quot;container-title&quot;:&quot;Protein Engineering, Design and Selection&quot;,&quot;DOI&quot;:&quot;10.1093/protein/gzw052&quot;,&quot;ISSN&quot;:&quot;17410134&quot;,&quot;PMID&quot;:&quot;27672049&quot;,&quot;issued&quot;:{&quot;date-parts&quot;:[[2016]]},&quot;page&quot;:&quot;617-628&quot;,&quot;abstract&quot;:&quot;Compartmentalized self replication (CSR) is widely used for in vitro evolution of thermostable DNA polymerases able to perform PCR in emulsion. We have modified and adapted CSR technique for isothermal DNA amplification using mezophilic phi29 DNA polymerase and whole genome amplification (WGA) reaction. In standard CSR emulsified bacterial cells are disrupted during denaturation step (94-96°C) in the first circles of PCR. Released plasmid DNA that encodes target polymerase and the thermophilic enzyme complement the emulsified PCR reaction mixture and start polymerase gene amplification. To be able to select for mezophilic enzymes we have employed multiple freezing-thawing cycles of emulsion as a bacterial cell wall disruption step instead of high temperature incubation. Subsequently WGA like plasmid DNA amplification could be performed by phi29 DNA polymerase applying different selection pressure conditions (temperature, buffer composition, modified dNTP, time, etc.). In our case the library of random phi29 DNA polymerase mutants was subjected to seven selection rounds of isothermal CSR (iCSR). After the selection polymerase variant containing the most frequent mutations was constructed and characterized. The mutant phi29 DNA polymerase can perform WGA at elevated temperatures (40-42°C), generate two to five times more of DNA amplification products, and has significantly increased half-life at 30 and 40°C, both in the presence or the absence of DNA substrate.&quot;,&quot;issue&quot;:&quot;12&quot;,&quot;volume&quot;:&quot;29&quot;,&quot;container-title-short&quot;:&quot;&quot;},&quot;isTemporary&quot;:false}],&quot;citationTag&quot;:&quot;MENDELEY_CITATION_v3_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&quot;},{&quot;citationID&quot;:&quot;MENDELEY_CITATION_f83bfab4-d13c-44b7-90fb-105124a4c757&quot;,&quot;properties&quot;:{&quot;noteIndex&quot;:0},&quot;isEdited&quot;:false,&quot;manualOverride&quot;:{&quot;isManuallyOverridden&quot;:false,&quot;citeprocText&quot;:&quot;&lt;sup&gt;47&lt;/sup&gt;&quot;,&quot;manualOverrideText&quot;:&quot;&quot;},&quot;citationItems&quot;:[{&quot;id&quot;:&quot;9bc966b2-a530-36c6-8a6f-1e599fb7b44a&quot;,&quot;itemData&quot;:{&quot;type&quot;:&quot;article-journal&quot;,&quot;id&quot;:&quot;9bc966b2-a530-36c6-8a6f-1e599fb7b44a&quot;,&quot;title&quot;:&quot;MAFFT multiple sequence alignment software version 7: Improvements in performance and usability&quot;,&quot;author&quot;:[{&quot;family&quot;:&quot;Katoh&quot;,&quot;given&quot;:&quot;Kazutaka&quot;,&quot;parse-names&quot;:false,&quot;dropping-particle&quot;:&quot;&quot;,&quot;non-dropping-particle&quot;:&quot;&quot;},{&quot;family&quot;:&quot;Standley&quot;,&quot;given&quot;:&quot;Daron M.&quot;,&quot;parse-names&quot;:false,&quot;dropping-particle&quot;:&quot;&quot;,&quot;non-dropping-particle&quot;:&quot;&quot;}],&quot;container-title&quot;:&quot;Molecular Biology and Evolution&quot;,&quot;container-title-short&quot;:&quot;Mol Biol Evol&quot;,&quot;DOI&quot;:&quot;10.1093/molbev/mst010&quot;,&quot;ISSN&quot;:&quot;07374038&quot;,&quot;PMID&quot;:&quot;23329690&quot;,&quot;issued&quot;:{&quot;date-parts&quot;:[[2013]]},&quot;page&quot;:&quot;772-780&quot;,&quot;abstract&quot;:&quot;We report a major update of the MAFFT multiple sequence alignment program. This version has several new features, including options for adding unaligned sequences into an existing alignment, adjustment of direction in nucleotide alignment, constrained alignment and parallel processing, which were implemented after the previous major update. This report shows actual examples to explain how these features work, alone and in combination. Some examples incorrectly aligned by MAFFT are also shown to clarify its limitations. We discuss how to avoid misalignments, and our ongoing efforts to overcome such limitations. © 2013 The Author 2013. Published by Oxford University Press on behalf of the Society for Molecular Biology and Evolution.&quot;,&quot;issue&quot;:&quot;4&quot;,&quot;volume&quot;:&quot;30&quot;},&quot;isTemporary&quot;:false}],&quot;citationTag&quot;:&quot;MENDELEY_CITATION_v3_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&quot;}]"/>
    <we:property name="MENDELEY_CITATIONS_LOCALE_CODE" value="&quot;en-US&quot;"/>
    <we:property name="MENDELEY_CITATIONS_STYLE" value="{&quot;id&quot;:&quot;https://www.zotero.org/styles/acs-synthetic-biology&quot;,&quot;title&quot;:&quot;ACS Synthetic Biology&quot;,&quot;format&quot;:&quot;numeric&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The02</b:Tag>
    <b:SourceType>Misc</b:SourceType>
    <b:Guid>{54AB68B7-8FB7-4D37-A170-BB72C1957F44}</b:Guid>
    <b:Title>The PYMOL molecular graphics program</b:Title>
    <b:Year>2002</b:Year>
    <b:City>California</b:City>
    <b:Publisher>DeLano Scientific</b:Publisher>
    <b:StateProvince>San Carlos</b:StateProvince>
    <b:RefOrder>1</b:RefOrder>
  </b:Source>
</b:Sources>
</file>

<file path=customXml/itemProps1.xml><?xml version="1.0" encoding="utf-8"?>
<ds:datastoreItem xmlns:ds="http://schemas.openxmlformats.org/officeDocument/2006/customXml" ds:itemID="{3F174070-117A-4C9C-9D38-80D7CFE806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41</Pages>
  <Words>8805</Words>
  <Characters>51690</Characters>
  <Application>Microsoft Office Word</Application>
  <DocSecurity>0</DocSecurity>
  <Lines>1033</Lines>
  <Paragraphs>411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60084</CharactersWithSpaces>
  <SharedDoc>false</SharedDoc>
  <HLinks>
    <vt:vector size="42" baseType="variant">
      <vt:variant>
        <vt:i4>6684708</vt:i4>
      </vt:variant>
      <vt:variant>
        <vt:i4>18</vt:i4>
      </vt:variant>
      <vt:variant>
        <vt:i4>0</vt:i4>
      </vt:variant>
      <vt:variant>
        <vt:i4>5</vt:i4>
      </vt:variant>
      <vt:variant>
        <vt:lpwstr>https://github.com/PinheiroLab/Engineered_colE1_origins</vt:lpwstr>
      </vt:variant>
      <vt:variant>
        <vt:lpwstr/>
      </vt:variant>
      <vt:variant>
        <vt:i4>5308473</vt:i4>
      </vt:variant>
      <vt:variant>
        <vt:i4>15</vt:i4>
      </vt:variant>
      <vt:variant>
        <vt:i4>0</vt:i4>
      </vt:variant>
      <vt:variant>
        <vt:i4>5</vt:i4>
      </vt:variant>
      <vt:variant>
        <vt:lpwstr>mailto:paola.handal@kuleuven.be</vt:lpwstr>
      </vt:variant>
      <vt:variant>
        <vt:lpwstr/>
      </vt:variant>
      <vt:variant>
        <vt:i4>5308473</vt:i4>
      </vt:variant>
      <vt:variant>
        <vt:i4>12</vt:i4>
      </vt:variant>
      <vt:variant>
        <vt:i4>0</vt:i4>
      </vt:variant>
      <vt:variant>
        <vt:i4>5</vt:i4>
      </vt:variant>
      <vt:variant>
        <vt:lpwstr>mailto:paola.handal@kuleuven.be</vt:lpwstr>
      </vt:variant>
      <vt:variant>
        <vt:lpwstr/>
      </vt:variant>
      <vt:variant>
        <vt:i4>6160386</vt:i4>
      </vt:variant>
      <vt:variant>
        <vt:i4>9</vt:i4>
      </vt:variant>
      <vt:variant>
        <vt:i4>0</vt:i4>
      </vt:variant>
      <vt:variant>
        <vt:i4>5</vt:i4>
      </vt:variant>
      <vt:variant>
        <vt:lpwstr>https://pubs.acs.org/doi/full/10.1021/acs.biochem.2c00188</vt:lpwstr>
      </vt:variant>
      <vt:variant>
        <vt:lpwstr/>
      </vt:variant>
      <vt:variant>
        <vt:i4>4128886</vt:i4>
      </vt:variant>
      <vt:variant>
        <vt:i4>6</vt:i4>
      </vt:variant>
      <vt:variant>
        <vt:i4>0</vt:i4>
      </vt:variant>
      <vt:variant>
        <vt:i4>5</vt:i4>
      </vt:variant>
      <vt:variant>
        <vt:lpwstr>https://doi.org/10.1002/cpch.41</vt:lpwstr>
      </vt:variant>
      <vt:variant>
        <vt:lpwstr/>
      </vt:variant>
      <vt:variant>
        <vt:i4>1769562</vt:i4>
      </vt:variant>
      <vt:variant>
        <vt:i4>3</vt:i4>
      </vt:variant>
      <vt:variant>
        <vt:i4>0</vt:i4>
      </vt:variant>
      <vt:variant>
        <vt:i4>5</vt:i4>
      </vt:variant>
      <vt:variant>
        <vt:lpwstr>https://doi.org/10.1042%2FEBC20160013</vt:lpwstr>
      </vt:variant>
      <vt:variant>
        <vt:lpwstr/>
      </vt:variant>
      <vt:variant>
        <vt:i4>2818097</vt:i4>
      </vt:variant>
      <vt:variant>
        <vt:i4>0</vt:i4>
      </vt:variant>
      <vt:variant>
        <vt:i4>0</vt:i4>
      </vt:variant>
      <vt:variant>
        <vt:i4>5</vt:i4>
      </vt:variant>
      <vt:variant>
        <vt:lpwstr>https://doi.org/10.1016%2Fj.tibtech.2014.03.010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Vitor Pinheiro</dc:creator>
  <cp:keywords/>
  <dc:description/>
  <cp:lastModifiedBy>Paola Handal</cp:lastModifiedBy>
  <cp:revision>4</cp:revision>
  <dcterms:created xsi:type="dcterms:W3CDTF">2023-04-07T18:03:00Z</dcterms:created>
  <dcterms:modified xsi:type="dcterms:W3CDTF">2023-04-07T18:04:00Z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http://www.zotero.org/styles/chicago-author-date</vt:lpwstr>
  </property>
  <property fmtid="{D5CDD505-2E9C-101B-9397-08002B2CF9AE}" pid="3" name="Mendeley Recent Style Name 0_1">
    <vt:lpwstr>Chicago Manual of Style 17th edition (author-date)</vt:lpwstr>
  </property>
  <property fmtid="{D5CDD505-2E9C-101B-9397-08002B2CF9AE}" pid="4" name="Mendeley Recent Style Id 1_1">
    <vt:lpwstr>http://www.zotero.org/styles/chicago-fullnote-bibliography-short-title-subsequent</vt:lpwstr>
  </property>
  <property fmtid="{D5CDD505-2E9C-101B-9397-08002B2CF9AE}" pid="5" name="Mendeley Recent Style Name 1_1">
    <vt:lpwstr>Chicago Manual of Style 17th edition (full note, short title subsequent)</vt:lpwstr>
  </property>
  <property fmtid="{D5CDD505-2E9C-101B-9397-08002B2CF9AE}" pid="6" name="Mendeley Recent Style Id 2_1">
    <vt:lpwstr>http://www.zotero.org/styles/chicago-note-bibliography</vt:lpwstr>
  </property>
  <property fmtid="{D5CDD505-2E9C-101B-9397-08002B2CF9AE}" pid="7" name="Mendeley Recent Style Name 2_1">
    <vt:lpwstr>Chicago Manual of Style 17th edition (note)</vt:lpwstr>
  </property>
  <property fmtid="{D5CDD505-2E9C-101B-9397-08002B2CF9AE}" pid="8" name="Mendeley Recent Style Id 3_1">
    <vt:lpwstr>http://www.zotero.org/styles/council-of-science-editors-alphabetical</vt:lpwstr>
  </property>
  <property fmtid="{D5CDD505-2E9C-101B-9397-08002B2CF9AE}" pid="9" name="Mendeley Recent Style Name 3_1">
    <vt:lpwstr>Council of Science Editors, Citation-Name (numeric, sorted alphabetically)</vt:lpwstr>
  </property>
  <property fmtid="{D5CDD505-2E9C-101B-9397-08002B2CF9AE}" pid="10" name="Mendeley Recent Style Id 4_1">
    <vt:lpwstr>http://www.zotero.org/styles/council-of-science-editors</vt:lpwstr>
  </property>
  <property fmtid="{D5CDD505-2E9C-101B-9397-08002B2CF9AE}" pid="11" name="Mendeley Recent Style Name 4_1">
    <vt:lpwstr>Council of Science Editors, Citation-Sequence (numeric)</vt:lpwstr>
  </property>
  <property fmtid="{D5CDD505-2E9C-101B-9397-08002B2CF9AE}" pid="12" name="Mendeley Recent Style Id 5_1">
    <vt:lpwstr>http://www.zotero.org/styles/nature</vt:lpwstr>
  </property>
  <property fmtid="{D5CDD505-2E9C-101B-9397-08002B2CF9AE}" pid="13" name="Mendeley Recent Style Name 5_1">
    <vt:lpwstr>Nature</vt:lpwstr>
  </property>
  <property fmtid="{D5CDD505-2E9C-101B-9397-08002B2CF9AE}" pid="14" name="Mendeley Recent Style Id 6_1">
    <vt:lpwstr>http://www.zotero.org/styles/royal-society-of-chemistry</vt:lpwstr>
  </property>
  <property fmtid="{D5CDD505-2E9C-101B-9397-08002B2CF9AE}" pid="15" name="Mendeley Recent Style Name 6_1">
    <vt:lpwstr>Royal Society of Chemistry</vt:lpwstr>
  </property>
  <property fmtid="{D5CDD505-2E9C-101B-9397-08002B2CF9AE}" pid="16" name="Mendeley Recent Style Id 7_1">
    <vt:lpwstr>http://www.zotero.org/styles/royal-society-of-chemistry-with-titles</vt:lpwstr>
  </property>
  <property fmtid="{D5CDD505-2E9C-101B-9397-08002B2CF9AE}" pid="17" name="Mendeley Recent Style Name 7_1">
    <vt:lpwstr>Royal Society of Chemistry (with titles)</vt:lpwstr>
  </property>
  <property fmtid="{D5CDD505-2E9C-101B-9397-08002B2CF9AE}" pid="18" name="Mendeley Recent Style Id 8_1">
    <vt:lpwstr>http://www.zotero.org/styles/science</vt:lpwstr>
  </property>
  <property fmtid="{D5CDD505-2E9C-101B-9397-08002B2CF9AE}" pid="19" name="Mendeley Recent Style Name 8_1">
    <vt:lpwstr>Science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Citation Style_1">
    <vt:lpwstr>http://www.zotero.org/styles/council-of-science-editors-alphabetical</vt:lpwstr>
  </property>
  <property fmtid="{D5CDD505-2E9C-101B-9397-08002B2CF9AE}" pid="24" name="Mendeley Unique User Id_1">
    <vt:lpwstr>6679dee1-340a-35b4-9dc3-e0897fa06a8b</vt:lpwstr>
  </property>
</Properties>
</file>